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FEA3B9" w14:textId="77777777" w:rsidR="008C675B" w:rsidRPr="00432F2C" w:rsidRDefault="008C675B" w:rsidP="00B941B7">
      <w:pPr>
        <w:pStyle w:val="Ttulo1"/>
        <w:numPr>
          <w:ilvl w:val="0"/>
          <w:numId w:val="0"/>
        </w:numPr>
      </w:pPr>
      <w:r w:rsidRPr="00432F2C">
        <w:t>Unidade 7 - Toques finais</w:t>
      </w:r>
    </w:p>
    <w:p w14:paraId="27DBC57A" w14:textId="77777777" w:rsidR="008C675B" w:rsidRPr="00432F2C" w:rsidRDefault="008C675B" w:rsidP="008C675B">
      <w:r w:rsidRPr="00432F2C">
        <w:t xml:space="preserve">Nesta unidade iremos implementar os últimos passos para nossa aplicação básica. Iremos construir Views reusáveis, fazer nosso </w:t>
      </w:r>
      <w:r w:rsidRPr="00FD41D7">
        <w:rPr>
          <w:i/>
        </w:rPr>
        <w:t>app</w:t>
      </w:r>
      <w:r w:rsidRPr="00432F2C">
        <w:t xml:space="preserve"> consumir um serviço do Firebase e executar músicas.</w:t>
      </w:r>
    </w:p>
    <w:p w14:paraId="3533A7EC" w14:textId="77777777" w:rsidR="008C675B" w:rsidRPr="00432F2C" w:rsidRDefault="008C675B" w:rsidP="00B941B7">
      <w:pPr>
        <w:pStyle w:val="Ttulo1"/>
      </w:pPr>
      <w:r w:rsidRPr="00432F2C">
        <w:t>Aula 1</w:t>
      </w:r>
    </w:p>
    <w:p w14:paraId="19BDD0F8" w14:textId="0F504AAB" w:rsidR="008C675B" w:rsidRPr="00432F2C" w:rsidRDefault="008C675B" w:rsidP="008C675B">
      <w:r w:rsidRPr="00432F2C">
        <w:t xml:space="preserve">Nesta aula iremos aprender maneiras especiais de como melhorar o desenvolvimento de Views no iOS. Em comparação com o Android, onde a melhor forma para compor Views é via código, a Apple volta seus esforços para que possamos criar </w:t>
      </w:r>
      <w:r w:rsidRPr="00FD41D7">
        <w:rPr>
          <w:i/>
        </w:rPr>
        <w:t>views</w:t>
      </w:r>
      <w:r w:rsidRPr="00432F2C">
        <w:t xml:space="preserve"> sem programar uma sequer linha de código, utilizando 100% os recursos dos </w:t>
      </w:r>
      <w:r w:rsidR="00360627">
        <w:rPr>
          <w:i/>
        </w:rPr>
        <w:t>Interface Builder</w:t>
      </w:r>
      <w:r w:rsidRPr="00432F2C">
        <w:t xml:space="preserve">. Nesta aula iremos aprender como desenhar formas geométricas em </w:t>
      </w:r>
      <w:r w:rsidRPr="00FD41D7">
        <w:rPr>
          <w:i/>
        </w:rPr>
        <w:t>views</w:t>
      </w:r>
      <w:r w:rsidRPr="00432F2C">
        <w:t xml:space="preserve"> e visualizá-las em tempo real no Interface Builder.</w:t>
      </w:r>
    </w:p>
    <w:p w14:paraId="22067178" w14:textId="77777777" w:rsidR="008C675B" w:rsidRPr="00432F2C" w:rsidRDefault="008C675B" w:rsidP="000478C8">
      <w:pPr>
        <w:pStyle w:val="Ttulo2"/>
      </w:pPr>
      <w:r w:rsidRPr="00432F2C">
        <w:t>Melhorando o Interface Builder</w:t>
      </w:r>
    </w:p>
    <w:p w14:paraId="6C3BC4FC" w14:textId="2DF67EC3" w:rsidR="008C675B" w:rsidRPr="00432F2C" w:rsidRDefault="008C675B" w:rsidP="008C675B">
      <w:r w:rsidRPr="00432F2C">
        <w:t>A criação de Views pode ser massiva e repetitiva. Criar views utilizando código</w:t>
      </w:r>
      <w:r w:rsidR="00FD41D7">
        <w:t>s</w:t>
      </w:r>
      <w:r w:rsidRPr="00432F2C">
        <w:t xml:space="preserve">, apesar de nos proporcionar mais controle, é uma tarefa árdua e improdutiva, então o que nos resta é utilizar os recursos do </w:t>
      </w:r>
      <w:r w:rsidR="00360627">
        <w:rPr>
          <w:i/>
        </w:rPr>
        <w:t>Interface Builder</w:t>
      </w:r>
      <w:r w:rsidRPr="00432F2C">
        <w:t>.</w:t>
      </w:r>
    </w:p>
    <w:p w14:paraId="4C00E0D2" w14:textId="46DEF41B" w:rsidR="008C675B" w:rsidRPr="00432F2C" w:rsidRDefault="008C675B" w:rsidP="008C675B">
      <w:r w:rsidRPr="00432F2C">
        <w:t xml:space="preserve">O </w:t>
      </w:r>
      <w:r w:rsidR="00360627">
        <w:rPr>
          <w:i/>
        </w:rPr>
        <w:t>Interface Builder</w:t>
      </w:r>
      <w:r w:rsidRPr="00432F2C">
        <w:t xml:space="preserve"> é uma ferramenta preciosa para agilizar o processo de criação das </w:t>
      </w:r>
      <w:r w:rsidRPr="00FB56BC">
        <w:rPr>
          <w:i/>
        </w:rPr>
        <w:t>views</w:t>
      </w:r>
      <w:r w:rsidRPr="00432F2C">
        <w:t xml:space="preserve">. Com </w:t>
      </w:r>
      <w:r w:rsidR="00B27638">
        <w:t>um s</w:t>
      </w:r>
      <w:commentRangeStart w:id="0"/>
      <w:commentRangeStart w:id="1"/>
      <w:r w:rsidRPr="00432F2C">
        <w:t>imples</w:t>
      </w:r>
      <w:commentRangeEnd w:id="0"/>
      <w:r w:rsidR="00F27EE0">
        <w:rPr>
          <w:rStyle w:val="Refdecomentrio"/>
        </w:rPr>
        <w:commentReference w:id="0"/>
      </w:r>
      <w:commentRangeEnd w:id="1"/>
      <w:r w:rsidR="00B27638">
        <w:rPr>
          <w:rStyle w:val="Refdecomentrio"/>
        </w:rPr>
        <w:commentReference w:id="1"/>
      </w:r>
      <w:r w:rsidRPr="00432F2C">
        <w:t xml:space="preserve"> “clicar e arrastar” podemos compor desde </w:t>
      </w:r>
      <w:r w:rsidRPr="00FB56BC">
        <w:rPr>
          <w:i/>
        </w:rPr>
        <w:t>views</w:t>
      </w:r>
      <w:r w:rsidRPr="00432F2C">
        <w:t xml:space="preserve"> mais simples até </w:t>
      </w:r>
      <w:r w:rsidRPr="00FB56BC">
        <w:rPr>
          <w:i/>
        </w:rPr>
        <w:t>views</w:t>
      </w:r>
      <w:r w:rsidRPr="00432F2C">
        <w:t xml:space="preserve"> mais complexas. Porém ainda temos um problema. O retrabalho.</w:t>
      </w:r>
    </w:p>
    <w:p w14:paraId="58BDBA12" w14:textId="77777777" w:rsidR="008C675B" w:rsidRPr="00432F2C" w:rsidRDefault="008C675B" w:rsidP="008C675B">
      <w:r w:rsidRPr="00432F2C">
        <w:t xml:space="preserve">Apesar de termos o poder de criar </w:t>
      </w:r>
      <w:r w:rsidRPr="00E61700">
        <w:rPr>
          <w:i/>
        </w:rPr>
        <w:t>views</w:t>
      </w:r>
      <w:r w:rsidRPr="00432F2C">
        <w:t xml:space="preserve"> sem ao menos escrever uma linha de código, ainda teremos a necessidade de reusar </w:t>
      </w:r>
      <w:r w:rsidRPr="00663C29">
        <w:rPr>
          <w:i/>
        </w:rPr>
        <w:t>views</w:t>
      </w:r>
      <w:r w:rsidRPr="00432F2C">
        <w:t xml:space="preserve"> em diferentes </w:t>
      </w:r>
      <w:r w:rsidRPr="00663C29">
        <w:rPr>
          <w:i/>
        </w:rPr>
        <w:t>storyboards</w:t>
      </w:r>
      <w:r w:rsidRPr="00432F2C">
        <w:t xml:space="preserve">. Isto impacta em reconfigurarmos toda a interface da </w:t>
      </w:r>
      <w:r w:rsidRPr="00663C29">
        <w:rPr>
          <w:i/>
        </w:rPr>
        <w:t>view</w:t>
      </w:r>
      <w:r w:rsidRPr="00432F2C">
        <w:t>, tal como sua aparência ou suas restrições (</w:t>
      </w:r>
      <w:r w:rsidRPr="00663C29">
        <w:rPr>
          <w:i/>
        </w:rPr>
        <w:t>auto-layout</w:t>
      </w:r>
      <w:r w:rsidRPr="00432F2C">
        <w:t>).</w:t>
      </w:r>
    </w:p>
    <w:p w14:paraId="01981FF5" w14:textId="77777777" w:rsidR="008C675B" w:rsidRPr="00432F2C" w:rsidRDefault="008C675B" w:rsidP="008C675B">
      <w:r w:rsidRPr="00432F2C">
        <w:t>Para evitar este retrabalho utilizamos, logicamente, a sagrada herança.</w:t>
      </w:r>
    </w:p>
    <w:p w14:paraId="440E9E32" w14:textId="77777777" w:rsidR="008C675B" w:rsidRPr="00432F2C" w:rsidRDefault="008C675B" w:rsidP="000478C8">
      <w:pPr>
        <w:pStyle w:val="Ttulo3"/>
      </w:pPr>
      <w:r w:rsidRPr="00432F2C">
        <w:t>Reutilizando Views</w:t>
      </w:r>
    </w:p>
    <w:p w14:paraId="7FD7B3BC" w14:textId="77777777" w:rsidR="008C675B" w:rsidRPr="00432F2C" w:rsidRDefault="008C675B" w:rsidP="008C675B">
      <w:r w:rsidRPr="00432F2C">
        <w:t xml:space="preserve">Quando surge a necessidade de reutilizar a mesma </w:t>
      </w:r>
      <w:r w:rsidRPr="00663C29">
        <w:rPr>
          <w:i/>
        </w:rPr>
        <w:t>view</w:t>
      </w:r>
      <w:r w:rsidRPr="00432F2C">
        <w:t xml:space="preserve"> em diferentes </w:t>
      </w:r>
      <w:r w:rsidRPr="00663C29">
        <w:rPr>
          <w:i/>
        </w:rPr>
        <w:t>storyboards</w:t>
      </w:r>
      <w:r w:rsidRPr="00432F2C">
        <w:t xml:space="preserve">, podemos criar uma classe personalizada para estas </w:t>
      </w:r>
      <w:r w:rsidRPr="00663C29">
        <w:rPr>
          <w:i/>
        </w:rPr>
        <w:t>views</w:t>
      </w:r>
      <w:r w:rsidRPr="00432F2C">
        <w:t>.</w:t>
      </w:r>
    </w:p>
    <w:p w14:paraId="11173B38" w14:textId="0F58F4B9" w:rsidR="008C675B" w:rsidRPr="00432F2C" w:rsidRDefault="008C675B" w:rsidP="008C675B">
      <w:r w:rsidRPr="00432F2C">
        <w:t xml:space="preserve">No primeiro momento, </w:t>
      </w:r>
      <w:r w:rsidR="00E61700">
        <w:t>“</w:t>
      </w:r>
      <w:r w:rsidRPr="00432F2C">
        <w:t>subclassear</w:t>
      </w:r>
      <w:r w:rsidR="00E61700">
        <w:t>”</w:t>
      </w:r>
      <w:r w:rsidRPr="00432F2C">
        <w:t xml:space="preserve"> uma </w:t>
      </w:r>
      <w:r w:rsidRPr="00E61700">
        <w:rPr>
          <w:i/>
        </w:rPr>
        <w:t>view</w:t>
      </w:r>
      <w:r w:rsidRPr="00432F2C">
        <w:t xml:space="preserve"> para fazer reuso da mesma impacta na composição do </w:t>
      </w:r>
      <w:r w:rsidRPr="00C4509F">
        <w:rPr>
          <w:i/>
        </w:rPr>
        <w:t>layout</w:t>
      </w:r>
      <w:r w:rsidRPr="00432F2C">
        <w:t xml:space="preserve"> via código.</w:t>
      </w:r>
    </w:p>
    <w:p w14:paraId="43479A00" w14:textId="6C57436F" w:rsidR="008C675B" w:rsidRPr="00432F2C" w:rsidRDefault="008C675B" w:rsidP="008C675B">
      <w:r w:rsidRPr="00432F2C">
        <w:t>Configura</w:t>
      </w:r>
      <w:r w:rsidR="00C4509F">
        <w:t>r</w:t>
      </w:r>
      <w:r w:rsidRPr="00432F2C">
        <w:t xml:space="preserve"> uma subclasse de </w:t>
      </w:r>
      <w:r w:rsidRPr="00C4509F">
        <w:rPr>
          <w:i/>
        </w:rPr>
        <w:t>view</w:t>
      </w:r>
      <w:r w:rsidRPr="00432F2C">
        <w:t xml:space="preserve"> via código permite que reusemos a view em outras circunstâncias, e garante que a view terá o comportamento esperado em qualquer lugar que ela será utilizada. Mas lembra que falamos que esta é uma tarefa árdua e improdutiva? Sim, além disso, poderemos ver o resultado apenas ao executar o aplicativo, </w:t>
      </w:r>
      <w:r w:rsidR="00C4509F">
        <w:t>o que leva</w:t>
      </w:r>
      <w:r w:rsidRPr="00432F2C">
        <w:t xml:space="preserve"> tempo, pois o aplicativo demora consideravelmente para ser compilado.</w:t>
      </w:r>
    </w:p>
    <w:p w14:paraId="2CEBD6DB" w14:textId="3CA6A06B" w:rsidR="008C675B" w:rsidRPr="00432F2C" w:rsidRDefault="008C675B" w:rsidP="008C675B">
      <w:r w:rsidRPr="00432F2C">
        <w:t>Tendo isto em vista</w:t>
      </w:r>
      <w:r w:rsidR="00C4509F">
        <w:t>,</w:t>
      </w:r>
      <w:r w:rsidRPr="00432F2C">
        <w:t xml:space="preserve"> a Apple criou o </w:t>
      </w:r>
      <w:r w:rsidRPr="00C4509F">
        <w:rPr>
          <w:i/>
        </w:rPr>
        <w:t xml:space="preserve">live rendering </w:t>
      </w:r>
      <w:r w:rsidRPr="00432F2C">
        <w:t xml:space="preserve">(ou </w:t>
      </w:r>
      <w:commentRangeStart w:id="2"/>
      <w:commentRangeStart w:id="3"/>
      <w:r w:rsidRPr="00432F2C">
        <w:t>re</w:t>
      </w:r>
      <w:r w:rsidR="00B27638">
        <w:t>n</w:t>
      </w:r>
      <w:r w:rsidRPr="00432F2C">
        <w:t>derização</w:t>
      </w:r>
      <w:commentRangeEnd w:id="2"/>
      <w:r w:rsidR="00F27EE0">
        <w:rPr>
          <w:rStyle w:val="Refdecomentrio"/>
        </w:rPr>
        <w:commentReference w:id="2"/>
      </w:r>
      <w:commentRangeEnd w:id="3"/>
      <w:r w:rsidR="00B27638">
        <w:rPr>
          <w:rStyle w:val="Refdecomentrio"/>
        </w:rPr>
        <w:commentReference w:id="3"/>
      </w:r>
      <w:r w:rsidRPr="00432F2C">
        <w:t xml:space="preserve"> em tempo real) que permite que vejamos o resultado da nossa codificação no </w:t>
      </w:r>
      <w:r w:rsidR="00360627">
        <w:rPr>
          <w:i/>
        </w:rPr>
        <w:t>Interface Builder</w:t>
      </w:r>
      <w:r w:rsidRPr="00432F2C">
        <w:t xml:space="preserve"> instantaneamente a medida que modificamos o código.</w:t>
      </w:r>
    </w:p>
    <w:p w14:paraId="6E9E55C4" w14:textId="77777777" w:rsidR="008C675B" w:rsidRPr="00432F2C" w:rsidRDefault="008C675B" w:rsidP="000478C8">
      <w:pPr>
        <w:pStyle w:val="Ttulo3"/>
      </w:pPr>
      <w:r w:rsidRPr="00432F2C">
        <w:t>Renderizando Views no Interface Builder</w:t>
      </w:r>
    </w:p>
    <w:p w14:paraId="4B4D219C" w14:textId="0AEB477E" w:rsidR="008C675B" w:rsidRPr="00432F2C" w:rsidRDefault="008C675B" w:rsidP="008C675B">
      <w:r w:rsidRPr="00432F2C">
        <w:t>Para renderizar</w:t>
      </w:r>
      <w:r w:rsidR="00D66727">
        <w:t xml:space="preserve"> as modificações via código no Interface B</w:t>
      </w:r>
      <w:r w:rsidRPr="00432F2C">
        <w:t>uilder em tempo real, temos que utilizar algumas técnicas disponíveis:</w:t>
      </w:r>
    </w:p>
    <w:p w14:paraId="690F3C9B" w14:textId="1EB2DD98" w:rsidR="008C675B" w:rsidRPr="00432F2C" w:rsidRDefault="008C675B" w:rsidP="008C675B">
      <w:pPr>
        <w:pStyle w:val="Compact"/>
      </w:pPr>
      <w:commentRangeStart w:id="4"/>
      <w:commentRangeStart w:id="5"/>
      <w:r w:rsidRPr="00432F2C">
        <w:rPr>
          <w:b/>
        </w:rPr>
        <w:lastRenderedPageBreak/>
        <w:t>Draw Rect:</w:t>
      </w:r>
      <w:r w:rsidRPr="00432F2C">
        <w:t xml:space="preserve"> </w:t>
      </w:r>
      <w:r w:rsidR="00294A09">
        <w:t>é um método da classe UIView. É nele que personalizamos a aparência da UIView via código. Além disso, se a classe for IB</w:t>
      </w:r>
      <w:r w:rsidRPr="00432F2C">
        <w:t>Designable</w:t>
      </w:r>
      <w:r w:rsidR="00294A09">
        <w:t xml:space="preserve"> a personalização feita no método </w:t>
      </w:r>
      <w:proofErr w:type="gramStart"/>
      <w:r w:rsidR="00294A09">
        <w:t>draw( :)</w:t>
      </w:r>
      <w:proofErr w:type="gramEnd"/>
      <w:r w:rsidR="00294A09">
        <w:t xml:space="preserve"> é pode ser vista no Interface Builder</w:t>
      </w:r>
      <w:r w:rsidRPr="00432F2C">
        <w:t>.</w:t>
      </w:r>
    </w:p>
    <w:p w14:paraId="0894E579" w14:textId="402E9CE9" w:rsidR="008C675B" w:rsidRPr="00432F2C" w:rsidRDefault="008C675B" w:rsidP="008C675B">
      <w:pPr>
        <w:pStyle w:val="Compact"/>
      </w:pPr>
      <w:r w:rsidRPr="00432F2C">
        <w:rPr>
          <w:b/>
        </w:rPr>
        <w:t>IBDesignable:</w:t>
      </w:r>
      <w:r w:rsidR="00294A09">
        <w:t xml:space="preserve"> torna</w:t>
      </w:r>
      <w:r w:rsidRPr="00432F2C">
        <w:t xml:space="preserve"> uma </w:t>
      </w:r>
      <w:r w:rsidRPr="00D66727">
        <w:rPr>
          <w:i/>
        </w:rPr>
        <w:t>view</w:t>
      </w:r>
      <w:r w:rsidRPr="00432F2C">
        <w:t xml:space="preserve"> Designable</w:t>
      </w:r>
      <w:r w:rsidR="00294A09">
        <w:t>, ou seja,</w:t>
      </w:r>
      <w:r w:rsidRPr="00432F2C">
        <w:t xml:space="preserve"> </w:t>
      </w:r>
      <w:r w:rsidR="00D66727">
        <w:t>desenhável pelo</w:t>
      </w:r>
      <w:r w:rsidRPr="00432F2C">
        <w:t xml:space="preserve"> </w:t>
      </w:r>
      <w:r w:rsidR="00D66727">
        <w:t>I</w:t>
      </w:r>
      <w:r w:rsidRPr="00432F2C">
        <w:t xml:space="preserve">nterface </w:t>
      </w:r>
      <w:r w:rsidR="00D66727">
        <w:t>B</w:t>
      </w:r>
      <w:r w:rsidRPr="00432F2C">
        <w:t xml:space="preserve">uilder. Isto faz com que o código contido no método </w:t>
      </w:r>
      <w:proofErr w:type="gramStart"/>
      <w:r w:rsidRPr="00432F2C">
        <w:t>draw(</w:t>
      </w:r>
      <w:proofErr w:type="gramEnd"/>
      <w:r w:rsidRPr="00432F2C">
        <w:t xml:space="preserve">_ :) seja mostrado no </w:t>
      </w:r>
      <w:r w:rsidR="00360627">
        <w:t>Interface Builder</w:t>
      </w:r>
      <w:r w:rsidRPr="00432F2C">
        <w:t>.</w:t>
      </w:r>
    </w:p>
    <w:p w14:paraId="5333FA4B" w14:textId="45A387B8" w:rsidR="008C675B" w:rsidRPr="00432F2C" w:rsidRDefault="008C675B" w:rsidP="008C675B">
      <w:pPr>
        <w:pStyle w:val="Compact"/>
      </w:pPr>
      <w:r w:rsidRPr="00432F2C">
        <w:rPr>
          <w:b/>
        </w:rPr>
        <w:t>IBInspectable:</w:t>
      </w:r>
      <w:r w:rsidR="00294A09">
        <w:t xml:space="preserve"> pode, como</w:t>
      </w:r>
      <w:r w:rsidRPr="00432F2C">
        <w:t xml:space="preserve"> auxílio adicional, adicionar propriedades ao painel de propriedades do </w:t>
      </w:r>
      <w:r w:rsidR="00360627">
        <w:t>Interface Builder</w:t>
      </w:r>
      <w:r w:rsidRPr="00432F2C">
        <w:t>, assim poderemos configurar cores, tamanho e outras propriedades que não são padrões da view diretamente do painel de propriedades do interface Builder.</w:t>
      </w:r>
      <w:commentRangeEnd w:id="4"/>
      <w:r w:rsidR="00617CD1">
        <w:rPr>
          <w:rStyle w:val="Refdecomentrio"/>
          <w:rFonts w:eastAsia="Arial" w:cs="Arial"/>
          <w:color w:val="000000"/>
          <w:lang w:eastAsia="pt-BR"/>
        </w:rPr>
        <w:commentReference w:id="4"/>
      </w:r>
      <w:commentRangeEnd w:id="5"/>
      <w:r w:rsidR="00294A09">
        <w:rPr>
          <w:rStyle w:val="Refdecomentrio"/>
          <w:rFonts w:eastAsia="Arial" w:cs="Arial"/>
          <w:color w:val="000000"/>
          <w:lang w:eastAsia="pt-BR"/>
        </w:rPr>
        <w:commentReference w:id="5"/>
      </w:r>
    </w:p>
    <w:p w14:paraId="0C15F6F3" w14:textId="54B46B8D" w:rsidR="008C675B" w:rsidRDefault="008C675B" w:rsidP="008C675B">
      <w:pPr>
        <w:pStyle w:val="FirstParagraph"/>
        <w:rPr>
          <w:lang w:val="pt-BR"/>
        </w:rPr>
      </w:pPr>
      <w:r w:rsidRPr="00432F2C">
        <w:rPr>
          <w:lang w:val="pt-BR"/>
        </w:rPr>
        <w:t>Vejamos a seguir com mais</w:t>
      </w:r>
      <w:r w:rsidR="00121525">
        <w:rPr>
          <w:lang w:val="pt-BR"/>
        </w:rPr>
        <w:t xml:space="preserve"> detalhes o que cada um dos iten</w:t>
      </w:r>
      <w:r w:rsidR="005C0638">
        <w:rPr>
          <w:lang w:val="pt-BR"/>
        </w:rPr>
        <w:t>s representa</w:t>
      </w:r>
      <w:r w:rsidRPr="00432F2C">
        <w:rPr>
          <w:lang w:val="pt-BR"/>
        </w:rPr>
        <w:t xml:space="preserve"> na prática</w:t>
      </w:r>
      <w:r w:rsidR="001B614A">
        <w:rPr>
          <w:lang w:val="pt-BR"/>
        </w:rPr>
        <w:t>.</w:t>
      </w:r>
    </w:p>
    <w:p w14:paraId="288EE467" w14:textId="77777777" w:rsidR="005C0638" w:rsidRPr="005C0638" w:rsidRDefault="005C0638" w:rsidP="005C0638">
      <w:pPr>
        <w:pStyle w:val="Corpodetexto"/>
        <w:rPr>
          <w:lang w:val="pt-BR"/>
        </w:rPr>
      </w:pPr>
    </w:p>
    <w:p w14:paraId="41AF8ABD" w14:textId="159BF12C" w:rsidR="008C675B" w:rsidRPr="00432F2C" w:rsidRDefault="00D83CF5" w:rsidP="008C675B">
      <w:pPr>
        <w:pStyle w:val="Ttulo4"/>
      </w:pPr>
      <w:proofErr w:type="gramStart"/>
      <w:r>
        <w:t>D</w:t>
      </w:r>
      <w:r w:rsidR="008C675B" w:rsidRPr="00432F2C">
        <w:t>rawRect(</w:t>
      </w:r>
      <w:proofErr w:type="gramEnd"/>
      <w:r w:rsidR="008C675B" w:rsidRPr="00432F2C">
        <w:t>)</w:t>
      </w:r>
    </w:p>
    <w:p w14:paraId="066A52EC" w14:textId="1675C8FF" w:rsidR="008C675B" w:rsidRPr="00432F2C" w:rsidRDefault="008C675B" w:rsidP="008C675B">
      <w:r w:rsidRPr="00432F2C">
        <w:t xml:space="preserve">Segundo uma definição básica dada pela Apple, o </w:t>
      </w:r>
      <w:proofErr w:type="gramStart"/>
      <w:r w:rsidRPr="00432F2C">
        <w:t>draw(</w:t>
      </w:r>
      <w:proofErr w:type="gramEnd"/>
      <w:r w:rsidRPr="00432F2C">
        <w:t xml:space="preserve">_ :) é um método contido na UIView que desenha a imagem do receptor dentro de um dado retângulo. </w:t>
      </w:r>
      <w:r w:rsidR="005C0638">
        <w:t>Veja um e</w:t>
      </w:r>
      <w:r w:rsidRPr="00432F2C">
        <w:t>xemplo da definição do método:</w:t>
      </w:r>
    </w:p>
    <w:p w14:paraId="73450478" w14:textId="77777777" w:rsidR="00DC390C" w:rsidRPr="005C0638" w:rsidRDefault="00DC390C" w:rsidP="00DC390C">
      <w:pPr>
        <w:widowControl w:val="0"/>
        <w:tabs>
          <w:tab w:val="left" w:pos="692"/>
        </w:tabs>
        <w:autoSpaceDE w:val="0"/>
        <w:autoSpaceDN w:val="0"/>
        <w:adjustRightInd w:val="0"/>
        <w:rPr>
          <w:rFonts w:ascii="Menlo" w:hAnsi="Menlo" w:cs="Menlo"/>
          <w:sz w:val="18"/>
          <w:szCs w:val="18"/>
          <w:lang w:val="en-US"/>
        </w:rPr>
      </w:pPr>
      <w:r w:rsidRPr="005C0638">
        <w:rPr>
          <w:rFonts w:ascii="Menlo" w:hAnsi="Menlo" w:cs="Menlo"/>
          <w:color w:val="AA0D91"/>
          <w:sz w:val="18"/>
          <w:szCs w:val="18"/>
          <w:lang w:val="en-US"/>
        </w:rPr>
        <w:t>override</w:t>
      </w:r>
      <w:r w:rsidRPr="005C0638">
        <w:rPr>
          <w:rFonts w:ascii="Menlo" w:hAnsi="Menlo" w:cs="Menlo"/>
          <w:sz w:val="18"/>
          <w:szCs w:val="18"/>
          <w:lang w:val="en-US"/>
        </w:rPr>
        <w:t xml:space="preserve"> </w:t>
      </w:r>
      <w:r w:rsidRPr="005C0638">
        <w:rPr>
          <w:rFonts w:ascii="Menlo" w:hAnsi="Menlo" w:cs="Menlo"/>
          <w:color w:val="AA0D91"/>
          <w:sz w:val="18"/>
          <w:szCs w:val="18"/>
          <w:lang w:val="en-US"/>
        </w:rPr>
        <w:t>func</w:t>
      </w:r>
      <w:r w:rsidRPr="005C0638">
        <w:rPr>
          <w:rFonts w:ascii="Menlo" w:hAnsi="Menlo" w:cs="Menlo"/>
          <w:sz w:val="18"/>
          <w:szCs w:val="18"/>
          <w:lang w:val="en-US"/>
        </w:rPr>
        <w:t xml:space="preserve"> </w:t>
      </w:r>
      <w:proofErr w:type="gramStart"/>
      <w:r w:rsidRPr="005C0638">
        <w:rPr>
          <w:rFonts w:ascii="Menlo" w:hAnsi="Menlo" w:cs="Menlo"/>
          <w:sz w:val="18"/>
          <w:szCs w:val="18"/>
          <w:lang w:val="en-US"/>
        </w:rPr>
        <w:t>drawRect(</w:t>
      </w:r>
      <w:proofErr w:type="gramEnd"/>
      <w:r w:rsidRPr="005C0638">
        <w:rPr>
          <w:rFonts w:ascii="Menlo" w:hAnsi="Menlo" w:cs="Menlo"/>
          <w:sz w:val="18"/>
          <w:szCs w:val="18"/>
          <w:lang w:val="en-US"/>
        </w:rPr>
        <w:t xml:space="preserve">rect: </w:t>
      </w:r>
      <w:r w:rsidRPr="005C0638">
        <w:rPr>
          <w:rFonts w:ascii="Menlo" w:hAnsi="Menlo" w:cs="Menlo"/>
          <w:color w:val="5C2699"/>
          <w:sz w:val="18"/>
          <w:szCs w:val="18"/>
          <w:lang w:val="en-US"/>
        </w:rPr>
        <w:t>CGRect</w:t>
      </w:r>
      <w:r w:rsidRPr="005C0638">
        <w:rPr>
          <w:rFonts w:ascii="Menlo" w:hAnsi="Menlo" w:cs="Menlo"/>
          <w:sz w:val="18"/>
          <w:szCs w:val="18"/>
          <w:lang w:val="en-US"/>
        </w:rPr>
        <w:t>) {</w:t>
      </w:r>
    </w:p>
    <w:p w14:paraId="39C95D11"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w:t>
      </w:r>
    </w:p>
    <w:p w14:paraId="56FB16EC" w14:textId="3D9D384D" w:rsidR="008C675B" w:rsidRPr="00432F2C" w:rsidRDefault="008C675B" w:rsidP="00F225D2">
      <w:r w:rsidRPr="00432F2C">
        <w:t>Dentro deste método podemos desenhar qualquer forma ou imagem na UIView. Basta termos um pouco de conhecimento em geometria analítica.</w:t>
      </w:r>
    </w:p>
    <w:p w14:paraId="79AB400F" w14:textId="5F6A55B3" w:rsidR="008C675B" w:rsidRPr="00432F2C" w:rsidRDefault="008C675B" w:rsidP="008C675B">
      <w:r w:rsidRPr="00432F2C">
        <w:t xml:space="preserve">Toda a construção gráfica e visual padrão que temos no iOS é desenhada pelo </w:t>
      </w:r>
      <w:r w:rsidRPr="005C0638">
        <w:rPr>
          <w:i/>
        </w:rPr>
        <w:t>framework</w:t>
      </w:r>
      <w:r w:rsidRPr="00432F2C">
        <w:t xml:space="preserve"> CoreGraphics. Ele usa dados e cálculos geométricos para desenhar qualquer coisa na tela. Os componentes que personalizamos (View, Button, TextField, Label) são meras abstrações</w:t>
      </w:r>
      <w:r w:rsidR="00B72FFA">
        <w:t xml:space="preserve"> dos cálculos e métodos que o CoreGraphics usa para dar vida ao visual do seu app.</w:t>
      </w:r>
      <w:commentRangeStart w:id="6"/>
      <w:commentRangeStart w:id="7"/>
      <w:r w:rsidRPr="00432F2C">
        <w:t xml:space="preserve"> </w:t>
      </w:r>
      <w:commentRangeEnd w:id="6"/>
      <w:r w:rsidR="005C0638">
        <w:rPr>
          <w:rStyle w:val="Refdecomentrio"/>
        </w:rPr>
        <w:commentReference w:id="6"/>
      </w:r>
      <w:commentRangeEnd w:id="7"/>
      <w:r w:rsidR="00B72FFA">
        <w:rPr>
          <w:rStyle w:val="Refdecomentrio"/>
        </w:rPr>
        <w:commentReference w:id="7"/>
      </w:r>
    </w:p>
    <w:p w14:paraId="39C587F8" w14:textId="11639311" w:rsidR="008C675B" w:rsidRPr="00432F2C" w:rsidRDefault="008C675B" w:rsidP="008C675B">
      <w:r w:rsidRPr="00432F2C">
        <w:t xml:space="preserve">Estes cálculos de geometria analítica podem parecer complicados no início, mas </w:t>
      </w:r>
      <w:r w:rsidR="005C0638">
        <w:t xml:space="preserve">você se </w:t>
      </w:r>
      <w:r w:rsidRPr="00432F2C">
        <w:t xml:space="preserve">lembra da brincadeira de ligar os pontos para formar um desenho que brincávamos na nossa infância? A base do CoreGraphics é isto: </w:t>
      </w:r>
      <w:r w:rsidR="005C0638">
        <w:t>d</w:t>
      </w:r>
      <w:r w:rsidRPr="00432F2C">
        <w:t>efinir e ligar pontos para criar uma forma geométrica, e o conju</w:t>
      </w:r>
      <w:r w:rsidR="005C0638">
        <w:t>n</w:t>
      </w:r>
      <w:r w:rsidRPr="00432F2C">
        <w:t xml:space="preserve">to de várias formas resulta em um desenho. </w:t>
      </w:r>
      <w:r w:rsidR="00360627">
        <w:t xml:space="preserve">Existe um conjunto de métodos do CoreGraphics </w:t>
      </w:r>
      <w:commentRangeStart w:id="8"/>
      <w:commentRangeStart w:id="9"/>
      <w:r w:rsidRPr="00432F2C">
        <w:t>bastante utilizado</w:t>
      </w:r>
      <w:r w:rsidR="00360627">
        <w:t xml:space="preserve"> e iremos aprendê-lo no decorrer das aulas</w:t>
      </w:r>
      <w:r w:rsidRPr="00432F2C">
        <w:t>.</w:t>
      </w:r>
      <w:commentRangeEnd w:id="8"/>
      <w:r w:rsidR="00A04851">
        <w:rPr>
          <w:rStyle w:val="Refdecomentrio"/>
        </w:rPr>
        <w:commentReference w:id="8"/>
      </w:r>
      <w:commentRangeEnd w:id="9"/>
      <w:r w:rsidR="00360627">
        <w:rPr>
          <w:rStyle w:val="Refdecomentrio"/>
        </w:rPr>
        <w:commentReference w:id="9"/>
      </w:r>
    </w:p>
    <w:p w14:paraId="69FE0D22" w14:textId="77777777" w:rsidR="008C675B" w:rsidRPr="00432F2C" w:rsidRDefault="008C675B" w:rsidP="008C675B">
      <w:r w:rsidRPr="00432F2C">
        <w:t>Imagine que queiramos desenhar a seguinte imagem (um botão circular de “Adicionar”):</w:t>
      </w:r>
    </w:p>
    <w:p w14:paraId="524ABB99"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6E20ECE0" wp14:editId="002C3801">
            <wp:extent cx="1612900" cy="1600200"/>
            <wp:effectExtent l="0" t="0" r="0" b="0"/>
            <wp:docPr id="1" name="Picture" descr="botão adicionar"/>
            <wp:cNvGraphicFramePr/>
            <a:graphic xmlns:a="http://schemas.openxmlformats.org/drawingml/2006/main">
              <a:graphicData uri="http://schemas.openxmlformats.org/drawingml/2006/picture">
                <pic:pic xmlns:pic="http://schemas.openxmlformats.org/drawingml/2006/picture">
                  <pic:nvPicPr>
                    <pic:cNvPr id="0" name="Picture" descr="https://koenig-media.raywenderlich.com/uploads/2014/12/1-AddButtonFinal.png"/>
                    <pic:cNvPicPr>
                      <a:picLocks noChangeAspect="1" noChangeArrowheads="1"/>
                    </pic:cNvPicPr>
                  </pic:nvPicPr>
                  <pic:blipFill>
                    <a:blip r:embed="rId8"/>
                    <a:stretch>
                      <a:fillRect/>
                    </a:stretch>
                  </pic:blipFill>
                  <pic:spPr bwMode="auto">
                    <a:xfrm>
                      <a:off x="0" y="0"/>
                      <a:ext cx="1612900" cy="1600200"/>
                    </a:xfrm>
                    <a:prstGeom prst="rect">
                      <a:avLst/>
                    </a:prstGeom>
                    <a:noFill/>
                    <a:ln w="9525">
                      <a:noFill/>
                      <a:headEnd/>
                      <a:tailEnd/>
                    </a:ln>
                  </pic:spPr>
                </pic:pic>
              </a:graphicData>
            </a:graphic>
          </wp:inline>
        </w:drawing>
      </w:r>
    </w:p>
    <w:p w14:paraId="180BCC27" w14:textId="18E0A85A" w:rsidR="008C675B" w:rsidRPr="00432F2C" w:rsidRDefault="008C675B" w:rsidP="008C675B">
      <w:pPr>
        <w:pStyle w:val="Legenda"/>
        <w:jc w:val="center"/>
      </w:pPr>
      <w:r w:rsidRPr="00432F2C">
        <w:t xml:space="preserve">Figura </w:t>
      </w:r>
      <w:fldSimple w:instr=" SEQ Figura \* ARABIC ">
        <w:r w:rsidR="00555790" w:rsidRPr="00432F2C">
          <w:rPr>
            <w:noProof/>
          </w:rPr>
          <w:t>1</w:t>
        </w:r>
      </w:fldSimple>
      <w:r w:rsidR="005C0638">
        <w:rPr>
          <w:noProof/>
        </w:rPr>
        <w:t>.1</w:t>
      </w:r>
      <w:r w:rsidRPr="00432F2C">
        <w:t xml:space="preserve"> - Botão adicionar</w:t>
      </w:r>
    </w:p>
    <w:p w14:paraId="17A3B968" w14:textId="57C4F685" w:rsidR="008C675B" w:rsidRPr="00432F2C" w:rsidRDefault="008C675B" w:rsidP="008C675B">
      <w:r w:rsidRPr="00432F2C">
        <w:t xml:space="preserve">Bastaria apenas criar uma subclasse de UIView e </w:t>
      </w:r>
      <w:commentRangeStart w:id="10"/>
      <w:commentRangeStart w:id="11"/>
      <w:r w:rsidRPr="00432F2C">
        <w:t>implementar</w:t>
      </w:r>
      <w:commentRangeEnd w:id="10"/>
      <w:r w:rsidR="004B7BF2">
        <w:rPr>
          <w:rStyle w:val="Refdecomentrio"/>
        </w:rPr>
        <w:commentReference w:id="10"/>
      </w:r>
      <w:commentRangeEnd w:id="11"/>
      <w:r w:rsidR="00360627">
        <w:rPr>
          <w:rStyle w:val="Refdecomentrio"/>
        </w:rPr>
        <w:commentReference w:id="11"/>
      </w:r>
      <w:r w:rsidRPr="00432F2C">
        <w:t xml:space="preserve"> o draw(_ :) como no código abaixo:</w:t>
      </w:r>
    </w:p>
    <w:p w14:paraId="3162056F" w14:textId="77777777" w:rsidR="00DC390C" w:rsidRPr="00423D38" w:rsidRDefault="00DC390C" w:rsidP="00DC390C">
      <w:pPr>
        <w:widowControl w:val="0"/>
        <w:tabs>
          <w:tab w:val="left" w:pos="692"/>
        </w:tabs>
        <w:autoSpaceDE w:val="0"/>
        <w:autoSpaceDN w:val="0"/>
        <w:adjustRightInd w:val="0"/>
        <w:rPr>
          <w:rFonts w:ascii="Menlo" w:hAnsi="Menlo" w:cs="Menlo"/>
          <w:sz w:val="18"/>
          <w:szCs w:val="18"/>
          <w:lang w:val="en-US"/>
        </w:rPr>
      </w:pPr>
      <w:r w:rsidRPr="00423D38">
        <w:rPr>
          <w:rFonts w:ascii="Menlo" w:hAnsi="Menlo" w:cs="Menlo"/>
          <w:color w:val="AA0D91"/>
          <w:sz w:val="18"/>
          <w:szCs w:val="18"/>
          <w:lang w:val="en-US"/>
        </w:rPr>
        <w:lastRenderedPageBreak/>
        <w:t>import</w:t>
      </w:r>
      <w:r w:rsidRPr="00423D38">
        <w:rPr>
          <w:rFonts w:ascii="Menlo" w:hAnsi="Menlo" w:cs="Menlo"/>
          <w:sz w:val="18"/>
          <w:szCs w:val="18"/>
          <w:lang w:val="en-US"/>
        </w:rPr>
        <w:t xml:space="preserve"> UIKit</w:t>
      </w:r>
    </w:p>
    <w:p w14:paraId="1877406E" w14:textId="77777777" w:rsidR="00DC390C" w:rsidRPr="00423D38" w:rsidRDefault="00DC390C" w:rsidP="00DC390C">
      <w:pPr>
        <w:widowControl w:val="0"/>
        <w:tabs>
          <w:tab w:val="left" w:pos="692"/>
        </w:tabs>
        <w:autoSpaceDE w:val="0"/>
        <w:autoSpaceDN w:val="0"/>
        <w:adjustRightInd w:val="0"/>
        <w:rPr>
          <w:rFonts w:ascii="Menlo" w:hAnsi="Menlo" w:cs="Menlo"/>
          <w:sz w:val="18"/>
          <w:szCs w:val="18"/>
          <w:lang w:val="en-US"/>
        </w:rPr>
      </w:pPr>
    </w:p>
    <w:p w14:paraId="31EF6BEB" w14:textId="77777777" w:rsidR="00DC390C" w:rsidRPr="00FD41D7" w:rsidRDefault="00DC390C" w:rsidP="00DC390C">
      <w:pPr>
        <w:widowControl w:val="0"/>
        <w:tabs>
          <w:tab w:val="left" w:pos="692"/>
        </w:tabs>
        <w:autoSpaceDE w:val="0"/>
        <w:autoSpaceDN w:val="0"/>
        <w:adjustRightInd w:val="0"/>
        <w:rPr>
          <w:rFonts w:ascii="Menlo" w:hAnsi="Menlo" w:cs="Menlo"/>
          <w:sz w:val="18"/>
          <w:szCs w:val="18"/>
          <w:lang w:val="en-US"/>
        </w:rPr>
      </w:pPr>
      <w:r w:rsidRPr="00423D38">
        <w:rPr>
          <w:rFonts w:ascii="Menlo" w:hAnsi="Menlo" w:cs="Menlo"/>
          <w:color w:val="AA0D91"/>
          <w:sz w:val="18"/>
          <w:szCs w:val="18"/>
          <w:lang w:val="en-US"/>
        </w:rPr>
        <w:t>class</w:t>
      </w:r>
      <w:r w:rsidRPr="00423D38">
        <w:rPr>
          <w:rFonts w:ascii="Menlo" w:hAnsi="Menlo" w:cs="Menlo"/>
          <w:sz w:val="18"/>
          <w:szCs w:val="18"/>
          <w:lang w:val="en-US"/>
        </w:rPr>
        <w:t xml:space="preserve"> Push</w:t>
      </w:r>
      <w:r w:rsidRPr="00FD41D7">
        <w:rPr>
          <w:rFonts w:ascii="Menlo" w:hAnsi="Menlo" w:cs="Menlo"/>
          <w:sz w:val="18"/>
          <w:szCs w:val="18"/>
          <w:lang w:val="en-US"/>
        </w:rPr>
        <w:t xml:space="preserve">ButtonView: </w:t>
      </w:r>
      <w:r w:rsidRPr="00FD41D7">
        <w:rPr>
          <w:rFonts w:ascii="Menlo" w:hAnsi="Menlo" w:cs="Menlo"/>
          <w:color w:val="5C2699"/>
          <w:sz w:val="18"/>
          <w:szCs w:val="18"/>
          <w:lang w:val="en-US"/>
        </w:rPr>
        <w:t>UIButton</w:t>
      </w:r>
      <w:r w:rsidRPr="00FD41D7">
        <w:rPr>
          <w:rFonts w:ascii="Menlo" w:hAnsi="Menlo" w:cs="Menlo"/>
          <w:sz w:val="18"/>
          <w:szCs w:val="18"/>
          <w:lang w:val="en-US"/>
        </w:rPr>
        <w:t xml:space="preserve"> {</w:t>
      </w:r>
    </w:p>
    <w:p w14:paraId="490BD370" w14:textId="77777777" w:rsidR="00DC390C" w:rsidRPr="00FD41D7" w:rsidRDefault="00DC390C" w:rsidP="00DC390C">
      <w:pPr>
        <w:widowControl w:val="0"/>
        <w:tabs>
          <w:tab w:val="left" w:pos="692"/>
        </w:tabs>
        <w:autoSpaceDE w:val="0"/>
        <w:autoSpaceDN w:val="0"/>
        <w:adjustRightInd w:val="0"/>
        <w:rPr>
          <w:rFonts w:ascii="Menlo" w:hAnsi="Menlo" w:cs="Menlo"/>
          <w:sz w:val="18"/>
          <w:szCs w:val="18"/>
          <w:lang w:val="en-US"/>
        </w:rPr>
      </w:pPr>
      <w:r w:rsidRPr="00FD41D7">
        <w:rPr>
          <w:rFonts w:ascii="Menlo" w:hAnsi="Menlo" w:cs="Menlo"/>
          <w:sz w:val="18"/>
          <w:szCs w:val="18"/>
          <w:lang w:val="en-US"/>
        </w:rPr>
        <w:t xml:space="preserve">    </w:t>
      </w:r>
    </w:p>
    <w:p w14:paraId="65BB4AF3" w14:textId="77777777" w:rsidR="00DC390C" w:rsidRPr="00FD41D7" w:rsidRDefault="00DC390C" w:rsidP="00DC390C">
      <w:pPr>
        <w:widowControl w:val="0"/>
        <w:tabs>
          <w:tab w:val="left" w:pos="692"/>
        </w:tabs>
        <w:autoSpaceDE w:val="0"/>
        <w:autoSpaceDN w:val="0"/>
        <w:adjustRightInd w:val="0"/>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var</w:t>
      </w:r>
      <w:r w:rsidRPr="00FD41D7">
        <w:rPr>
          <w:rFonts w:ascii="Menlo" w:hAnsi="Menlo" w:cs="Menlo"/>
          <w:sz w:val="18"/>
          <w:szCs w:val="18"/>
          <w:lang w:val="en-US"/>
        </w:rPr>
        <w:t xml:space="preserve"> fillColor: </w:t>
      </w:r>
      <w:r w:rsidRPr="00FD41D7">
        <w:rPr>
          <w:rFonts w:ascii="Menlo" w:hAnsi="Menlo" w:cs="Menlo"/>
          <w:color w:val="5C2699"/>
          <w:sz w:val="18"/>
          <w:szCs w:val="18"/>
          <w:lang w:val="en-US"/>
        </w:rPr>
        <w:t>UIColor</w:t>
      </w:r>
      <w:r w:rsidRPr="00FD41D7">
        <w:rPr>
          <w:rFonts w:ascii="Menlo" w:hAnsi="Menlo" w:cs="Menlo"/>
          <w:sz w:val="18"/>
          <w:szCs w:val="18"/>
          <w:lang w:val="en-US"/>
        </w:rPr>
        <w:t xml:space="preserve"> = UIColor.green</w:t>
      </w:r>
    </w:p>
    <w:p w14:paraId="5D372F42" w14:textId="77777777" w:rsidR="00DC390C" w:rsidRPr="00FD41D7" w:rsidRDefault="00DC390C" w:rsidP="00DC390C">
      <w:pPr>
        <w:widowControl w:val="0"/>
        <w:tabs>
          <w:tab w:val="left" w:pos="692"/>
        </w:tabs>
        <w:autoSpaceDE w:val="0"/>
        <w:autoSpaceDN w:val="0"/>
        <w:adjustRightInd w:val="0"/>
        <w:rPr>
          <w:rFonts w:ascii="Menlo" w:hAnsi="Menlo" w:cs="Menlo"/>
          <w:sz w:val="18"/>
          <w:szCs w:val="18"/>
          <w:lang w:val="en-US"/>
        </w:rPr>
      </w:pPr>
      <w:r w:rsidRPr="00FD41D7">
        <w:rPr>
          <w:rFonts w:ascii="Menlo" w:hAnsi="Menlo" w:cs="Menlo"/>
          <w:sz w:val="18"/>
          <w:szCs w:val="18"/>
          <w:lang w:val="en-US"/>
        </w:rPr>
        <w:t xml:space="preserve">    </w:t>
      </w:r>
    </w:p>
    <w:p w14:paraId="291CCECB" w14:textId="77777777" w:rsidR="00DC390C" w:rsidRPr="00FD41D7" w:rsidRDefault="00DC390C" w:rsidP="00DC390C">
      <w:pPr>
        <w:widowControl w:val="0"/>
        <w:tabs>
          <w:tab w:val="left" w:pos="692"/>
        </w:tabs>
        <w:autoSpaceDE w:val="0"/>
        <w:autoSpaceDN w:val="0"/>
        <w:adjustRightInd w:val="0"/>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override</w:t>
      </w:r>
      <w:r w:rsidRPr="00FD41D7">
        <w:rPr>
          <w:rFonts w:ascii="Menlo" w:hAnsi="Menlo" w:cs="Menlo"/>
          <w:sz w:val="18"/>
          <w:szCs w:val="18"/>
          <w:lang w:val="en-US"/>
        </w:rPr>
        <w:t xml:space="preserve"> </w:t>
      </w:r>
      <w:r w:rsidRPr="00FD41D7">
        <w:rPr>
          <w:rFonts w:ascii="Menlo" w:hAnsi="Menlo" w:cs="Menlo"/>
          <w:color w:val="AA0D91"/>
          <w:sz w:val="18"/>
          <w:szCs w:val="18"/>
          <w:lang w:val="en-US"/>
        </w:rPr>
        <w:t>func</w:t>
      </w:r>
      <w:r w:rsidRPr="00FD41D7">
        <w:rPr>
          <w:rFonts w:ascii="Menlo" w:hAnsi="Menlo" w:cs="Menlo"/>
          <w:sz w:val="18"/>
          <w:szCs w:val="18"/>
          <w:lang w:val="en-US"/>
        </w:rPr>
        <w:t xml:space="preserve"> </w:t>
      </w:r>
      <w:proofErr w:type="gramStart"/>
      <w:r w:rsidRPr="00FD41D7">
        <w:rPr>
          <w:rFonts w:ascii="Menlo" w:hAnsi="Menlo" w:cs="Menlo"/>
          <w:sz w:val="18"/>
          <w:szCs w:val="18"/>
          <w:lang w:val="en-US"/>
        </w:rPr>
        <w:t>draw(</w:t>
      </w:r>
      <w:proofErr w:type="gramEnd"/>
      <w:r w:rsidRPr="00FD41D7">
        <w:rPr>
          <w:rFonts w:ascii="Menlo" w:hAnsi="Menlo" w:cs="Menlo"/>
          <w:color w:val="AA0D91"/>
          <w:sz w:val="18"/>
          <w:szCs w:val="18"/>
          <w:lang w:val="en-US"/>
        </w:rPr>
        <w:t>_</w:t>
      </w:r>
      <w:r w:rsidRPr="00FD41D7">
        <w:rPr>
          <w:rFonts w:ascii="Menlo" w:hAnsi="Menlo" w:cs="Menlo"/>
          <w:sz w:val="18"/>
          <w:szCs w:val="18"/>
          <w:lang w:val="en-US"/>
        </w:rPr>
        <w:t xml:space="preserve"> rect: </w:t>
      </w:r>
      <w:r w:rsidRPr="00FD41D7">
        <w:rPr>
          <w:rFonts w:ascii="Menlo" w:hAnsi="Menlo" w:cs="Menlo"/>
          <w:color w:val="5C2699"/>
          <w:sz w:val="18"/>
          <w:szCs w:val="18"/>
          <w:lang w:val="en-US"/>
        </w:rPr>
        <w:t>CGRect</w:t>
      </w:r>
      <w:r w:rsidRPr="00FD41D7">
        <w:rPr>
          <w:rFonts w:ascii="Menlo" w:hAnsi="Menlo" w:cs="Menlo"/>
          <w:sz w:val="18"/>
          <w:szCs w:val="18"/>
          <w:lang w:val="en-US"/>
        </w:rPr>
        <w:t>) {</w:t>
      </w:r>
    </w:p>
    <w:p w14:paraId="51361717" w14:textId="77777777" w:rsidR="00DC390C" w:rsidRPr="00FD41D7" w:rsidRDefault="00DC390C" w:rsidP="00DC390C">
      <w:pPr>
        <w:widowControl w:val="0"/>
        <w:tabs>
          <w:tab w:val="left" w:pos="692"/>
        </w:tabs>
        <w:autoSpaceDE w:val="0"/>
        <w:autoSpaceDN w:val="0"/>
        <w:adjustRightInd w:val="0"/>
        <w:rPr>
          <w:rFonts w:ascii="Menlo" w:hAnsi="Menlo" w:cs="Menlo"/>
          <w:sz w:val="18"/>
          <w:szCs w:val="18"/>
          <w:lang w:val="en-US"/>
        </w:rPr>
      </w:pPr>
      <w:r w:rsidRPr="00FD41D7">
        <w:rPr>
          <w:rFonts w:ascii="Menlo" w:hAnsi="Menlo" w:cs="Menlo"/>
          <w:sz w:val="18"/>
          <w:szCs w:val="18"/>
          <w:lang w:val="en-US"/>
        </w:rPr>
        <w:t xml:space="preserve">        </w:t>
      </w:r>
    </w:p>
    <w:p w14:paraId="2320A2ED" w14:textId="77777777" w:rsidR="00DC390C" w:rsidRPr="00FD41D7" w:rsidRDefault="00DC390C" w:rsidP="00DC390C">
      <w:pPr>
        <w:widowControl w:val="0"/>
        <w:tabs>
          <w:tab w:val="left" w:pos="692"/>
        </w:tabs>
        <w:autoSpaceDE w:val="0"/>
        <w:autoSpaceDN w:val="0"/>
        <w:adjustRightInd w:val="0"/>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let</w:t>
      </w:r>
      <w:r w:rsidRPr="00FD41D7">
        <w:rPr>
          <w:rFonts w:ascii="Menlo" w:hAnsi="Menlo" w:cs="Menlo"/>
          <w:sz w:val="18"/>
          <w:szCs w:val="18"/>
          <w:lang w:val="en-US"/>
        </w:rPr>
        <w:t xml:space="preserve"> path = </w:t>
      </w:r>
      <w:proofErr w:type="gramStart"/>
      <w:r w:rsidRPr="00FD41D7">
        <w:rPr>
          <w:rFonts w:ascii="Menlo" w:hAnsi="Menlo" w:cs="Menlo"/>
          <w:sz w:val="18"/>
          <w:szCs w:val="18"/>
          <w:lang w:val="en-US"/>
        </w:rPr>
        <w:t>UIBezierPath(</w:t>
      </w:r>
      <w:proofErr w:type="gramEnd"/>
      <w:r w:rsidRPr="00FD41D7">
        <w:rPr>
          <w:rFonts w:ascii="Menlo" w:hAnsi="Menlo" w:cs="Menlo"/>
          <w:sz w:val="18"/>
          <w:szCs w:val="18"/>
          <w:lang w:val="en-US"/>
        </w:rPr>
        <w:t>ovalIn: rect)</w:t>
      </w:r>
    </w:p>
    <w:p w14:paraId="36172235"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FD41D7">
        <w:rPr>
          <w:rFonts w:ascii="Menlo" w:hAnsi="Menlo" w:cs="Menlo"/>
          <w:sz w:val="18"/>
          <w:szCs w:val="18"/>
          <w:lang w:val="en-US"/>
        </w:rPr>
        <w:t xml:space="preserve">        </w:t>
      </w:r>
      <w:r w:rsidRPr="0026208F">
        <w:rPr>
          <w:rFonts w:ascii="Menlo" w:hAnsi="Menlo" w:cs="Menlo"/>
          <w:sz w:val="18"/>
          <w:szCs w:val="18"/>
        </w:rPr>
        <w:t>fillColor.setFill()</w:t>
      </w:r>
    </w:p>
    <w:p w14:paraId="3088295D"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path.fill</w:t>
      </w:r>
      <w:proofErr w:type="gramEnd"/>
      <w:r w:rsidRPr="0026208F">
        <w:rPr>
          <w:rFonts w:ascii="Menlo" w:hAnsi="Menlo" w:cs="Menlo"/>
          <w:sz w:val="18"/>
          <w:szCs w:val="18"/>
        </w:rPr>
        <w:t xml:space="preserve">() </w:t>
      </w:r>
      <w:r w:rsidRPr="0026208F">
        <w:rPr>
          <w:rFonts w:ascii="Menlo" w:hAnsi="Menlo" w:cs="Menlo"/>
          <w:color w:val="007400"/>
          <w:sz w:val="18"/>
          <w:szCs w:val="18"/>
        </w:rPr>
        <w:t>// Preenche a forma geométrica</w:t>
      </w:r>
    </w:p>
    <w:p w14:paraId="72A7B404"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26B1F87D"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Configurando as variáveis de altura e largura</w:t>
      </w:r>
    </w:p>
    <w:p w14:paraId="149690C8"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 para a linha horizontal</w:t>
      </w:r>
    </w:p>
    <w:p w14:paraId="6F3CF310" w14:textId="77777777" w:rsidR="00DC390C" w:rsidRPr="00FD41D7" w:rsidRDefault="00DC390C" w:rsidP="00DC390C">
      <w:pPr>
        <w:widowControl w:val="0"/>
        <w:tabs>
          <w:tab w:val="left" w:pos="692"/>
        </w:tabs>
        <w:autoSpaceDE w:val="0"/>
        <w:autoSpaceDN w:val="0"/>
        <w:adjustRightInd w:val="0"/>
        <w:rPr>
          <w:rFonts w:ascii="Menlo" w:hAnsi="Menlo" w:cs="Menlo"/>
          <w:sz w:val="18"/>
          <w:szCs w:val="18"/>
          <w:lang w:val="en-US"/>
        </w:rPr>
      </w:pPr>
      <w:r w:rsidRPr="0026208F">
        <w:rPr>
          <w:rFonts w:ascii="Menlo" w:hAnsi="Menlo" w:cs="Menlo"/>
          <w:sz w:val="18"/>
          <w:szCs w:val="18"/>
        </w:rPr>
        <w:t xml:space="preserve">        </w:t>
      </w:r>
      <w:r w:rsidRPr="00FD41D7">
        <w:rPr>
          <w:rFonts w:ascii="Menlo" w:hAnsi="Menlo" w:cs="Menlo"/>
          <w:color w:val="AA0D91"/>
          <w:sz w:val="18"/>
          <w:szCs w:val="18"/>
          <w:lang w:val="en-US"/>
        </w:rPr>
        <w:t>let</w:t>
      </w:r>
      <w:r w:rsidRPr="00FD41D7">
        <w:rPr>
          <w:rFonts w:ascii="Menlo" w:hAnsi="Menlo" w:cs="Menlo"/>
          <w:sz w:val="18"/>
          <w:szCs w:val="18"/>
          <w:lang w:val="en-US"/>
        </w:rPr>
        <w:t xml:space="preserve"> plusWidth: </w:t>
      </w:r>
      <w:r w:rsidRPr="00FD41D7">
        <w:rPr>
          <w:rFonts w:ascii="Menlo" w:hAnsi="Menlo" w:cs="Menlo"/>
          <w:color w:val="5C2699"/>
          <w:sz w:val="18"/>
          <w:szCs w:val="18"/>
          <w:lang w:val="en-US"/>
        </w:rPr>
        <w:t>CGFloat</w:t>
      </w:r>
      <w:r w:rsidRPr="00FD41D7">
        <w:rPr>
          <w:rFonts w:ascii="Menlo" w:hAnsi="Menlo" w:cs="Menlo"/>
          <w:sz w:val="18"/>
          <w:szCs w:val="18"/>
          <w:lang w:val="en-US"/>
        </w:rPr>
        <w:t xml:space="preserve"> = </w:t>
      </w:r>
      <w:proofErr w:type="gramStart"/>
      <w:r w:rsidRPr="00FD41D7">
        <w:rPr>
          <w:rFonts w:ascii="Menlo" w:hAnsi="Menlo" w:cs="Menlo"/>
          <w:sz w:val="18"/>
          <w:szCs w:val="18"/>
          <w:lang w:val="en-US"/>
        </w:rPr>
        <w:t>min(</w:t>
      </w:r>
      <w:proofErr w:type="gramEnd"/>
      <w:r w:rsidRPr="00FD41D7">
        <w:rPr>
          <w:rFonts w:ascii="Menlo" w:hAnsi="Menlo" w:cs="Menlo"/>
          <w:sz w:val="18"/>
          <w:szCs w:val="18"/>
          <w:lang w:val="en-US"/>
        </w:rPr>
        <w:t xml:space="preserve">bounds.width, bounds.height) * </w:t>
      </w:r>
      <w:r w:rsidRPr="00FD41D7">
        <w:rPr>
          <w:rFonts w:ascii="Menlo" w:hAnsi="Menlo" w:cs="Menlo"/>
          <w:color w:val="1C00CF"/>
          <w:sz w:val="18"/>
          <w:szCs w:val="18"/>
          <w:lang w:val="en-US"/>
        </w:rPr>
        <w:t>0.6</w:t>
      </w:r>
    </w:p>
    <w:p w14:paraId="1045A5AD" w14:textId="77777777" w:rsidR="00DC390C" w:rsidRPr="00FD41D7" w:rsidRDefault="00DC390C" w:rsidP="00DC390C">
      <w:pPr>
        <w:widowControl w:val="0"/>
        <w:tabs>
          <w:tab w:val="left" w:pos="692"/>
        </w:tabs>
        <w:autoSpaceDE w:val="0"/>
        <w:autoSpaceDN w:val="0"/>
        <w:adjustRightInd w:val="0"/>
        <w:rPr>
          <w:rFonts w:ascii="Menlo" w:hAnsi="Menlo" w:cs="Menlo"/>
          <w:sz w:val="18"/>
          <w:szCs w:val="18"/>
          <w:lang w:val="en-US"/>
        </w:rPr>
      </w:pPr>
      <w:r w:rsidRPr="00FD41D7">
        <w:rPr>
          <w:rFonts w:ascii="Menlo" w:hAnsi="Menlo" w:cs="Menlo"/>
          <w:sz w:val="18"/>
          <w:szCs w:val="18"/>
          <w:lang w:val="en-US"/>
        </w:rPr>
        <w:t xml:space="preserve">        </w:t>
      </w:r>
    </w:p>
    <w:p w14:paraId="5AF190DF"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FD41D7">
        <w:rPr>
          <w:rFonts w:ascii="Menlo" w:hAnsi="Menlo" w:cs="Menlo"/>
          <w:sz w:val="18"/>
          <w:szCs w:val="18"/>
          <w:lang w:val="en-US"/>
        </w:rPr>
        <w:t xml:space="preserve">        </w:t>
      </w:r>
      <w:r w:rsidRPr="0026208F">
        <w:rPr>
          <w:rFonts w:ascii="Menlo" w:hAnsi="Menlo" w:cs="Menlo"/>
          <w:color w:val="007400"/>
          <w:sz w:val="18"/>
          <w:szCs w:val="18"/>
        </w:rPr>
        <w:t>// Inicializa um objeto responsável por desenhar um "caminho"</w:t>
      </w:r>
    </w:p>
    <w:p w14:paraId="004FAF9B"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color w:val="AA0D91"/>
          <w:sz w:val="18"/>
          <w:szCs w:val="18"/>
        </w:rPr>
        <w:t>let</w:t>
      </w:r>
      <w:proofErr w:type="gramEnd"/>
      <w:r w:rsidRPr="0026208F">
        <w:rPr>
          <w:rFonts w:ascii="Menlo" w:hAnsi="Menlo" w:cs="Menlo"/>
          <w:sz w:val="18"/>
          <w:szCs w:val="18"/>
        </w:rPr>
        <w:t xml:space="preserve"> plusPath = UIBezierPath()</w:t>
      </w:r>
    </w:p>
    <w:p w14:paraId="0C1072B4"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6E0D0901"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Define que a largura do caminho será igual a altura da linha horizontal</w:t>
      </w:r>
    </w:p>
    <w:p w14:paraId="051F5AA0"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1EE46CA4"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Move para o ponto inicial do caminho para o ponto inicial da linha</w:t>
      </w:r>
    </w:p>
    <w:p w14:paraId="3C28921D" w14:textId="77777777" w:rsidR="00DC390C" w:rsidRPr="00FD41D7" w:rsidRDefault="00DC390C" w:rsidP="00DC390C">
      <w:pPr>
        <w:widowControl w:val="0"/>
        <w:tabs>
          <w:tab w:val="left" w:pos="692"/>
        </w:tabs>
        <w:autoSpaceDE w:val="0"/>
        <w:autoSpaceDN w:val="0"/>
        <w:adjustRightInd w:val="0"/>
        <w:rPr>
          <w:rFonts w:ascii="Menlo" w:hAnsi="Menlo" w:cs="Menlo"/>
          <w:sz w:val="18"/>
          <w:szCs w:val="18"/>
          <w:lang w:val="en-US"/>
        </w:rPr>
      </w:pPr>
      <w:r w:rsidRPr="0026208F">
        <w:rPr>
          <w:rFonts w:ascii="Menlo" w:hAnsi="Menlo" w:cs="Menlo"/>
          <w:sz w:val="18"/>
          <w:szCs w:val="18"/>
        </w:rPr>
        <w:t xml:space="preserve">        </w:t>
      </w:r>
      <w:r w:rsidRPr="00FD41D7">
        <w:rPr>
          <w:rFonts w:ascii="Menlo" w:hAnsi="Menlo" w:cs="Menlo"/>
          <w:sz w:val="18"/>
          <w:szCs w:val="18"/>
          <w:lang w:val="en-US"/>
        </w:rPr>
        <w:t xml:space="preserve">plusPath.move(to: </w:t>
      </w:r>
      <w:proofErr w:type="gramStart"/>
      <w:r w:rsidRPr="00FD41D7">
        <w:rPr>
          <w:rFonts w:ascii="Menlo" w:hAnsi="Menlo" w:cs="Menlo"/>
          <w:sz w:val="18"/>
          <w:szCs w:val="18"/>
          <w:lang w:val="en-US"/>
        </w:rPr>
        <w:t>CGPoint(</w:t>
      </w:r>
      <w:proofErr w:type="gramEnd"/>
    </w:p>
    <w:p w14:paraId="7B7A47C3" w14:textId="77777777" w:rsidR="00DC390C" w:rsidRPr="00FD41D7" w:rsidRDefault="00DC390C" w:rsidP="00DC390C">
      <w:pPr>
        <w:widowControl w:val="0"/>
        <w:tabs>
          <w:tab w:val="left" w:pos="692"/>
        </w:tabs>
        <w:autoSpaceDE w:val="0"/>
        <w:autoSpaceDN w:val="0"/>
        <w:adjustRightInd w:val="0"/>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x:bounds</w:t>
      </w:r>
      <w:proofErr w:type="gramEnd"/>
      <w:r w:rsidRPr="00FD41D7">
        <w:rPr>
          <w:rFonts w:ascii="Menlo" w:hAnsi="Menlo" w:cs="Menlo"/>
          <w:sz w:val="18"/>
          <w:szCs w:val="18"/>
          <w:lang w:val="en-US"/>
        </w:rPr>
        <w:t>.width/</w:t>
      </w:r>
      <w:r w:rsidRPr="00FD41D7">
        <w:rPr>
          <w:rFonts w:ascii="Menlo" w:hAnsi="Menlo" w:cs="Menlo"/>
          <w:color w:val="1C00CF"/>
          <w:sz w:val="18"/>
          <w:szCs w:val="18"/>
          <w:lang w:val="en-US"/>
        </w:rPr>
        <w:t>2</w:t>
      </w:r>
      <w:r w:rsidRPr="00FD41D7">
        <w:rPr>
          <w:rFonts w:ascii="Menlo" w:hAnsi="Menlo" w:cs="Menlo"/>
          <w:sz w:val="18"/>
          <w:szCs w:val="18"/>
          <w:lang w:val="en-US"/>
        </w:rPr>
        <w:t xml:space="preserve"> - plusWidth/</w:t>
      </w:r>
      <w:r w:rsidRPr="00FD41D7">
        <w:rPr>
          <w:rFonts w:ascii="Menlo" w:hAnsi="Menlo" w:cs="Menlo"/>
          <w:color w:val="1C00CF"/>
          <w:sz w:val="18"/>
          <w:szCs w:val="18"/>
          <w:lang w:val="en-US"/>
        </w:rPr>
        <w:t>2</w:t>
      </w:r>
      <w:r w:rsidRPr="00FD41D7">
        <w:rPr>
          <w:rFonts w:ascii="Menlo" w:hAnsi="Menlo" w:cs="Menlo"/>
          <w:sz w:val="18"/>
          <w:szCs w:val="18"/>
          <w:lang w:val="en-US"/>
        </w:rPr>
        <w:t xml:space="preserve"> + </w:t>
      </w:r>
      <w:r w:rsidRPr="00FD41D7">
        <w:rPr>
          <w:rFonts w:ascii="Menlo" w:hAnsi="Menlo" w:cs="Menlo"/>
          <w:color w:val="1C00CF"/>
          <w:sz w:val="18"/>
          <w:szCs w:val="18"/>
          <w:lang w:val="en-US"/>
        </w:rPr>
        <w:t>0.5</w:t>
      </w:r>
      <w:r w:rsidRPr="00FD41D7">
        <w:rPr>
          <w:rFonts w:ascii="Menlo" w:hAnsi="Menlo" w:cs="Menlo"/>
          <w:sz w:val="18"/>
          <w:szCs w:val="18"/>
          <w:lang w:val="en-US"/>
        </w:rPr>
        <w:t>,</w:t>
      </w:r>
    </w:p>
    <w:p w14:paraId="1D1FECE4"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FD41D7">
        <w:rPr>
          <w:rFonts w:ascii="Menlo" w:hAnsi="Menlo" w:cs="Menlo"/>
          <w:sz w:val="18"/>
          <w:szCs w:val="18"/>
          <w:lang w:val="en-US"/>
        </w:rPr>
        <w:t xml:space="preserve">            </w:t>
      </w:r>
      <w:proofErr w:type="gramStart"/>
      <w:r w:rsidRPr="0026208F">
        <w:rPr>
          <w:rFonts w:ascii="Menlo" w:hAnsi="Menlo" w:cs="Menlo"/>
          <w:sz w:val="18"/>
          <w:szCs w:val="18"/>
        </w:rPr>
        <w:t>y:bounds</w:t>
      </w:r>
      <w:proofErr w:type="gramEnd"/>
      <w:r w:rsidRPr="0026208F">
        <w:rPr>
          <w:rFonts w:ascii="Menlo" w:hAnsi="Menlo" w:cs="Menlo"/>
          <w:sz w:val="18"/>
          <w:szCs w:val="18"/>
        </w:rPr>
        <w:t>.height/</w:t>
      </w:r>
      <w:r w:rsidRPr="0026208F">
        <w:rPr>
          <w:rFonts w:ascii="Menlo" w:hAnsi="Menlo" w:cs="Menlo"/>
          <w:color w:val="1C00CF"/>
          <w:sz w:val="18"/>
          <w:szCs w:val="18"/>
        </w:rPr>
        <w:t>2</w:t>
      </w:r>
      <w:r w:rsidRPr="0026208F">
        <w:rPr>
          <w:rFonts w:ascii="Menlo" w:hAnsi="Menlo" w:cs="Menlo"/>
          <w:sz w:val="18"/>
          <w:szCs w:val="18"/>
        </w:rPr>
        <w:t xml:space="preserve"> + </w:t>
      </w:r>
      <w:r w:rsidRPr="0026208F">
        <w:rPr>
          <w:rFonts w:ascii="Menlo" w:hAnsi="Menlo" w:cs="Menlo"/>
          <w:color w:val="1C00CF"/>
          <w:sz w:val="18"/>
          <w:szCs w:val="18"/>
        </w:rPr>
        <w:t>0.5</w:t>
      </w:r>
      <w:r w:rsidRPr="0026208F">
        <w:rPr>
          <w:rFonts w:ascii="Menlo" w:hAnsi="Menlo" w:cs="Menlo"/>
          <w:sz w:val="18"/>
          <w:szCs w:val="18"/>
        </w:rPr>
        <w:t>))</w:t>
      </w:r>
    </w:p>
    <w:p w14:paraId="6CCFB3C7"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7730C809"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Adiciona um ponto ao caminho no final da linha</w:t>
      </w:r>
    </w:p>
    <w:p w14:paraId="2576ED18" w14:textId="77777777" w:rsidR="00DC390C" w:rsidRPr="00FD41D7" w:rsidRDefault="00DC390C" w:rsidP="00DC390C">
      <w:pPr>
        <w:widowControl w:val="0"/>
        <w:tabs>
          <w:tab w:val="left" w:pos="692"/>
        </w:tabs>
        <w:autoSpaceDE w:val="0"/>
        <w:autoSpaceDN w:val="0"/>
        <w:adjustRightInd w:val="0"/>
        <w:rPr>
          <w:rFonts w:ascii="Menlo" w:hAnsi="Menlo" w:cs="Menlo"/>
          <w:sz w:val="18"/>
          <w:szCs w:val="18"/>
          <w:lang w:val="en-US"/>
        </w:rPr>
      </w:pPr>
      <w:r w:rsidRPr="0026208F">
        <w:rPr>
          <w:rFonts w:ascii="Menlo" w:hAnsi="Menlo" w:cs="Menlo"/>
          <w:sz w:val="18"/>
          <w:szCs w:val="18"/>
        </w:rPr>
        <w:t xml:space="preserve">        </w:t>
      </w:r>
      <w:r w:rsidRPr="00FD41D7">
        <w:rPr>
          <w:rFonts w:ascii="Menlo" w:hAnsi="Menlo" w:cs="Menlo"/>
          <w:sz w:val="18"/>
          <w:szCs w:val="18"/>
          <w:lang w:val="en-US"/>
        </w:rPr>
        <w:t xml:space="preserve">plusPath.addLine(to: </w:t>
      </w:r>
      <w:proofErr w:type="gramStart"/>
      <w:r w:rsidRPr="00FD41D7">
        <w:rPr>
          <w:rFonts w:ascii="Menlo" w:hAnsi="Menlo" w:cs="Menlo"/>
          <w:sz w:val="18"/>
          <w:szCs w:val="18"/>
          <w:lang w:val="en-US"/>
        </w:rPr>
        <w:t>CGPoint(</w:t>
      </w:r>
      <w:proofErr w:type="gramEnd"/>
    </w:p>
    <w:p w14:paraId="5E7273E1" w14:textId="77777777" w:rsidR="00DC390C" w:rsidRPr="00FD41D7" w:rsidRDefault="00DC390C" w:rsidP="00DC390C">
      <w:pPr>
        <w:widowControl w:val="0"/>
        <w:tabs>
          <w:tab w:val="left" w:pos="692"/>
        </w:tabs>
        <w:autoSpaceDE w:val="0"/>
        <w:autoSpaceDN w:val="0"/>
        <w:adjustRightInd w:val="0"/>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x:bounds</w:t>
      </w:r>
      <w:proofErr w:type="gramEnd"/>
      <w:r w:rsidRPr="00FD41D7">
        <w:rPr>
          <w:rFonts w:ascii="Menlo" w:hAnsi="Menlo" w:cs="Menlo"/>
          <w:sz w:val="18"/>
          <w:szCs w:val="18"/>
          <w:lang w:val="en-US"/>
        </w:rPr>
        <w:t>.width/</w:t>
      </w:r>
      <w:r w:rsidRPr="00FD41D7">
        <w:rPr>
          <w:rFonts w:ascii="Menlo" w:hAnsi="Menlo" w:cs="Menlo"/>
          <w:color w:val="1C00CF"/>
          <w:sz w:val="18"/>
          <w:szCs w:val="18"/>
          <w:lang w:val="en-US"/>
        </w:rPr>
        <w:t>2</w:t>
      </w:r>
      <w:r w:rsidRPr="00FD41D7">
        <w:rPr>
          <w:rFonts w:ascii="Menlo" w:hAnsi="Menlo" w:cs="Menlo"/>
          <w:sz w:val="18"/>
          <w:szCs w:val="18"/>
          <w:lang w:val="en-US"/>
        </w:rPr>
        <w:t xml:space="preserve"> + plusWidth/</w:t>
      </w:r>
      <w:r w:rsidRPr="00FD41D7">
        <w:rPr>
          <w:rFonts w:ascii="Menlo" w:hAnsi="Menlo" w:cs="Menlo"/>
          <w:color w:val="1C00CF"/>
          <w:sz w:val="18"/>
          <w:szCs w:val="18"/>
          <w:lang w:val="en-US"/>
        </w:rPr>
        <w:t>2</w:t>
      </w:r>
      <w:r w:rsidRPr="00FD41D7">
        <w:rPr>
          <w:rFonts w:ascii="Menlo" w:hAnsi="Menlo" w:cs="Menlo"/>
          <w:sz w:val="18"/>
          <w:szCs w:val="18"/>
          <w:lang w:val="en-US"/>
        </w:rPr>
        <w:t xml:space="preserve"> + </w:t>
      </w:r>
      <w:r w:rsidRPr="00FD41D7">
        <w:rPr>
          <w:rFonts w:ascii="Menlo" w:hAnsi="Menlo" w:cs="Menlo"/>
          <w:color w:val="1C00CF"/>
          <w:sz w:val="18"/>
          <w:szCs w:val="18"/>
          <w:lang w:val="en-US"/>
        </w:rPr>
        <w:t>0.5</w:t>
      </w:r>
      <w:r w:rsidRPr="00FD41D7">
        <w:rPr>
          <w:rFonts w:ascii="Menlo" w:hAnsi="Menlo" w:cs="Menlo"/>
          <w:sz w:val="18"/>
          <w:szCs w:val="18"/>
          <w:lang w:val="en-US"/>
        </w:rPr>
        <w:t>,</w:t>
      </w:r>
    </w:p>
    <w:p w14:paraId="67D4677C"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FD41D7">
        <w:rPr>
          <w:rFonts w:ascii="Menlo" w:hAnsi="Menlo" w:cs="Menlo"/>
          <w:sz w:val="18"/>
          <w:szCs w:val="18"/>
          <w:lang w:val="en-US"/>
        </w:rPr>
        <w:t xml:space="preserve">            </w:t>
      </w:r>
      <w:proofErr w:type="gramStart"/>
      <w:r w:rsidRPr="0026208F">
        <w:rPr>
          <w:rFonts w:ascii="Menlo" w:hAnsi="Menlo" w:cs="Menlo"/>
          <w:sz w:val="18"/>
          <w:szCs w:val="18"/>
        </w:rPr>
        <w:t>y:bounds</w:t>
      </w:r>
      <w:proofErr w:type="gramEnd"/>
      <w:r w:rsidRPr="0026208F">
        <w:rPr>
          <w:rFonts w:ascii="Menlo" w:hAnsi="Menlo" w:cs="Menlo"/>
          <w:sz w:val="18"/>
          <w:szCs w:val="18"/>
        </w:rPr>
        <w:t>.height/</w:t>
      </w:r>
      <w:r w:rsidRPr="0026208F">
        <w:rPr>
          <w:rFonts w:ascii="Menlo" w:hAnsi="Menlo" w:cs="Menlo"/>
          <w:color w:val="1C00CF"/>
          <w:sz w:val="18"/>
          <w:szCs w:val="18"/>
        </w:rPr>
        <w:t>2</w:t>
      </w:r>
      <w:r w:rsidRPr="0026208F">
        <w:rPr>
          <w:rFonts w:ascii="Menlo" w:hAnsi="Menlo" w:cs="Menlo"/>
          <w:sz w:val="18"/>
          <w:szCs w:val="18"/>
        </w:rPr>
        <w:t xml:space="preserve"> + </w:t>
      </w:r>
      <w:r w:rsidRPr="0026208F">
        <w:rPr>
          <w:rFonts w:ascii="Menlo" w:hAnsi="Menlo" w:cs="Menlo"/>
          <w:color w:val="1C00CF"/>
          <w:sz w:val="18"/>
          <w:szCs w:val="18"/>
        </w:rPr>
        <w:t>0.5</w:t>
      </w:r>
      <w:r w:rsidRPr="0026208F">
        <w:rPr>
          <w:rFonts w:ascii="Menlo" w:hAnsi="Menlo" w:cs="Menlo"/>
          <w:sz w:val="18"/>
          <w:szCs w:val="18"/>
        </w:rPr>
        <w:t>))</w:t>
      </w:r>
    </w:p>
    <w:p w14:paraId="5A92FDB3"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541BAD51"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 para linha vertical</w:t>
      </w:r>
    </w:p>
    <w:p w14:paraId="44D4EED7"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37DB95F5"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Move para o ponto inicial da linha vertical</w:t>
      </w:r>
    </w:p>
    <w:p w14:paraId="7E14A866"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lastRenderedPageBreak/>
        <w:t xml:space="preserve">        </w:t>
      </w:r>
    </w:p>
    <w:p w14:paraId="798D4D6F" w14:textId="77777777" w:rsidR="00DC390C" w:rsidRPr="00FD41D7" w:rsidRDefault="00DC390C" w:rsidP="00DC390C">
      <w:pPr>
        <w:widowControl w:val="0"/>
        <w:tabs>
          <w:tab w:val="left" w:pos="692"/>
        </w:tabs>
        <w:autoSpaceDE w:val="0"/>
        <w:autoSpaceDN w:val="0"/>
        <w:adjustRightInd w:val="0"/>
        <w:rPr>
          <w:rFonts w:ascii="Menlo" w:hAnsi="Menlo" w:cs="Menlo"/>
          <w:sz w:val="18"/>
          <w:szCs w:val="18"/>
          <w:lang w:val="en-US"/>
        </w:rPr>
      </w:pPr>
      <w:r w:rsidRPr="0026208F">
        <w:rPr>
          <w:rFonts w:ascii="Menlo" w:hAnsi="Menlo" w:cs="Menlo"/>
          <w:sz w:val="18"/>
          <w:szCs w:val="18"/>
        </w:rPr>
        <w:t xml:space="preserve">        </w:t>
      </w:r>
      <w:r w:rsidRPr="00FD41D7">
        <w:rPr>
          <w:rFonts w:ascii="Menlo" w:hAnsi="Menlo" w:cs="Menlo"/>
          <w:sz w:val="18"/>
          <w:szCs w:val="18"/>
          <w:lang w:val="en-US"/>
        </w:rPr>
        <w:t xml:space="preserve">plusPath.move(to: </w:t>
      </w:r>
      <w:proofErr w:type="gramStart"/>
      <w:r w:rsidRPr="00FD41D7">
        <w:rPr>
          <w:rFonts w:ascii="Menlo" w:hAnsi="Menlo" w:cs="Menlo"/>
          <w:sz w:val="18"/>
          <w:szCs w:val="18"/>
          <w:lang w:val="en-US"/>
        </w:rPr>
        <w:t>CGPoint(</w:t>
      </w:r>
      <w:proofErr w:type="gramEnd"/>
    </w:p>
    <w:p w14:paraId="3CE0893F" w14:textId="77777777" w:rsidR="00DC390C" w:rsidRPr="00FD41D7" w:rsidRDefault="00DC390C" w:rsidP="00DC390C">
      <w:pPr>
        <w:widowControl w:val="0"/>
        <w:tabs>
          <w:tab w:val="left" w:pos="692"/>
        </w:tabs>
        <w:autoSpaceDE w:val="0"/>
        <w:autoSpaceDN w:val="0"/>
        <w:adjustRightInd w:val="0"/>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x:bounds</w:t>
      </w:r>
      <w:proofErr w:type="gramEnd"/>
      <w:r w:rsidRPr="00FD41D7">
        <w:rPr>
          <w:rFonts w:ascii="Menlo" w:hAnsi="Menlo" w:cs="Menlo"/>
          <w:sz w:val="18"/>
          <w:szCs w:val="18"/>
          <w:lang w:val="en-US"/>
        </w:rPr>
        <w:t>.width/</w:t>
      </w:r>
      <w:r w:rsidRPr="00FD41D7">
        <w:rPr>
          <w:rFonts w:ascii="Menlo" w:hAnsi="Menlo" w:cs="Menlo"/>
          <w:color w:val="1C00CF"/>
          <w:sz w:val="18"/>
          <w:szCs w:val="18"/>
          <w:lang w:val="en-US"/>
        </w:rPr>
        <w:t>2</w:t>
      </w:r>
      <w:r w:rsidRPr="00FD41D7">
        <w:rPr>
          <w:rFonts w:ascii="Menlo" w:hAnsi="Menlo" w:cs="Menlo"/>
          <w:sz w:val="18"/>
          <w:szCs w:val="18"/>
          <w:lang w:val="en-US"/>
        </w:rPr>
        <w:t xml:space="preserve"> + </w:t>
      </w:r>
      <w:r w:rsidRPr="00FD41D7">
        <w:rPr>
          <w:rFonts w:ascii="Menlo" w:hAnsi="Menlo" w:cs="Menlo"/>
          <w:color w:val="1C00CF"/>
          <w:sz w:val="18"/>
          <w:szCs w:val="18"/>
          <w:lang w:val="en-US"/>
        </w:rPr>
        <w:t>0.5</w:t>
      </w:r>
      <w:r w:rsidRPr="00FD41D7">
        <w:rPr>
          <w:rFonts w:ascii="Menlo" w:hAnsi="Menlo" w:cs="Menlo"/>
          <w:sz w:val="18"/>
          <w:szCs w:val="18"/>
          <w:lang w:val="en-US"/>
        </w:rPr>
        <w:t>,</w:t>
      </w:r>
    </w:p>
    <w:p w14:paraId="0CFDFB59" w14:textId="77777777" w:rsidR="00DC390C" w:rsidRPr="00FD41D7" w:rsidRDefault="00DC390C" w:rsidP="00DC390C">
      <w:pPr>
        <w:widowControl w:val="0"/>
        <w:tabs>
          <w:tab w:val="left" w:pos="692"/>
        </w:tabs>
        <w:autoSpaceDE w:val="0"/>
        <w:autoSpaceDN w:val="0"/>
        <w:adjustRightInd w:val="0"/>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y:bounds</w:t>
      </w:r>
      <w:proofErr w:type="gramEnd"/>
      <w:r w:rsidRPr="00FD41D7">
        <w:rPr>
          <w:rFonts w:ascii="Menlo" w:hAnsi="Menlo" w:cs="Menlo"/>
          <w:sz w:val="18"/>
          <w:szCs w:val="18"/>
          <w:lang w:val="en-US"/>
        </w:rPr>
        <w:t>.height/</w:t>
      </w:r>
      <w:r w:rsidRPr="00FD41D7">
        <w:rPr>
          <w:rFonts w:ascii="Menlo" w:hAnsi="Menlo" w:cs="Menlo"/>
          <w:color w:val="1C00CF"/>
          <w:sz w:val="18"/>
          <w:szCs w:val="18"/>
          <w:lang w:val="en-US"/>
        </w:rPr>
        <w:t>2</w:t>
      </w:r>
      <w:r w:rsidRPr="00FD41D7">
        <w:rPr>
          <w:rFonts w:ascii="Menlo" w:hAnsi="Menlo" w:cs="Menlo"/>
          <w:sz w:val="18"/>
          <w:szCs w:val="18"/>
          <w:lang w:val="en-US"/>
        </w:rPr>
        <w:t xml:space="preserve"> - plusWidth/</w:t>
      </w:r>
      <w:r w:rsidRPr="00FD41D7">
        <w:rPr>
          <w:rFonts w:ascii="Menlo" w:hAnsi="Menlo" w:cs="Menlo"/>
          <w:color w:val="1C00CF"/>
          <w:sz w:val="18"/>
          <w:szCs w:val="18"/>
          <w:lang w:val="en-US"/>
        </w:rPr>
        <w:t>2</w:t>
      </w:r>
      <w:r w:rsidRPr="00FD41D7">
        <w:rPr>
          <w:rFonts w:ascii="Menlo" w:hAnsi="Menlo" w:cs="Menlo"/>
          <w:sz w:val="18"/>
          <w:szCs w:val="18"/>
          <w:lang w:val="en-US"/>
        </w:rPr>
        <w:t xml:space="preserve"> + </w:t>
      </w:r>
      <w:r w:rsidRPr="00FD41D7">
        <w:rPr>
          <w:rFonts w:ascii="Menlo" w:hAnsi="Menlo" w:cs="Menlo"/>
          <w:color w:val="1C00CF"/>
          <w:sz w:val="18"/>
          <w:szCs w:val="18"/>
          <w:lang w:val="en-US"/>
        </w:rPr>
        <w:t>0.5</w:t>
      </w:r>
      <w:r w:rsidRPr="00FD41D7">
        <w:rPr>
          <w:rFonts w:ascii="Menlo" w:hAnsi="Menlo" w:cs="Menlo"/>
          <w:sz w:val="18"/>
          <w:szCs w:val="18"/>
          <w:lang w:val="en-US"/>
        </w:rPr>
        <w:t>))</w:t>
      </w:r>
    </w:p>
    <w:p w14:paraId="06A0476C" w14:textId="77777777" w:rsidR="00DC390C" w:rsidRPr="00FD41D7" w:rsidRDefault="00DC390C" w:rsidP="00DC390C">
      <w:pPr>
        <w:widowControl w:val="0"/>
        <w:tabs>
          <w:tab w:val="left" w:pos="692"/>
        </w:tabs>
        <w:autoSpaceDE w:val="0"/>
        <w:autoSpaceDN w:val="0"/>
        <w:adjustRightInd w:val="0"/>
        <w:rPr>
          <w:rFonts w:ascii="Menlo" w:hAnsi="Menlo" w:cs="Menlo"/>
          <w:sz w:val="18"/>
          <w:szCs w:val="18"/>
          <w:lang w:val="en-US"/>
        </w:rPr>
      </w:pPr>
      <w:r w:rsidRPr="00FD41D7">
        <w:rPr>
          <w:rFonts w:ascii="Menlo" w:hAnsi="Menlo" w:cs="Menlo"/>
          <w:sz w:val="18"/>
          <w:szCs w:val="18"/>
          <w:lang w:val="en-US"/>
        </w:rPr>
        <w:t xml:space="preserve">        </w:t>
      </w:r>
    </w:p>
    <w:p w14:paraId="4DE0B5A7" w14:textId="77777777" w:rsidR="00DC390C" w:rsidRPr="00FD41D7" w:rsidRDefault="00DC390C" w:rsidP="00DC390C">
      <w:pPr>
        <w:widowControl w:val="0"/>
        <w:tabs>
          <w:tab w:val="left" w:pos="692"/>
        </w:tabs>
        <w:autoSpaceDE w:val="0"/>
        <w:autoSpaceDN w:val="0"/>
        <w:adjustRightInd w:val="0"/>
        <w:rPr>
          <w:rFonts w:ascii="Menlo" w:hAnsi="Menlo" w:cs="Menlo"/>
          <w:sz w:val="18"/>
          <w:szCs w:val="18"/>
          <w:lang w:val="en-US"/>
        </w:rPr>
      </w:pPr>
      <w:r w:rsidRPr="00FD41D7">
        <w:rPr>
          <w:rFonts w:ascii="Menlo" w:hAnsi="Menlo" w:cs="Menlo"/>
          <w:sz w:val="18"/>
          <w:szCs w:val="18"/>
          <w:lang w:val="en-US"/>
        </w:rPr>
        <w:t xml:space="preserve">        plusPath.addLine(to: </w:t>
      </w:r>
      <w:proofErr w:type="gramStart"/>
      <w:r w:rsidRPr="00FD41D7">
        <w:rPr>
          <w:rFonts w:ascii="Menlo" w:hAnsi="Menlo" w:cs="Menlo"/>
          <w:sz w:val="18"/>
          <w:szCs w:val="18"/>
          <w:lang w:val="en-US"/>
        </w:rPr>
        <w:t>CGPoint(</w:t>
      </w:r>
      <w:proofErr w:type="gramEnd"/>
    </w:p>
    <w:p w14:paraId="40A5A315" w14:textId="77777777" w:rsidR="00DC390C" w:rsidRPr="00FD41D7" w:rsidRDefault="00DC390C" w:rsidP="00DC390C">
      <w:pPr>
        <w:widowControl w:val="0"/>
        <w:tabs>
          <w:tab w:val="left" w:pos="692"/>
        </w:tabs>
        <w:autoSpaceDE w:val="0"/>
        <w:autoSpaceDN w:val="0"/>
        <w:adjustRightInd w:val="0"/>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x:bounds</w:t>
      </w:r>
      <w:proofErr w:type="gramEnd"/>
      <w:r w:rsidRPr="00FD41D7">
        <w:rPr>
          <w:rFonts w:ascii="Menlo" w:hAnsi="Menlo" w:cs="Menlo"/>
          <w:sz w:val="18"/>
          <w:szCs w:val="18"/>
          <w:lang w:val="en-US"/>
        </w:rPr>
        <w:t>.width/</w:t>
      </w:r>
      <w:r w:rsidRPr="00FD41D7">
        <w:rPr>
          <w:rFonts w:ascii="Menlo" w:hAnsi="Menlo" w:cs="Menlo"/>
          <w:color w:val="1C00CF"/>
          <w:sz w:val="18"/>
          <w:szCs w:val="18"/>
          <w:lang w:val="en-US"/>
        </w:rPr>
        <w:t>2</w:t>
      </w:r>
      <w:r w:rsidRPr="00FD41D7">
        <w:rPr>
          <w:rFonts w:ascii="Menlo" w:hAnsi="Menlo" w:cs="Menlo"/>
          <w:sz w:val="18"/>
          <w:szCs w:val="18"/>
          <w:lang w:val="en-US"/>
        </w:rPr>
        <w:t xml:space="preserve"> + </w:t>
      </w:r>
      <w:r w:rsidRPr="00FD41D7">
        <w:rPr>
          <w:rFonts w:ascii="Menlo" w:hAnsi="Menlo" w:cs="Menlo"/>
          <w:color w:val="1C00CF"/>
          <w:sz w:val="18"/>
          <w:szCs w:val="18"/>
          <w:lang w:val="en-US"/>
        </w:rPr>
        <w:t>0.5</w:t>
      </w:r>
      <w:r w:rsidRPr="00FD41D7">
        <w:rPr>
          <w:rFonts w:ascii="Menlo" w:hAnsi="Menlo" w:cs="Menlo"/>
          <w:sz w:val="18"/>
          <w:szCs w:val="18"/>
          <w:lang w:val="en-US"/>
        </w:rPr>
        <w:t>,</w:t>
      </w:r>
    </w:p>
    <w:p w14:paraId="2D6E272F" w14:textId="77777777" w:rsidR="00DC390C" w:rsidRPr="00FD41D7" w:rsidRDefault="00DC390C" w:rsidP="00DC390C">
      <w:pPr>
        <w:widowControl w:val="0"/>
        <w:tabs>
          <w:tab w:val="left" w:pos="692"/>
        </w:tabs>
        <w:autoSpaceDE w:val="0"/>
        <w:autoSpaceDN w:val="0"/>
        <w:adjustRightInd w:val="0"/>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y:bounds</w:t>
      </w:r>
      <w:proofErr w:type="gramEnd"/>
      <w:r w:rsidRPr="00FD41D7">
        <w:rPr>
          <w:rFonts w:ascii="Menlo" w:hAnsi="Menlo" w:cs="Menlo"/>
          <w:sz w:val="18"/>
          <w:szCs w:val="18"/>
          <w:lang w:val="en-US"/>
        </w:rPr>
        <w:t>.height/</w:t>
      </w:r>
      <w:r w:rsidRPr="00FD41D7">
        <w:rPr>
          <w:rFonts w:ascii="Menlo" w:hAnsi="Menlo" w:cs="Menlo"/>
          <w:color w:val="1C00CF"/>
          <w:sz w:val="18"/>
          <w:szCs w:val="18"/>
          <w:lang w:val="en-US"/>
        </w:rPr>
        <w:t>2</w:t>
      </w:r>
      <w:r w:rsidRPr="00FD41D7">
        <w:rPr>
          <w:rFonts w:ascii="Menlo" w:hAnsi="Menlo" w:cs="Menlo"/>
          <w:sz w:val="18"/>
          <w:szCs w:val="18"/>
          <w:lang w:val="en-US"/>
        </w:rPr>
        <w:t xml:space="preserve"> + plusWidth/</w:t>
      </w:r>
      <w:r w:rsidRPr="00FD41D7">
        <w:rPr>
          <w:rFonts w:ascii="Menlo" w:hAnsi="Menlo" w:cs="Menlo"/>
          <w:color w:val="1C00CF"/>
          <w:sz w:val="18"/>
          <w:szCs w:val="18"/>
          <w:lang w:val="en-US"/>
        </w:rPr>
        <w:t>2</w:t>
      </w:r>
      <w:r w:rsidRPr="00FD41D7">
        <w:rPr>
          <w:rFonts w:ascii="Menlo" w:hAnsi="Menlo" w:cs="Menlo"/>
          <w:sz w:val="18"/>
          <w:szCs w:val="18"/>
          <w:lang w:val="en-US"/>
        </w:rPr>
        <w:t xml:space="preserve"> + </w:t>
      </w:r>
      <w:r w:rsidRPr="00FD41D7">
        <w:rPr>
          <w:rFonts w:ascii="Menlo" w:hAnsi="Menlo" w:cs="Menlo"/>
          <w:color w:val="1C00CF"/>
          <w:sz w:val="18"/>
          <w:szCs w:val="18"/>
          <w:lang w:val="en-US"/>
        </w:rPr>
        <w:t>0.5</w:t>
      </w:r>
      <w:r w:rsidRPr="00FD41D7">
        <w:rPr>
          <w:rFonts w:ascii="Menlo" w:hAnsi="Menlo" w:cs="Menlo"/>
          <w:sz w:val="18"/>
          <w:szCs w:val="18"/>
          <w:lang w:val="en-US"/>
        </w:rPr>
        <w:t>))</w:t>
      </w:r>
    </w:p>
    <w:p w14:paraId="75E205A5" w14:textId="77777777" w:rsidR="00DC390C" w:rsidRPr="00FD41D7" w:rsidRDefault="00DC390C" w:rsidP="00DC390C">
      <w:pPr>
        <w:widowControl w:val="0"/>
        <w:tabs>
          <w:tab w:val="left" w:pos="692"/>
        </w:tabs>
        <w:autoSpaceDE w:val="0"/>
        <w:autoSpaceDN w:val="0"/>
        <w:adjustRightInd w:val="0"/>
        <w:rPr>
          <w:rFonts w:ascii="Menlo" w:hAnsi="Menlo" w:cs="Menlo"/>
          <w:sz w:val="18"/>
          <w:szCs w:val="18"/>
          <w:lang w:val="en-US"/>
        </w:rPr>
      </w:pPr>
      <w:r w:rsidRPr="00FD41D7">
        <w:rPr>
          <w:rFonts w:ascii="Menlo" w:hAnsi="Menlo" w:cs="Menlo"/>
          <w:sz w:val="18"/>
          <w:szCs w:val="18"/>
          <w:lang w:val="en-US"/>
        </w:rPr>
        <w:t xml:space="preserve">        </w:t>
      </w:r>
    </w:p>
    <w:p w14:paraId="7AFF8765" w14:textId="77777777" w:rsidR="00DC390C" w:rsidRPr="00FD41D7" w:rsidRDefault="00DC390C" w:rsidP="00DC390C">
      <w:pPr>
        <w:widowControl w:val="0"/>
        <w:tabs>
          <w:tab w:val="left" w:pos="692"/>
        </w:tabs>
        <w:autoSpaceDE w:val="0"/>
        <w:autoSpaceDN w:val="0"/>
        <w:adjustRightInd w:val="0"/>
        <w:rPr>
          <w:rFonts w:ascii="Menlo" w:hAnsi="Menlo" w:cs="Menlo"/>
          <w:sz w:val="18"/>
          <w:szCs w:val="18"/>
          <w:lang w:val="en-US"/>
        </w:rPr>
      </w:pPr>
      <w:r w:rsidRPr="00FD41D7">
        <w:rPr>
          <w:rFonts w:ascii="Menlo" w:hAnsi="Menlo" w:cs="Menlo"/>
          <w:sz w:val="18"/>
          <w:szCs w:val="18"/>
          <w:lang w:val="en-US"/>
        </w:rPr>
        <w:t xml:space="preserve">        </w:t>
      </w:r>
    </w:p>
    <w:p w14:paraId="37FA22A8"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FD41D7">
        <w:rPr>
          <w:rFonts w:ascii="Menlo" w:hAnsi="Menlo" w:cs="Menlo"/>
          <w:sz w:val="18"/>
          <w:szCs w:val="18"/>
          <w:lang w:val="en-US"/>
        </w:rPr>
        <w:t xml:space="preserve">        </w:t>
      </w:r>
      <w:r w:rsidRPr="0026208F">
        <w:rPr>
          <w:rFonts w:ascii="Menlo" w:hAnsi="Menlo" w:cs="Menlo"/>
          <w:color w:val="007400"/>
          <w:sz w:val="18"/>
          <w:szCs w:val="18"/>
        </w:rPr>
        <w:t>// Define a cor das linhas</w:t>
      </w:r>
    </w:p>
    <w:p w14:paraId="12104F57"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UIColor.white.setStroke()</w:t>
      </w:r>
    </w:p>
    <w:p w14:paraId="16C07AF3"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7139748C"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Aplica o desenho das linhas definidos acima</w:t>
      </w:r>
    </w:p>
    <w:p w14:paraId="44390882"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plusPath.stroke()</w:t>
      </w:r>
    </w:p>
    <w:p w14:paraId="5B08418F"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66C7FF16"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2191DDAA"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w:t>
      </w:r>
    </w:p>
    <w:p w14:paraId="1C630684" w14:textId="2B37DB6E" w:rsidR="008C675B" w:rsidRPr="00432F2C" w:rsidRDefault="008C675B" w:rsidP="008C675B">
      <w:r w:rsidRPr="00432F2C">
        <w:t xml:space="preserve">Parece longo? Sim, mas lembre-se que temos que construir </w:t>
      </w:r>
      <w:r w:rsidR="00A04851">
        <w:t>a nossa imagem ponto a ponto.</w:t>
      </w:r>
    </w:p>
    <w:p w14:paraId="1DFDAA08" w14:textId="77777777" w:rsidR="008C675B" w:rsidRPr="00432F2C" w:rsidRDefault="008C675B" w:rsidP="008C675B">
      <w:r w:rsidRPr="00432F2C">
        <w:t>Não se preocupe com o código agora. No final desta aula iremos construir passo-a-passo um botão personalizado para nosso Player musical.</w:t>
      </w:r>
    </w:p>
    <w:p w14:paraId="2770B19A" w14:textId="1736A58C" w:rsidR="008C675B" w:rsidRPr="00432F2C" w:rsidRDefault="008C675B" w:rsidP="008C675B">
      <w:r w:rsidRPr="00432F2C">
        <w:t>Antes de irmos para o próximo assunto, repare que o desenho gerado por este</w:t>
      </w:r>
      <w:r w:rsidR="004B7BF2">
        <w:t xml:space="preserve"> método passa a ser exibido no </w:t>
      </w:r>
      <w:r w:rsidR="00360627">
        <w:t>Interface Builder</w:t>
      </w:r>
      <w:r w:rsidRPr="00432F2C">
        <w:t>s:</w:t>
      </w:r>
    </w:p>
    <w:p w14:paraId="295A195E"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3B6D1DC2" wp14:editId="641B7970">
            <wp:extent cx="3289300" cy="3022600"/>
            <wp:effectExtent l="0" t="0" r="0" b="0"/>
            <wp:docPr id="2" name="Picture" descr="Figura 1"/>
            <wp:cNvGraphicFramePr/>
            <a:graphic xmlns:a="http://schemas.openxmlformats.org/drawingml/2006/main">
              <a:graphicData uri="http://schemas.openxmlformats.org/drawingml/2006/picture">
                <pic:pic xmlns:pic="http://schemas.openxmlformats.org/drawingml/2006/picture">
                  <pic:nvPicPr>
                    <pic:cNvPr id="0" name="Picture" descr="https://i.imgur.com/rmyaf1W.png"/>
                    <pic:cNvPicPr>
                      <a:picLocks noChangeAspect="1" noChangeArrowheads="1"/>
                    </pic:cNvPicPr>
                  </pic:nvPicPr>
                  <pic:blipFill>
                    <a:blip r:embed="rId9"/>
                    <a:stretch>
                      <a:fillRect/>
                    </a:stretch>
                  </pic:blipFill>
                  <pic:spPr bwMode="auto">
                    <a:xfrm>
                      <a:off x="0" y="0"/>
                      <a:ext cx="3289300" cy="3022600"/>
                    </a:xfrm>
                    <a:prstGeom prst="rect">
                      <a:avLst/>
                    </a:prstGeom>
                    <a:noFill/>
                    <a:ln w="9525">
                      <a:noFill/>
                      <a:headEnd/>
                      <a:tailEnd/>
                    </a:ln>
                  </pic:spPr>
                </pic:pic>
              </a:graphicData>
            </a:graphic>
          </wp:inline>
        </w:drawing>
      </w:r>
    </w:p>
    <w:p w14:paraId="008BFC60" w14:textId="5BEDACD4" w:rsidR="008C675B" w:rsidRPr="00432F2C" w:rsidRDefault="008C675B" w:rsidP="008C675B">
      <w:pPr>
        <w:pStyle w:val="Legenda"/>
        <w:jc w:val="center"/>
      </w:pPr>
      <w:r w:rsidRPr="00432F2C">
        <w:t xml:space="preserve">Figura </w:t>
      </w:r>
      <w:r w:rsidR="00A04851">
        <w:t>1.2</w:t>
      </w:r>
      <w:r w:rsidRPr="00432F2C">
        <w:t xml:space="preserve"> - Botão sendo renderizado no IB (Interface Builder)</w:t>
      </w:r>
    </w:p>
    <w:p w14:paraId="155D9E75" w14:textId="77777777" w:rsidR="008C675B" w:rsidRPr="00432F2C" w:rsidRDefault="008C675B" w:rsidP="008C675B">
      <w:pPr>
        <w:pStyle w:val="Ttulo4"/>
      </w:pPr>
      <w:r w:rsidRPr="00432F2C">
        <w:t>IBDesignables</w:t>
      </w:r>
    </w:p>
    <w:p w14:paraId="4394AF18" w14:textId="14268358" w:rsidR="008C675B" w:rsidRPr="00432F2C" w:rsidRDefault="008C675B" w:rsidP="008C675B">
      <w:r w:rsidRPr="00432F2C">
        <w:t>Escrever um código para desenhar algo na tela e rodar o aplicativo para</w:t>
      </w:r>
      <w:r w:rsidR="00A04851">
        <w:t xml:space="preserve"> então ver o resultado final pa</w:t>
      </w:r>
      <w:r w:rsidRPr="00432F2C">
        <w:t xml:space="preserve">rece um pouco desmotivador e improdutivo, mas </w:t>
      </w:r>
      <w:commentRangeStart w:id="12"/>
      <w:commentRangeStart w:id="13"/>
      <w:r w:rsidRPr="00432F2C">
        <w:t>temos</w:t>
      </w:r>
      <w:commentRangeEnd w:id="12"/>
      <w:r w:rsidR="00A04851">
        <w:rPr>
          <w:rStyle w:val="Refdecomentrio"/>
        </w:rPr>
        <w:commentReference w:id="12"/>
      </w:r>
      <w:commentRangeEnd w:id="13"/>
      <w:r w:rsidR="00360627">
        <w:rPr>
          <w:rStyle w:val="Refdecomentrio"/>
        </w:rPr>
        <w:commentReference w:id="13"/>
      </w:r>
      <w:r w:rsidRPr="00432F2C">
        <w:t xml:space="preserve"> </w:t>
      </w:r>
      <w:r w:rsidR="00360627">
        <w:t xml:space="preserve">outras </w:t>
      </w:r>
      <w:r w:rsidRPr="00432F2C">
        <w:t>opções para isto.</w:t>
      </w:r>
    </w:p>
    <w:p w14:paraId="3A0E00BA" w14:textId="5CE0E5AF" w:rsidR="008C675B" w:rsidRPr="00432F2C" w:rsidRDefault="008C675B" w:rsidP="008C675B">
      <w:r w:rsidRPr="00432F2C">
        <w:t xml:space="preserve">Live rendering ou renderização em tempo real é uma </w:t>
      </w:r>
      <w:r w:rsidRPr="00A04851">
        <w:rPr>
          <w:i/>
        </w:rPr>
        <w:t>feature</w:t>
      </w:r>
      <w:r w:rsidRPr="00432F2C">
        <w:t xml:space="preserve"> presente desde o Xcode 6, e permite que você dê o atributo @IBDesignable as suas </w:t>
      </w:r>
      <w:r w:rsidRPr="00A04851">
        <w:rPr>
          <w:i/>
        </w:rPr>
        <w:t>views</w:t>
      </w:r>
      <w:r w:rsidRPr="00432F2C">
        <w:t xml:space="preserve">. Com este atributo a </w:t>
      </w:r>
      <w:r w:rsidRPr="00A04851">
        <w:rPr>
          <w:i/>
        </w:rPr>
        <w:t>view</w:t>
      </w:r>
      <w:r w:rsidRPr="00432F2C">
        <w:t xml:space="preserve"> se atualizará imediatamente no </w:t>
      </w:r>
      <w:r w:rsidR="00360627">
        <w:t>I</w:t>
      </w:r>
      <w:commentRangeStart w:id="14"/>
      <w:commentRangeStart w:id="15"/>
      <w:r w:rsidRPr="00432F2C">
        <w:t>nterface</w:t>
      </w:r>
      <w:r w:rsidR="00360627">
        <w:t xml:space="preserve"> B</w:t>
      </w:r>
      <w:r w:rsidRPr="00432F2C">
        <w:t xml:space="preserve">uilder </w:t>
      </w:r>
      <w:commentRangeEnd w:id="14"/>
      <w:r w:rsidR="00A04851">
        <w:rPr>
          <w:rStyle w:val="Refdecomentrio"/>
        </w:rPr>
        <w:commentReference w:id="14"/>
      </w:r>
      <w:commentRangeEnd w:id="15"/>
      <w:r w:rsidR="00360627">
        <w:rPr>
          <w:rStyle w:val="Refdecomentrio"/>
        </w:rPr>
        <w:commentReference w:id="15"/>
      </w:r>
      <w:r w:rsidRPr="00432F2C">
        <w:t>à medida que você altera o método draw(_ :).</w:t>
      </w:r>
    </w:p>
    <w:p w14:paraId="463EA900" w14:textId="20C5CD09" w:rsidR="008C675B" w:rsidRPr="00432F2C" w:rsidRDefault="008C675B" w:rsidP="008C675B">
      <w:r w:rsidRPr="00432F2C">
        <w:t xml:space="preserve">O IBDesignable é uma anotação do Objective-C que colocamos em nossas classes de </w:t>
      </w:r>
      <w:r w:rsidRPr="00A04851">
        <w:rPr>
          <w:i/>
        </w:rPr>
        <w:t>view</w:t>
      </w:r>
      <w:r w:rsidRPr="00432F2C">
        <w:t xml:space="preserve"> </w:t>
      </w:r>
      <w:r w:rsidR="00A04851">
        <w:t>e</w:t>
      </w:r>
      <w:r w:rsidRPr="00432F2C">
        <w:t xml:space="preserve"> indica ao compilador que esta classe (subclasse de UIView) será Designable pelo </w:t>
      </w:r>
      <w:r w:rsidR="00360627">
        <w:t>Interface Builder</w:t>
      </w:r>
      <w:r w:rsidRPr="00432F2C">
        <w:t xml:space="preserve">, ou seja, tudo que desenharmos nela será exibido pelo </w:t>
      </w:r>
      <w:r w:rsidR="00360627">
        <w:t>Interface Builder</w:t>
      </w:r>
      <w:r w:rsidRPr="00432F2C">
        <w:t xml:space="preserve"> nos lugares que a usarem. Vamos ser mais específicos.</w:t>
      </w:r>
    </w:p>
    <w:p w14:paraId="6CE63F23" w14:textId="268E9F07" w:rsidR="008C675B" w:rsidRPr="00432F2C" w:rsidRDefault="00A04851" w:rsidP="008C675B">
      <w:r>
        <w:t>No exemplo acima, do botão A</w:t>
      </w:r>
      <w:r w:rsidR="008C675B" w:rsidRPr="00432F2C">
        <w:t>dicionar, precisaríamos apenas adicionar a anotação @IBDesignable no início da classe:</w:t>
      </w:r>
    </w:p>
    <w:p w14:paraId="30C2B765" w14:textId="77777777" w:rsidR="00DC390C" w:rsidRPr="0026208F" w:rsidRDefault="00DC390C" w:rsidP="00DC390C">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@IBDesignable</w:t>
      </w:r>
    </w:p>
    <w:p w14:paraId="39025C42" w14:textId="77777777" w:rsidR="00DC390C" w:rsidRPr="0026208F" w:rsidRDefault="00DC390C" w:rsidP="00DC390C">
      <w:pPr>
        <w:widowControl w:val="0"/>
        <w:tabs>
          <w:tab w:val="left" w:pos="692"/>
        </w:tabs>
        <w:autoSpaceDE w:val="0"/>
        <w:autoSpaceDN w:val="0"/>
        <w:adjustRightInd w:val="0"/>
        <w:spacing w:after="0"/>
        <w:ind w:left="567"/>
        <w:rPr>
          <w:rFonts w:ascii="Menlo" w:hAnsi="Menlo" w:cs="Menlo"/>
          <w:sz w:val="18"/>
          <w:szCs w:val="18"/>
        </w:rPr>
      </w:pPr>
      <w:proofErr w:type="gramStart"/>
      <w:r w:rsidRPr="0026208F">
        <w:rPr>
          <w:rFonts w:ascii="Menlo" w:hAnsi="Menlo" w:cs="Menlo"/>
          <w:color w:val="AA0D91"/>
          <w:sz w:val="18"/>
          <w:szCs w:val="18"/>
        </w:rPr>
        <w:t>class</w:t>
      </w:r>
      <w:proofErr w:type="gramEnd"/>
      <w:r w:rsidRPr="0026208F">
        <w:rPr>
          <w:rFonts w:ascii="Menlo" w:hAnsi="Menlo" w:cs="Menlo"/>
          <w:sz w:val="18"/>
          <w:szCs w:val="18"/>
        </w:rPr>
        <w:t xml:space="preserve"> PushButtonView: </w:t>
      </w:r>
      <w:r w:rsidRPr="0026208F">
        <w:rPr>
          <w:rFonts w:ascii="Menlo" w:hAnsi="Menlo" w:cs="Menlo"/>
          <w:color w:val="5C2699"/>
          <w:sz w:val="18"/>
          <w:szCs w:val="18"/>
        </w:rPr>
        <w:t>UIButton</w:t>
      </w:r>
      <w:r w:rsidRPr="0026208F">
        <w:rPr>
          <w:rFonts w:ascii="Menlo" w:hAnsi="Menlo" w:cs="Menlo"/>
          <w:sz w:val="18"/>
          <w:szCs w:val="18"/>
        </w:rPr>
        <w:t xml:space="preserve"> {</w:t>
      </w:r>
    </w:p>
    <w:p w14:paraId="2A9A1D28" w14:textId="77777777" w:rsidR="00DC390C" w:rsidRPr="0026208F" w:rsidRDefault="00DC390C" w:rsidP="00DC390C">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755D3E73" w14:textId="77777777" w:rsidR="00DC390C" w:rsidRPr="0026208F" w:rsidRDefault="00DC390C" w:rsidP="00DC390C">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w:t>
      </w:r>
    </w:p>
    <w:p w14:paraId="21834666" w14:textId="3B7C2484" w:rsidR="008C675B" w:rsidRPr="00432F2C" w:rsidRDefault="008C675B" w:rsidP="008C675B">
      <w:r w:rsidRPr="00432F2C">
        <w:t xml:space="preserve">Com isto, tudo que desenharmos no método </w:t>
      </w:r>
      <w:proofErr w:type="gramStart"/>
      <w:r w:rsidRPr="00432F2C">
        <w:t>draw(</w:t>
      </w:r>
      <w:proofErr w:type="gramEnd"/>
      <w:r w:rsidRPr="00432F2C">
        <w:t xml:space="preserve">_ :) será exibido instantaneamente no </w:t>
      </w:r>
      <w:r w:rsidR="00360627">
        <w:t>Interface Builder</w:t>
      </w:r>
      <w:r w:rsidRPr="00432F2C">
        <w:t>.</w:t>
      </w:r>
    </w:p>
    <w:p w14:paraId="44306E5A" w14:textId="77777777" w:rsidR="008C675B" w:rsidRPr="00432F2C" w:rsidRDefault="008C675B" w:rsidP="008C675B">
      <w:pPr>
        <w:pStyle w:val="Ttulo4"/>
      </w:pPr>
      <w:r w:rsidRPr="00432F2C">
        <w:t>IBInspectables</w:t>
      </w:r>
    </w:p>
    <w:p w14:paraId="11064E7C" w14:textId="05231C7B" w:rsidR="008C675B" w:rsidRPr="00432F2C" w:rsidRDefault="008C675B" w:rsidP="008C675B">
      <w:r w:rsidRPr="00432F2C">
        <w:t xml:space="preserve">O @IBInspectable é um atributo que você pode adicionar às propriedades que fazem com que elas sejam legíveis pelo Interface Builder. Isto significa que você poderá configurar a cor de preenchimento do botão dos exemplos acima através do </w:t>
      </w:r>
      <w:r w:rsidR="00360627">
        <w:t>Interface Builder</w:t>
      </w:r>
      <w:r w:rsidRPr="00432F2C">
        <w:t xml:space="preserve"> ao invés de fazer isto via código.</w:t>
      </w:r>
    </w:p>
    <w:p w14:paraId="39FDB214" w14:textId="77777777" w:rsidR="008C675B" w:rsidRPr="00432F2C" w:rsidRDefault="008C675B" w:rsidP="008C675B">
      <w:r w:rsidRPr="00432F2C">
        <w:t>Ao adicionarmos a anotação @IBInspectable na propriedade fillColor, como no seguinte trecho de código:</w:t>
      </w:r>
    </w:p>
    <w:p w14:paraId="31BD626A" w14:textId="77777777" w:rsidR="00DC390C" w:rsidRPr="0026208F" w:rsidRDefault="00DC390C" w:rsidP="00DC390C">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lastRenderedPageBreak/>
        <w:t>@IBInspectable</w:t>
      </w:r>
      <w:r w:rsidRPr="0026208F">
        <w:rPr>
          <w:rFonts w:ascii="Menlo" w:hAnsi="Menlo" w:cs="Menlo"/>
          <w:sz w:val="18"/>
          <w:szCs w:val="18"/>
        </w:rPr>
        <w:t xml:space="preserve"> </w:t>
      </w:r>
      <w:r w:rsidRPr="0026208F">
        <w:rPr>
          <w:rFonts w:ascii="Menlo" w:hAnsi="Menlo" w:cs="Menlo"/>
          <w:color w:val="AA0D91"/>
          <w:sz w:val="18"/>
          <w:szCs w:val="18"/>
        </w:rPr>
        <w:t>var</w:t>
      </w:r>
      <w:r w:rsidRPr="0026208F">
        <w:rPr>
          <w:rFonts w:ascii="Menlo" w:hAnsi="Menlo" w:cs="Menlo"/>
          <w:sz w:val="18"/>
          <w:szCs w:val="18"/>
        </w:rPr>
        <w:t xml:space="preserve"> fillColor: </w:t>
      </w:r>
      <w:r w:rsidRPr="0026208F">
        <w:rPr>
          <w:rFonts w:ascii="Menlo" w:hAnsi="Menlo" w:cs="Menlo"/>
          <w:color w:val="5C2699"/>
          <w:sz w:val="18"/>
          <w:szCs w:val="18"/>
        </w:rPr>
        <w:t>UIColor</w:t>
      </w:r>
      <w:r w:rsidRPr="0026208F">
        <w:rPr>
          <w:rFonts w:ascii="Menlo" w:hAnsi="Menlo" w:cs="Menlo"/>
          <w:sz w:val="18"/>
          <w:szCs w:val="18"/>
        </w:rPr>
        <w:t xml:space="preserve"> = UIColor.green</w:t>
      </w:r>
    </w:p>
    <w:p w14:paraId="02A63DCB" w14:textId="77777777" w:rsidR="00DC390C" w:rsidRDefault="00DC390C" w:rsidP="008C675B"/>
    <w:p w14:paraId="6DC2E78C" w14:textId="6ED6139B" w:rsidR="008C675B" w:rsidRPr="00432F2C" w:rsidRDefault="008C675B" w:rsidP="008C675B">
      <w:r w:rsidRPr="00432F2C">
        <w:t xml:space="preserve">Teríamos o seguinte resultado no nosso </w:t>
      </w:r>
      <w:r w:rsidR="00360627">
        <w:t>Interface Builder</w:t>
      </w:r>
      <w:r w:rsidRPr="00432F2C">
        <w:t xml:space="preserve">: </w:t>
      </w:r>
    </w:p>
    <w:p w14:paraId="6939C923"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0D0E9D60" wp14:editId="04B81DA2">
            <wp:extent cx="3365500" cy="2908300"/>
            <wp:effectExtent l="0" t="0" r="0" b="0"/>
            <wp:docPr id="3" name="Picture" descr="Figura 2"/>
            <wp:cNvGraphicFramePr/>
            <a:graphic xmlns:a="http://schemas.openxmlformats.org/drawingml/2006/main">
              <a:graphicData uri="http://schemas.openxmlformats.org/drawingml/2006/picture">
                <pic:pic xmlns:pic="http://schemas.openxmlformats.org/drawingml/2006/picture">
                  <pic:nvPicPr>
                    <pic:cNvPr id="0" name="Picture" descr="https://i.imgur.com/Jqowy05.png"/>
                    <pic:cNvPicPr>
                      <a:picLocks noChangeAspect="1" noChangeArrowheads="1"/>
                    </pic:cNvPicPr>
                  </pic:nvPicPr>
                  <pic:blipFill>
                    <a:blip r:embed="rId10"/>
                    <a:stretch>
                      <a:fillRect/>
                    </a:stretch>
                  </pic:blipFill>
                  <pic:spPr bwMode="auto">
                    <a:xfrm>
                      <a:off x="0" y="0"/>
                      <a:ext cx="3365500" cy="2908300"/>
                    </a:xfrm>
                    <a:prstGeom prst="rect">
                      <a:avLst/>
                    </a:prstGeom>
                    <a:noFill/>
                    <a:ln w="9525">
                      <a:noFill/>
                      <a:headEnd/>
                      <a:tailEnd/>
                    </a:ln>
                  </pic:spPr>
                </pic:pic>
              </a:graphicData>
            </a:graphic>
          </wp:inline>
        </w:drawing>
      </w:r>
    </w:p>
    <w:p w14:paraId="68E6377A" w14:textId="4877A496" w:rsidR="008C675B" w:rsidRPr="00432F2C" w:rsidRDefault="008C675B" w:rsidP="008C675B">
      <w:pPr>
        <w:pStyle w:val="Legenda"/>
        <w:jc w:val="center"/>
      </w:pPr>
      <w:r w:rsidRPr="00432F2C">
        <w:t xml:space="preserve">Figura </w:t>
      </w:r>
      <w:r w:rsidR="00A04851">
        <w:t>1.</w:t>
      </w:r>
      <w:fldSimple w:instr=" SEQ Figura \* ARABIC ">
        <w:r w:rsidR="00555790" w:rsidRPr="00432F2C">
          <w:rPr>
            <w:noProof/>
          </w:rPr>
          <w:t>3</w:t>
        </w:r>
      </w:fldSimple>
      <w:r w:rsidRPr="00432F2C">
        <w:t xml:space="preserve"> - Trocando a cor de preenchimento do botão utilizando o IB</w:t>
      </w:r>
    </w:p>
    <w:p w14:paraId="62EB3582" w14:textId="77777777" w:rsidR="008C675B" w:rsidRPr="00432F2C" w:rsidRDefault="008C675B" w:rsidP="000478C8">
      <w:pPr>
        <w:pStyle w:val="Ttulo2"/>
      </w:pPr>
      <w:r w:rsidRPr="00432F2C">
        <w:t>Melhorando nosso player de música</w:t>
      </w:r>
    </w:p>
    <w:p w14:paraId="7470B588" w14:textId="77777777" w:rsidR="008C675B" w:rsidRPr="00432F2C" w:rsidRDefault="008C675B" w:rsidP="008C675B">
      <w:r w:rsidRPr="00432F2C">
        <w:t xml:space="preserve">Para aplicar os conhecimentos adquiridos nesta aula, iremos criar um simples ícone. Este ícone irá acompanhar a </w:t>
      </w:r>
      <w:r w:rsidRPr="00A04851">
        <w:rPr>
          <w:i/>
        </w:rPr>
        <w:t>view</w:t>
      </w:r>
      <w:r w:rsidRPr="00432F2C">
        <w:t xml:space="preserve"> do mini-player, que é a </w:t>
      </w:r>
      <w:r w:rsidRPr="00A04851">
        <w:rPr>
          <w:i/>
        </w:rPr>
        <w:t>view</w:t>
      </w:r>
      <w:r w:rsidRPr="00432F2C">
        <w:t xml:space="preserve"> que aparece quando selecionamos uma música na </w:t>
      </w:r>
      <w:proofErr w:type="gramStart"/>
      <w:r w:rsidRPr="00432F2C">
        <w:t>tela Navegar</w:t>
      </w:r>
      <w:proofErr w:type="gramEnd"/>
      <w:r w:rsidRPr="00432F2C">
        <w:t>. Então iremos criar a seguinte forma geométrica:</w:t>
      </w:r>
    </w:p>
    <w:p w14:paraId="22F12588"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26557458" wp14:editId="375D190E">
            <wp:extent cx="4762500" cy="2984500"/>
            <wp:effectExtent l="0" t="0" r="0" b="0"/>
            <wp:docPr id="4" name="Picture" descr="Figura 3"/>
            <wp:cNvGraphicFramePr/>
            <a:graphic xmlns:a="http://schemas.openxmlformats.org/drawingml/2006/main">
              <a:graphicData uri="http://schemas.openxmlformats.org/drawingml/2006/picture">
                <pic:pic xmlns:pic="http://schemas.openxmlformats.org/drawingml/2006/picture">
                  <pic:nvPicPr>
                    <pic:cNvPr id="0" name="Picture" descr="https://i.imgur.com/JCRXeRL.png"/>
                    <pic:cNvPicPr>
                      <a:picLocks noChangeAspect="1" noChangeArrowheads="1"/>
                    </pic:cNvPicPr>
                  </pic:nvPicPr>
                  <pic:blipFill>
                    <a:blip r:embed="rId11"/>
                    <a:stretch>
                      <a:fillRect/>
                    </a:stretch>
                  </pic:blipFill>
                  <pic:spPr bwMode="auto">
                    <a:xfrm>
                      <a:off x="0" y="0"/>
                      <a:ext cx="4762500" cy="2984500"/>
                    </a:xfrm>
                    <a:prstGeom prst="rect">
                      <a:avLst/>
                    </a:prstGeom>
                    <a:noFill/>
                    <a:ln w="9525">
                      <a:noFill/>
                      <a:headEnd/>
                      <a:tailEnd/>
                    </a:ln>
                  </pic:spPr>
                </pic:pic>
              </a:graphicData>
            </a:graphic>
          </wp:inline>
        </w:drawing>
      </w:r>
    </w:p>
    <w:p w14:paraId="1839A774" w14:textId="30F1EE8D" w:rsidR="008C675B" w:rsidRPr="00432F2C" w:rsidRDefault="008C675B" w:rsidP="008C675B">
      <w:pPr>
        <w:pStyle w:val="Legenda"/>
        <w:jc w:val="center"/>
      </w:pPr>
      <w:r w:rsidRPr="00432F2C">
        <w:t xml:space="preserve">Figura </w:t>
      </w:r>
      <w:r w:rsidR="00A04851">
        <w:t>1.</w:t>
      </w:r>
      <w:fldSimple w:instr=" SEQ Figura \* ARABIC ">
        <w:r w:rsidR="00555790" w:rsidRPr="00432F2C">
          <w:rPr>
            <w:noProof/>
          </w:rPr>
          <w:t>4</w:t>
        </w:r>
      </w:fldSimple>
      <w:r w:rsidRPr="00432F2C">
        <w:t xml:space="preserve"> - Seta apontada para cima</w:t>
      </w:r>
    </w:p>
    <w:p w14:paraId="76D9C6D5" w14:textId="77777777" w:rsidR="008C675B" w:rsidRPr="00432F2C" w:rsidRDefault="008C675B" w:rsidP="008C675B">
      <w:r w:rsidRPr="00432F2C">
        <w:lastRenderedPageBreak/>
        <w:t>Esta é uma seta que poderá estar apontando para baixo:</w:t>
      </w:r>
    </w:p>
    <w:p w14:paraId="1BADD457"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0996F3B3" wp14:editId="7F0FC3AF">
            <wp:extent cx="5054600" cy="3251200"/>
            <wp:effectExtent l="0" t="0" r="0" b="0"/>
            <wp:docPr id="5" name="Picture" descr="Figura 4"/>
            <wp:cNvGraphicFramePr/>
            <a:graphic xmlns:a="http://schemas.openxmlformats.org/drawingml/2006/main">
              <a:graphicData uri="http://schemas.openxmlformats.org/drawingml/2006/picture">
                <pic:pic xmlns:pic="http://schemas.openxmlformats.org/drawingml/2006/picture">
                  <pic:nvPicPr>
                    <pic:cNvPr id="0" name="Picture" descr="https://i.imgur.com/C1I2D32.png"/>
                    <pic:cNvPicPr>
                      <a:picLocks noChangeAspect="1" noChangeArrowheads="1"/>
                    </pic:cNvPicPr>
                  </pic:nvPicPr>
                  <pic:blipFill>
                    <a:blip r:embed="rId12"/>
                    <a:stretch>
                      <a:fillRect/>
                    </a:stretch>
                  </pic:blipFill>
                  <pic:spPr bwMode="auto">
                    <a:xfrm>
                      <a:off x="0" y="0"/>
                      <a:ext cx="5054600" cy="3251200"/>
                    </a:xfrm>
                    <a:prstGeom prst="rect">
                      <a:avLst/>
                    </a:prstGeom>
                    <a:noFill/>
                    <a:ln w="9525">
                      <a:noFill/>
                      <a:headEnd/>
                      <a:tailEnd/>
                    </a:ln>
                  </pic:spPr>
                </pic:pic>
              </a:graphicData>
            </a:graphic>
          </wp:inline>
        </w:drawing>
      </w:r>
    </w:p>
    <w:p w14:paraId="76B7C3ED" w14:textId="4C596BD1" w:rsidR="008C675B" w:rsidRPr="00432F2C" w:rsidRDefault="008C675B" w:rsidP="008C675B">
      <w:pPr>
        <w:pStyle w:val="Legenda"/>
        <w:jc w:val="center"/>
      </w:pPr>
      <w:r w:rsidRPr="00432F2C">
        <w:t xml:space="preserve">Figura </w:t>
      </w:r>
      <w:r w:rsidR="00A04851">
        <w:t>1.</w:t>
      </w:r>
      <w:fldSimple w:instr=" SEQ Figura \* ARABIC ">
        <w:r w:rsidR="00555790" w:rsidRPr="00432F2C">
          <w:rPr>
            <w:noProof/>
          </w:rPr>
          <w:t>5</w:t>
        </w:r>
      </w:fldSimple>
      <w:r w:rsidRPr="00432F2C">
        <w:t xml:space="preserve"> - Seta apontada para baixo</w:t>
      </w:r>
    </w:p>
    <w:p w14:paraId="02E44F64" w14:textId="77777777" w:rsidR="008C675B" w:rsidRPr="00432F2C" w:rsidRDefault="008C675B" w:rsidP="008C675B">
      <w:r w:rsidRPr="00432F2C">
        <w:t>Além disso poderá assumir diversos tamanhos e cores.</w:t>
      </w:r>
    </w:p>
    <w:p w14:paraId="0BC65F36" w14:textId="12BA41B0" w:rsidR="008C675B" w:rsidRPr="00432F2C" w:rsidRDefault="008C675B" w:rsidP="008C675B">
      <w:r w:rsidRPr="00432F2C">
        <w:t xml:space="preserve">A definição do tamanho será feita através dos controles padrões da UIView e a orientação e cores serão feitos através dos IBInspectables que criaremos. Assim toda a personalização da seta ficará por conta do </w:t>
      </w:r>
      <w:r w:rsidR="00360627">
        <w:t>Interface Builder</w:t>
      </w:r>
      <w:r w:rsidRPr="00432F2C">
        <w:t>.</w:t>
      </w:r>
    </w:p>
    <w:p w14:paraId="543F50B8" w14:textId="77777777" w:rsidR="008C675B" w:rsidRPr="00432F2C" w:rsidRDefault="008C675B" w:rsidP="008C675B">
      <w:pPr>
        <w:pStyle w:val="Dica"/>
      </w:pPr>
      <w:r w:rsidRPr="00432F2C">
        <w:t xml:space="preserve">DICA: </w:t>
      </w:r>
      <w:r w:rsidRPr="00432F2C">
        <w:rPr>
          <w:b w:val="0"/>
        </w:rPr>
        <w:t>Estas setas tem um significado que pode ser entendido por qualquer um que as veem. A seta apontada para baixo indica que existe um conteúdo expansível que pode ser acessado ao tocá-la ou remete a ação de jogar a View para baixo (nosso caso). A seta apontada para cima, tem o significado inverso, pois ela indica que existe um conteúdo que pode ser recolhido/ocultado ao tocá-la ou remete a ação de jogar a View para cima (nosso caso). Você entenderá melhor na execução do exemplo.</w:t>
      </w:r>
    </w:p>
    <w:p w14:paraId="1C0872DC" w14:textId="77777777" w:rsidR="008C675B" w:rsidRPr="00432F2C" w:rsidRDefault="008C675B" w:rsidP="008C675B">
      <w:r w:rsidRPr="00432F2C">
        <w:t xml:space="preserve">Para mostrar o reuso da </w:t>
      </w:r>
      <w:r w:rsidRPr="00A04851">
        <w:rPr>
          <w:i/>
        </w:rPr>
        <w:t>view</w:t>
      </w:r>
      <w:r w:rsidRPr="00432F2C">
        <w:t xml:space="preserve">, utilizaremos a seta apontada para cima para a seguinte </w:t>
      </w:r>
      <w:r w:rsidRPr="00A04851">
        <w:rPr>
          <w:i/>
        </w:rPr>
        <w:t>view</w:t>
      </w:r>
      <w:r w:rsidRPr="00432F2C">
        <w:t>:</w:t>
      </w:r>
    </w:p>
    <w:p w14:paraId="0B2B2C2E" w14:textId="77777777" w:rsidR="008C675B" w:rsidRPr="00432F2C" w:rsidRDefault="008C675B" w:rsidP="008C675B">
      <w:pPr>
        <w:pStyle w:val="FigurewithCaption"/>
        <w:jc w:val="center"/>
        <w:rPr>
          <w:lang w:val="pt-BR"/>
        </w:rPr>
      </w:pPr>
      <w:commentRangeStart w:id="16"/>
      <w:commentRangeStart w:id="17"/>
      <w:r w:rsidRPr="00432F2C">
        <w:rPr>
          <w:noProof/>
          <w:lang w:val="pt-BR" w:eastAsia="pt-BR"/>
        </w:rPr>
        <w:lastRenderedPageBreak/>
        <w:drawing>
          <wp:inline distT="0" distB="0" distL="0" distR="0" wp14:anchorId="1AD3107B" wp14:editId="2E2BF48F">
            <wp:extent cx="5334000" cy="4297957"/>
            <wp:effectExtent l="0" t="0" r="0" b="0"/>
            <wp:docPr id="6" name="Picture" descr="Figura 5"/>
            <wp:cNvGraphicFramePr/>
            <a:graphic xmlns:a="http://schemas.openxmlformats.org/drawingml/2006/main">
              <a:graphicData uri="http://schemas.openxmlformats.org/drawingml/2006/picture">
                <pic:pic xmlns:pic="http://schemas.openxmlformats.org/drawingml/2006/picture">
                  <pic:nvPicPr>
                    <pic:cNvPr id="0" name="Picture" descr="https://i.imgur.com/5gyNEwz.png"/>
                    <pic:cNvPicPr>
                      <a:picLocks noChangeAspect="1" noChangeArrowheads="1"/>
                    </pic:cNvPicPr>
                  </pic:nvPicPr>
                  <pic:blipFill>
                    <a:blip r:embed="rId13"/>
                    <a:stretch>
                      <a:fillRect/>
                    </a:stretch>
                  </pic:blipFill>
                  <pic:spPr bwMode="auto">
                    <a:xfrm>
                      <a:off x="0" y="0"/>
                      <a:ext cx="5334000" cy="4297957"/>
                    </a:xfrm>
                    <a:prstGeom prst="rect">
                      <a:avLst/>
                    </a:prstGeom>
                    <a:noFill/>
                    <a:ln w="9525">
                      <a:noFill/>
                      <a:headEnd/>
                      <a:tailEnd/>
                    </a:ln>
                  </pic:spPr>
                </pic:pic>
              </a:graphicData>
            </a:graphic>
          </wp:inline>
        </w:drawing>
      </w:r>
      <w:commentRangeEnd w:id="16"/>
      <w:r w:rsidR="00A04851">
        <w:rPr>
          <w:rStyle w:val="Refdecomentrio"/>
          <w:rFonts w:eastAsia="Arial" w:cs="Arial"/>
          <w:color w:val="000000"/>
          <w:lang w:val="pt-BR" w:eastAsia="pt-BR"/>
        </w:rPr>
        <w:commentReference w:id="16"/>
      </w:r>
      <w:commentRangeEnd w:id="17"/>
      <w:r w:rsidR="00360627">
        <w:rPr>
          <w:rStyle w:val="Refdecomentrio"/>
          <w:rFonts w:eastAsia="Arial" w:cs="Arial"/>
          <w:color w:val="000000"/>
          <w:lang w:val="pt-BR" w:eastAsia="pt-BR"/>
        </w:rPr>
        <w:commentReference w:id="17"/>
      </w:r>
    </w:p>
    <w:p w14:paraId="124A946A" w14:textId="1D8A0D8A" w:rsidR="008C675B" w:rsidRPr="00432F2C" w:rsidRDefault="008C675B" w:rsidP="008C675B">
      <w:pPr>
        <w:pStyle w:val="Legenda"/>
        <w:jc w:val="center"/>
      </w:pPr>
      <w:r w:rsidRPr="00432F2C">
        <w:t xml:space="preserve">Figura </w:t>
      </w:r>
      <w:r w:rsidR="00A04851">
        <w:t>1.</w:t>
      </w:r>
      <w:fldSimple w:instr=" SEQ Figura \* ARABIC ">
        <w:r w:rsidR="00555790" w:rsidRPr="00432F2C">
          <w:rPr>
            <w:noProof/>
          </w:rPr>
          <w:t>6</w:t>
        </w:r>
      </w:fldSimple>
      <w:r w:rsidRPr="00432F2C">
        <w:t xml:space="preserve"> - Seta apontada para cima em evidência na cena Navegar</w:t>
      </w:r>
    </w:p>
    <w:p w14:paraId="522C66B8" w14:textId="77777777" w:rsidR="008C675B" w:rsidRPr="00432F2C" w:rsidRDefault="00E5406F" w:rsidP="008C675B">
      <w:pPr>
        <w:pStyle w:val="Dica"/>
      </w:pPr>
      <w:r w:rsidRPr="00432F2C">
        <w:t>OBS</w:t>
      </w:r>
      <w:r w:rsidR="008C675B" w:rsidRPr="00432F2C">
        <w:t xml:space="preserve">: </w:t>
      </w:r>
      <w:r w:rsidR="008C675B" w:rsidRPr="00432F2C">
        <w:rPr>
          <w:b w:val="0"/>
        </w:rPr>
        <w:t>As imagens e nomes finais das músicas serão definidos na próxima aula.</w:t>
      </w:r>
    </w:p>
    <w:p w14:paraId="0C6D943D" w14:textId="3D9302B8" w:rsidR="008C675B" w:rsidRPr="00432F2C" w:rsidRDefault="008C675B" w:rsidP="008C675B">
      <w:r w:rsidRPr="00432F2C">
        <w:t xml:space="preserve">E a seta para baixo na seguinte </w:t>
      </w:r>
      <w:r w:rsidR="00A04851">
        <w:t>v</w:t>
      </w:r>
      <w:r w:rsidRPr="00A04851">
        <w:rPr>
          <w:i/>
        </w:rPr>
        <w:t>iew</w:t>
      </w:r>
      <w:r w:rsidRPr="00432F2C">
        <w:t>:</w:t>
      </w:r>
    </w:p>
    <w:p w14:paraId="62DC9125" w14:textId="77777777" w:rsidR="008C675B" w:rsidRPr="00432F2C" w:rsidRDefault="008C675B" w:rsidP="008C675B">
      <w:pPr>
        <w:pStyle w:val="FigurewithCaption"/>
        <w:jc w:val="center"/>
        <w:rPr>
          <w:lang w:val="pt-BR"/>
        </w:rPr>
      </w:pPr>
      <w:commentRangeStart w:id="18"/>
      <w:commentRangeStart w:id="19"/>
      <w:r w:rsidRPr="00432F2C">
        <w:rPr>
          <w:noProof/>
          <w:lang w:val="pt-BR" w:eastAsia="pt-BR"/>
        </w:rPr>
        <w:lastRenderedPageBreak/>
        <w:drawing>
          <wp:inline distT="0" distB="0" distL="0" distR="0" wp14:anchorId="6751DC6D" wp14:editId="4A823091">
            <wp:extent cx="5334000" cy="4295991"/>
            <wp:effectExtent l="0" t="0" r="0" b="0"/>
            <wp:docPr id="7" name="Picture" descr="Figura 6"/>
            <wp:cNvGraphicFramePr/>
            <a:graphic xmlns:a="http://schemas.openxmlformats.org/drawingml/2006/main">
              <a:graphicData uri="http://schemas.openxmlformats.org/drawingml/2006/picture">
                <pic:pic xmlns:pic="http://schemas.openxmlformats.org/drawingml/2006/picture">
                  <pic:nvPicPr>
                    <pic:cNvPr id="0" name="Picture" descr="https://i.imgur.com/90iy1rO.png"/>
                    <pic:cNvPicPr>
                      <a:picLocks noChangeAspect="1" noChangeArrowheads="1"/>
                    </pic:cNvPicPr>
                  </pic:nvPicPr>
                  <pic:blipFill>
                    <a:blip r:embed="rId14"/>
                    <a:stretch>
                      <a:fillRect/>
                    </a:stretch>
                  </pic:blipFill>
                  <pic:spPr bwMode="auto">
                    <a:xfrm>
                      <a:off x="0" y="0"/>
                      <a:ext cx="5334000" cy="4295991"/>
                    </a:xfrm>
                    <a:prstGeom prst="rect">
                      <a:avLst/>
                    </a:prstGeom>
                    <a:noFill/>
                    <a:ln w="9525">
                      <a:noFill/>
                      <a:headEnd/>
                      <a:tailEnd/>
                    </a:ln>
                  </pic:spPr>
                </pic:pic>
              </a:graphicData>
            </a:graphic>
          </wp:inline>
        </w:drawing>
      </w:r>
      <w:commentRangeEnd w:id="18"/>
      <w:r w:rsidR="00A04851">
        <w:rPr>
          <w:rStyle w:val="Refdecomentrio"/>
          <w:rFonts w:eastAsia="Arial" w:cs="Arial"/>
          <w:color w:val="000000"/>
          <w:lang w:val="pt-BR" w:eastAsia="pt-BR"/>
        </w:rPr>
        <w:commentReference w:id="18"/>
      </w:r>
      <w:commentRangeEnd w:id="19"/>
      <w:r w:rsidR="00360627">
        <w:rPr>
          <w:rStyle w:val="Refdecomentrio"/>
          <w:rFonts w:eastAsia="Arial" w:cs="Arial"/>
          <w:color w:val="000000"/>
          <w:lang w:val="pt-BR" w:eastAsia="pt-BR"/>
        </w:rPr>
        <w:commentReference w:id="19"/>
      </w:r>
    </w:p>
    <w:p w14:paraId="42B91FFE" w14:textId="4BDC28EE" w:rsidR="008C675B" w:rsidRPr="00432F2C" w:rsidRDefault="008C675B" w:rsidP="008C675B">
      <w:pPr>
        <w:pStyle w:val="Legenda"/>
        <w:jc w:val="center"/>
      </w:pPr>
      <w:r w:rsidRPr="00432F2C">
        <w:t xml:space="preserve">Figura </w:t>
      </w:r>
      <w:r w:rsidR="00A04851">
        <w:t>1.</w:t>
      </w:r>
      <w:fldSimple w:instr=" SEQ Figura \* ARABIC ">
        <w:r w:rsidR="00555790" w:rsidRPr="00432F2C">
          <w:rPr>
            <w:noProof/>
          </w:rPr>
          <w:t>7</w:t>
        </w:r>
      </w:fldSimple>
      <w:r w:rsidRPr="00432F2C">
        <w:t xml:space="preserve"> - Seta apontada para baixo em evidência na cena Música</w:t>
      </w:r>
    </w:p>
    <w:p w14:paraId="530D2E29" w14:textId="77777777" w:rsidR="008C675B" w:rsidRPr="00432F2C" w:rsidRDefault="008C675B" w:rsidP="008C675B">
      <w:r w:rsidRPr="00432F2C">
        <w:t>Agora que temos a direção, vamos começar a desenvolver nossa seta. Mas antes de começar, preparamos um ponto de partida para você.</w:t>
      </w:r>
    </w:p>
    <w:p w14:paraId="3BB0C166" w14:textId="77777777" w:rsidR="008C675B" w:rsidRPr="00432F2C" w:rsidRDefault="008C675B" w:rsidP="008C675B">
      <w:pPr>
        <w:pStyle w:val="Dica"/>
        <w:jc w:val="left"/>
      </w:pPr>
      <w:r w:rsidRPr="00432F2C">
        <w:t xml:space="preserve">Material de apoio: </w:t>
      </w:r>
      <w:r w:rsidRPr="00432F2C">
        <w:br/>
      </w:r>
      <w:r w:rsidRPr="00432F2C">
        <w:rPr>
          <w:b w:val="0"/>
        </w:rPr>
        <w:t xml:space="preserve"> O ponto de partida para esta atividade se encontra no arquivo </w:t>
      </w:r>
      <w:r w:rsidRPr="00432F2C">
        <w:t>Unidade_7_-Aula</w:t>
      </w:r>
      <w:r w:rsidRPr="00432F2C">
        <w:rPr>
          <w:i/>
        </w:rPr>
        <w:t>_</w:t>
      </w:r>
      <w:r w:rsidRPr="00432F2C">
        <w:t>1-_Exemplo_1.zip</w:t>
      </w:r>
      <w:r w:rsidRPr="00432F2C">
        <w:rPr>
          <w:b w:val="0"/>
        </w:rPr>
        <w:t>, na pasta do material de apoio. Extraia e execute o projeto.</w:t>
      </w:r>
    </w:p>
    <w:p w14:paraId="06F82C1E" w14:textId="26A2CC49" w:rsidR="008C675B" w:rsidRPr="00432F2C" w:rsidRDefault="008C675B" w:rsidP="000478C8">
      <w:pPr>
        <w:pStyle w:val="Ttulo3"/>
      </w:pPr>
      <w:r w:rsidRPr="00432F2C">
        <w:t xml:space="preserve">Criando um arquivo de layout </w:t>
      </w:r>
      <w:proofErr w:type="gramStart"/>
      <w:r w:rsidRPr="00432F2C">
        <w:t>(.xib</w:t>
      </w:r>
      <w:proofErr w:type="gramEnd"/>
      <w:r w:rsidRPr="00432F2C">
        <w:t>)</w:t>
      </w:r>
    </w:p>
    <w:p w14:paraId="79C12801" w14:textId="7BF5B1AF" w:rsidR="008C675B" w:rsidRPr="00432F2C" w:rsidRDefault="008C675B" w:rsidP="008C675B">
      <w:r w:rsidRPr="00432F2C">
        <w:t xml:space="preserve">Existem duas opções aqui. Criar uma subclasse de UIButton e personalizar sua aparência 100% via código ou utilizando o auxílio de um </w:t>
      </w:r>
      <w:r w:rsidR="00360627">
        <w:t>Interface Builder</w:t>
      </w:r>
      <w:r w:rsidRPr="00432F2C">
        <w:t xml:space="preserve">. Iremos utilizar a segunda opção para vermos a atualização da </w:t>
      </w:r>
      <w:r w:rsidRPr="000C0B3B">
        <w:rPr>
          <w:i/>
        </w:rPr>
        <w:t>view</w:t>
      </w:r>
      <w:r w:rsidRPr="00432F2C">
        <w:t xml:space="preserve"> em tempo real. Então siga os seguintes passos:</w:t>
      </w:r>
    </w:p>
    <w:p w14:paraId="0228958B" w14:textId="77777777" w:rsidR="008C675B" w:rsidRPr="00432F2C" w:rsidRDefault="008C675B" w:rsidP="008C675B">
      <w:pPr>
        <w:pBdr>
          <w:bottom w:val="single" w:sz="4" w:space="1" w:color="auto"/>
        </w:pBdr>
      </w:pPr>
    </w:p>
    <w:p w14:paraId="69FDAD9D" w14:textId="77777777" w:rsidR="008C675B" w:rsidRPr="00432F2C" w:rsidRDefault="008C675B" w:rsidP="00432F2C">
      <w:pPr>
        <w:pStyle w:val="Compact"/>
        <w:numPr>
          <w:ilvl w:val="0"/>
          <w:numId w:val="3"/>
        </w:numPr>
      </w:pPr>
      <w:r w:rsidRPr="00432F2C">
        <w:t xml:space="preserve">Selecione o group </w:t>
      </w:r>
      <w:r w:rsidRPr="00432F2C">
        <w:rPr>
          <w:b/>
        </w:rPr>
        <w:t>Views</w:t>
      </w:r>
      <w:r w:rsidRPr="00432F2C">
        <w:t xml:space="preserve"> que já criamos para você:</w:t>
      </w:r>
    </w:p>
    <w:p w14:paraId="43FA621D"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7F8E04E3" wp14:editId="065E6CFB">
            <wp:extent cx="2819400" cy="2717800"/>
            <wp:effectExtent l="0" t="0" r="0" b="0"/>
            <wp:docPr id="8" name="Picture" descr="Figura 7"/>
            <wp:cNvGraphicFramePr/>
            <a:graphic xmlns:a="http://schemas.openxmlformats.org/drawingml/2006/main">
              <a:graphicData uri="http://schemas.openxmlformats.org/drawingml/2006/picture">
                <pic:pic xmlns:pic="http://schemas.openxmlformats.org/drawingml/2006/picture">
                  <pic:nvPicPr>
                    <pic:cNvPr id="0" name="Picture" descr="https://i.imgur.com/qITWR4A.png"/>
                    <pic:cNvPicPr>
                      <a:picLocks noChangeAspect="1" noChangeArrowheads="1"/>
                    </pic:cNvPicPr>
                  </pic:nvPicPr>
                  <pic:blipFill>
                    <a:blip r:embed="rId15"/>
                    <a:stretch>
                      <a:fillRect/>
                    </a:stretch>
                  </pic:blipFill>
                  <pic:spPr bwMode="auto">
                    <a:xfrm>
                      <a:off x="0" y="0"/>
                      <a:ext cx="2819400" cy="2717800"/>
                    </a:xfrm>
                    <a:prstGeom prst="rect">
                      <a:avLst/>
                    </a:prstGeom>
                    <a:noFill/>
                    <a:ln w="9525">
                      <a:noFill/>
                      <a:headEnd/>
                      <a:tailEnd/>
                    </a:ln>
                  </pic:spPr>
                </pic:pic>
              </a:graphicData>
            </a:graphic>
          </wp:inline>
        </w:drawing>
      </w:r>
    </w:p>
    <w:p w14:paraId="7792C999" w14:textId="10AE239F" w:rsidR="008C675B" w:rsidRPr="00432F2C" w:rsidRDefault="008C675B" w:rsidP="008C675B">
      <w:pPr>
        <w:pStyle w:val="Legenda"/>
        <w:jc w:val="center"/>
      </w:pPr>
      <w:r w:rsidRPr="00432F2C">
        <w:t xml:space="preserve">Figura </w:t>
      </w:r>
      <w:r w:rsidR="000C0B3B">
        <w:t>1.</w:t>
      </w:r>
      <w:fldSimple w:instr=" SEQ Figura \* ARABIC ">
        <w:r w:rsidR="00555790" w:rsidRPr="00432F2C">
          <w:rPr>
            <w:noProof/>
          </w:rPr>
          <w:t>8</w:t>
        </w:r>
      </w:fldSimple>
      <w:r w:rsidRPr="00432F2C">
        <w:t xml:space="preserve"> - Selecionando o group View</w:t>
      </w:r>
    </w:p>
    <w:p w14:paraId="554CF555" w14:textId="77777777" w:rsidR="008C675B" w:rsidRPr="00432F2C" w:rsidRDefault="008C675B" w:rsidP="00432F2C">
      <w:pPr>
        <w:pStyle w:val="Compact"/>
        <w:numPr>
          <w:ilvl w:val="0"/>
          <w:numId w:val="4"/>
        </w:numPr>
      </w:pPr>
      <w:r w:rsidRPr="00432F2C">
        <w:t xml:space="preserve">Crie um novo arquivo pelo menu </w:t>
      </w:r>
      <w:r w:rsidRPr="00432F2C">
        <w:rPr>
          <w:b/>
        </w:rPr>
        <w:t xml:space="preserve">File &gt; New </w:t>
      </w:r>
      <w:proofErr w:type="gramStart"/>
      <w:r w:rsidRPr="00432F2C">
        <w:rPr>
          <w:b/>
        </w:rPr>
        <w:t>&gt; File</w:t>
      </w:r>
      <w:proofErr w:type="gramEnd"/>
      <w:r w:rsidRPr="00432F2C">
        <w:t>:</w:t>
      </w:r>
    </w:p>
    <w:p w14:paraId="046C9660" w14:textId="77777777" w:rsidR="008C675B" w:rsidRPr="00432F2C" w:rsidRDefault="008C675B" w:rsidP="008C675B">
      <w:pPr>
        <w:pStyle w:val="Compact"/>
      </w:pPr>
    </w:p>
    <w:p w14:paraId="54D181D8"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6F879E0A" wp14:editId="40C6E310">
            <wp:extent cx="5334000" cy="2030414"/>
            <wp:effectExtent l="0" t="0" r="0" b="0"/>
            <wp:docPr id="9" name="Picture" descr="Figura 8"/>
            <wp:cNvGraphicFramePr/>
            <a:graphic xmlns:a="http://schemas.openxmlformats.org/drawingml/2006/main">
              <a:graphicData uri="http://schemas.openxmlformats.org/drawingml/2006/picture">
                <pic:pic xmlns:pic="http://schemas.openxmlformats.org/drawingml/2006/picture">
                  <pic:nvPicPr>
                    <pic:cNvPr id="0" name="Picture" descr="https://i.imgur.com/JomkLNx.png"/>
                    <pic:cNvPicPr>
                      <a:picLocks noChangeAspect="1" noChangeArrowheads="1"/>
                    </pic:cNvPicPr>
                  </pic:nvPicPr>
                  <pic:blipFill>
                    <a:blip r:embed="rId16"/>
                    <a:stretch>
                      <a:fillRect/>
                    </a:stretch>
                  </pic:blipFill>
                  <pic:spPr bwMode="auto">
                    <a:xfrm>
                      <a:off x="0" y="0"/>
                      <a:ext cx="5334000" cy="2030414"/>
                    </a:xfrm>
                    <a:prstGeom prst="rect">
                      <a:avLst/>
                    </a:prstGeom>
                    <a:noFill/>
                    <a:ln w="9525">
                      <a:noFill/>
                      <a:headEnd/>
                      <a:tailEnd/>
                    </a:ln>
                  </pic:spPr>
                </pic:pic>
              </a:graphicData>
            </a:graphic>
          </wp:inline>
        </w:drawing>
      </w:r>
    </w:p>
    <w:p w14:paraId="046F1251" w14:textId="4F5A682B" w:rsidR="008C675B" w:rsidRPr="00432F2C" w:rsidRDefault="008C675B" w:rsidP="008C675B">
      <w:pPr>
        <w:pStyle w:val="Legenda"/>
        <w:jc w:val="center"/>
      </w:pPr>
      <w:r w:rsidRPr="00432F2C">
        <w:t>Figura</w:t>
      </w:r>
      <w:r w:rsidR="000C0B3B">
        <w:t xml:space="preserve"> 1.</w:t>
      </w:r>
      <w:fldSimple w:instr=" SEQ Figura \* ARABIC ">
        <w:r w:rsidR="00555790" w:rsidRPr="00432F2C">
          <w:rPr>
            <w:noProof/>
          </w:rPr>
          <w:t>9</w:t>
        </w:r>
      </w:fldSimple>
      <w:r w:rsidRPr="00432F2C">
        <w:t xml:space="preserve"> - Caminho para criação de novo arquivo</w:t>
      </w:r>
    </w:p>
    <w:p w14:paraId="341E4E8C" w14:textId="77777777" w:rsidR="008C675B" w:rsidRPr="00432F2C" w:rsidRDefault="008C675B" w:rsidP="00432F2C">
      <w:pPr>
        <w:pStyle w:val="Compact"/>
        <w:numPr>
          <w:ilvl w:val="0"/>
          <w:numId w:val="5"/>
        </w:numPr>
      </w:pPr>
      <w:r w:rsidRPr="00432F2C">
        <w:t xml:space="preserve">Na nova tela que se abriu selecione a opção </w:t>
      </w:r>
      <w:r w:rsidRPr="00432F2C">
        <w:rPr>
          <w:b/>
        </w:rPr>
        <w:t>View</w:t>
      </w:r>
      <w:r w:rsidRPr="00432F2C">
        <w:t xml:space="preserve"> e clique em </w:t>
      </w:r>
      <w:r w:rsidRPr="00432F2C">
        <w:rPr>
          <w:b/>
        </w:rPr>
        <w:t>Next</w:t>
      </w:r>
      <w:r w:rsidRPr="00432F2C">
        <w:t>:</w:t>
      </w:r>
    </w:p>
    <w:p w14:paraId="09B80F47"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2901B95A" wp14:editId="423071AF">
            <wp:extent cx="5334000" cy="3784010"/>
            <wp:effectExtent l="0" t="0" r="0" b="0"/>
            <wp:docPr id="10" name="Picture" descr="Figura 9"/>
            <wp:cNvGraphicFramePr/>
            <a:graphic xmlns:a="http://schemas.openxmlformats.org/drawingml/2006/main">
              <a:graphicData uri="http://schemas.openxmlformats.org/drawingml/2006/picture">
                <pic:pic xmlns:pic="http://schemas.openxmlformats.org/drawingml/2006/picture">
                  <pic:nvPicPr>
                    <pic:cNvPr id="0" name="Picture" descr="https://i.imgur.com/bsKa771.png"/>
                    <pic:cNvPicPr>
                      <a:picLocks noChangeAspect="1" noChangeArrowheads="1"/>
                    </pic:cNvPicPr>
                  </pic:nvPicPr>
                  <pic:blipFill>
                    <a:blip r:embed="rId17"/>
                    <a:stretch>
                      <a:fillRect/>
                    </a:stretch>
                  </pic:blipFill>
                  <pic:spPr bwMode="auto">
                    <a:xfrm>
                      <a:off x="0" y="0"/>
                      <a:ext cx="5334000" cy="3784010"/>
                    </a:xfrm>
                    <a:prstGeom prst="rect">
                      <a:avLst/>
                    </a:prstGeom>
                    <a:noFill/>
                    <a:ln w="9525">
                      <a:noFill/>
                      <a:headEnd/>
                      <a:tailEnd/>
                    </a:ln>
                  </pic:spPr>
                </pic:pic>
              </a:graphicData>
            </a:graphic>
          </wp:inline>
        </w:drawing>
      </w:r>
    </w:p>
    <w:p w14:paraId="752ED608" w14:textId="5A5B1C60" w:rsidR="008C675B" w:rsidRPr="00432F2C" w:rsidRDefault="008C675B" w:rsidP="008C675B">
      <w:pPr>
        <w:pStyle w:val="Legenda"/>
        <w:jc w:val="center"/>
      </w:pPr>
      <w:r w:rsidRPr="00432F2C">
        <w:t xml:space="preserve">Figura </w:t>
      </w:r>
      <w:r w:rsidR="000C0B3B">
        <w:t>1.</w:t>
      </w:r>
      <w:fldSimple w:instr=" SEQ Figura \* ARABIC ">
        <w:r w:rsidR="00555790" w:rsidRPr="00432F2C">
          <w:rPr>
            <w:noProof/>
          </w:rPr>
          <w:t>10</w:t>
        </w:r>
      </w:fldSimple>
      <w:r w:rsidRPr="00432F2C">
        <w:t xml:space="preserve"> - Escolhendo um arquivo de View</w:t>
      </w:r>
    </w:p>
    <w:p w14:paraId="20D5D670" w14:textId="77777777" w:rsidR="008C675B" w:rsidRPr="00432F2C" w:rsidRDefault="008C675B" w:rsidP="00432F2C">
      <w:pPr>
        <w:numPr>
          <w:ilvl w:val="0"/>
          <w:numId w:val="6"/>
        </w:numPr>
        <w:jc w:val="left"/>
      </w:pPr>
      <w:r w:rsidRPr="00432F2C">
        <w:t xml:space="preserve">Neste passo escolha o nome </w:t>
      </w:r>
      <w:r w:rsidRPr="00432F2C">
        <w:rPr>
          <w:b/>
        </w:rPr>
        <w:t>ExpandCollapseButton</w:t>
      </w:r>
      <w:r w:rsidRPr="00432F2C">
        <w:t xml:space="preserve"> para a </w:t>
      </w:r>
      <w:r w:rsidRPr="000C0B3B">
        <w:rPr>
          <w:i/>
        </w:rPr>
        <w:t>view</w:t>
      </w:r>
      <w:r w:rsidRPr="00432F2C">
        <w:t xml:space="preserve"> e clique em </w:t>
      </w:r>
      <w:r w:rsidRPr="00432F2C">
        <w:rPr>
          <w:b/>
        </w:rPr>
        <w:t>Create</w:t>
      </w:r>
      <w:r w:rsidRPr="00432F2C">
        <w:t>.</w:t>
      </w:r>
    </w:p>
    <w:p w14:paraId="46903EF5" w14:textId="77777777" w:rsidR="008C675B" w:rsidRPr="00432F2C" w:rsidRDefault="008C675B" w:rsidP="00432F2C">
      <w:pPr>
        <w:numPr>
          <w:ilvl w:val="0"/>
          <w:numId w:val="6"/>
        </w:numPr>
        <w:jc w:val="left"/>
      </w:pPr>
      <w:r w:rsidRPr="00432F2C">
        <w:t xml:space="preserve">Você terá um </w:t>
      </w:r>
      <w:proofErr w:type="gramStart"/>
      <w:r w:rsidRPr="00432F2C">
        <w:t xml:space="preserve">novo </w:t>
      </w:r>
      <w:r w:rsidRPr="00432F2C">
        <w:rPr>
          <w:b/>
        </w:rPr>
        <w:t>.xib</w:t>
      </w:r>
      <w:proofErr w:type="gramEnd"/>
      <w:r w:rsidRPr="00432F2C">
        <w:t>:</w:t>
      </w:r>
    </w:p>
    <w:p w14:paraId="26CC26A8"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5786250F" wp14:editId="50488C29">
            <wp:extent cx="5334000" cy="3909012"/>
            <wp:effectExtent l="0" t="0" r="0" b="0"/>
            <wp:docPr id="11" name="Picture" descr="Figura 10"/>
            <wp:cNvGraphicFramePr/>
            <a:graphic xmlns:a="http://schemas.openxmlformats.org/drawingml/2006/main">
              <a:graphicData uri="http://schemas.openxmlformats.org/drawingml/2006/picture">
                <pic:pic xmlns:pic="http://schemas.openxmlformats.org/drawingml/2006/picture">
                  <pic:nvPicPr>
                    <pic:cNvPr id="0" name="Picture" descr="https://i.imgur.com/dWxWOfk.png"/>
                    <pic:cNvPicPr>
                      <a:picLocks noChangeAspect="1" noChangeArrowheads="1"/>
                    </pic:cNvPicPr>
                  </pic:nvPicPr>
                  <pic:blipFill>
                    <a:blip r:embed="rId18"/>
                    <a:stretch>
                      <a:fillRect/>
                    </a:stretch>
                  </pic:blipFill>
                  <pic:spPr bwMode="auto">
                    <a:xfrm>
                      <a:off x="0" y="0"/>
                      <a:ext cx="5334000" cy="3909012"/>
                    </a:xfrm>
                    <a:prstGeom prst="rect">
                      <a:avLst/>
                    </a:prstGeom>
                    <a:noFill/>
                    <a:ln w="9525">
                      <a:noFill/>
                      <a:headEnd/>
                      <a:tailEnd/>
                    </a:ln>
                  </pic:spPr>
                </pic:pic>
              </a:graphicData>
            </a:graphic>
          </wp:inline>
        </w:drawing>
      </w:r>
    </w:p>
    <w:p w14:paraId="00F3B2DB" w14:textId="745C7825" w:rsidR="008C675B" w:rsidRPr="00432F2C" w:rsidRDefault="008C675B" w:rsidP="008C675B">
      <w:pPr>
        <w:pStyle w:val="Legenda"/>
        <w:jc w:val="center"/>
      </w:pPr>
      <w:r w:rsidRPr="00432F2C">
        <w:t xml:space="preserve">Figura </w:t>
      </w:r>
      <w:r w:rsidR="000C0B3B">
        <w:t>1.</w:t>
      </w:r>
      <w:fldSimple w:instr=" SEQ Figura \* ARABIC ">
        <w:r w:rsidR="00555790" w:rsidRPr="00432F2C">
          <w:rPr>
            <w:noProof/>
          </w:rPr>
          <w:t>11</w:t>
        </w:r>
      </w:fldSimple>
      <w:r w:rsidRPr="00432F2C">
        <w:t xml:space="preserve"> - Arquivo criado</w:t>
      </w:r>
    </w:p>
    <w:p w14:paraId="20213B66" w14:textId="77777777" w:rsidR="008C675B" w:rsidRPr="00432F2C" w:rsidRDefault="008C675B" w:rsidP="00432F2C">
      <w:pPr>
        <w:pStyle w:val="Compact"/>
        <w:numPr>
          <w:ilvl w:val="0"/>
          <w:numId w:val="7"/>
        </w:numPr>
      </w:pPr>
      <w:r w:rsidRPr="00432F2C">
        <w:t xml:space="preserve">Agora precisamos fazer alguns ajustes iniciais. Selecione a </w:t>
      </w:r>
      <w:r w:rsidRPr="00432F2C">
        <w:rPr>
          <w:b/>
        </w:rPr>
        <w:t>View</w:t>
      </w:r>
      <w:r w:rsidRPr="00432F2C">
        <w:t>:</w:t>
      </w:r>
    </w:p>
    <w:p w14:paraId="35F0889B" w14:textId="77777777" w:rsidR="008C675B" w:rsidRPr="00432F2C" w:rsidRDefault="008C675B" w:rsidP="008C675B">
      <w:pPr>
        <w:pStyle w:val="Compact"/>
      </w:pPr>
    </w:p>
    <w:p w14:paraId="67B56B66"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0A35E753" wp14:editId="50F81A3E">
            <wp:extent cx="3479800" cy="1511300"/>
            <wp:effectExtent l="0" t="0" r="0" b="0"/>
            <wp:docPr id="12" name="Picture" descr="Figura 11"/>
            <wp:cNvGraphicFramePr/>
            <a:graphic xmlns:a="http://schemas.openxmlformats.org/drawingml/2006/main">
              <a:graphicData uri="http://schemas.openxmlformats.org/drawingml/2006/picture">
                <pic:pic xmlns:pic="http://schemas.openxmlformats.org/drawingml/2006/picture">
                  <pic:nvPicPr>
                    <pic:cNvPr id="0" name="Picture" descr="https://i.imgur.com/KzIiKbZ.png"/>
                    <pic:cNvPicPr>
                      <a:picLocks noChangeAspect="1" noChangeArrowheads="1"/>
                    </pic:cNvPicPr>
                  </pic:nvPicPr>
                  <pic:blipFill>
                    <a:blip r:embed="rId19"/>
                    <a:stretch>
                      <a:fillRect/>
                    </a:stretch>
                  </pic:blipFill>
                  <pic:spPr bwMode="auto">
                    <a:xfrm>
                      <a:off x="0" y="0"/>
                      <a:ext cx="3479800" cy="1511300"/>
                    </a:xfrm>
                    <a:prstGeom prst="rect">
                      <a:avLst/>
                    </a:prstGeom>
                    <a:noFill/>
                    <a:ln w="9525">
                      <a:noFill/>
                      <a:headEnd/>
                      <a:tailEnd/>
                    </a:ln>
                  </pic:spPr>
                </pic:pic>
              </a:graphicData>
            </a:graphic>
          </wp:inline>
        </w:drawing>
      </w:r>
    </w:p>
    <w:p w14:paraId="35E61C58" w14:textId="1A7A2B84" w:rsidR="008C675B" w:rsidRPr="00432F2C" w:rsidRDefault="008C675B" w:rsidP="008C675B">
      <w:pPr>
        <w:pStyle w:val="Legenda"/>
        <w:jc w:val="center"/>
      </w:pPr>
      <w:r w:rsidRPr="00432F2C">
        <w:t xml:space="preserve">Figura </w:t>
      </w:r>
      <w:r w:rsidR="000C0B3B">
        <w:t>1.</w:t>
      </w:r>
      <w:fldSimple w:instr=" SEQ Figura \* ARABIC ">
        <w:r w:rsidR="00555790" w:rsidRPr="00432F2C">
          <w:rPr>
            <w:noProof/>
          </w:rPr>
          <w:t>12</w:t>
        </w:r>
      </w:fldSimple>
      <w:r w:rsidRPr="00432F2C">
        <w:t xml:space="preserve"> - Selecionando a VIew</w:t>
      </w:r>
    </w:p>
    <w:p w14:paraId="57DA3236" w14:textId="77777777" w:rsidR="008C675B" w:rsidRPr="00432F2C" w:rsidRDefault="008C675B" w:rsidP="00432F2C">
      <w:pPr>
        <w:pStyle w:val="Compact"/>
        <w:numPr>
          <w:ilvl w:val="0"/>
          <w:numId w:val="8"/>
        </w:numPr>
      </w:pPr>
      <w:r w:rsidRPr="00432F2C">
        <w:t xml:space="preserve">Na aba </w:t>
      </w:r>
      <w:r w:rsidRPr="00432F2C">
        <w:rPr>
          <w:b/>
        </w:rPr>
        <w:t>Attributes inspector</w:t>
      </w:r>
      <w:r w:rsidRPr="00432F2C">
        <w:t xml:space="preserve">, vá até a propriedade </w:t>
      </w:r>
      <w:r w:rsidRPr="00432F2C">
        <w:rPr>
          <w:b/>
        </w:rPr>
        <w:t>Size</w:t>
      </w:r>
      <w:r w:rsidRPr="00432F2C">
        <w:t xml:space="preserve"> e escolha a opção </w:t>
      </w:r>
      <w:r w:rsidRPr="00432F2C">
        <w:rPr>
          <w:b/>
        </w:rPr>
        <w:t>Freeform</w:t>
      </w:r>
      <w:r w:rsidRPr="00432F2C">
        <w:t>:</w:t>
      </w:r>
    </w:p>
    <w:p w14:paraId="68C51E14"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5913941D" wp14:editId="5F260356">
            <wp:extent cx="3327400" cy="1968500"/>
            <wp:effectExtent l="0" t="0" r="0" b="0"/>
            <wp:docPr id="13" name="Picture" descr="Figura 12"/>
            <wp:cNvGraphicFramePr/>
            <a:graphic xmlns:a="http://schemas.openxmlformats.org/drawingml/2006/main">
              <a:graphicData uri="http://schemas.openxmlformats.org/drawingml/2006/picture">
                <pic:pic xmlns:pic="http://schemas.openxmlformats.org/drawingml/2006/picture">
                  <pic:nvPicPr>
                    <pic:cNvPr id="0" name="Picture" descr="https://i.imgur.com/WRcdgCB.png"/>
                    <pic:cNvPicPr>
                      <a:picLocks noChangeAspect="1" noChangeArrowheads="1"/>
                    </pic:cNvPicPr>
                  </pic:nvPicPr>
                  <pic:blipFill>
                    <a:blip r:embed="rId20"/>
                    <a:stretch>
                      <a:fillRect/>
                    </a:stretch>
                  </pic:blipFill>
                  <pic:spPr bwMode="auto">
                    <a:xfrm>
                      <a:off x="0" y="0"/>
                      <a:ext cx="3327400" cy="1968500"/>
                    </a:xfrm>
                    <a:prstGeom prst="rect">
                      <a:avLst/>
                    </a:prstGeom>
                    <a:noFill/>
                    <a:ln w="9525">
                      <a:noFill/>
                      <a:headEnd/>
                      <a:tailEnd/>
                    </a:ln>
                  </pic:spPr>
                </pic:pic>
              </a:graphicData>
            </a:graphic>
          </wp:inline>
        </w:drawing>
      </w:r>
    </w:p>
    <w:p w14:paraId="6D1FC4A6" w14:textId="5BE41508" w:rsidR="008C675B" w:rsidRPr="00432F2C" w:rsidRDefault="008C675B" w:rsidP="008C675B">
      <w:pPr>
        <w:pStyle w:val="Legenda"/>
        <w:jc w:val="center"/>
      </w:pPr>
      <w:r w:rsidRPr="00432F2C">
        <w:t xml:space="preserve">Figura </w:t>
      </w:r>
      <w:r w:rsidR="000C0B3B">
        <w:t>1.</w:t>
      </w:r>
      <w:fldSimple w:instr=" SEQ Figura \* ARABIC ">
        <w:r w:rsidR="00555790" w:rsidRPr="00432F2C">
          <w:rPr>
            <w:noProof/>
          </w:rPr>
          <w:t>13</w:t>
        </w:r>
      </w:fldSimple>
      <w:r w:rsidRPr="00432F2C">
        <w:t xml:space="preserve"> - Mudando a forma de dimensionamento da View</w:t>
      </w:r>
    </w:p>
    <w:p w14:paraId="76C7F6E8" w14:textId="77777777" w:rsidR="008C675B" w:rsidRPr="00432F2C" w:rsidRDefault="008C675B" w:rsidP="00432F2C">
      <w:pPr>
        <w:pStyle w:val="Compact"/>
        <w:numPr>
          <w:ilvl w:val="0"/>
          <w:numId w:val="9"/>
        </w:numPr>
      </w:pPr>
      <w:r w:rsidRPr="00432F2C">
        <w:t xml:space="preserve">Na aba </w:t>
      </w:r>
      <w:r w:rsidRPr="00432F2C">
        <w:rPr>
          <w:b/>
        </w:rPr>
        <w:t>Size inspector</w:t>
      </w:r>
      <w:r w:rsidRPr="00432F2C">
        <w:t xml:space="preserve"> defina a largura e altura da </w:t>
      </w:r>
      <w:r w:rsidRPr="000C0B3B">
        <w:rPr>
          <w:i/>
        </w:rPr>
        <w:t>view</w:t>
      </w:r>
      <w:r w:rsidRPr="00432F2C">
        <w:t xml:space="preserve"> para </w:t>
      </w:r>
      <w:r w:rsidRPr="00432F2C">
        <w:rPr>
          <w:b/>
        </w:rPr>
        <w:t>200x100</w:t>
      </w:r>
      <w:r w:rsidRPr="00432F2C">
        <w:t>:</w:t>
      </w:r>
    </w:p>
    <w:p w14:paraId="705823FB" w14:textId="77777777" w:rsidR="008C675B" w:rsidRPr="00432F2C" w:rsidRDefault="008C675B" w:rsidP="008C675B">
      <w:pPr>
        <w:pStyle w:val="Compact"/>
      </w:pPr>
    </w:p>
    <w:p w14:paraId="00693E36"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505ADC2C" wp14:editId="48BD6D55">
            <wp:extent cx="3327400" cy="1905000"/>
            <wp:effectExtent l="0" t="0" r="0" b="0"/>
            <wp:docPr id="14" name="Picture" descr="Figura 13"/>
            <wp:cNvGraphicFramePr/>
            <a:graphic xmlns:a="http://schemas.openxmlformats.org/drawingml/2006/main">
              <a:graphicData uri="http://schemas.openxmlformats.org/drawingml/2006/picture">
                <pic:pic xmlns:pic="http://schemas.openxmlformats.org/drawingml/2006/picture">
                  <pic:nvPicPr>
                    <pic:cNvPr id="0" name="Picture" descr="https://i.imgur.com/vKqwZw2.png"/>
                    <pic:cNvPicPr>
                      <a:picLocks noChangeAspect="1" noChangeArrowheads="1"/>
                    </pic:cNvPicPr>
                  </pic:nvPicPr>
                  <pic:blipFill>
                    <a:blip r:embed="rId21"/>
                    <a:stretch>
                      <a:fillRect/>
                    </a:stretch>
                  </pic:blipFill>
                  <pic:spPr bwMode="auto">
                    <a:xfrm>
                      <a:off x="0" y="0"/>
                      <a:ext cx="3327400" cy="1905000"/>
                    </a:xfrm>
                    <a:prstGeom prst="rect">
                      <a:avLst/>
                    </a:prstGeom>
                    <a:noFill/>
                    <a:ln w="9525">
                      <a:noFill/>
                      <a:headEnd/>
                      <a:tailEnd/>
                    </a:ln>
                  </pic:spPr>
                </pic:pic>
              </a:graphicData>
            </a:graphic>
          </wp:inline>
        </w:drawing>
      </w:r>
    </w:p>
    <w:p w14:paraId="608451FE" w14:textId="5807C8F1" w:rsidR="008C675B" w:rsidRPr="00432F2C" w:rsidRDefault="008C675B" w:rsidP="008C675B">
      <w:pPr>
        <w:pStyle w:val="Legenda"/>
        <w:jc w:val="center"/>
      </w:pPr>
      <w:r w:rsidRPr="00432F2C">
        <w:t xml:space="preserve">Figura </w:t>
      </w:r>
      <w:r w:rsidR="000C0B3B">
        <w:t>1.</w:t>
      </w:r>
      <w:fldSimple w:instr=" SEQ Figura \* ARABIC ">
        <w:r w:rsidR="00555790" w:rsidRPr="00432F2C">
          <w:rPr>
            <w:noProof/>
          </w:rPr>
          <w:t>14</w:t>
        </w:r>
      </w:fldSimple>
      <w:r w:rsidRPr="00432F2C">
        <w:t xml:space="preserve"> - Configurando o tamanho da View</w:t>
      </w:r>
    </w:p>
    <w:p w14:paraId="4F4A55D7" w14:textId="77777777" w:rsidR="008C675B" w:rsidRPr="00432F2C" w:rsidRDefault="008C675B" w:rsidP="008C675B">
      <w:pPr>
        <w:pStyle w:val="Corpodetexto"/>
        <w:rPr>
          <w:lang w:val="pt-BR"/>
        </w:rPr>
      </w:pPr>
      <w:r w:rsidRPr="00432F2C">
        <w:rPr>
          <w:lang w:val="pt-BR"/>
        </w:rPr>
        <w:t xml:space="preserve">As configurações iniciais do </w:t>
      </w:r>
      <w:proofErr w:type="gramStart"/>
      <w:r w:rsidRPr="00432F2C">
        <w:rPr>
          <w:lang w:val="pt-BR"/>
        </w:rPr>
        <w:t>nosso .xib</w:t>
      </w:r>
      <w:proofErr w:type="gramEnd"/>
      <w:r w:rsidRPr="00432F2C">
        <w:rPr>
          <w:lang w:val="pt-BR"/>
        </w:rPr>
        <w:t xml:space="preserve"> estão feitas. Agora precisamos criar o File Owner da view.</w:t>
      </w:r>
    </w:p>
    <w:p w14:paraId="71CBF5CA" w14:textId="77777777" w:rsidR="008C675B" w:rsidRPr="00432F2C" w:rsidRDefault="008C675B" w:rsidP="000478C8">
      <w:pPr>
        <w:pStyle w:val="Ttulo3"/>
      </w:pPr>
      <w:r w:rsidRPr="00432F2C">
        <w:t>Criando uma subclasse de UIButton</w:t>
      </w:r>
    </w:p>
    <w:p w14:paraId="38A13AAC" w14:textId="77777777" w:rsidR="008C675B" w:rsidRPr="00432F2C" w:rsidRDefault="008C675B" w:rsidP="008C675B">
      <w:proofErr w:type="gramStart"/>
      <w:r w:rsidRPr="00432F2C">
        <w:t>Um .xib</w:t>
      </w:r>
      <w:proofErr w:type="gramEnd"/>
      <w:r w:rsidRPr="00432F2C">
        <w:t xml:space="preserve"> é bastante limitado quando não temos uma subclasse que o rege. Então vamos criar uma subclasse de botão para ele.</w:t>
      </w:r>
    </w:p>
    <w:p w14:paraId="1C54AEBB" w14:textId="77777777" w:rsidR="008C675B" w:rsidRPr="00432F2C" w:rsidRDefault="008C675B" w:rsidP="00DC390C">
      <w:pPr>
        <w:pStyle w:val="Compactordered"/>
      </w:pPr>
      <w:r w:rsidRPr="00432F2C">
        <w:t xml:space="preserve">Selecione o group </w:t>
      </w:r>
      <w:r w:rsidRPr="00432F2C">
        <w:rPr>
          <w:b/>
        </w:rPr>
        <w:t>Views</w:t>
      </w:r>
      <w:r w:rsidRPr="00432F2C">
        <w:t>, como feito nos passos anteriores.</w:t>
      </w:r>
    </w:p>
    <w:p w14:paraId="77BFF207" w14:textId="77777777" w:rsidR="008C675B" w:rsidRPr="00432F2C" w:rsidRDefault="008C675B" w:rsidP="00DC390C">
      <w:pPr>
        <w:pStyle w:val="Compactordered"/>
      </w:pPr>
      <w:r w:rsidRPr="00432F2C">
        <w:t xml:space="preserve">Crie um novo arquivo pelo menu </w:t>
      </w:r>
      <w:r w:rsidRPr="00432F2C">
        <w:rPr>
          <w:b/>
        </w:rPr>
        <w:t xml:space="preserve">File &gt; New </w:t>
      </w:r>
      <w:proofErr w:type="gramStart"/>
      <w:r w:rsidRPr="00432F2C">
        <w:rPr>
          <w:b/>
        </w:rPr>
        <w:t>&gt; File</w:t>
      </w:r>
      <w:proofErr w:type="gramEnd"/>
      <w:r w:rsidRPr="00432F2C">
        <w:rPr>
          <w:b/>
        </w:rPr>
        <w:t>.</w:t>
      </w:r>
    </w:p>
    <w:p w14:paraId="19B4FC4B" w14:textId="77777777" w:rsidR="008C675B" w:rsidRPr="00432F2C" w:rsidRDefault="008C675B" w:rsidP="00DC390C">
      <w:pPr>
        <w:pStyle w:val="Compactordered"/>
      </w:pPr>
      <w:r w:rsidRPr="00432F2C">
        <w:t xml:space="preserve">Na nova tela que se abriu selecione a opção </w:t>
      </w:r>
      <w:r w:rsidRPr="00432F2C">
        <w:rPr>
          <w:b/>
        </w:rPr>
        <w:t>Cocoa Touch Class</w:t>
      </w:r>
      <w:r w:rsidRPr="00432F2C">
        <w:t xml:space="preserve"> e clique em </w:t>
      </w:r>
      <w:r w:rsidRPr="00432F2C">
        <w:rPr>
          <w:b/>
        </w:rPr>
        <w:t>Next</w:t>
      </w:r>
      <w:r w:rsidRPr="00432F2C">
        <w:t>:</w:t>
      </w:r>
    </w:p>
    <w:p w14:paraId="4F3F8590"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26183E8E" wp14:editId="0B249DEA">
            <wp:extent cx="5334000" cy="3796467"/>
            <wp:effectExtent l="0" t="0" r="0" b="0"/>
            <wp:docPr id="17" name="Picture" descr="Figura 16"/>
            <wp:cNvGraphicFramePr/>
            <a:graphic xmlns:a="http://schemas.openxmlformats.org/drawingml/2006/main">
              <a:graphicData uri="http://schemas.openxmlformats.org/drawingml/2006/picture">
                <pic:pic xmlns:pic="http://schemas.openxmlformats.org/drawingml/2006/picture">
                  <pic:nvPicPr>
                    <pic:cNvPr id="0" name="Picture" descr="https://i.imgur.com/vuvRaAo.png"/>
                    <pic:cNvPicPr>
                      <a:picLocks noChangeAspect="1" noChangeArrowheads="1"/>
                    </pic:cNvPicPr>
                  </pic:nvPicPr>
                  <pic:blipFill>
                    <a:blip r:embed="rId22"/>
                    <a:stretch>
                      <a:fillRect/>
                    </a:stretch>
                  </pic:blipFill>
                  <pic:spPr bwMode="auto">
                    <a:xfrm>
                      <a:off x="0" y="0"/>
                      <a:ext cx="5334000" cy="3796467"/>
                    </a:xfrm>
                    <a:prstGeom prst="rect">
                      <a:avLst/>
                    </a:prstGeom>
                    <a:noFill/>
                    <a:ln w="9525">
                      <a:noFill/>
                      <a:headEnd/>
                      <a:tailEnd/>
                    </a:ln>
                  </pic:spPr>
                </pic:pic>
              </a:graphicData>
            </a:graphic>
          </wp:inline>
        </w:drawing>
      </w:r>
    </w:p>
    <w:p w14:paraId="52F3C79E" w14:textId="3DB4BB1D" w:rsidR="008C675B" w:rsidRPr="00432F2C" w:rsidRDefault="008C675B" w:rsidP="008C675B">
      <w:pPr>
        <w:pStyle w:val="Legenda"/>
        <w:jc w:val="center"/>
      </w:pPr>
      <w:r w:rsidRPr="00432F2C">
        <w:t xml:space="preserve">Figura </w:t>
      </w:r>
      <w:r w:rsidR="000C0B3B">
        <w:t>1.</w:t>
      </w:r>
      <w:fldSimple w:instr=" SEQ Figura \* ARABIC ">
        <w:r w:rsidR="00555790" w:rsidRPr="00432F2C">
          <w:rPr>
            <w:noProof/>
          </w:rPr>
          <w:t>15</w:t>
        </w:r>
      </w:fldSimple>
      <w:r w:rsidRPr="00432F2C">
        <w:t xml:space="preserve"> - Escolhendo arquivo do tipo Cocoa Touch Class</w:t>
      </w:r>
    </w:p>
    <w:p w14:paraId="6D3DDE39" w14:textId="556B4907" w:rsidR="008C675B" w:rsidRPr="00432F2C" w:rsidRDefault="008C675B" w:rsidP="00DC390C">
      <w:pPr>
        <w:pStyle w:val="Compactordered"/>
      </w:pPr>
      <w:commentRangeStart w:id="20"/>
      <w:commentRangeStart w:id="21"/>
      <w:r w:rsidRPr="00432F2C">
        <w:t xml:space="preserve">No campo </w:t>
      </w:r>
      <w:r w:rsidRPr="00432F2C">
        <w:rPr>
          <w:b/>
        </w:rPr>
        <w:t>Class</w:t>
      </w:r>
      <w:r w:rsidRPr="00432F2C">
        <w:t xml:space="preserve"> utilize o nome </w:t>
      </w:r>
      <w:r w:rsidRPr="00432F2C">
        <w:rPr>
          <w:b/>
        </w:rPr>
        <w:t>ExpandCollapseButton</w:t>
      </w:r>
      <w:r w:rsidRPr="00432F2C">
        <w:t xml:space="preserve">, no campo </w:t>
      </w:r>
      <w:r w:rsidRPr="00432F2C">
        <w:rPr>
          <w:b/>
        </w:rPr>
        <w:t>Subclass of</w:t>
      </w:r>
      <w:r w:rsidRPr="00432F2C">
        <w:t xml:space="preserve"> escolha </w:t>
      </w:r>
      <w:r w:rsidRPr="00432F2C">
        <w:rPr>
          <w:b/>
        </w:rPr>
        <w:t>UIButton</w:t>
      </w:r>
      <w:r w:rsidRPr="00432F2C">
        <w:t xml:space="preserve"> e clique em </w:t>
      </w:r>
      <w:r w:rsidRPr="00432F2C">
        <w:rPr>
          <w:b/>
        </w:rPr>
        <w:t>Next</w:t>
      </w:r>
      <w:r w:rsidRPr="00432F2C">
        <w:t>:</w:t>
      </w:r>
      <w:commentRangeEnd w:id="20"/>
      <w:r w:rsidR="00E765CB">
        <w:rPr>
          <w:rStyle w:val="Refdecomentrio"/>
          <w:rFonts w:eastAsia="Arial" w:cs="Arial"/>
          <w:color w:val="000000"/>
          <w:lang w:eastAsia="pt-BR"/>
        </w:rPr>
        <w:commentReference w:id="20"/>
      </w:r>
      <w:commentRangeEnd w:id="21"/>
      <w:r w:rsidR="00360627">
        <w:rPr>
          <w:rStyle w:val="Refdecomentrio"/>
          <w:rFonts w:eastAsia="Arial" w:cs="Arial"/>
          <w:color w:val="000000"/>
          <w:lang w:eastAsia="pt-BR"/>
        </w:rPr>
        <w:commentReference w:id="21"/>
      </w:r>
    </w:p>
    <w:p w14:paraId="79832B23" w14:textId="1325182B"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16CAC2B2" wp14:editId="1F6B6AF1">
            <wp:extent cx="5334000" cy="3808957"/>
            <wp:effectExtent l="0" t="0" r="0" b="0"/>
            <wp:docPr id="18" name="Picture" descr="Figura 17"/>
            <wp:cNvGraphicFramePr/>
            <a:graphic xmlns:a="http://schemas.openxmlformats.org/drawingml/2006/main">
              <a:graphicData uri="http://schemas.openxmlformats.org/drawingml/2006/picture">
                <pic:pic xmlns:pic="http://schemas.openxmlformats.org/drawingml/2006/picture">
                  <pic:nvPicPr>
                    <pic:cNvPr id="0" name="Picture" descr="https://i.imgur.com/G14ZGhc.png"/>
                    <pic:cNvPicPr>
                      <a:picLocks noChangeAspect="1" noChangeArrowheads="1"/>
                    </pic:cNvPicPr>
                  </pic:nvPicPr>
                  <pic:blipFill>
                    <a:blip r:embed="rId23"/>
                    <a:stretch>
                      <a:fillRect/>
                    </a:stretch>
                  </pic:blipFill>
                  <pic:spPr bwMode="auto">
                    <a:xfrm>
                      <a:off x="0" y="0"/>
                      <a:ext cx="5334000" cy="3808957"/>
                    </a:xfrm>
                    <a:prstGeom prst="rect">
                      <a:avLst/>
                    </a:prstGeom>
                    <a:noFill/>
                    <a:ln w="9525">
                      <a:noFill/>
                      <a:headEnd/>
                      <a:tailEnd/>
                    </a:ln>
                  </pic:spPr>
                </pic:pic>
              </a:graphicData>
            </a:graphic>
          </wp:inline>
        </w:drawing>
      </w:r>
    </w:p>
    <w:p w14:paraId="381AD66D" w14:textId="1981A30F" w:rsidR="008C675B" w:rsidRPr="00432F2C" w:rsidRDefault="008C675B" w:rsidP="008C675B">
      <w:pPr>
        <w:pStyle w:val="Legenda"/>
        <w:jc w:val="center"/>
      </w:pPr>
      <w:r w:rsidRPr="00432F2C">
        <w:t xml:space="preserve">Figura </w:t>
      </w:r>
      <w:r w:rsidR="000C0B3B">
        <w:t>1.</w:t>
      </w:r>
      <w:fldSimple w:instr=" SEQ Figura \* ARABIC ">
        <w:r w:rsidR="00555790" w:rsidRPr="00432F2C">
          <w:rPr>
            <w:noProof/>
          </w:rPr>
          <w:t>16</w:t>
        </w:r>
      </w:fldSimple>
      <w:r w:rsidRPr="00432F2C">
        <w:t xml:space="preserve"> - Definindo nome e subtítulo do novo arquivo</w:t>
      </w:r>
    </w:p>
    <w:p w14:paraId="78A0DF0C" w14:textId="3E751391" w:rsidR="008C675B" w:rsidRPr="00432F2C" w:rsidRDefault="008C675B" w:rsidP="008C675B">
      <w:r w:rsidRPr="00432F2C">
        <w:t xml:space="preserve">Neste passo estamos criando o arquivo que será o dono do </w:t>
      </w:r>
      <w:r w:rsidRPr="000C0B3B">
        <w:rPr>
          <w:b/>
        </w:rPr>
        <w:t>xib</w:t>
      </w:r>
      <w:r w:rsidRPr="00432F2C">
        <w:t xml:space="preserve"> criado anteriormente. No caso nossa classe será um Button.</w:t>
      </w:r>
    </w:p>
    <w:p w14:paraId="4E99CC30" w14:textId="0AA24FD8" w:rsidR="008C675B" w:rsidRPr="00432F2C" w:rsidRDefault="008C675B" w:rsidP="00DC390C">
      <w:pPr>
        <w:pStyle w:val="Compactordered"/>
      </w:pPr>
      <w:r w:rsidRPr="00432F2C">
        <w:t>Você terá o seguinte arquivo:</w:t>
      </w:r>
    </w:p>
    <w:p w14:paraId="5089A5B1" w14:textId="77777777" w:rsidR="00DC390C" w:rsidRPr="00FD41D7" w:rsidRDefault="00DC390C" w:rsidP="00DC390C">
      <w:pPr>
        <w:widowControl w:val="0"/>
        <w:tabs>
          <w:tab w:val="left" w:pos="692"/>
        </w:tabs>
        <w:autoSpaceDE w:val="0"/>
        <w:autoSpaceDN w:val="0"/>
        <w:adjustRightInd w:val="0"/>
        <w:spacing w:after="0"/>
        <w:ind w:left="1134"/>
        <w:rPr>
          <w:rFonts w:ascii="Menlo" w:hAnsi="Menlo" w:cs="Menlo"/>
          <w:sz w:val="18"/>
          <w:szCs w:val="18"/>
          <w:lang w:val="en-US"/>
        </w:rPr>
      </w:pPr>
      <w:r w:rsidRPr="00FD41D7">
        <w:rPr>
          <w:rFonts w:ascii="Menlo" w:hAnsi="Menlo" w:cs="Menlo"/>
          <w:color w:val="AA0D91"/>
          <w:sz w:val="18"/>
          <w:szCs w:val="18"/>
          <w:lang w:val="en-US"/>
        </w:rPr>
        <w:t>import</w:t>
      </w:r>
      <w:r w:rsidRPr="00FD41D7">
        <w:rPr>
          <w:rFonts w:ascii="Menlo" w:hAnsi="Menlo" w:cs="Menlo"/>
          <w:sz w:val="18"/>
          <w:szCs w:val="18"/>
          <w:lang w:val="en-US"/>
        </w:rPr>
        <w:t xml:space="preserve"> UIKit</w:t>
      </w:r>
    </w:p>
    <w:p w14:paraId="4BA648E6" w14:textId="292F9581" w:rsidR="00DC390C" w:rsidRPr="00FD41D7" w:rsidRDefault="00DC390C" w:rsidP="00DC390C">
      <w:pPr>
        <w:widowControl w:val="0"/>
        <w:tabs>
          <w:tab w:val="left" w:pos="692"/>
        </w:tabs>
        <w:autoSpaceDE w:val="0"/>
        <w:autoSpaceDN w:val="0"/>
        <w:adjustRightInd w:val="0"/>
        <w:spacing w:after="0"/>
        <w:ind w:left="1134"/>
        <w:rPr>
          <w:rFonts w:ascii="Menlo" w:hAnsi="Menlo" w:cs="Menlo"/>
          <w:sz w:val="18"/>
          <w:szCs w:val="18"/>
          <w:lang w:val="en-US"/>
        </w:rPr>
      </w:pPr>
    </w:p>
    <w:p w14:paraId="454771FA" w14:textId="77777777" w:rsidR="00DC390C" w:rsidRPr="00FD41D7" w:rsidRDefault="00DC390C" w:rsidP="00DC390C">
      <w:pPr>
        <w:widowControl w:val="0"/>
        <w:tabs>
          <w:tab w:val="left" w:pos="692"/>
        </w:tabs>
        <w:autoSpaceDE w:val="0"/>
        <w:autoSpaceDN w:val="0"/>
        <w:adjustRightInd w:val="0"/>
        <w:spacing w:after="0"/>
        <w:ind w:left="1134"/>
        <w:rPr>
          <w:rFonts w:ascii="Menlo" w:hAnsi="Menlo" w:cs="Menlo"/>
          <w:sz w:val="18"/>
          <w:szCs w:val="18"/>
          <w:lang w:val="en-US"/>
        </w:rPr>
      </w:pPr>
      <w:r w:rsidRPr="00FD41D7">
        <w:rPr>
          <w:rFonts w:ascii="Menlo" w:hAnsi="Menlo" w:cs="Menlo"/>
          <w:color w:val="AA0D91"/>
          <w:sz w:val="18"/>
          <w:szCs w:val="18"/>
          <w:lang w:val="en-US"/>
        </w:rPr>
        <w:t>class</w:t>
      </w:r>
      <w:r w:rsidRPr="00FD41D7">
        <w:rPr>
          <w:rFonts w:ascii="Menlo" w:hAnsi="Menlo" w:cs="Menlo"/>
          <w:sz w:val="18"/>
          <w:szCs w:val="18"/>
          <w:lang w:val="en-US"/>
        </w:rPr>
        <w:t xml:space="preserve"> ExpandCollapseButton: </w:t>
      </w:r>
      <w:r w:rsidRPr="00FD41D7">
        <w:rPr>
          <w:rFonts w:ascii="Menlo" w:hAnsi="Menlo" w:cs="Menlo"/>
          <w:color w:val="5C2699"/>
          <w:sz w:val="18"/>
          <w:szCs w:val="18"/>
          <w:lang w:val="en-US"/>
        </w:rPr>
        <w:t>UIButton</w:t>
      </w:r>
      <w:r w:rsidRPr="00FD41D7">
        <w:rPr>
          <w:rFonts w:ascii="Menlo" w:hAnsi="Menlo" w:cs="Menlo"/>
          <w:sz w:val="18"/>
          <w:szCs w:val="18"/>
          <w:lang w:val="en-US"/>
        </w:rPr>
        <w:t xml:space="preserve"> {</w:t>
      </w:r>
    </w:p>
    <w:p w14:paraId="60EC562A" w14:textId="4A9E974F" w:rsidR="00DC390C" w:rsidRPr="00FD41D7" w:rsidRDefault="00DC390C" w:rsidP="00DC390C">
      <w:pPr>
        <w:widowControl w:val="0"/>
        <w:tabs>
          <w:tab w:val="left" w:pos="692"/>
        </w:tabs>
        <w:autoSpaceDE w:val="0"/>
        <w:autoSpaceDN w:val="0"/>
        <w:adjustRightInd w:val="0"/>
        <w:spacing w:after="0"/>
        <w:ind w:left="1134"/>
        <w:rPr>
          <w:rFonts w:ascii="Menlo" w:hAnsi="Menlo" w:cs="Menlo"/>
          <w:color w:val="007400"/>
          <w:sz w:val="18"/>
          <w:szCs w:val="18"/>
          <w:lang w:val="en-US"/>
        </w:rPr>
      </w:pPr>
      <w:r w:rsidRPr="00FD41D7">
        <w:rPr>
          <w:rFonts w:ascii="Menlo" w:hAnsi="Menlo" w:cs="Menlo"/>
          <w:sz w:val="18"/>
          <w:szCs w:val="18"/>
          <w:lang w:val="en-US"/>
        </w:rPr>
        <w:t xml:space="preserve">    </w:t>
      </w:r>
      <w:r w:rsidRPr="00FD41D7">
        <w:rPr>
          <w:rFonts w:ascii="Menlo" w:hAnsi="Menlo" w:cs="Menlo"/>
          <w:color w:val="007400"/>
          <w:sz w:val="18"/>
          <w:szCs w:val="18"/>
          <w:lang w:val="en-US"/>
        </w:rPr>
        <w:t>/*</w:t>
      </w:r>
    </w:p>
    <w:p w14:paraId="65B27AFF" w14:textId="62061326" w:rsidR="00DC390C" w:rsidRPr="00FD41D7" w:rsidRDefault="00DC390C" w:rsidP="00DC390C">
      <w:pPr>
        <w:widowControl w:val="0"/>
        <w:tabs>
          <w:tab w:val="left" w:pos="692"/>
        </w:tabs>
        <w:autoSpaceDE w:val="0"/>
        <w:autoSpaceDN w:val="0"/>
        <w:adjustRightInd w:val="0"/>
        <w:spacing w:after="0"/>
        <w:ind w:left="1134"/>
        <w:rPr>
          <w:rFonts w:ascii="Menlo" w:hAnsi="Menlo" w:cs="Menlo"/>
          <w:color w:val="007400"/>
          <w:sz w:val="18"/>
          <w:szCs w:val="18"/>
          <w:lang w:val="en-US"/>
        </w:rPr>
      </w:pPr>
      <w:r w:rsidRPr="00FD41D7">
        <w:rPr>
          <w:rFonts w:ascii="Menlo" w:hAnsi="Menlo" w:cs="Menlo"/>
          <w:color w:val="007400"/>
          <w:sz w:val="18"/>
          <w:szCs w:val="18"/>
          <w:lang w:val="en-US"/>
        </w:rPr>
        <w:t xml:space="preserve">     // Only override </w:t>
      </w:r>
      <w:proofErr w:type="gramStart"/>
      <w:r w:rsidRPr="00FD41D7">
        <w:rPr>
          <w:rFonts w:ascii="Menlo" w:hAnsi="Menlo" w:cs="Menlo"/>
          <w:color w:val="007400"/>
          <w:sz w:val="18"/>
          <w:szCs w:val="18"/>
          <w:lang w:val="en-US"/>
        </w:rPr>
        <w:t>draw(</w:t>
      </w:r>
      <w:proofErr w:type="gramEnd"/>
      <w:r w:rsidRPr="00FD41D7">
        <w:rPr>
          <w:rFonts w:ascii="Menlo" w:hAnsi="Menlo" w:cs="Menlo"/>
          <w:color w:val="007400"/>
          <w:sz w:val="18"/>
          <w:szCs w:val="18"/>
          <w:lang w:val="en-US"/>
        </w:rPr>
        <w:t>) if you perform custom drawing.</w:t>
      </w:r>
    </w:p>
    <w:p w14:paraId="0B257E81" w14:textId="14112FAC" w:rsidR="00DC390C" w:rsidRPr="00FD41D7" w:rsidRDefault="00DC390C" w:rsidP="00DC390C">
      <w:pPr>
        <w:widowControl w:val="0"/>
        <w:tabs>
          <w:tab w:val="left" w:pos="692"/>
        </w:tabs>
        <w:autoSpaceDE w:val="0"/>
        <w:autoSpaceDN w:val="0"/>
        <w:adjustRightInd w:val="0"/>
        <w:spacing w:after="0"/>
        <w:ind w:left="1134"/>
        <w:rPr>
          <w:rFonts w:ascii="Menlo" w:hAnsi="Menlo" w:cs="Menlo"/>
          <w:color w:val="007400"/>
          <w:sz w:val="18"/>
          <w:szCs w:val="18"/>
          <w:lang w:val="en-US"/>
        </w:rPr>
      </w:pPr>
      <w:r w:rsidRPr="00FD41D7">
        <w:rPr>
          <w:rFonts w:ascii="Menlo" w:hAnsi="Menlo" w:cs="Menlo"/>
          <w:color w:val="007400"/>
          <w:sz w:val="18"/>
          <w:szCs w:val="18"/>
          <w:lang w:val="en-US"/>
        </w:rPr>
        <w:t xml:space="preserve">     // An empty implementation adversely affects performance during animation.</w:t>
      </w:r>
    </w:p>
    <w:p w14:paraId="3872C3A0" w14:textId="209FEDF5" w:rsidR="00DC390C" w:rsidRPr="00FD41D7" w:rsidRDefault="00DC390C" w:rsidP="00DC390C">
      <w:pPr>
        <w:widowControl w:val="0"/>
        <w:tabs>
          <w:tab w:val="left" w:pos="692"/>
        </w:tabs>
        <w:autoSpaceDE w:val="0"/>
        <w:autoSpaceDN w:val="0"/>
        <w:adjustRightInd w:val="0"/>
        <w:spacing w:after="0"/>
        <w:ind w:left="1134"/>
        <w:rPr>
          <w:rFonts w:ascii="Menlo" w:hAnsi="Menlo" w:cs="Menlo"/>
          <w:color w:val="007400"/>
          <w:sz w:val="18"/>
          <w:szCs w:val="18"/>
          <w:lang w:val="en-US"/>
        </w:rPr>
      </w:pPr>
      <w:r w:rsidRPr="00FD41D7">
        <w:rPr>
          <w:rFonts w:ascii="Menlo" w:hAnsi="Menlo" w:cs="Menlo"/>
          <w:color w:val="007400"/>
          <w:sz w:val="18"/>
          <w:szCs w:val="18"/>
          <w:lang w:val="en-US"/>
        </w:rPr>
        <w:t xml:space="preserve">     override func </w:t>
      </w:r>
      <w:proofErr w:type="gramStart"/>
      <w:r w:rsidRPr="00FD41D7">
        <w:rPr>
          <w:rFonts w:ascii="Menlo" w:hAnsi="Menlo" w:cs="Menlo"/>
          <w:color w:val="007400"/>
          <w:sz w:val="18"/>
          <w:szCs w:val="18"/>
          <w:lang w:val="en-US"/>
        </w:rPr>
        <w:t>draw(</w:t>
      </w:r>
      <w:proofErr w:type="gramEnd"/>
      <w:r w:rsidRPr="00FD41D7">
        <w:rPr>
          <w:rFonts w:ascii="Menlo" w:hAnsi="Menlo" w:cs="Menlo"/>
          <w:color w:val="007400"/>
          <w:sz w:val="18"/>
          <w:szCs w:val="18"/>
          <w:lang w:val="en-US"/>
        </w:rPr>
        <w:t>_ rect: CGRect) {</w:t>
      </w:r>
    </w:p>
    <w:p w14:paraId="25C7A3C6" w14:textId="61ED20D2" w:rsidR="00DC390C" w:rsidRPr="00DC390C" w:rsidRDefault="00DC390C" w:rsidP="00DC390C">
      <w:pPr>
        <w:widowControl w:val="0"/>
        <w:tabs>
          <w:tab w:val="left" w:pos="692"/>
        </w:tabs>
        <w:autoSpaceDE w:val="0"/>
        <w:autoSpaceDN w:val="0"/>
        <w:adjustRightInd w:val="0"/>
        <w:spacing w:after="0"/>
        <w:ind w:left="1134"/>
        <w:rPr>
          <w:rFonts w:ascii="Menlo" w:hAnsi="Menlo" w:cs="Menlo"/>
          <w:color w:val="007400"/>
          <w:sz w:val="18"/>
          <w:szCs w:val="18"/>
        </w:rPr>
      </w:pPr>
      <w:r w:rsidRPr="00FD41D7">
        <w:rPr>
          <w:rFonts w:ascii="Menlo" w:hAnsi="Menlo" w:cs="Menlo"/>
          <w:color w:val="007400"/>
          <w:sz w:val="18"/>
          <w:szCs w:val="18"/>
          <w:lang w:val="en-US"/>
        </w:rPr>
        <w:t xml:space="preserve">     </w:t>
      </w:r>
      <w:r w:rsidRPr="00DC390C">
        <w:rPr>
          <w:rFonts w:ascii="Menlo" w:hAnsi="Menlo" w:cs="Menlo"/>
          <w:color w:val="007400"/>
          <w:sz w:val="18"/>
          <w:szCs w:val="18"/>
        </w:rPr>
        <w:t>// Drawing code</w:t>
      </w:r>
    </w:p>
    <w:p w14:paraId="76E2A3D1" w14:textId="61794951" w:rsidR="00DC390C" w:rsidRPr="00DC390C" w:rsidRDefault="00DC390C" w:rsidP="00DC390C">
      <w:pPr>
        <w:widowControl w:val="0"/>
        <w:tabs>
          <w:tab w:val="left" w:pos="692"/>
        </w:tabs>
        <w:autoSpaceDE w:val="0"/>
        <w:autoSpaceDN w:val="0"/>
        <w:adjustRightInd w:val="0"/>
        <w:spacing w:after="0"/>
        <w:ind w:left="1134"/>
        <w:rPr>
          <w:rFonts w:ascii="Menlo" w:hAnsi="Menlo" w:cs="Menlo"/>
          <w:color w:val="007400"/>
          <w:sz w:val="18"/>
          <w:szCs w:val="18"/>
        </w:rPr>
      </w:pPr>
      <w:r w:rsidRPr="00DC390C">
        <w:rPr>
          <w:rFonts w:ascii="Menlo" w:hAnsi="Menlo" w:cs="Menlo"/>
          <w:color w:val="007400"/>
          <w:sz w:val="18"/>
          <w:szCs w:val="18"/>
        </w:rPr>
        <w:t xml:space="preserve">     }</w:t>
      </w:r>
    </w:p>
    <w:p w14:paraId="6FB36E4D" w14:textId="0C00BF61"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r w:rsidRPr="00DC390C">
        <w:rPr>
          <w:rFonts w:ascii="Menlo" w:hAnsi="Menlo" w:cs="Menlo"/>
          <w:color w:val="007400"/>
          <w:sz w:val="18"/>
          <w:szCs w:val="18"/>
        </w:rPr>
        <w:t xml:space="preserve">     */</w:t>
      </w:r>
    </w:p>
    <w:p w14:paraId="519B7708" w14:textId="6D596758"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r w:rsidRPr="00DC390C">
        <w:rPr>
          <w:rFonts w:ascii="Menlo" w:hAnsi="Menlo" w:cs="Menlo"/>
          <w:sz w:val="18"/>
          <w:szCs w:val="18"/>
        </w:rPr>
        <w:t>}</w:t>
      </w:r>
    </w:p>
    <w:p w14:paraId="25298439" w14:textId="31B38B36" w:rsidR="008C675B" w:rsidRDefault="00E765CB" w:rsidP="00DC390C">
      <w:pPr>
        <w:pStyle w:val="Compactordered"/>
      </w:pPr>
      <w:commentRangeStart w:id="22"/>
      <w:commentRangeStart w:id="23"/>
      <w:r>
        <w:rPr>
          <w:noProof/>
          <w:lang w:eastAsia="pt-BR"/>
        </w:rPr>
        <w:drawing>
          <wp:anchor distT="0" distB="0" distL="114300" distR="114300" simplePos="0" relativeHeight="251659264" behindDoc="1" locked="0" layoutInCell="1" allowOverlap="1" wp14:anchorId="4BB5A179" wp14:editId="29B57388">
            <wp:simplePos x="0" y="0"/>
            <wp:positionH relativeFrom="column">
              <wp:posOffset>95250</wp:posOffset>
            </wp:positionH>
            <wp:positionV relativeFrom="paragraph">
              <wp:posOffset>354965</wp:posOffset>
            </wp:positionV>
            <wp:extent cx="5676900" cy="2428875"/>
            <wp:effectExtent l="0" t="0" r="0" b="9525"/>
            <wp:wrapTight wrapText="bothSides">
              <wp:wrapPolygon edited="0">
                <wp:start x="0" y="0"/>
                <wp:lineTo x="0" y="21515"/>
                <wp:lineTo x="21528" y="21515"/>
                <wp:lineTo x="21528"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6900" cy="242887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2"/>
      <w:r>
        <w:rPr>
          <w:rStyle w:val="Refdecomentrio"/>
          <w:rFonts w:eastAsia="Arial" w:cs="Arial"/>
          <w:color w:val="000000"/>
          <w:lang w:eastAsia="pt-BR"/>
        </w:rPr>
        <w:commentReference w:id="22"/>
      </w:r>
      <w:commentRangeEnd w:id="23"/>
      <w:r w:rsidR="00360627">
        <w:rPr>
          <w:rStyle w:val="Refdecomentrio"/>
          <w:rFonts w:eastAsia="Arial" w:cs="Arial"/>
          <w:color w:val="000000"/>
          <w:lang w:eastAsia="pt-BR"/>
        </w:rPr>
        <w:commentReference w:id="23"/>
      </w:r>
      <w:r w:rsidR="008C675B" w:rsidRPr="00432F2C">
        <w:t xml:space="preserve">E seu group </w:t>
      </w:r>
      <w:r w:rsidR="008C675B" w:rsidRPr="00432F2C">
        <w:rPr>
          <w:b/>
        </w:rPr>
        <w:t>Views</w:t>
      </w:r>
      <w:r w:rsidR="008C675B" w:rsidRPr="00432F2C">
        <w:t xml:space="preserve"> estará assim:</w:t>
      </w:r>
    </w:p>
    <w:p w14:paraId="5783FD73" w14:textId="28DC97AD" w:rsidR="00E765CB" w:rsidRPr="00432F2C" w:rsidRDefault="00E765CB" w:rsidP="00E765CB">
      <w:pPr>
        <w:pStyle w:val="Compactordered"/>
        <w:numPr>
          <w:ilvl w:val="0"/>
          <w:numId w:val="0"/>
        </w:numPr>
        <w:ind w:left="426"/>
      </w:pPr>
    </w:p>
    <w:p w14:paraId="44C237CD" w14:textId="77777777" w:rsidR="008C675B" w:rsidRPr="00432F2C" w:rsidRDefault="008C675B" w:rsidP="00DC390C">
      <w:pPr>
        <w:pStyle w:val="Compactordered"/>
      </w:pPr>
      <w:r w:rsidRPr="00432F2C">
        <w:t xml:space="preserve">Descomente o método </w:t>
      </w:r>
      <w:proofErr w:type="gramStart"/>
      <w:r w:rsidRPr="00432F2C">
        <w:rPr>
          <w:rStyle w:val="VerbatimChar"/>
          <w:b/>
        </w:rPr>
        <w:t>draw(</w:t>
      </w:r>
      <w:proofErr w:type="gramEnd"/>
      <w:r w:rsidRPr="00432F2C">
        <w:rPr>
          <w:rStyle w:val="VerbatimChar"/>
          <w:b/>
        </w:rPr>
        <w:t>_ :)</w:t>
      </w:r>
      <w:r w:rsidRPr="00432F2C">
        <w:t>:</w:t>
      </w:r>
    </w:p>
    <w:p w14:paraId="69E39D0B" w14:textId="77777777" w:rsidR="008C675B" w:rsidRPr="00432F2C" w:rsidRDefault="008C675B" w:rsidP="00DC390C">
      <w:pPr>
        <w:pStyle w:val="Compact"/>
        <w:numPr>
          <w:ilvl w:val="0"/>
          <w:numId w:val="0"/>
        </w:numPr>
        <w:ind w:left="1134"/>
      </w:pPr>
    </w:p>
    <w:p w14:paraId="04879835"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proofErr w:type="gramStart"/>
      <w:r w:rsidRPr="00DC390C">
        <w:rPr>
          <w:rFonts w:ascii="Menlo" w:hAnsi="Menlo" w:cs="Menlo"/>
          <w:color w:val="AA0D91"/>
          <w:sz w:val="18"/>
          <w:szCs w:val="18"/>
        </w:rPr>
        <w:t>import</w:t>
      </w:r>
      <w:proofErr w:type="gramEnd"/>
      <w:r w:rsidRPr="00DC390C">
        <w:rPr>
          <w:rFonts w:ascii="Menlo" w:hAnsi="Menlo" w:cs="Menlo"/>
          <w:sz w:val="18"/>
          <w:szCs w:val="18"/>
        </w:rPr>
        <w:t xml:space="preserve"> UIKit</w:t>
      </w:r>
    </w:p>
    <w:p w14:paraId="60E6DC5A"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p>
    <w:p w14:paraId="13A06441"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proofErr w:type="gramStart"/>
      <w:r w:rsidRPr="00DC390C">
        <w:rPr>
          <w:rFonts w:ascii="Menlo" w:hAnsi="Menlo" w:cs="Menlo"/>
          <w:color w:val="AA0D91"/>
          <w:sz w:val="18"/>
          <w:szCs w:val="18"/>
        </w:rPr>
        <w:t>class</w:t>
      </w:r>
      <w:proofErr w:type="gramEnd"/>
      <w:r w:rsidRPr="00DC390C">
        <w:rPr>
          <w:rFonts w:ascii="Menlo" w:hAnsi="Menlo" w:cs="Menlo"/>
          <w:sz w:val="18"/>
          <w:szCs w:val="18"/>
        </w:rPr>
        <w:t xml:space="preserve"> ExpandCollapseButton: </w:t>
      </w:r>
      <w:r w:rsidRPr="00DC390C">
        <w:rPr>
          <w:rFonts w:ascii="Menlo" w:hAnsi="Menlo" w:cs="Menlo"/>
          <w:color w:val="5C2699"/>
          <w:sz w:val="18"/>
          <w:szCs w:val="18"/>
        </w:rPr>
        <w:t>UIButton</w:t>
      </w:r>
      <w:r w:rsidRPr="00DC390C">
        <w:rPr>
          <w:rFonts w:ascii="Menlo" w:hAnsi="Menlo" w:cs="Menlo"/>
          <w:sz w:val="18"/>
          <w:szCs w:val="18"/>
        </w:rPr>
        <w:t xml:space="preserve"> {</w:t>
      </w:r>
    </w:p>
    <w:p w14:paraId="0B32D940"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r w:rsidRPr="00DC390C">
        <w:rPr>
          <w:rFonts w:ascii="Menlo" w:hAnsi="Menlo" w:cs="Menlo"/>
          <w:sz w:val="18"/>
          <w:szCs w:val="18"/>
        </w:rPr>
        <w:t xml:space="preserve">    </w:t>
      </w:r>
    </w:p>
    <w:p w14:paraId="38C5123D" w14:textId="77777777" w:rsidR="00DC390C" w:rsidRPr="00FD41D7" w:rsidRDefault="00DC390C" w:rsidP="00DC390C">
      <w:pPr>
        <w:widowControl w:val="0"/>
        <w:tabs>
          <w:tab w:val="left" w:pos="692"/>
        </w:tabs>
        <w:autoSpaceDE w:val="0"/>
        <w:autoSpaceDN w:val="0"/>
        <w:adjustRightInd w:val="0"/>
        <w:spacing w:after="0"/>
        <w:ind w:left="1134"/>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override</w:t>
      </w:r>
      <w:r w:rsidRPr="00FD41D7">
        <w:rPr>
          <w:rFonts w:ascii="Menlo" w:hAnsi="Menlo" w:cs="Menlo"/>
          <w:sz w:val="18"/>
          <w:szCs w:val="18"/>
          <w:lang w:val="en-US"/>
        </w:rPr>
        <w:t xml:space="preserve"> </w:t>
      </w:r>
      <w:r w:rsidRPr="00FD41D7">
        <w:rPr>
          <w:rFonts w:ascii="Menlo" w:hAnsi="Menlo" w:cs="Menlo"/>
          <w:color w:val="AA0D91"/>
          <w:sz w:val="18"/>
          <w:szCs w:val="18"/>
          <w:lang w:val="en-US"/>
        </w:rPr>
        <w:t>func</w:t>
      </w:r>
      <w:r w:rsidRPr="00FD41D7">
        <w:rPr>
          <w:rFonts w:ascii="Menlo" w:hAnsi="Menlo" w:cs="Menlo"/>
          <w:sz w:val="18"/>
          <w:szCs w:val="18"/>
          <w:lang w:val="en-US"/>
        </w:rPr>
        <w:t xml:space="preserve"> </w:t>
      </w:r>
      <w:proofErr w:type="gramStart"/>
      <w:r w:rsidRPr="00FD41D7">
        <w:rPr>
          <w:rFonts w:ascii="Menlo" w:hAnsi="Menlo" w:cs="Menlo"/>
          <w:sz w:val="18"/>
          <w:szCs w:val="18"/>
          <w:lang w:val="en-US"/>
        </w:rPr>
        <w:t>draw(</w:t>
      </w:r>
      <w:proofErr w:type="gramEnd"/>
      <w:r w:rsidRPr="00FD41D7">
        <w:rPr>
          <w:rFonts w:ascii="Menlo" w:hAnsi="Menlo" w:cs="Menlo"/>
          <w:color w:val="AA0D91"/>
          <w:sz w:val="18"/>
          <w:szCs w:val="18"/>
          <w:lang w:val="en-US"/>
        </w:rPr>
        <w:t>_</w:t>
      </w:r>
      <w:r w:rsidRPr="00FD41D7">
        <w:rPr>
          <w:rFonts w:ascii="Menlo" w:hAnsi="Menlo" w:cs="Menlo"/>
          <w:sz w:val="18"/>
          <w:szCs w:val="18"/>
          <w:lang w:val="en-US"/>
        </w:rPr>
        <w:t xml:space="preserve"> rect: </w:t>
      </w:r>
      <w:r w:rsidRPr="00FD41D7">
        <w:rPr>
          <w:rFonts w:ascii="Menlo" w:hAnsi="Menlo" w:cs="Menlo"/>
          <w:color w:val="5C2699"/>
          <w:sz w:val="18"/>
          <w:szCs w:val="18"/>
          <w:lang w:val="en-US"/>
        </w:rPr>
        <w:t>CGRect</w:t>
      </w:r>
      <w:r w:rsidRPr="00FD41D7">
        <w:rPr>
          <w:rFonts w:ascii="Menlo" w:hAnsi="Menlo" w:cs="Menlo"/>
          <w:sz w:val="18"/>
          <w:szCs w:val="18"/>
          <w:lang w:val="en-US"/>
        </w:rPr>
        <w:t>) {</w:t>
      </w:r>
    </w:p>
    <w:p w14:paraId="7B598B84" w14:textId="77777777" w:rsidR="00DC390C" w:rsidRPr="00FD41D7" w:rsidRDefault="00DC390C" w:rsidP="00DC390C">
      <w:pPr>
        <w:widowControl w:val="0"/>
        <w:tabs>
          <w:tab w:val="left" w:pos="692"/>
        </w:tabs>
        <w:autoSpaceDE w:val="0"/>
        <w:autoSpaceDN w:val="0"/>
        <w:adjustRightInd w:val="0"/>
        <w:spacing w:after="0"/>
        <w:ind w:left="1134"/>
        <w:rPr>
          <w:rFonts w:ascii="Menlo" w:hAnsi="Menlo" w:cs="Menlo"/>
          <w:sz w:val="18"/>
          <w:szCs w:val="18"/>
          <w:lang w:val="en-US"/>
        </w:rPr>
      </w:pPr>
      <w:r w:rsidRPr="00FD41D7">
        <w:rPr>
          <w:rFonts w:ascii="Menlo" w:hAnsi="Menlo" w:cs="Menlo"/>
          <w:sz w:val="18"/>
          <w:szCs w:val="18"/>
          <w:lang w:val="en-US"/>
        </w:rPr>
        <w:t xml:space="preserve">        </w:t>
      </w:r>
    </w:p>
    <w:p w14:paraId="354A5398"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r w:rsidRPr="00FD41D7">
        <w:rPr>
          <w:rFonts w:ascii="Menlo" w:hAnsi="Menlo" w:cs="Menlo"/>
          <w:sz w:val="18"/>
          <w:szCs w:val="18"/>
          <w:lang w:val="en-US"/>
        </w:rPr>
        <w:t xml:space="preserve">    </w:t>
      </w:r>
      <w:r w:rsidRPr="00DC390C">
        <w:rPr>
          <w:rFonts w:ascii="Menlo" w:hAnsi="Menlo" w:cs="Menlo"/>
          <w:sz w:val="18"/>
          <w:szCs w:val="18"/>
        </w:rPr>
        <w:t>}</w:t>
      </w:r>
    </w:p>
    <w:p w14:paraId="7F75C5CE"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r w:rsidRPr="00DC390C">
        <w:rPr>
          <w:rFonts w:ascii="Menlo" w:hAnsi="Menlo" w:cs="Menlo"/>
          <w:sz w:val="18"/>
          <w:szCs w:val="18"/>
        </w:rPr>
        <w:t>}</w:t>
      </w:r>
    </w:p>
    <w:p w14:paraId="6D456DB9" w14:textId="77777777" w:rsidR="008C675B" w:rsidRPr="00432F2C" w:rsidRDefault="008C675B" w:rsidP="00432F2C">
      <w:pPr>
        <w:pStyle w:val="Compact"/>
        <w:numPr>
          <w:ilvl w:val="0"/>
          <w:numId w:val="9"/>
        </w:numPr>
      </w:pPr>
      <w:r w:rsidRPr="00432F2C">
        <w:t xml:space="preserve">Temos nossos dois arquivos necessários criados. Agora precisamos vinculá-los. Entre no arquivo </w:t>
      </w:r>
      <w:r w:rsidRPr="00432F2C">
        <w:rPr>
          <w:b/>
        </w:rPr>
        <w:t>ExpandCollapseButton.xib</w:t>
      </w:r>
      <w:r w:rsidRPr="00432F2C">
        <w:t xml:space="preserve"> e selecione a </w:t>
      </w:r>
      <w:r w:rsidRPr="00432F2C">
        <w:rPr>
          <w:b/>
        </w:rPr>
        <w:t>View</w:t>
      </w:r>
      <w:r w:rsidRPr="00432F2C">
        <w:t>:</w:t>
      </w:r>
    </w:p>
    <w:p w14:paraId="1B8F48BF" w14:textId="77777777" w:rsidR="008C675B" w:rsidRPr="00432F2C" w:rsidRDefault="008C675B" w:rsidP="00DC390C">
      <w:pPr>
        <w:pStyle w:val="Compact"/>
        <w:numPr>
          <w:ilvl w:val="0"/>
          <w:numId w:val="0"/>
        </w:numPr>
        <w:ind w:left="480"/>
      </w:pPr>
    </w:p>
    <w:p w14:paraId="62E688A6"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28ACDEFB" wp14:editId="0AF301E7">
            <wp:extent cx="3479800" cy="1511300"/>
            <wp:effectExtent l="0" t="0" r="0" b="0"/>
            <wp:docPr id="19" name="Picture" descr="Figura 11"/>
            <wp:cNvGraphicFramePr/>
            <a:graphic xmlns:a="http://schemas.openxmlformats.org/drawingml/2006/main">
              <a:graphicData uri="http://schemas.openxmlformats.org/drawingml/2006/picture">
                <pic:pic xmlns:pic="http://schemas.openxmlformats.org/drawingml/2006/picture">
                  <pic:nvPicPr>
                    <pic:cNvPr id="0" name="Picture" descr="https://i.imgur.com/KzIiKbZ.png"/>
                    <pic:cNvPicPr>
                      <a:picLocks noChangeAspect="1" noChangeArrowheads="1"/>
                    </pic:cNvPicPr>
                  </pic:nvPicPr>
                  <pic:blipFill>
                    <a:blip r:embed="rId19"/>
                    <a:stretch>
                      <a:fillRect/>
                    </a:stretch>
                  </pic:blipFill>
                  <pic:spPr bwMode="auto">
                    <a:xfrm>
                      <a:off x="0" y="0"/>
                      <a:ext cx="3479800" cy="1511300"/>
                    </a:xfrm>
                    <a:prstGeom prst="rect">
                      <a:avLst/>
                    </a:prstGeom>
                    <a:noFill/>
                    <a:ln w="9525">
                      <a:noFill/>
                      <a:headEnd/>
                      <a:tailEnd/>
                    </a:ln>
                  </pic:spPr>
                </pic:pic>
              </a:graphicData>
            </a:graphic>
          </wp:inline>
        </w:drawing>
      </w:r>
    </w:p>
    <w:p w14:paraId="41152A29" w14:textId="63B391EF" w:rsidR="008C675B" w:rsidRPr="00432F2C" w:rsidRDefault="008C675B" w:rsidP="008C675B">
      <w:pPr>
        <w:pStyle w:val="Legenda"/>
        <w:jc w:val="center"/>
      </w:pPr>
      <w:r w:rsidRPr="00432F2C">
        <w:t xml:space="preserve">Figura </w:t>
      </w:r>
      <w:r w:rsidR="000C0B3B">
        <w:t>1.</w:t>
      </w:r>
      <w:fldSimple w:instr=" SEQ Figura \* ARABIC ">
        <w:r w:rsidR="00555790" w:rsidRPr="00432F2C">
          <w:rPr>
            <w:noProof/>
          </w:rPr>
          <w:t>17</w:t>
        </w:r>
      </w:fldSimple>
      <w:r w:rsidRPr="00432F2C">
        <w:t xml:space="preserve"> - Selecionando a View</w:t>
      </w:r>
    </w:p>
    <w:p w14:paraId="63FF4946" w14:textId="77777777" w:rsidR="008C675B" w:rsidRPr="00432F2C" w:rsidRDefault="008C675B" w:rsidP="00432F2C">
      <w:pPr>
        <w:pStyle w:val="Compact"/>
        <w:numPr>
          <w:ilvl w:val="0"/>
          <w:numId w:val="11"/>
        </w:numPr>
      </w:pPr>
      <w:r w:rsidRPr="00432F2C">
        <w:t xml:space="preserve">Na aba Identity inspector </w:t>
      </w:r>
      <w:commentRangeStart w:id="24"/>
      <w:commentRangeStart w:id="25"/>
      <w:r w:rsidRPr="00432F2C">
        <w:t>escreva ExpandCollapseButton no campo Class</w:t>
      </w:r>
      <w:commentRangeEnd w:id="24"/>
      <w:r w:rsidR="00035058">
        <w:rPr>
          <w:rStyle w:val="Refdecomentrio"/>
          <w:rFonts w:eastAsia="Arial" w:cs="Arial"/>
          <w:color w:val="000000"/>
          <w:lang w:eastAsia="pt-BR"/>
        </w:rPr>
        <w:commentReference w:id="24"/>
      </w:r>
      <w:commentRangeEnd w:id="25"/>
      <w:r w:rsidR="00360627">
        <w:rPr>
          <w:rStyle w:val="Refdecomentrio"/>
          <w:rFonts w:eastAsia="Arial" w:cs="Arial"/>
          <w:color w:val="000000"/>
          <w:lang w:eastAsia="pt-BR"/>
        </w:rPr>
        <w:commentReference w:id="25"/>
      </w:r>
      <w:r w:rsidRPr="00432F2C">
        <w:t>:</w:t>
      </w:r>
    </w:p>
    <w:p w14:paraId="53AAEF3A" w14:textId="77777777" w:rsidR="008C675B" w:rsidRPr="00432F2C" w:rsidRDefault="008C675B" w:rsidP="00DC390C">
      <w:pPr>
        <w:pStyle w:val="Compact"/>
        <w:numPr>
          <w:ilvl w:val="0"/>
          <w:numId w:val="0"/>
        </w:numPr>
        <w:ind w:left="480"/>
      </w:pPr>
    </w:p>
    <w:p w14:paraId="5FA85404" w14:textId="77777777" w:rsidR="008C675B" w:rsidRPr="00432F2C" w:rsidRDefault="008C675B" w:rsidP="008C675B">
      <w:pPr>
        <w:keepNext/>
        <w:jc w:val="center"/>
      </w:pPr>
      <w:r w:rsidRPr="00432F2C">
        <w:rPr>
          <w:noProof/>
        </w:rPr>
        <w:drawing>
          <wp:inline distT="0" distB="0" distL="0" distR="0" wp14:anchorId="279CAFAB" wp14:editId="410C082A">
            <wp:extent cx="3619500" cy="1638300"/>
            <wp:effectExtent l="0" t="0" r="0" b="0"/>
            <wp:docPr id="20" name="Picture" descr="Figura 19"/>
            <wp:cNvGraphicFramePr/>
            <a:graphic xmlns:a="http://schemas.openxmlformats.org/drawingml/2006/main">
              <a:graphicData uri="http://schemas.openxmlformats.org/drawingml/2006/picture">
                <pic:pic xmlns:pic="http://schemas.openxmlformats.org/drawingml/2006/picture">
                  <pic:nvPicPr>
                    <pic:cNvPr id="0" name="Picture" descr="https://i.imgur.com/Txcke37.png"/>
                    <pic:cNvPicPr>
                      <a:picLocks noChangeAspect="1" noChangeArrowheads="1"/>
                    </pic:cNvPicPr>
                  </pic:nvPicPr>
                  <pic:blipFill>
                    <a:blip r:embed="rId25"/>
                    <a:stretch>
                      <a:fillRect/>
                    </a:stretch>
                  </pic:blipFill>
                  <pic:spPr bwMode="auto">
                    <a:xfrm>
                      <a:off x="0" y="0"/>
                      <a:ext cx="3619500" cy="1638300"/>
                    </a:xfrm>
                    <a:prstGeom prst="rect">
                      <a:avLst/>
                    </a:prstGeom>
                    <a:noFill/>
                    <a:ln w="9525">
                      <a:noFill/>
                      <a:headEnd/>
                      <a:tailEnd/>
                    </a:ln>
                  </pic:spPr>
                </pic:pic>
              </a:graphicData>
            </a:graphic>
          </wp:inline>
        </w:drawing>
      </w:r>
    </w:p>
    <w:p w14:paraId="57AC1663" w14:textId="0065A80C" w:rsidR="008C675B" w:rsidRPr="00432F2C" w:rsidRDefault="008C675B" w:rsidP="008C675B">
      <w:pPr>
        <w:pStyle w:val="Legenda"/>
        <w:jc w:val="center"/>
      </w:pPr>
      <w:r w:rsidRPr="00432F2C">
        <w:t>Figura</w:t>
      </w:r>
      <w:r w:rsidR="000C0B3B">
        <w:t xml:space="preserve"> 1</w:t>
      </w:r>
      <w:r w:rsidRPr="00432F2C">
        <w:t xml:space="preserve"> </w:t>
      </w:r>
      <w:fldSimple w:instr=" SEQ Figura \* ARABIC ">
        <w:r w:rsidR="00555790" w:rsidRPr="00432F2C">
          <w:rPr>
            <w:noProof/>
          </w:rPr>
          <w:t>18</w:t>
        </w:r>
      </w:fldSimple>
      <w:r w:rsidRPr="00432F2C">
        <w:t xml:space="preserve"> - Definindo uma classe para a View</w:t>
      </w:r>
    </w:p>
    <w:p w14:paraId="7FE3B43E" w14:textId="77777777" w:rsidR="008C675B" w:rsidRPr="00432F2C" w:rsidRDefault="008C675B" w:rsidP="008C675B">
      <w:r w:rsidRPr="00432F2C">
        <w:br/>
        <w:t xml:space="preserve">Isto fará com que a </w:t>
      </w:r>
      <w:r w:rsidRPr="000C0B3B">
        <w:rPr>
          <w:i/>
        </w:rPr>
        <w:t>view</w:t>
      </w:r>
      <w:r w:rsidRPr="00432F2C">
        <w:t xml:space="preserve"> selecionada obedeça a classe </w:t>
      </w:r>
      <w:r w:rsidRPr="00432F2C">
        <w:rPr>
          <w:b/>
        </w:rPr>
        <w:t>ExpandCollapseButton</w:t>
      </w:r>
      <w:r w:rsidRPr="00432F2C">
        <w:t xml:space="preserve"> definida no arquivo </w:t>
      </w:r>
      <w:r w:rsidRPr="00432F2C">
        <w:rPr>
          <w:b/>
        </w:rPr>
        <w:t>ExpandCollapseButton.swift</w:t>
      </w:r>
      <w:r w:rsidRPr="00432F2C">
        <w:t>.</w:t>
      </w:r>
    </w:p>
    <w:p w14:paraId="5D86BE62" w14:textId="77777777" w:rsidR="008C675B" w:rsidRPr="00432F2C" w:rsidRDefault="008C675B" w:rsidP="008C675B">
      <w:r w:rsidRPr="00432F2C">
        <w:t>Agora o que precisamos é finalmente desenhar a seta.</w:t>
      </w:r>
    </w:p>
    <w:p w14:paraId="1542AC37" w14:textId="77777777" w:rsidR="008C675B" w:rsidRPr="00432F2C" w:rsidRDefault="008C675B" w:rsidP="000478C8">
      <w:pPr>
        <w:pStyle w:val="Ttulo3"/>
      </w:pPr>
      <w:r w:rsidRPr="00432F2C">
        <w:lastRenderedPageBreak/>
        <w:t xml:space="preserve">Desenhando </w:t>
      </w:r>
      <w:commentRangeStart w:id="26"/>
      <w:commentRangeStart w:id="27"/>
      <w:commentRangeStart w:id="28"/>
      <w:commentRangeStart w:id="29"/>
      <w:r w:rsidRPr="00432F2C">
        <w:t>no</w:t>
      </w:r>
      <w:commentRangeEnd w:id="26"/>
      <w:r w:rsidR="00875E29">
        <w:rPr>
          <w:rStyle w:val="Refdecomentrio"/>
          <w:color w:val="000000"/>
        </w:rPr>
        <w:commentReference w:id="26"/>
      </w:r>
      <w:commentRangeEnd w:id="28"/>
      <w:r w:rsidR="00360627">
        <w:rPr>
          <w:rStyle w:val="Refdecomentrio"/>
          <w:color w:val="000000"/>
        </w:rPr>
        <w:commentReference w:id="28"/>
      </w:r>
      <w:r w:rsidRPr="00432F2C">
        <w:t xml:space="preserve"> </w:t>
      </w:r>
      <w:commentRangeEnd w:id="27"/>
      <w:r w:rsidR="000C0B3B">
        <w:rPr>
          <w:rStyle w:val="Refdecomentrio"/>
          <w:color w:val="000000"/>
        </w:rPr>
        <w:commentReference w:id="27"/>
      </w:r>
      <w:commentRangeEnd w:id="29"/>
      <w:r w:rsidR="00360627">
        <w:rPr>
          <w:rStyle w:val="Refdecomentrio"/>
          <w:color w:val="000000"/>
        </w:rPr>
        <w:commentReference w:id="29"/>
      </w:r>
      <w:r w:rsidRPr="00432F2C">
        <w:t>botão</w:t>
      </w:r>
    </w:p>
    <w:p w14:paraId="39D58210" w14:textId="77777777" w:rsidR="008C675B" w:rsidRPr="00432F2C" w:rsidRDefault="008C675B" w:rsidP="008C675B">
      <w:r w:rsidRPr="00432F2C">
        <w:t xml:space="preserve">Vamos codificar nossa classe ExpandCollapseButton. Abra o arquivo </w:t>
      </w:r>
      <w:r w:rsidRPr="00432F2C">
        <w:rPr>
          <w:b/>
        </w:rPr>
        <w:t>ExpandCollapseButton.swift</w:t>
      </w:r>
      <w:r w:rsidRPr="00432F2C">
        <w:t xml:space="preserve"> e siga os seguintes passos:</w:t>
      </w:r>
    </w:p>
    <w:p w14:paraId="4EEB6F9C" w14:textId="343E1527" w:rsidR="008C675B" w:rsidRPr="00432F2C" w:rsidRDefault="008C675B" w:rsidP="00515F73">
      <w:pPr>
        <w:pBdr>
          <w:bottom w:val="single" w:sz="4" w:space="1" w:color="auto"/>
        </w:pBdr>
      </w:pPr>
    </w:p>
    <w:p w14:paraId="39259EAC" w14:textId="77777777" w:rsidR="008C675B" w:rsidRPr="00432F2C" w:rsidRDefault="008C675B" w:rsidP="00577799">
      <w:pPr>
        <w:pStyle w:val="Compactordered"/>
        <w:numPr>
          <w:ilvl w:val="0"/>
          <w:numId w:val="32"/>
        </w:numPr>
        <w:ind w:left="426" w:hanging="142"/>
      </w:pPr>
      <w:r w:rsidRPr="00432F2C">
        <w:t>Para decidir se a seta será voltada para cima ou para baixo precisamos de uma propriedade que indique isto, então crie a seguinte propriedade:</w:t>
      </w:r>
    </w:p>
    <w:p w14:paraId="3F47F2BD"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color w:val="007400"/>
          <w:sz w:val="18"/>
          <w:szCs w:val="18"/>
        </w:rPr>
      </w:pPr>
      <w:r w:rsidRPr="00DC390C">
        <w:rPr>
          <w:rFonts w:ascii="Menlo" w:hAnsi="Menlo" w:cs="Menlo"/>
          <w:color w:val="007400"/>
          <w:sz w:val="18"/>
          <w:szCs w:val="18"/>
        </w:rPr>
        <w:t>// O estado padrão da seta é apontado para cima</w:t>
      </w:r>
    </w:p>
    <w:p w14:paraId="46380E55" w14:textId="77777777" w:rsidR="00DC390C" w:rsidRDefault="00DC390C" w:rsidP="00DC390C">
      <w:pPr>
        <w:widowControl w:val="0"/>
        <w:tabs>
          <w:tab w:val="left" w:pos="692"/>
        </w:tabs>
        <w:autoSpaceDE w:val="0"/>
        <w:autoSpaceDN w:val="0"/>
        <w:adjustRightInd w:val="0"/>
        <w:spacing w:after="0"/>
        <w:ind w:left="1134"/>
        <w:rPr>
          <w:rFonts w:ascii="Menlo" w:hAnsi="Menlo" w:cs="Menlo"/>
          <w:color w:val="AA0D91"/>
          <w:sz w:val="18"/>
          <w:szCs w:val="18"/>
        </w:rPr>
      </w:pPr>
      <w:proofErr w:type="gramStart"/>
      <w:r w:rsidRPr="00DC390C">
        <w:rPr>
          <w:rFonts w:ascii="Menlo" w:hAnsi="Menlo" w:cs="Menlo"/>
          <w:color w:val="AA0D91"/>
          <w:sz w:val="18"/>
          <w:szCs w:val="18"/>
        </w:rPr>
        <w:t>var</w:t>
      </w:r>
      <w:proofErr w:type="gramEnd"/>
      <w:r w:rsidRPr="00DC390C">
        <w:rPr>
          <w:rFonts w:ascii="Menlo" w:hAnsi="Menlo" w:cs="Menlo"/>
          <w:sz w:val="18"/>
          <w:szCs w:val="18"/>
        </w:rPr>
        <w:t xml:space="preserve"> isPointingToDown : </w:t>
      </w:r>
      <w:r w:rsidRPr="00DC390C">
        <w:rPr>
          <w:rFonts w:ascii="Menlo" w:hAnsi="Menlo" w:cs="Menlo"/>
          <w:color w:val="5C2699"/>
          <w:sz w:val="18"/>
          <w:szCs w:val="18"/>
        </w:rPr>
        <w:t>Bool</w:t>
      </w:r>
      <w:r w:rsidRPr="00DC390C">
        <w:rPr>
          <w:rFonts w:ascii="Menlo" w:hAnsi="Menlo" w:cs="Menlo"/>
          <w:sz w:val="18"/>
          <w:szCs w:val="18"/>
        </w:rPr>
        <w:t xml:space="preserve"> = </w:t>
      </w:r>
      <w:r w:rsidRPr="00DC390C">
        <w:rPr>
          <w:rFonts w:ascii="Menlo" w:hAnsi="Menlo" w:cs="Menlo"/>
          <w:color w:val="AA0D91"/>
          <w:sz w:val="18"/>
          <w:szCs w:val="18"/>
        </w:rPr>
        <w:t>false</w:t>
      </w:r>
    </w:p>
    <w:p w14:paraId="677BA5F2" w14:textId="77777777" w:rsidR="00DC390C" w:rsidRPr="00DC390C" w:rsidRDefault="00DC390C" w:rsidP="00DC390C">
      <w:pPr>
        <w:widowControl w:val="0"/>
        <w:tabs>
          <w:tab w:val="left" w:pos="692"/>
        </w:tabs>
        <w:autoSpaceDE w:val="0"/>
        <w:autoSpaceDN w:val="0"/>
        <w:adjustRightInd w:val="0"/>
        <w:spacing w:after="0"/>
        <w:rPr>
          <w:rFonts w:ascii="Menlo" w:hAnsi="Menlo" w:cs="Menlo"/>
          <w:sz w:val="18"/>
          <w:szCs w:val="18"/>
        </w:rPr>
      </w:pPr>
    </w:p>
    <w:p w14:paraId="04B415BF" w14:textId="1786E37E" w:rsidR="008C675B" w:rsidRPr="00432F2C" w:rsidRDefault="008C675B" w:rsidP="008C675B">
      <w:pPr>
        <w:pStyle w:val="Dica"/>
      </w:pPr>
      <w:r w:rsidRPr="00432F2C">
        <w:t xml:space="preserve">DICA: </w:t>
      </w:r>
      <w:r w:rsidRPr="00432F2C">
        <w:rPr>
          <w:b w:val="0"/>
        </w:rPr>
        <w:t>Lembre-se que propriedades se equivale</w:t>
      </w:r>
      <w:r w:rsidR="00875E29">
        <w:rPr>
          <w:b w:val="0"/>
        </w:rPr>
        <w:t>m</w:t>
      </w:r>
      <w:r w:rsidRPr="00432F2C">
        <w:rPr>
          <w:b w:val="0"/>
        </w:rPr>
        <w:t xml:space="preserve"> aos atributos em Java, portanto elas devem ser declaradas dentro de uma classe.</w:t>
      </w:r>
    </w:p>
    <w:p w14:paraId="0BB2F2E4" w14:textId="77777777" w:rsidR="008C675B" w:rsidRDefault="008C675B" w:rsidP="00DC390C">
      <w:pPr>
        <w:pStyle w:val="Compactordered"/>
      </w:pPr>
      <w:r w:rsidRPr="00432F2C">
        <w:t>Agora precisamos criar a propriedade para a cor da seta:</w:t>
      </w:r>
    </w:p>
    <w:p w14:paraId="2D33772E" w14:textId="77777777" w:rsidR="00DC390C" w:rsidRDefault="00DC390C" w:rsidP="00DC390C">
      <w:pPr>
        <w:pStyle w:val="Compactordered"/>
        <w:numPr>
          <w:ilvl w:val="0"/>
          <w:numId w:val="0"/>
        </w:numPr>
        <w:ind w:left="426" w:hanging="142"/>
      </w:pPr>
    </w:p>
    <w:p w14:paraId="07D07D93" w14:textId="77777777" w:rsidR="00DC390C" w:rsidRPr="0026208F" w:rsidRDefault="00DC390C" w:rsidP="00DC390C">
      <w:pPr>
        <w:widowControl w:val="0"/>
        <w:tabs>
          <w:tab w:val="left" w:pos="692"/>
        </w:tabs>
        <w:autoSpaceDE w:val="0"/>
        <w:autoSpaceDN w:val="0"/>
        <w:adjustRightInd w:val="0"/>
        <w:spacing w:after="0"/>
        <w:ind w:left="567"/>
        <w:rPr>
          <w:rFonts w:ascii="Menlo" w:hAnsi="Menlo" w:cs="Menlo"/>
          <w:color w:val="007400"/>
          <w:sz w:val="18"/>
          <w:szCs w:val="18"/>
        </w:rPr>
      </w:pPr>
      <w:r w:rsidRPr="0026208F">
        <w:rPr>
          <w:rFonts w:ascii="Menlo" w:hAnsi="Menlo" w:cs="Menlo"/>
          <w:color w:val="007400"/>
          <w:sz w:val="18"/>
          <w:szCs w:val="18"/>
        </w:rPr>
        <w:t>// A cor padrão da seta será cinza claro</w:t>
      </w:r>
    </w:p>
    <w:p w14:paraId="646E2407" w14:textId="77777777" w:rsidR="00DC390C" w:rsidRDefault="00DC390C" w:rsidP="00DC390C">
      <w:pPr>
        <w:widowControl w:val="0"/>
        <w:tabs>
          <w:tab w:val="left" w:pos="692"/>
        </w:tabs>
        <w:autoSpaceDE w:val="0"/>
        <w:autoSpaceDN w:val="0"/>
        <w:adjustRightInd w:val="0"/>
        <w:spacing w:after="0"/>
        <w:ind w:left="567"/>
        <w:rPr>
          <w:rFonts w:ascii="Menlo" w:hAnsi="Menlo" w:cs="Menlo"/>
          <w:sz w:val="18"/>
          <w:szCs w:val="18"/>
        </w:rPr>
      </w:pPr>
      <w:proofErr w:type="gramStart"/>
      <w:r w:rsidRPr="0026208F">
        <w:rPr>
          <w:rFonts w:ascii="Menlo" w:hAnsi="Menlo" w:cs="Menlo"/>
          <w:color w:val="AA0D91"/>
          <w:sz w:val="18"/>
          <w:szCs w:val="18"/>
        </w:rPr>
        <w:t>var</w:t>
      </w:r>
      <w:proofErr w:type="gramEnd"/>
      <w:r w:rsidRPr="0026208F">
        <w:rPr>
          <w:rFonts w:ascii="Menlo" w:hAnsi="Menlo" w:cs="Menlo"/>
          <w:sz w:val="18"/>
          <w:szCs w:val="18"/>
        </w:rPr>
        <w:t xml:space="preserve"> arrowColor : </w:t>
      </w:r>
      <w:r w:rsidRPr="0026208F">
        <w:rPr>
          <w:rFonts w:ascii="Menlo" w:hAnsi="Menlo" w:cs="Menlo"/>
          <w:color w:val="5C2699"/>
          <w:sz w:val="18"/>
          <w:szCs w:val="18"/>
        </w:rPr>
        <w:t>UIColor</w:t>
      </w:r>
      <w:r w:rsidRPr="0026208F">
        <w:rPr>
          <w:rFonts w:ascii="Menlo" w:hAnsi="Menlo" w:cs="Menlo"/>
          <w:sz w:val="18"/>
          <w:szCs w:val="18"/>
        </w:rPr>
        <w:t xml:space="preserve"> = UIColor.lightGray</w:t>
      </w:r>
    </w:p>
    <w:p w14:paraId="70690026" w14:textId="77777777" w:rsidR="00DC390C" w:rsidRPr="0026208F" w:rsidRDefault="00DC390C" w:rsidP="00DC390C">
      <w:pPr>
        <w:widowControl w:val="0"/>
        <w:tabs>
          <w:tab w:val="left" w:pos="692"/>
        </w:tabs>
        <w:autoSpaceDE w:val="0"/>
        <w:autoSpaceDN w:val="0"/>
        <w:adjustRightInd w:val="0"/>
        <w:spacing w:after="0"/>
        <w:ind w:left="567"/>
        <w:rPr>
          <w:rFonts w:ascii="Menlo" w:hAnsi="Menlo" w:cs="Menlo"/>
          <w:sz w:val="18"/>
          <w:szCs w:val="18"/>
        </w:rPr>
      </w:pPr>
    </w:p>
    <w:p w14:paraId="4CAFCDD0" w14:textId="77777777" w:rsidR="008C675B" w:rsidRDefault="008C675B" w:rsidP="00DC390C">
      <w:pPr>
        <w:pStyle w:val="Compactordered"/>
      </w:pPr>
      <w:r w:rsidRPr="00432F2C">
        <w:t>Sua classe por enquanto estará da seguinte maneira:</w:t>
      </w:r>
    </w:p>
    <w:p w14:paraId="31C58C9D" w14:textId="77777777" w:rsidR="00E573CB" w:rsidRDefault="00E573CB" w:rsidP="00E573CB">
      <w:pPr>
        <w:pStyle w:val="Compactordered"/>
        <w:numPr>
          <w:ilvl w:val="0"/>
          <w:numId w:val="0"/>
        </w:numPr>
        <w:ind w:left="426" w:hanging="142"/>
      </w:pPr>
    </w:p>
    <w:p w14:paraId="3AA054A9" w14:textId="77777777" w:rsidR="00E573CB" w:rsidRPr="00FD41D7" w:rsidRDefault="00E573CB" w:rsidP="00E573CB">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color w:val="AA0D91"/>
          <w:sz w:val="18"/>
          <w:szCs w:val="18"/>
          <w:lang w:val="en-US"/>
        </w:rPr>
        <w:t>import</w:t>
      </w:r>
      <w:r w:rsidRPr="00FD41D7">
        <w:rPr>
          <w:rFonts w:ascii="Menlo" w:hAnsi="Menlo" w:cs="Menlo"/>
          <w:sz w:val="18"/>
          <w:szCs w:val="18"/>
          <w:lang w:val="en-US"/>
        </w:rPr>
        <w:t xml:space="preserve"> UIKit</w:t>
      </w:r>
    </w:p>
    <w:p w14:paraId="33DCB1FC" w14:textId="77777777" w:rsidR="00E573CB" w:rsidRPr="00FD41D7" w:rsidRDefault="00E573CB" w:rsidP="00E573CB">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color w:val="AA0D91"/>
          <w:sz w:val="18"/>
          <w:szCs w:val="18"/>
          <w:lang w:val="en-US"/>
        </w:rPr>
        <w:t>class</w:t>
      </w:r>
      <w:r w:rsidRPr="00FD41D7">
        <w:rPr>
          <w:rFonts w:ascii="Menlo" w:hAnsi="Menlo" w:cs="Menlo"/>
          <w:sz w:val="18"/>
          <w:szCs w:val="18"/>
          <w:lang w:val="en-US"/>
        </w:rPr>
        <w:t xml:space="preserve"> ExpandCollapseButton: </w:t>
      </w:r>
      <w:r w:rsidRPr="00FD41D7">
        <w:rPr>
          <w:rFonts w:ascii="Menlo" w:hAnsi="Menlo" w:cs="Menlo"/>
          <w:color w:val="5C2699"/>
          <w:sz w:val="18"/>
          <w:szCs w:val="18"/>
          <w:lang w:val="en-US"/>
        </w:rPr>
        <w:t>UIButton</w:t>
      </w:r>
      <w:r w:rsidRPr="00FD41D7">
        <w:rPr>
          <w:rFonts w:ascii="Menlo" w:hAnsi="Menlo" w:cs="Menlo"/>
          <w:sz w:val="18"/>
          <w:szCs w:val="18"/>
          <w:lang w:val="en-US"/>
        </w:rPr>
        <w:t xml:space="preserve"> {</w:t>
      </w:r>
    </w:p>
    <w:p w14:paraId="34A4DB2D" w14:textId="77777777" w:rsidR="00E573CB" w:rsidRPr="00FD41D7" w:rsidRDefault="00E573CB" w:rsidP="00E573CB">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337923E4" w14:textId="77777777" w:rsidR="00E573CB" w:rsidRPr="00FD41D7" w:rsidRDefault="00E573CB" w:rsidP="00E573CB">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var</w:t>
      </w:r>
      <w:r w:rsidRPr="00FD41D7">
        <w:rPr>
          <w:rFonts w:ascii="Menlo" w:hAnsi="Menlo" w:cs="Menlo"/>
          <w:sz w:val="18"/>
          <w:szCs w:val="18"/>
          <w:lang w:val="en-US"/>
        </w:rPr>
        <w:t xml:space="preserve"> </w:t>
      </w:r>
      <w:proofErr w:type="gramStart"/>
      <w:r w:rsidRPr="00FD41D7">
        <w:rPr>
          <w:rFonts w:ascii="Menlo" w:hAnsi="Menlo" w:cs="Menlo"/>
          <w:sz w:val="18"/>
          <w:szCs w:val="18"/>
          <w:lang w:val="en-US"/>
        </w:rPr>
        <w:t>isPointingToDown :</w:t>
      </w:r>
      <w:proofErr w:type="gramEnd"/>
      <w:r w:rsidRPr="00FD41D7">
        <w:rPr>
          <w:rFonts w:ascii="Menlo" w:hAnsi="Menlo" w:cs="Menlo"/>
          <w:sz w:val="18"/>
          <w:szCs w:val="18"/>
          <w:lang w:val="en-US"/>
        </w:rPr>
        <w:t xml:space="preserve"> </w:t>
      </w:r>
      <w:r w:rsidRPr="00FD41D7">
        <w:rPr>
          <w:rFonts w:ascii="Menlo" w:hAnsi="Menlo" w:cs="Menlo"/>
          <w:color w:val="5C2699"/>
          <w:sz w:val="18"/>
          <w:szCs w:val="18"/>
          <w:lang w:val="en-US"/>
        </w:rPr>
        <w:t>Bool</w:t>
      </w:r>
      <w:r w:rsidRPr="00FD41D7">
        <w:rPr>
          <w:rFonts w:ascii="Menlo" w:hAnsi="Menlo" w:cs="Menlo"/>
          <w:sz w:val="18"/>
          <w:szCs w:val="18"/>
          <w:lang w:val="en-US"/>
        </w:rPr>
        <w:t xml:space="preserve"> = </w:t>
      </w:r>
      <w:r w:rsidRPr="00FD41D7">
        <w:rPr>
          <w:rFonts w:ascii="Menlo" w:hAnsi="Menlo" w:cs="Menlo"/>
          <w:color w:val="AA0D91"/>
          <w:sz w:val="18"/>
          <w:szCs w:val="18"/>
          <w:lang w:val="en-US"/>
        </w:rPr>
        <w:t>false</w:t>
      </w:r>
    </w:p>
    <w:p w14:paraId="4962B3CD" w14:textId="77777777" w:rsidR="00E573CB" w:rsidRPr="00FD41D7" w:rsidRDefault="00E573CB" w:rsidP="00E573CB">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var</w:t>
      </w:r>
      <w:r w:rsidRPr="00FD41D7">
        <w:rPr>
          <w:rFonts w:ascii="Menlo" w:hAnsi="Menlo" w:cs="Menlo"/>
          <w:sz w:val="18"/>
          <w:szCs w:val="18"/>
          <w:lang w:val="en-US"/>
        </w:rPr>
        <w:t xml:space="preserve"> </w:t>
      </w:r>
      <w:proofErr w:type="gramStart"/>
      <w:r w:rsidRPr="00FD41D7">
        <w:rPr>
          <w:rFonts w:ascii="Menlo" w:hAnsi="Menlo" w:cs="Menlo"/>
          <w:sz w:val="18"/>
          <w:szCs w:val="18"/>
          <w:lang w:val="en-US"/>
        </w:rPr>
        <w:t>arrowColor :</w:t>
      </w:r>
      <w:proofErr w:type="gramEnd"/>
      <w:r w:rsidRPr="00FD41D7">
        <w:rPr>
          <w:rFonts w:ascii="Menlo" w:hAnsi="Menlo" w:cs="Menlo"/>
          <w:sz w:val="18"/>
          <w:szCs w:val="18"/>
          <w:lang w:val="en-US"/>
        </w:rPr>
        <w:t xml:space="preserve"> </w:t>
      </w:r>
      <w:r w:rsidRPr="00FD41D7">
        <w:rPr>
          <w:rFonts w:ascii="Menlo" w:hAnsi="Menlo" w:cs="Menlo"/>
          <w:color w:val="5C2699"/>
          <w:sz w:val="18"/>
          <w:szCs w:val="18"/>
          <w:lang w:val="en-US"/>
        </w:rPr>
        <w:t>UIColor</w:t>
      </w:r>
      <w:r w:rsidRPr="00FD41D7">
        <w:rPr>
          <w:rFonts w:ascii="Menlo" w:hAnsi="Menlo" w:cs="Menlo"/>
          <w:sz w:val="18"/>
          <w:szCs w:val="18"/>
          <w:lang w:val="en-US"/>
        </w:rPr>
        <w:t xml:space="preserve"> = UIColor.lightGray</w:t>
      </w:r>
    </w:p>
    <w:p w14:paraId="6A988E5F" w14:textId="77777777" w:rsidR="00E573CB" w:rsidRPr="00FD41D7" w:rsidRDefault="00E573CB" w:rsidP="00E573CB">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799AB69D" w14:textId="77777777" w:rsidR="00E573CB" w:rsidRPr="00FD41D7" w:rsidRDefault="00E573CB" w:rsidP="00E573CB">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override</w:t>
      </w:r>
      <w:r w:rsidRPr="00FD41D7">
        <w:rPr>
          <w:rFonts w:ascii="Menlo" w:hAnsi="Menlo" w:cs="Menlo"/>
          <w:sz w:val="18"/>
          <w:szCs w:val="18"/>
          <w:lang w:val="en-US"/>
        </w:rPr>
        <w:t xml:space="preserve"> </w:t>
      </w:r>
      <w:r w:rsidRPr="00FD41D7">
        <w:rPr>
          <w:rFonts w:ascii="Menlo" w:hAnsi="Menlo" w:cs="Menlo"/>
          <w:color w:val="AA0D91"/>
          <w:sz w:val="18"/>
          <w:szCs w:val="18"/>
          <w:lang w:val="en-US"/>
        </w:rPr>
        <w:t>func</w:t>
      </w:r>
      <w:r w:rsidRPr="00FD41D7">
        <w:rPr>
          <w:rFonts w:ascii="Menlo" w:hAnsi="Menlo" w:cs="Menlo"/>
          <w:sz w:val="18"/>
          <w:szCs w:val="18"/>
          <w:lang w:val="en-US"/>
        </w:rPr>
        <w:t xml:space="preserve"> </w:t>
      </w:r>
      <w:proofErr w:type="gramStart"/>
      <w:r w:rsidRPr="00FD41D7">
        <w:rPr>
          <w:rFonts w:ascii="Menlo" w:hAnsi="Menlo" w:cs="Menlo"/>
          <w:sz w:val="18"/>
          <w:szCs w:val="18"/>
          <w:lang w:val="en-US"/>
        </w:rPr>
        <w:t>draw(</w:t>
      </w:r>
      <w:proofErr w:type="gramEnd"/>
      <w:r w:rsidRPr="00FD41D7">
        <w:rPr>
          <w:rFonts w:ascii="Menlo" w:hAnsi="Menlo" w:cs="Menlo"/>
          <w:color w:val="AA0D91"/>
          <w:sz w:val="18"/>
          <w:szCs w:val="18"/>
          <w:lang w:val="en-US"/>
        </w:rPr>
        <w:t>_</w:t>
      </w:r>
      <w:r w:rsidRPr="00FD41D7">
        <w:rPr>
          <w:rFonts w:ascii="Menlo" w:hAnsi="Menlo" w:cs="Menlo"/>
          <w:sz w:val="18"/>
          <w:szCs w:val="18"/>
          <w:lang w:val="en-US"/>
        </w:rPr>
        <w:t xml:space="preserve"> rect: </w:t>
      </w:r>
      <w:r w:rsidRPr="00FD41D7">
        <w:rPr>
          <w:rFonts w:ascii="Menlo" w:hAnsi="Menlo" w:cs="Menlo"/>
          <w:color w:val="5C2699"/>
          <w:sz w:val="18"/>
          <w:szCs w:val="18"/>
          <w:lang w:val="en-US"/>
        </w:rPr>
        <w:t>CGRect</w:t>
      </w:r>
      <w:r w:rsidRPr="00FD41D7">
        <w:rPr>
          <w:rFonts w:ascii="Menlo" w:hAnsi="Menlo" w:cs="Menlo"/>
          <w:sz w:val="18"/>
          <w:szCs w:val="18"/>
          <w:lang w:val="en-US"/>
        </w:rPr>
        <w:t>) {</w:t>
      </w:r>
    </w:p>
    <w:p w14:paraId="3F5C98A6" w14:textId="77777777" w:rsidR="00E573CB" w:rsidRPr="0026208F" w:rsidRDefault="00E573CB" w:rsidP="00E573CB">
      <w:pPr>
        <w:widowControl w:val="0"/>
        <w:tabs>
          <w:tab w:val="left" w:pos="692"/>
        </w:tabs>
        <w:autoSpaceDE w:val="0"/>
        <w:autoSpaceDN w:val="0"/>
        <w:adjustRightInd w:val="0"/>
        <w:spacing w:after="0"/>
        <w:ind w:left="567"/>
        <w:rPr>
          <w:rFonts w:ascii="Menlo" w:hAnsi="Menlo" w:cs="Menlo"/>
          <w:sz w:val="18"/>
          <w:szCs w:val="18"/>
        </w:rPr>
      </w:pPr>
      <w:r w:rsidRPr="00FD41D7">
        <w:rPr>
          <w:rFonts w:ascii="Menlo" w:hAnsi="Menlo" w:cs="Menlo"/>
          <w:sz w:val="18"/>
          <w:szCs w:val="18"/>
          <w:lang w:val="en-US"/>
        </w:rPr>
        <w:t xml:space="preserve">    </w:t>
      </w:r>
      <w:r w:rsidRPr="0026208F">
        <w:rPr>
          <w:rFonts w:ascii="Menlo" w:hAnsi="Menlo" w:cs="Menlo"/>
          <w:sz w:val="18"/>
          <w:szCs w:val="18"/>
        </w:rPr>
        <w:t>}</w:t>
      </w:r>
    </w:p>
    <w:p w14:paraId="5E58FCA2" w14:textId="77777777" w:rsidR="00E573CB" w:rsidRPr="0026208F" w:rsidRDefault="00E573CB" w:rsidP="00E573CB">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w:t>
      </w:r>
    </w:p>
    <w:p w14:paraId="3EF0E57A" w14:textId="77777777" w:rsidR="00E573CB" w:rsidRDefault="00E573CB" w:rsidP="00E573CB">
      <w:pPr>
        <w:pStyle w:val="Compactordered"/>
        <w:numPr>
          <w:ilvl w:val="0"/>
          <w:numId w:val="0"/>
        </w:numPr>
        <w:ind w:left="426" w:hanging="142"/>
      </w:pPr>
    </w:p>
    <w:p w14:paraId="02B0426C" w14:textId="77777777" w:rsidR="00E573CB" w:rsidRPr="00432F2C" w:rsidRDefault="00E573CB" w:rsidP="00E573CB">
      <w:pPr>
        <w:pStyle w:val="Compactordered"/>
        <w:numPr>
          <w:ilvl w:val="0"/>
          <w:numId w:val="0"/>
        </w:numPr>
        <w:ind w:left="426" w:hanging="142"/>
      </w:pPr>
    </w:p>
    <w:p w14:paraId="79806153" w14:textId="160806AE" w:rsidR="008C675B" w:rsidRPr="00432F2C" w:rsidRDefault="008C675B" w:rsidP="00DC390C">
      <w:pPr>
        <w:pStyle w:val="Compactordered"/>
      </w:pPr>
      <w:r w:rsidRPr="00432F2C">
        <w:t xml:space="preserve">Agora basta desenharmos a seta. Insira o seguinte código no método </w:t>
      </w:r>
      <w:proofErr w:type="gramStart"/>
      <w:r w:rsidRPr="00515F73">
        <w:rPr>
          <w:rStyle w:val="VerbatimChar"/>
          <w:b/>
        </w:rPr>
        <w:t>drawRect(</w:t>
      </w:r>
      <w:proofErr w:type="gramEnd"/>
      <w:r w:rsidRPr="00515F73">
        <w:rPr>
          <w:rStyle w:val="VerbatimChar"/>
          <w:b/>
        </w:rPr>
        <w:t>_ :)</w:t>
      </w:r>
      <w:r w:rsidRPr="00515F73">
        <w:rPr>
          <w:b/>
        </w:rPr>
        <w:t>:</w:t>
      </w:r>
    </w:p>
    <w:p w14:paraId="4D229ED1" w14:textId="77777777" w:rsidR="008C675B" w:rsidRPr="00432F2C" w:rsidRDefault="008C675B" w:rsidP="00515F73">
      <w:pPr>
        <w:pStyle w:val="Compact"/>
        <w:numPr>
          <w:ilvl w:val="0"/>
          <w:numId w:val="0"/>
        </w:numPr>
        <w:ind w:left="480"/>
      </w:pPr>
    </w:p>
    <w:p w14:paraId="39B39D18" w14:textId="413CB53F"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color w:val="AA0D91"/>
          <w:sz w:val="18"/>
          <w:szCs w:val="18"/>
          <w:lang w:val="en-US"/>
        </w:rPr>
        <w:t>let</w:t>
      </w:r>
      <w:r w:rsidRPr="00FD41D7">
        <w:rPr>
          <w:rFonts w:ascii="Menlo" w:hAnsi="Menlo" w:cs="Menlo"/>
          <w:sz w:val="18"/>
          <w:szCs w:val="18"/>
          <w:lang w:val="en-US"/>
        </w:rPr>
        <w:t xml:space="preserve"> shape = </w:t>
      </w:r>
      <w:proofErr w:type="gramStart"/>
      <w:r w:rsidRPr="00FD41D7">
        <w:rPr>
          <w:rFonts w:ascii="Menlo" w:hAnsi="Menlo" w:cs="Menlo"/>
          <w:sz w:val="18"/>
          <w:szCs w:val="18"/>
          <w:lang w:val="en-US"/>
        </w:rPr>
        <w:t>CAShapeLayer(</w:t>
      </w:r>
      <w:proofErr w:type="gramEnd"/>
      <w:r w:rsidRPr="00FD41D7">
        <w:rPr>
          <w:rFonts w:ascii="Menlo" w:hAnsi="Menlo" w:cs="Menlo"/>
          <w:sz w:val="18"/>
          <w:szCs w:val="18"/>
          <w:lang w:val="en-US"/>
        </w:rPr>
        <w:t>)</w:t>
      </w:r>
    </w:p>
    <w:p w14:paraId="3A9E7C9C"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proofErr w:type="gramStart"/>
      <w:r w:rsidRPr="00FD41D7">
        <w:rPr>
          <w:rFonts w:ascii="Menlo" w:hAnsi="Menlo" w:cs="Menlo"/>
          <w:sz w:val="18"/>
          <w:szCs w:val="18"/>
          <w:lang w:val="en-US"/>
        </w:rPr>
        <w:t>layer.addSublayer</w:t>
      </w:r>
      <w:proofErr w:type="gramEnd"/>
      <w:r w:rsidRPr="00FD41D7">
        <w:rPr>
          <w:rFonts w:ascii="Menlo" w:hAnsi="Menlo" w:cs="Menlo"/>
          <w:sz w:val="18"/>
          <w:szCs w:val="18"/>
          <w:lang w:val="en-US"/>
        </w:rPr>
        <w:t>(shape)</w:t>
      </w:r>
    </w:p>
    <w:p w14:paraId="6D1F2CCF"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shape.lineJoin = kCALineJoinMiter</w:t>
      </w:r>
    </w:p>
    <w:p w14:paraId="6006ED9E"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shape.fillColor = arrowColor.cgColor</w:t>
      </w:r>
    </w:p>
    <w:p w14:paraId="04D6C050"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p>
    <w:p w14:paraId="3D9C5E7B"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color w:val="AA0D91"/>
          <w:sz w:val="18"/>
          <w:szCs w:val="18"/>
          <w:lang w:val="en-US"/>
        </w:rPr>
        <w:t>let</w:t>
      </w:r>
      <w:r w:rsidRPr="00FD41D7">
        <w:rPr>
          <w:rFonts w:ascii="Menlo" w:hAnsi="Menlo" w:cs="Menlo"/>
          <w:sz w:val="18"/>
          <w:szCs w:val="18"/>
          <w:lang w:val="en-US"/>
        </w:rPr>
        <w:t xml:space="preserve"> path = </w:t>
      </w:r>
      <w:proofErr w:type="gramStart"/>
      <w:r w:rsidRPr="00FD41D7">
        <w:rPr>
          <w:rFonts w:ascii="Menlo" w:hAnsi="Menlo" w:cs="Menlo"/>
          <w:sz w:val="18"/>
          <w:szCs w:val="18"/>
          <w:lang w:val="en-US"/>
        </w:rPr>
        <w:t>UIBezierPath(</w:t>
      </w:r>
      <w:proofErr w:type="gramEnd"/>
      <w:r w:rsidRPr="00FD41D7">
        <w:rPr>
          <w:rFonts w:ascii="Menlo" w:hAnsi="Menlo" w:cs="Menlo"/>
          <w:sz w:val="18"/>
          <w:szCs w:val="18"/>
          <w:lang w:val="en-US"/>
        </w:rPr>
        <w:t>)</w:t>
      </w:r>
    </w:p>
    <w:p w14:paraId="32E16EF9"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p>
    <w:p w14:paraId="0D6B1B94"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color w:val="AA0D91"/>
          <w:sz w:val="18"/>
          <w:szCs w:val="18"/>
          <w:lang w:val="en-US"/>
        </w:rPr>
        <w:t>if</w:t>
      </w:r>
      <w:r w:rsidRPr="00FD41D7">
        <w:rPr>
          <w:rFonts w:ascii="Menlo" w:hAnsi="Menlo" w:cs="Menlo"/>
          <w:sz w:val="18"/>
          <w:szCs w:val="18"/>
          <w:lang w:val="en-US"/>
        </w:rPr>
        <w:t xml:space="preserve"> isPointingToDown {</w:t>
      </w:r>
    </w:p>
    <w:p w14:paraId="610DBD6D"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color w:val="007400"/>
          <w:sz w:val="18"/>
          <w:szCs w:val="18"/>
          <w:lang w:val="en-US"/>
        </w:rPr>
      </w:pPr>
      <w:r w:rsidRPr="00FD41D7">
        <w:rPr>
          <w:rFonts w:ascii="Menlo" w:hAnsi="Menlo" w:cs="Menlo"/>
          <w:sz w:val="18"/>
          <w:szCs w:val="18"/>
          <w:lang w:val="en-US"/>
        </w:rPr>
        <w:t xml:space="preserve">    </w:t>
      </w:r>
      <w:r w:rsidRPr="00FD41D7">
        <w:rPr>
          <w:rFonts w:ascii="Menlo" w:hAnsi="Menlo" w:cs="Menlo"/>
          <w:color w:val="007400"/>
          <w:sz w:val="18"/>
          <w:szCs w:val="18"/>
          <w:lang w:val="en-US"/>
        </w:rPr>
        <w:t>// Apontando para baixo</w:t>
      </w:r>
    </w:p>
    <w:p w14:paraId="6728F56F"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path.move</w:t>
      </w:r>
      <w:proofErr w:type="gramEnd"/>
      <w:r w:rsidRPr="00FD41D7">
        <w:rPr>
          <w:rFonts w:ascii="Menlo" w:hAnsi="Menlo" w:cs="Menlo"/>
          <w:sz w:val="18"/>
          <w:szCs w:val="18"/>
          <w:lang w:val="en-US"/>
        </w:rPr>
        <w:t>(to: CGPoint(x:bounds.width/</w:t>
      </w:r>
      <w:r w:rsidRPr="00FD41D7">
        <w:rPr>
          <w:rFonts w:ascii="Menlo" w:hAnsi="Menlo" w:cs="Menlo"/>
          <w:color w:val="1C00CF"/>
          <w:sz w:val="18"/>
          <w:szCs w:val="18"/>
          <w:lang w:val="en-US"/>
        </w:rPr>
        <w:t>2</w:t>
      </w:r>
      <w:r w:rsidRPr="00FD41D7">
        <w:rPr>
          <w:rFonts w:ascii="Menlo" w:hAnsi="Menlo" w:cs="Menlo"/>
          <w:sz w:val="18"/>
          <w:szCs w:val="18"/>
          <w:lang w:val="en-US"/>
        </w:rPr>
        <w:t>, y:bounds.height))</w:t>
      </w:r>
    </w:p>
    <w:p w14:paraId="295C8050"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5CB3407F"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path.addLine</w:t>
      </w:r>
      <w:proofErr w:type="gramEnd"/>
      <w:r w:rsidRPr="00FD41D7">
        <w:rPr>
          <w:rFonts w:ascii="Menlo" w:hAnsi="Menlo" w:cs="Menlo"/>
          <w:sz w:val="18"/>
          <w:szCs w:val="18"/>
          <w:lang w:val="en-US"/>
        </w:rPr>
        <w:t>(to: CGPoint(x:bounds.width, y:</w:t>
      </w:r>
      <w:r w:rsidRPr="00FD41D7">
        <w:rPr>
          <w:rFonts w:ascii="Menlo" w:hAnsi="Menlo" w:cs="Menlo"/>
          <w:color w:val="1C00CF"/>
          <w:sz w:val="18"/>
          <w:szCs w:val="18"/>
          <w:lang w:val="en-US"/>
        </w:rPr>
        <w:t>0</w:t>
      </w:r>
      <w:r w:rsidRPr="00FD41D7">
        <w:rPr>
          <w:rFonts w:ascii="Menlo" w:hAnsi="Menlo" w:cs="Menlo"/>
          <w:sz w:val="18"/>
          <w:szCs w:val="18"/>
          <w:lang w:val="en-US"/>
        </w:rPr>
        <w:t>))</w:t>
      </w:r>
    </w:p>
    <w:p w14:paraId="63BE3442"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path.addLine</w:t>
      </w:r>
      <w:proofErr w:type="gramEnd"/>
      <w:r w:rsidRPr="00FD41D7">
        <w:rPr>
          <w:rFonts w:ascii="Menlo" w:hAnsi="Menlo" w:cs="Menlo"/>
          <w:sz w:val="18"/>
          <w:szCs w:val="18"/>
          <w:lang w:val="en-US"/>
        </w:rPr>
        <w:t>(to: CGPoint(x:(bounds.width/</w:t>
      </w:r>
      <w:r w:rsidRPr="00FD41D7">
        <w:rPr>
          <w:rFonts w:ascii="Menlo" w:hAnsi="Menlo" w:cs="Menlo"/>
          <w:color w:val="1C00CF"/>
          <w:sz w:val="18"/>
          <w:szCs w:val="18"/>
          <w:lang w:val="en-US"/>
        </w:rPr>
        <w:t>3</w:t>
      </w:r>
      <w:r w:rsidRPr="00FD41D7">
        <w:rPr>
          <w:rFonts w:ascii="Menlo" w:hAnsi="Menlo" w:cs="Menlo"/>
          <w:sz w:val="18"/>
          <w:szCs w:val="18"/>
          <w:lang w:val="en-US"/>
        </w:rPr>
        <w:t xml:space="preserve">) * </w:t>
      </w:r>
      <w:r w:rsidRPr="00FD41D7">
        <w:rPr>
          <w:rFonts w:ascii="Menlo" w:hAnsi="Menlo" w:cs="Menlo"/>
          <w:color w:val="1C00CF"/>
          <w:sz w:val="18"/>
          <w:szCs w:val="18"/>
          <w:lang w:val="en-US"/>
        </w:rPr>
        <w:t>2</w:t>
      </w:r>
      <w:r w:rsidRPr="00FD41D7">
        <w:rPr>
          <w:rFonts w:ascii="Menlo" w:hAnsi="Menlo" w:cs="Menlo"/>
          <w:sz w:val="18"/>
          <w:szCs w:val="18"/>
          <w:lang w:val="en-US"/>
        </w:rPr>
        <w:t>, y:</w:t>
      </w:r>
      <w:r w:rsidRPr="00FD41D7">
        <w:rPr>
          <w:rFonts w:ascii="Menlo" w:hAnsi="Menlo" w:cs="Menlo"/>
          <w:color w:val="1C00CF"/>
          <w:sz w:val="18"/>
          <w:szCs w:val="18"/>
          <w:lang w:val="en-US"/>
        </w:rPr>
        <w:t>0</w:t>
      </w:r>
      <w:r w:rsidRPr="00FD41D7">
        <w:rPr>
          <w:rFonts w:ascii="Menlo" w:hAnsi="Menlo" w:cs="Menlo"/>
          <w:sz w:val="18"/>
          <w:szCs w:val="18"/>
          <w:lang w:val="en-US"/>
        </w:rPr>
        <w:t>))</w:t>
      </w:r>
    </w:p>
    <w:p w14:paraId="12E7A5F1"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5BD5B97C"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path.addLine</w:t>
      </w:r>
      <w:proofErr w:type="gramEnd"/>
      <w:r w:rsidRPr="00FD41D7">
        <w:rPr>
          <w:rFonts w:ascii="Menlo" w:hAnsi="Menlo" w:cs="Menlo"/>
          <w:sz w:val="18"/>
          <w:szCs w:val="18"/>
          <w:lang w:val="en-US"/>
        </w:rPr>
        <w:t>(to: CGPoint(x:bounds.width/</w:t>
      </w:r>
      <w:r w:rsidRPr="00FD41D7">
        <w:rPr>
          <w:rFonts w:ascii="Menlo" w:hAnsi="Menlo" w:cs="Menlo"/>
          <w:color w:val="1C00CF"/>
          <w:sz w:val="18"/>
          <w:szCs w:val="18"/>
          <w:lang w:val="en-US"/>
        </w:rPr>
        <w:t>2</w:t>
      </w:r>
      <w:r w:rsidRPr="00FD41D7">
        <w:rPr>
          <w:rFonts w:ascii="Menlo" w:hAnsi="Menlo" w:cs="Menlo"/>
          <w:sz w:val="18"/>
          <w:szCs w:val="18"/>
          <w:lang w:val="en-US"/>
        </w:rPr>
        <w:t>, y:bounds.width/</w:t>
      </w:r>
      <w:r w:rsidRPr="00FD41D7">
        <w:rPr>
          <w:rFonts w:ascii="Menlo" w:hAnsi="Menlo" w:cs="Menlo"/>
          <w:color w:val="1C00CF"/>
          <w:sz w:val="18"/>
          <w:szCs w:val="18"/>
          <w:lang w:val="en-US"/>
        </w:rPr>
        <w:t>6</w:t>
      </w:r>
      <w:r w:rsidRPr="00FD41D7">
        <w:rPr>
          <w:rFonts w:ascii="Menlo" w:hAnsi="Menlo" w:cs="Menlo"/>
          <w:sz w:val="18"/>
          <w:szCs w:val="18"/>
          <w:lang w:val="en-US"/>
        </w:rPr>
        <w:t>))</w:t>
      </w:r>
    </w:p>
    <w:p w14:paraId="3139A6F6"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0BC6E7D6"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path.addLine</w:t>
      </w:r>
      <w:proofErr w:type="gramEnd"/>
      <w:r w:rsidRPr="00FD41D7">
        <w:rPr>
          <w:rFonts w:ascii="Menlo" w:hAnsi="Menlo" w:cs="Menlo"/>
          <w:sz w:val="18"/>
          <w:szCs w:val="18"/>
          <w:lang w:val="en-US"/>
        </w:rPr>
        <w:t>(to: CGPoint(x:bounds.width/</w:t>
      </w:r>
      <w:r w:rsidRPr="00FD41D7">
        <w:rPr>
          <w:rFonts w:ascii="Menlo" w:hAnsi="Menlo" w:cs="Menlo"/>
          <w:color w:val="1C00CF"/>
          <w:sz w:val="18"/>
          <w:szCs w:val="18"/>
          <w:lang w:val="en-US"/>
        </w:rPr>
        <w:t>3</w:t>
      </w:r>
      <w:r w:rsidRPr="00FD41D7">
        <w:rPr>
          <w:rFonts w:ascii="Menlo" w:hAnsi="Menlo" w:cs="Menlo"/>
          <w:sz w:val="18"/>
          <w:szCs w:val="18"/>
          <w:lang w:val="en-US"/>
        </w:rPr>
        <w:t>, y:</w:t>
      </w:r>
      <w:r w:rsidRPr="00FD41D7">
        <w:rPr>
          <w:rFonts w:ascii="Menlo" w:hAnsi="Menlo" w:cs="Menlo"/>
          <w:color w:val="1C00CF"/>
          <w:sz w:val="18"/>
          <w:szCs w:val="18"/>
          <w:lang w:val="en-US"/>
        </w:rPr>
        <w:t>0</w:t>
      </w:r>
      <w:r w:rsidRPr="00FD41D7">
        <w:rPr>
          <w:rFonts w:ascii="Menlo" w:hAnsi="Menlo" w:cs="Menlo"/>
          <w:sz w:val="18"/>
          <w:szCs w:val="18"/>
          <w:lang w:val="en-US"/>
        </w:rPr>
        <w:t>))</w:t>
      </w:r>
    </w:p>
    <w:p w14:paraId="68B8C69F"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lastRenderedPageBreak/>
        <w:t xml:space="preserve">    </w:t>
      </w:r>
      <w:proofErr w:type="gramStart"/>
      <w:r w:rsidRPr="00FD41D7">
        <w:rPr>
          <w:rFonts w:ascii="Menlo" w:hAnsi="Menlo" w:cs="Menlo"/>
          <w:sz w:val="18"/>
          <w:szCs w:val="18"/>
          <w:lang w:val="en-US"/>
        </w:rPr>
        <w:t>path.addLine</w:t>
      </w:r>
      <w:proofErr w:type="gramEnd"/>
      <w:r w:rsidRPr="00FD41D7">
        <w:rPr>
          <w:rFonts w:ascii="Menlo" w:hAnsi="Menlo" w:cs="Menlo"/>
          <w:sz w:val="18"/>
          <w:szCs w:val="18"/>
          <w:lang w:val="en-US"/>
        </w:rPr>
        <w:t>(to: CGPoint(x:</w:t>
      </w:r>
      <w:r w:rsidRPr="00FD41D7">
        <w:rPr>
          <w:rFonts w:ascii="Menlo" w:hAnsi="Menlo" w:cs="Menlo"/>
          <w:color w:val="1C00CF"/>
          <w:sz w:val="18"/>
          <w:szCs w:val="18"/>
          <w:lang w:val="en-US"/>
        </w:rPr>
        <w:t>0</w:t>
      </w:r>
      <w:r w:rsidRPr="00FD41D7">
        <w:rPr>
          <w:rFonts w:ascii="Menlo" w:hAnsi="Menlo" w:cs="Menlo"/>
          <w:sz w:val="18"/>
          <w:szCs w:val="18"/>
          <w:lang w:val="en-US"/>
        </w:rPr>
        <w:t>, y:</w:t>
      </w:r>
      <w:r w:rsidRPr="00FD41D7">
        <w:rPr>
          <w:rFonts w:ascii="Menlo" w:hAnsi="Menlo" w:cs="Menlo"/>
          <w:color w:val="1C00CF"/>
          <w:sz w:val="18"/>
          <w:szCs w:val="18"/>
          <w:lang w:val="en-US"/>
        </w:rPr>
        <w:t>0</w:t>
      </w:r>
      <w:r w:rsidRPr="00FD41D7">
        <w:rPr>
          <w:rFonts w:ascii="Menlo" w:hAnsi="Menlo" w:cs="Menlo"/>
          <w:sz w:val="18"/>
          <w:szCs w:val="18"/>
          <w:lang w:val="en-US"/>
        </w:rPr>
        <w:t>))</w:t>
      </w:r>
    </w:p>
    <w:p w14:paraId="13A89F5A" w14:textId="3C6DDE4D"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 xml:space="preserve">else </w:t>
      </w:r>
      <w:r w:rsidRPr="00FD41D7">
        <w:rPr>
          <w:rFonts w:ascii="Menlo" w:hAnsi="Menlo" w:cs="Menlo"/>
          <w:sz w:val="18"/>
          <w:szCs w:val="18"/>
          <w:lang w:val="en-US"/>
        </w:rPr>
        <w:t>{</w:t>
      </w:r>
    </w:p>
    <w:p w14:paraId="46F5EE27"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color w:val="007400"/>
          <w:sz w:val="18"/>
          <w:szCs w:val="18"/>
          <w:lang w:val="en-US"/>
        </w:rPr>
      </w:pPr>
      <w:r w:rsidRPr="00FD41D7">
        <w:rPr>
          <w:rFonts w:ascii="Menlo" w:hAnsi="Menlo" w:cs="Menlo"/>
          <w:sz w:val="18"/>
          <w:szCs w:val="18"/>
          <w:lang w:val="en-US"/>
        </w:rPr>
        <w:t xml:space="preserve">    </w:t>
      </w:r>
      <w:r w:rsidRPr="00FD41D7">
        <w:rPr>
          <w:rFonts w:ascii="Menlo" w:hAnsi="Menlo" w:cs="Menlo"/>
          <w:color w:val="007400"/>
          <w:sz w:val="18"/>
          <w:szCs w:val="18"/>
          <w:lang w:val="en-US"/>
        </w:rPr>
        <w:t>// Apontando para cima</w:t>
      </w:r>
    </w:p>
    <w:p w14:paraId="63BE1952"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path.move</w:t>
      </w:r>
      <w:proofErr w:type="gramEnd"/>
      <w:r w:rsidRPr="00FD41D7">
        <w:rPr>
          <w:rFonts w:ascii="Menlo" w:hAnsi="Menlo" w:cs="Menlo"/>
          <w:sz w:val="18"/>
          <w:szCs w:val="18"/>
          <w:lang w:val="en-US"/>
        </w:rPr>
        <w:t>(to: CGPoint(x:bounds.width/</w:t>
      </w:r>
      <w:r w:rsidRPr="00FD41D7">
        <w:rPr>
          <w:rFonts w:ascii="Menlo" w:hAnsi="Menlo" w:cs="Menlo"/>
          <w:color w:val="1C00CF"/>
          <w:sz w:val="18"/>
          <w:szCs w:val="18"/>
          <w:lang w:val="en-US"/>
        </w:rPr>
        <w:t>2</w:t>
      </w:r>
      <w:r w:rsidRPr="00FD41D7">
        <w:rPr>
          <w:rFonts w:ascii="Menlo" w:hAnsi="Menlo" w:cs="Menlo"/>
          <w:sz w:val="18"/>
          <w:szCs w:val="18"/>
          <w:lang w:val="en-US"/>
        </w:rPr>
        <w:t>, y:</w:t>
      </w:r>
      <w:r w:rsidRPr="00FD41D7">
        <w:rPr>
          <w:rFonts w:ascii="Menlo" w:hAnsi="Menlo" w:cs="Menlo"/>
          <w:color w:val="1C00CF"/>
          <w:sz w:val="18"/>
          <w:szCs w:val="18"/>
          <w:lang w:val="en-US"/>
        </w:rPr>
        <w:t>0</w:t>
      </w:r>
      <w:r w:rsidRPr="00FD41D7">
        <w:rPr>
          <w:rFonts w:ascii="Menlo" w:hAnsi="Menlo" w:cs="Menlo"/>
          <w:sz w:val="18"/>
          <w:szCs w:val="18"/>
          <w:lang w:val="en-US"/>
        </w:rPr>
        <w:t>))</w:t>
      </w:r>
    </w:p>
    <w:p w14:paraId="0EDE3FC0"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path.addLine</w:t>
      </w:r>
      <w:proofErr w:type="gramEnd"/>
      <w:r w:rsidRPr="00FD41D7">
        <w:rPr>
          <w:rFonts w:ascii="Menlo" w:hAnsi="Menlo" w:cs="Menlo"/>
          <w:sz w:val="18"/>
          <w:szCs w:val="18"/>
          <w:lang w:val="en-US"/>
        </w:rPr>
        <w:t>(to: CGPoint(x:bounds.width, y:bounds.height))</w:t>
      </w:r>
    </w:p>
    <w:p w14:paraId="7F405DDF"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path.addLine</w:t>
      </w:r>
      <w:proofErr w:type="gramEnd"/>
      <w:r w:rsidRPr="00FD41D7">
        <w:rPr>
          <w:rFonts w:ascii="Menlo" w:hAnsi="Menlo" w:cs="Menlo"/>
          <w:sz w:val="18"/>
          <w:szCs w:val="18"/>
          <w:lang w:val="en-US"/>
        </w:rPr>
        <w:t>(to: CGPoint(x:(bounds.width/</w:t>
      </w:r>
      <w:r w:rsidRPr="00FD41D7">
        <w:rPr>
          <w:rFonts w:ascii="Menlo" w:hAnsi="Menlo" w:cs="Menlo"/>
          <w:color w:val="1C00CF"/>
          <w:sz w:val="18"/>
          <w:szCs w:val="18"/>
          <w:lang w:val="en-US"/>
        </w:rPr>
        <w:t>3</w:t>
      </w:r>
      <w:r w:rsidRPr="00FD41D7">
        <w:rPr>
          <w:rFonts w:ascii="Menlo" w:hAnsi="Menlo" w:cs="Menlo"/>
          <w:sz w:val="18"/>
          <w:szCs w:val="18"/>
          <w:lang w:val="en-US"/>
        </w:rPr>
        <w:t xml:space="preserve">) * </w:t>
      </w:r>
      <w:r w:rsidRPr="00FD41D7">
        <w:rPr>
          <w:rFonts w:ascii="Menlo" w:hAnsi="Menlo" w:cs="Menlo"/>
          <w:color w:val="1C00CF"/>
          <w:sz w:val="18"/>
          <w:szCs w:val="18"/>
          <w:lang w:val="en-US"/>
        </w:rPr>
        <w:t>2</w:t>
      </w:r>
      <w:r w:rsidRPr="00FD41D7">
        <w:rPr>
          <w:rFonts w:ascii="Menlo" w:hAnsi="Menlo" w:cs="Menlo"/>
          <w:sz w:val="18"/>
          <w:szCs w:val="18"/>
          <w:lang w:val="en-US"/>
        </w:rPr>
        <w:t>, y:bounds.height))</w:t>
      </w:r>
    </w:p>
    <w:p w14:paraId="635E2BE5"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2EC6E202"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path.addLine</w:t>
      </w:r>
      <w:proofErr w:type="gramEnd"/>
      <w:r w:rsidRPr="00FD41D7">
        <w:rPr>
          <w:rFonts w:ascii="Menlo" w:hAnsi="Menlo" w:cs="Menlo"/>
          <w:sz w:val="18"/>
          <w:szCs w:val="18"/>
          <w:lang w:val="en-US"/>
        </w:rPr>
        <w:t>(to: CGPoint(x:bounds.width/</w:t>
      </w:r>
      <w:r w:rsidRPr="00FD41D7">
        <w:rPr>
          <w:rFonts w:ascii="Menlo" w:hAnsi="Menlo" w:cs="Menlo"/>
          <w:color w:val="1C00CF"/>
          <w:sz w:val="18"/>
          <w:szCs w:val="18"/>
          <w:lang w:val="en-US"/>
        </w:rPr>
        <w:t>2</w:t>
      </w:r>
      <w:r w:rsidRPr="00FD41D7">
        <w:rPr>
          <w:rFonts w:ascii="Menlo" w:hAnsi="Menlo" w:cs="Menlo"/>
          <w:sz w:val="18"/>
          <w:szCs w:val="18"/>
          <w:lang w:val="en-US"/>
        </w:rPr>
        <w:t>, y:bounds.height - (bounds.width/</w:t>
      </w:r>
      <w:r w:rsidRPr="00FD41D7">
        <w:rPr>
          <w:rFonts w:ascii="Menlo" w:hAnsi="Menlo" w:cs="Menlo"/>
          <w:color w:val="1C00CF"/>
          <w:sz w:val="18"/>
          <w:szCs w:val="18"/>
          <w:lang w:val="en-US"/>
        </w:rPr>
        <w:t>6</w:t>
      </w:r>
      <w:r w:rsidRPr="00FD41D7">
        <w:rPr>
          <w:rFonts w:ascii="Menlo" w:hAnsi="Menlo" w:cs="Menlo"/>
          <w:sz w:val="18"/>
          <w:szCs w:val="18"/>
          <w:lang w:val="en-US"/>
        </w:rPr>
        <w:t>)))</w:t>
      </w:r>
    </w:p>
    <w:p w14:paraId="1ED93D32"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path.addLine</w:t>
      </w:r>
      <w:proofErr w:type="gramEnd"/>
      <w:r w:rsidRPr="00FD41D7">
        <w:rPr>
          <w:rFonts w:ascii="Menlo" w:hAnsi="Menlo" w:cs="Menlo"/>
          <w:sz w:val="18"/>
          <w:szCs w:val="18"/>
          <w:lang w:val="en-US"/>
        </w:rPr>
        <w:t>(to: CGPoint(x:bounds.width/</w:t>
      </w:r>
      <w:r w:rsidRPr="00FD41D7">
        <w:rPr>
          <w:rFonts w:ascii="Menlo" w:hAnsi="Menlo" w:cs="Menlo"/>
          <w:color w:val="1C00CF"/>
          <w:sz w:val="18"/>
          <w:szCs w:val="18"/>
          <w:lang w:val="en-US"/>
        </w:rPr>
        <w:t>3</w:t>
      </w:r>
      <w:r w:rsidRPr="00FD41D7">
        <w:rPr>
          <w:rFonts w:ascii="Menlo" w:hAnsi="Menlo" w:cs="Menlo"/>
          <w:sz w:val="18"/>
          <w:szCs w:val="18"/>
          <w:lang w:val="en-US"/>
        </w:rPr>
        <w:t>, y:bounds.height))</w:t>
      </w:r>
    </w:p>
    <w:p w14:paraId="0F0D722C"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path.addLine</w:t>
      </w:r>
      <w:proofErr w:type="gramEnd"/>
      <w:r w:rsidRPr="00FD41D7">
        <w:rPr>
          <w:rFonts w:ascii="Menlo" w:hAnsi="Menlo" w:cs="Menlo"/>
          <w:sz w:val="18"/>
          <w:szCs w:val="18"/>
          <w:lang w:val="en-US"/>
        </w:rPr>
        <w:t>(to: CGPoint(x:</w:t>
      </w:r>
      <w:r w:rsidRPr="00FD41D7">
        <w:rPr>
          <w:rFonts w:ascii="Menlo" w:hAnsi="Menlo" w:cs="Menlo"/>
          <w:color w:val="1C00CF"/>
          <w:sz w:val="18"/>
          <w:szCs w:val="18"/>
          <w:lang w:val="en-US"/>
        </w:rPr>
        <w:t>0</w:t>
      </w:r>
      <w:r w:rsidRPr="00FD41D7">
        <w:rPr>
          <w:rFonts w:ascii="Menlo" w:hAnsi="Menlo" w:cs="Menlo"/>
          <w:sz w:val="18"/>
          <w:szCs w:val="18"/>
          <w:lang w:val="en-US"/>
        </w:rPr>
        <w:t>, y:bounds.height))</w:t>
      </w:r>
    </w:p>
    <w:p w14:paraId="11E1AEA5"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w:t>
      </w:r>
    </w:p>
    <w:p w14:paraId="19F5AD4F"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p>
    <w:p w14:paraId="0106807A"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proofErr w:type="gramStart"/>
      <w:r w:rsidRPr="00FD41D7">
        <w:rPr>
          <w:rFonts w:ascii="Menlo" w:hAnsi="Menlo" w:cs="Menlo"/>
          <w:sz w:val="18"/>
          <w:szCs w:val="18"/>
          <w:lang w:val="en-US"/>
        </w:rPr>
        <w:t>path.close</w:t>
      </w:r>
      <w:proofErr w:type="gramEnd"/>
      <w:r w:rsidRPr="00FD41D7">
        <w:rPr>
          <w:rFonts w:ascii="Menlo" w:hAnsi="Menlo" w:cs="Menlo"/>
          <w:sz w:val="18"/>
          <w:szCs w:val="18"/>
          <w:lang w:val="en-US"/>
        </w:rPr>
        <w:t>()</w:t>
      </w:r>
    </w:p>
    <w:p w14:paraId="717B7473"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shape.path = path.cgPath</w:t>
      </w:r>
    </w:p>
    <w:p w14:paraId="4433A6E5" w14:textId="606FBD07" w:rsidR="008C675B" w:rsidRPr="00FD41D7" w:rsidRDefault="008C675B" w:rsidP="008C675B">
      <w:pPr>
        <w:pStyle w:val="SourceCode"/>
        <w:rPr>
          <w:lang w:val="en-US"/>
        </w:rPr>
      </w:pPr>
    </w:p>
    <w:p w14:paraId="0C967969" w14:textId="7443DC8D" w:rsidR="008C675B" w:rsidRPr="00432F2C" w:rsidRDefault="008C675B" w:rsidP="008C675B">
      <w:pPr>
        <w:pStyle w:val="Dica"/>
      </w:pPr>
      <w:r w:rsidRPr="00432F2C">
        <w:t xml:space="preserve">OBS: </w:t>
      </w:r>
      <w:r w:rsidRPr="00432F2C">
        <w:rPr>
          <w:b w:val="0"/>
        </w:rPr>
        <w:t xml:space="preserve">Os conceitos do CoreGraphics são extensos e com bastante teor matemático, então se você desejar mais detalhes sobre o uso deste Framework, visite sua documentação. Leia com atenção o </w:t>
      </w:r>
      <w:r w:rsidR="00515F73" w:rsidRPr="00432F2C">
        <w:rPr>
          <w:b w:val="0"/>
        </w:rPr>
        <w:t>código,</w:t>
      </w:r>
      <w:r w:rsidRPr="00432F2C">
        <w:rPr>
          <w:b w:val="0"/>
        </w:rPr>
        <w:t xml:space="preserve"> mas não se preocupe em entender. O objetivo desta aula é apenas lhe apresentar a ferramenta.</w:t>
      </w:r>
    </w:p>
    <w:p w14:paraId="03BC58EF" w14:textId="77777777" w:rsidR="008C675B" w:rsidRPr="00432F2C" w:rsidRDefault="008C675B" w:rsidP="00432F2C">
      <w:pPr>
        <w:pStyle w:val="Compact"/>
        <w:numPr>
          <w:ilvl w:val="0"/>
          <w:numId w:val="10"/>
        </w:numPr>
      </w:pPr>
      <w:r w:rsidRPr="00432F2C">
        <w:t>Sua classe por completo ficará assim:</w:t>
      </w:r>
    </w:p>
    <w:p w14:paraId="6BAC8D9B" w14:textId="77777777" w:rsidR="008C675B" w:rsidRPr="00432F2C" w:rsidRDefault="008C675B" w:rsidP="00515F73">
      <w:pPr>
        <w:pStyle w:val="Compact"/>
        <w:numPr>
          <w:ilvl w:val="0"/>
          <w:numId w:val="0"/>
        </w:numPr>
        <w:ind w:left="480"/>
      </w:pPr>
    </w:p>
    <w:p w14:paraId="42EC7130"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color w:val="AA0D91"/>
          <w:sz w:val="18"/>
          <w:szCs w:val="18"/>
          <w:lang w:val="en-US"/>
        </w:rPr>
        <w:t>import</w:t>
      </w:r>
      <w:r w:rsidRPr="00FD41D7">
        <w:rPr>
          <w:rFonts w:ascii="Menlo" w:hAnsi="Menlo" w:cs="Menlo"/>
          <w:sz w:val="18"/>
          <w:szCs w:val="18"/>
          <w:lang w:val="en-US"/>
        </w:rPr>
        <w:t xml:space="preserve"> UIKit</w:t>
      </w:r>
    </w:p>
    <w:p w14:paraId="03BF0878"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p>
    <w:p w14:paraId="52B4A8C0"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color w:val="AA0D91"/>
          <w:sz w:val="18"/>
          <w:szCs w:val="18"/>
          <w:lang w:val="en-US"/>
        </w:rPr>
        <w:t>class</w:t>
      </w:r>
      <w:r w:rsidRPr="00FD41D7">
        <w:rPr>
          <w:rFonts w:ascii="Menlo" w:hAnsi="Menlo" w:cs="Menlo"/>
          <w:sz w:val="18"/>
          <w:szCs w:val="18"/>
          <w:lang w:val="en-US"/>
        </w:rPr>
        <w:t xml:space="preserve"> ExpandCollapseButton: </w:t>
      </w:r>
      <w:r w:rsidRPr="00FD41D7">
        <w:rPr>
          <w:rFonts w:ascii="Menlo" w:hAnsi="Menlo" w:cs="Menlo"/>
          <w:color w:val="5C2699"/>
          <w:sz w:val="18"/>
          <w:szCs w:val="18"/>
          <w:lang w:val="en-US"/>
        </w:rPr>
        <w:t>UIButton</w:t>
      </w:r>
      <w:r w:rsidRPr="00FD41D7">
        <w:rPr>
          <w:rFonts w:ascii="Menlo" w:hAnsi="Menlo" w:cs="Menlo"/>
          <w:sz w:val="18"/>
          <w:szCs w:val="18"/>
          <w:lang w:val="en-US"/>
        </w:rPr>
        <w:t xml:space="preserve"> {</w:t>
      </w:r>
    </w:p>
    <w:p w14:paraId="77BAC0B0"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p>
    <w:p w14:paraId="527F1234"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var</w:t>
      </w:r>
      <w:r w:rsidRPr="00FD41D7">
        <w:rPr>
          <w:rFonts w:ascii="Menlo" w:hAnsi="Menlo" w:cs="Menlo"/>
          <w:sz w:val="18"/>
          <w:szCs w:val="18"/>
          <w:lang w:val="en-US"/>
        </w:rPr>
        <w:t xml:space="preserve"> </w:t>
      </w:r>
      <w:proofErr w:type="gramStart"/>
      <w:r w:rsidRPr="00FD41D7">
        <w:rPr>
          <w:rFonts w:ascii="Menlo" w:hAnsi="Menlo" w:cs="Menlo"/>
          <w:sz w:val="18"/>
          <w:szCs w:val="18"/>
          <w:lang w:val="en-US"/>
        </w:rPr>
        <w:t>isPointingToDown :</w:t>
      </w:r>
      <w:proofErr w:type="gramEnd"/>
      <w:r w:rsidRPr="00FD41D7">
        <w:rPr>
          <w:rFonts w:ascii="Menlo" w:hAnsi="Menlo" w:cs="Menlo"/>
          <w:sz w:val="18"/>
          <w:szCs w:val="18"/>
          <w:lang w:val="en-US"/>
        </w:rPr>
        <w:t xml:space="preserve"> </w:t>
      </w:r>
      <w:r w:rsidRPr="00FD41D7">
        <w:rPr>
          <w:rFonts w:ascii="Menlo" w:hAnsi="Menlo" w:cs="Menlo"/>
          <w:color w:val="5C2699"/>
          <w:sz w:val="18"/>
          <w:szCs w:val="18"/>
          <w:lang w:val="en-US"/>
        </w:rPr>
        <w:t>Bool</w:t>
      </w:r>
      <w:r w:rsidRPr="00FD41D7">
        <w:rPr>
          <w:rFonts w:ascii="Menlo" w:hAnsi="Menlo" w:cs="Menlo"/>
          <w:sz w:val="18"/>
          <w:szCs w:val="18"/>
          <w:lang w:val="en-US"/>
        </w:rPr>
        <w:t xml:space="preserve"> = </w:t>
      </w:r>
      <w:r w:rsidRPr="00FD41D7">
        <w:rPr>
          <w:rFonts w:ascii="Menlo" w:hAnsi="Menlo" w:cs="Menlo"/>
          <w:color w:val="AA0D91"/>
          <w:sz w:val="18"/>
          <w:szCs w:val="18"/>
          <w:lang w:val="en-US"/>
        </w:rPr>
        <w:t>false</w:t>
      </w:r>
    </w:p>
    <w:p w14:paraId="6FEA2EE0"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var</w:t>
      </w:r>
      <w:r w:rsidRPr="00FD41D7">
        <w:rPr>
          <w:rFonts w:ascii="Menlo" w:hAnsi="Menlo" w:cs="Menlo"/>
          <w:sz w:val="18"/>
          <w:szCs w:val="18"/>
          <w:lang w:val="en-US"/>
        </w:rPr>
        <w:t xml:space="preserve"> </w:t>
      </w:r>
      <w:proofErr w:type="gramStart"/>
      <w:r w:rsidRPr="00FD41D7">
        <w:rPr>
          <w:rFonts w:ascii="Menlo" w:hAnsi="Menlo" w:cs="Menlo"/>
          <w:sz w:val="18"/>
          <w:szCs w:val="18"/>
          <w:lang w:val="en-US"/>
        </w:rPr>
        <w:t>arrowColor :</w:t>
      </w:r>
      <w:proofErr w:type="gramEnd"/>
      <w:r w:rsidRPr="00FD41D7">
        <w:rPr>
          <w:rFonts w:ascii="Menlo" w:hAnsi="Menlo" w:cs="Menlo"/>
          <w:sz w:val="18"/>
          <w:szCs w:val="18"/>
          <w:lang w:val="en-US"/>
        </w:rPr>
        <w:t xml:space="preserve"> </w:t>
      </w:r>
      <w:r w:rsidRPr="00FD41D7">
        <w:rPr>
          <w:rFonts w:ascii="Menlo" w:hAnsi="Menlo" w:cs="Menlo"/>
          <w:color w:val="5C2699"/>
          <w:sz w:val="18"/>
          <w:szCs w:val="18"/>
          <w:lang w:val="en-US"/>
        </w:rPr>
        <w:t>UIColor</w:t>
      </w:r>
      <w:r w:rsidRPr="00FD41D7">
        <w:rPr>
          <w:rFonts w:ascii="Menlo" w:hAnsi="Menlo" w:cs="Menlo"/>
          <w:sz w:val="18"/>
          <w:szCs w:val="18"/>
          <w:lang w:val="en-US"/>
        </w:rPr>
        <w:t xml:space="preserve"> = UIColor.lightGray</w:t>
      </w:r>
    </w:p>
    <w:p w14:paraId="06154D5A"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p>
    <w:p w14:paraId="7A45207A"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override</w:t>
      </w:r>
      <w:r w:rsidRPr="00FD41D7">
        <w:rPr>
          <w:rFonts w:ascii="Menlo" w:hAnsi="Menlo" w:cs="Menlo"/>
          <w:sz w:val="18"/>
          <w:szCs w:val="18"/>
          <w:lang w:val="en-US"/>
        </w:rPr>
        <w:t xml:space="preserve"> </w:t>
      </w:r>
      <w:r w:rsidRPr="00FD41D7">
        <w:rPr>
          <w:rFonts w:ascii="Menlo" w:hAnsi="Menlo" w:cs="Menlo"/>
          <w:color w:val="AA0D91"/>
          <w:sz w:val="18"/>
          <w:szCs w:val="18"/>
          <w:lang w:val="en-US"/>
        </w:rPr>
        <w:t>func</w:t>
      </w:r>
      <w:r w:rsidRPr="00FD41D7">
        <w:rPr>
          <w:rFonts w:ascii="Menlo" w:hAnsi="Menlo" w:cs="Menlo"/>
          <w:sz w:val="18"/>
          <w:szCs w:val="18"/>
          <w:lang w:val="en-US"/>
        </w:rPr>
        <w:t xml:space="preserve"> </w:t>
      </w:r>
      <w:proofErr w:type="gramStart"/>
      <w:r w:rsidRPr="00FD41D7">
        <w:rPr>
          <w:rFonts w:ascii="Menlo" w:hAnsi="Menlo" w:cs="Menlo"/>
          <w:sz w:val="18"/>
          <w:szCs w:val="18"/>
          <w:lang w:val="en-US"/>
        </w:rPr>
        <w:t>draw(</w:t>
      </w:r>
      <w:proofErr w:type="gramEnd"/>
      <w:r w:rsidRPr="00FD41D7">
        <w:rPr>
          <w:rFonts w:ascii="Menlo" w:hAnsi="Menlo" w:cs="Menlo"/>
          <w:color w:val="AA0D91"/>
          <w:sz w:val="18"/>
          <w:szCs w:val="18"/>
          <w:lang w:val="en-US"/>
        </w:rPr>
        <w:t>_</w:t>
      </w:r>
      <w:r w:rsidRPr="00FD41D7">
        <w:rPr>
          <w:rFonts w:ascii="Menlo" w:hAnsi="Menlo" w:cs="Menlo"/>
          <w:sz w:val="18"/>
          <w:szCs w:val="18"/>
          <w:lang w:val="en-US"/>
        </w:rPr>
        <w:t xml:space="preserve"> rect: </w:t>
      </w:r>
      <w:r w:rsidRPr="00FD41D7">
        <w:rPr>
          <w:rFonts w:ascii="Menlo" w:hAnsi="Menlo" w:cs="Menlo"/>
          <w:color w:val="5C2699"/>
          <w:sz w:val="18"/>
          <w:szCs w:val="18"/>
          <w:lang w:val="en-US"/>
        </w:rPr>
        <w:t>CGRect</w:t>
      </w:r>
      <w:r w:rsidRPr="00FD41D7">
        <w:rPr>
          <w:rFonts w:ascii="Menlo" w:hAnsi="Menlo" w:cs="Menlo"/>
          <w:sz w:val="18"/>
          <w:szCs w:val="18"/>
          <w:lang w:val="en-US"/>
        </w:rPr>
        <w:t>) {</w:t>
      </w:r>
    </w:p>
    <w:p w14:paraId="48FBDDA8"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let</w:t>
      </w:r>
      <w:r w:rsidRPr="00FD41D7">
        <w:rPr>
          <w:rFonts w:ascii="Menlo" w:hAnsi="Menlo" w:cs="Menlo"/>
          <w:sz w:val="18"/>
          <w:szCs w:val="18"/>
          <w:lang w:val="en-US"/>
        </w:rPr>
        <w:t xml:space="preserve"> shape = </w:t>
      </w:r>
      <w:proofErr w:type="gramStart"/>
      <w:r w:rsidRPr="00FD41D7">
        <w:rPr>
          <w:rFonts w:ascii="Menlo" w:hAnsi="Menlo" w:cs="Menlo"/>
          <w:sz w:val="18"/>
          <w:szCs w:val="18"/>
          <w:lang w:val="en-US"/>
        </w:rPr>
        <w:t>CAShapeLayer(</w:t>
      </w:r>
      <w:proofErr w:type="gramEnd"/>
      <w:r w:rsidRPr="00FD41D7">
        <w:rPr>
          <w:rFonts w:ascii="Menlo" w:hAnsi="Menlo" w:cs="Menlo"/>
          <w:sz w:val="18"/>
          <w:szCs w:val="18"/>
          <w:lang w:val="en-US"/>
        </w:rPr>
        <w:t>)</w:t>
      </w:r>
    </w:p>
    <w:p w14:paraId="01736142"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layer.addSublayer</w:t>
      </w:r>
      <w:proofErr w:type="gramEnd"/>
      <w:r w:rsidRPr="00FD41D7">
        <w:rPr>
          <w:rFonts w:ascii="Menlo" w:hAnsi="Menlo" w:cs="Menlo"/>
          <w:sz w:val="18"/>
          <w:szCs w:val="18"/>
          <w:lang w:val="en-US"/>
        </w:rPr>
        <w:t>(shape)</w:t>
      </w:r>
    </w:p>
    <w:p w14:paraId="4266D1AE"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shape.lineJoin = kCALineJoinMiter</w:t>
      </w:r>
    </w:p>
    <w:p w14:paraId="7D86DC98"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shape.fillColor = arrowColor.cgColor</w:t>
      </w:r>
    </w:p>
    <w:p w14:paraId="39C9BD76"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p>
    <w:p w14:paraId="0B7636A8"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let</w:t>
      </w:r>
      <w:r w:rsidRPr="00FD41D7">
        <w:rPr>
          <w:rFonts w:ascii="Menlo" w:hAnsi="Menlo" w:cs="Menlo"/>
          <w:sz w:val="18"/>
          <w:szCs w:val="18"/>
          <w:lang w:val="en-US"/>
        </w:rPr>
        <w:t xml:space="preserve"> path = </w:t>
      </w:r>
      <w:proofErr w:type="gramStart"/>
      <w:r w:rsidRPr="00FD41D7">
        <w:rPr>
          <w:rFonts w:ascii="Menlo" w:hAnsi="Menlo" w:cs="Menlo"/>
          <w:sz w:val="18"/>
          <w:szCs w:val="18"/>
          <w:lang w:val="en-US"/>
        </w:rPr>
        <w:t>UIBezierPath(</w:t>
      </w:r>
      <w:proofErr w:type="gramEnd"/>
      <w:r w:rsidRPr="00FD41D7">
        <w:rPr>
          <w:rFonts w:ascii="Menlo" w:hAnsi="Menlo" w:cs="Menlo"/>
          <w:sz w:val="18"/>
          <w:szCs w:val="18"/>
          <w:lang w:val="en-US"/>
        </w:rPr>
        <w:t>)</w:t>
      </w:r>
    </w:p>
    <w:p w14:paraId="511B75E4"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p>
    <w:p w14:paraId="258681C6"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if</w:t>
      </w:r>
      <w:r w:rsidRPr="00FD41D7">
        <w:rPr>
          <w:rFonts w:ascii="Menlo" w:hAnsi="Menlo" w:cs="Menlo"/>
          <w:sz w:val="18"/>
          <w:szCs w:val="18"/>
          <w:lang w:val="en-US"/>
        </w:rPr>
        <w:t xml:space="preserve"> isPointingToDown {</w:t>
      </w:r>
    </w:p>
    <w:p w14:paraId="342D4985"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color w:val="007400"/>
          <w:sz w:val="18"/>
          <w:szCs w:val="18"/>
          <w:lang w:val="en-US"/>
        </w:rPr>
      </w:pPr>
      <w:r w:rsidRPr="00FD41D7">
        <w:rPr>
          <w:rFonts w:ascii="Menlo" w:hAnsi="Menlo" w:cs="Menlo"/>
          <w:sz w:val="18"/>
          <w:szCs w:val="18"/>
          <w:lang w:val="en-US"/>
        </w:rPr>
        <w:t xml:space="preserve">            </w:t>
      </w:r>
      <w:r w:rsidRPr="00FD41D7">
        <w:rPr>
          <w:rFonts w:ascii="Menlo" w:hAnsi="Menlo" w:cs="Menlo"/>
          <w:color w:val="007400"/>
          <w:sz w:val="18"/>
          <w:szCs w:val="18"/>
          <w:lang w:val="en-US"/>
        </w:rPr>
        <w:t>// Apontando para baixo</w:t>
      </w:r>
    </w:p>
    <w:p w14:paraId="486A3CD2"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path.move</w:t>
      </w:r>
      <w:proofErr w:type="gramEnd"/>
      <w:r w:rsidRPr="00FD41D7">
        <w:rPr>
          <w:rFonts w:ascii="Menlo" w:hAnsi="Menlo" w:cs="Menlo"/>
          <w:sz w:val="18"/>
          <w:szCs w:val="18"/>
          <w:lang w:val="en-US"/>
        </w:rPr>
        <w:t>(to: CGPoint(x:bounds.width/</w:t>
      </w:r>
      <w:r w:rsidRPr="00FD41D7">
        <w:rPr>
          <w:rFonts w:ascii="Menlo" w:hAnsi="Menlo" w:cs="Menlo"/>
          <w:color w:val="1C00CF"/>
          <w:sz w:val="18"/>
          <w:szCs w:val="18"/>
          <w:lang w:val="en-US"/>
        </w:rPr>
        <w:t>2</w:t>
      </w:r>
      <w:r w:rsidRPr="00FD41D7">
        <w:rPr>
          <w:rFonts w:ascii="Menlo" w:hAnsi="Menlo" w:cs="Menlo"/>
          <w:sz w:val="18"/>
          <w:szCs w:val="18"/>
          <w:lang w:val="en-US"/>
        </w:rPr>
        <w:t>, y:bounds.height))</w:t>
      </w:r>
    </w:p>
    <w:p w14:paraId="2EAC2566"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p>
    <w:p w14:paraId="1D237D1E"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path.addLine</w:t>
      </w:r>
      <w:proofErr w:type="gramEnd"/>
      <w:r w:rsidRPr="00FD41D7">
        <w:rPr>
          <w:rFonts w:ascii="Menlo" w:hAnsi="Menlo" w:cs="Menlo"/>
          <w:sz w:val="18"/>
          <w:szCs w:val="18"/>
          <w:lang w:val="en-US"/>
        </w:rPr>
        <w:t>(to: CGPoint(x:bounds.width, y:</w:t>
      </w:r>
      <w:r w:rsidRPr="00FD41D7">
        <w:rPr>
          <w:rFonts w:ascii="Menlo" w:hAnsi="Menlo" w:cs="Menlo"/>
          <w:color w:val="1C00CF"/>
          <w:sz w:val="18"/>
          <w:szCs w:val="18"/>
          <w:lang w:val="en-US"/>
        </w:rPr>
        <w:t>0</w:t>
      </w:r>
      <w:r w:rsidRPr="00FD41D7">
        <w:rPr>
          <w:rFonts w:ascii="Menlo" w:hAnsi="Menlo" w:cs="Menlo"/>
          <w:sz w:val="18"/>
          <w:szCs w:val="18"/>
          <w:lang w:val="en-US"/>
        </w:rPr>
        <w:t>))</w:t>
      </w:r>
    </w:p>
    <w:p w14:paraId="7583B12D"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path.addLine</w:t>
      </w:r>
      <w:proofErr w:type="gramEnd"/>
      <w:r w:rsidRPr="00FD41D7">
        <w:rPr>
          <w:rFonts w:ascii="Menlo" w:hAnsi="Menlo" w:cs="Menlo"/>
          <w:sz w:val="18"/>
          <w:szCs w:val="18"/>
          <w:lang w:val="en-US"/>
        </w:rPr>
        <w:t>(to: CGPoint(x:(bounds.width/</w:t>
      </w:r>
      <w:r w:rsidRPr="00FD41D7">
        <w:rPr>
          <w:rFonts w:ascii="Menlo" w:hAnsi="Menlo" w:cs="Menlo"/>
          <w:color w:val="1C00CF"/>
          <w:sz w:val="18"/>
          <w:szCs w:val="18"/>
          <w:lang w:val="en-US"/>
        </w:rPr>
        <w:t>3</w:t>
      </w:r>
      <w:r w:rsidRPr="00FD41D7">
        <w:rPr>
          <w:rFonts w:ascii="Menlo" w:hAnsi="Menlo" w:cs="Menlo"/>
          <w:sz w:val="18"/>
          <w:szCs w:val="18"/>
          <w:lang w:val="en-US"/>
        </w:rPr>
        <w:t xml:space="preserve">) * </w:t>
      </w:r>
      <w:r w:rsidRPr="00FD41D7">
        <w:rPr>
          <w:rFonts w:ascii="Menlo" w:hAnsi="Menlo" w:cs="Menlo"/>
          <w:color w:val="1C00CF"/>
          <w:sz w:val="18"/>
          <w:szCs w:val="18"/>
          <w:lang w:val="en-US"/>
        </w:rPr>
        <w:t>2</w:t>
      </w:r>
      <w:r w:rsidRPr="00FD41D7">
        <w:rPr>
          <w:rFonts w:ascii="Menlo" w:hAnsi="Menlo" w:cs="Menlo"/>
          <w:sz w:val="18"/>
          <w:szCs w:val="18"/>
          <w:lang w:val="en-US"/>
        </w:rPr>
        <w:t>, y:</w:t>
      </w:r>
      <w:r w:rsidRPr="00FD41D7">
        <w:rPr>
          <w:rFonts w:ascii="Menlo" w:hAnsi="Menlo" w:cs="Menlo"/>
          <w:color w:val="1C00CF"/>
          <w:sz w:val="18"/>
          <w:szCs w:val="18"/>
          <w:lang w:val="en-US"/>
        </w:rPr>
        <w:t>0</w:t>
      </w:r>
      <w:r w:rsidRPr="00FD41D7">
        <w:rPr>
          <w:rFonts w:ascii="Menlo" w:hAnsi="Menlo" w:cs="Menlo"/>
          <w:sz w:val="18"/>
          <w:szCs w:val="18"/>
          <w:lang w:val="en-US"/>
        </w:rPr>
        <w:t>))</w:t>
      </w:r>
    </w:p>
    <w:p w14:paraId="5830FDE9"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p>
    <w:p w14:paraId="6A89C981"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path.addLine</w:t>
      </w:r>
      <w:proofErr w:type="gramEnd"/>
      <w:r w:rsidRPr="00FD41D7">
        <w:rPr>
          <w:rFonts w:ascii="Menlo" w:hAnsi="Menlo" w:cs="Menlo"/>
          <w:sz w:val="18"/>
          <w:szCs w:val="18"/>
          <w:lang w:val="en-US"/>
        </w:rPr>
        <w:t>(to: CGPoint(x:bounds.width/</w:t>
      </w:r>
      <w:r w:rsidRPr="00FD41D7">
        <w:rPr>
          <w:rFonts w:ascii="Menlo" w:hAnsi="Menlo" w:cs="Menlo"/>
          <w:color w:val="1C00CF"/>
          <w:sz w:val="18"/>
          <w:szCs w:val="18"/>
          <w:lang w:val="en-US"/>
        </w:rPr>
        <w:t>2</w:t>
      </w:r>
      <w:r w:rsidRPr="00FD41D7">
        <w:rPr>
          <w:rFonts w:ascii="Menlo" w:hAnsi="Menlo" w:cs="Menlo"/>
          <w:sz w:val="18"/>
          <w:szCs w:val="18"/>
          <w:lang w:val="en-US"/>
        </w:rPr>
        <w:t>, y:bounds.width/</w:t>
      </w:r>
      <w:r w:rsidRPr="00FD41D7">
        <w:rPr>
          <w:rFonts w:ascii="Menlo" w:hAnsi="Menlo" w:cs="Menlo"/>
          <w:color w:val="1C00CF"/>
          <w:sz w:val="18"/>
          <w:szCs w:val="18"/>
          <w:lang w:val="en-US"/>
        </w:rPr>
        <w:t>6</w:t>
      </w:r>
      <w:r w:rsidRPr="00FD41D7">
        <w:rPr>
          <w:rFonts w:ascii="Menlo" w:hAnsi="Menlo" w:cs="Menlo"/>
          <w:sz w:val="18"/>
          <w:szCs w:val="18"/>
          <w:lang w:val="en-US"/>
        </w:rPr>
        <w:t>))</w:t>
      </w:r>
    </w:p>
    <w:p w14:paraId="43044F5A"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p>
    <w:p w14:paraId="17650258"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path.addLine</w:t>
      </w:r>
      <w:proofErr w:type="gramEnd"/>
      <w:r w:rsidRPr="00FD41D7">
        <w:rPr>
          <w:rFonts w:ascii="Menlo" w:hAnsi="Menlo" w:cs="Menlo"/>
          <w:sz w:val="18"/>
          <w:szCs w:val="18"/>
          <w:lang w:val="en-US"/>
        </w:rPr>
        <w:t>(to: CGPoint(x:bounds.width/</w:t>
      </w:r>
      <w:r w:rsidRPr="00FD41D7">
        <w:rPr>
          <w:rFonts w:ascii="Menlo" w:hAnsi="Menlo" w:cs="Menlo"/>
          <w:color w:val="1C00CF"/>
          <w:sz w:val="18"/>
          <w:szCs w:val="18"/>
          <w:lang w:val="en-US"/>
        </w:rPr>
        <w:t>3</w:t>
      </w:r>
      <w:r w:rsidRPr="00FD41D7">
        <w:rPr>
          <w:rFonts w:ascii="Menlo" w:hAnsi="Menlo" w:cs="Menlo"/>
          <w:sz w:val="18"/>
          <w:szCs w:val="18"/>
          <w:lang w:val="en-US"/>
        </w:rPr>
        <w:t>, y:</w:t>
      </w:r>
      <w:r w:rsidRPr="00FD41D7">
        <w:rPr>
          <w:rFonts w:ascii="Menlo" w:hAnsi="Menlo" w:cs="Menlo"/>
          <w:color w:val="1C00CF"/>
          <w:sz w:val="18"/>
          <w:szCs w:val="18"/>
          <w:lang w:val="en-US"/>
        </w:rPr>
        <w:t>0</w:t>
      </w:r>
      <w:r w:rsidRPr="00FD41D7">
        <w:rPr>
          <w:rFonts w:ascii="Menlo" w:hAnsi="Menlo" w:cs="Menlo"/>
          <w:sz w:val="18"/>
          <w:szCs w:val="18"/>
          <w:lang w:val="en-US"/>
        </w:rPr>
        <w:t>))</w:t>
      </w:r>
    </w:p>
    <w:p w14:paraId="1917AADC"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path.addLine</w:t>
      </w:r>
      <w:proofErr w:type="gramEnd"/>
      <w:r w:rsidRPr="00FD41D7">
        <w:rPr>
          <w:rFonts w:ascii="Menlo" w:hAnsi="Menlo" w:cs="Menlo"/>
          <w:sz w:val="18"/>
          <w:szCs w:val="18"/>
          <w:lang w:val="en-US"/>
        </w:rPr>
        <w:t>(to: CGPoint(x:</w:t>
      </w:r>
      <w:r w:rsidRPr="00FD41D7">
        <w:rPr>
          <w:rFonts w:ascii="Menlo" w:hAnsi="Menlo" w:cs="Menlo"/>
          <w:color w:val="1C00CF"/>
          <w:sz w:val="18"/>
          <w:szCs w:val="18"/>
          <w:lang w:val="en-US"/>
        </w:rPr>
        <w:t>0</w:t>
      </w:r>
      <w:r w:rsidRPr="00FD41D7">
        <w:rPr>
          <w:rFonts w:ascii="Menlo" w:hAnsi="Menlo" w:cs="Menlo"/>
          <w:sz w:val="18"/>
          <w:szCs w:val="18"/>
          <w:lang w:val="en-US"/>
        </w:rPr>
        <w:t>, y:</w:t>
      </w:r>
      <w:r w:rsidRPr="00FD41D7">
        <w:rPr>
          <w:rFonts w:ascii="Menlo" w:hAnsi="Menlo" w:cs="Menlo"/>
          <w:color w:val="1C00CF"/>
          <w:sz w:val="18"/>
          <w:szCs w:val="18"/>
          <w:lang w:val="en-US"/>
        </w:rPr>
        <w:t>0</w:t>
      </w:r>
      <w:r w:rsidRPr="00FD41D7">
        <w:rPr>
          <w:rFonts w:ascii="Menlo" w:hAnsi="Menlo" w:cs="Menlo"/>
          <w:sz w:val="18"/>
          <w:szCs w:val="18"/>
          <w:lang w:val="en-US"/>
        </w:rPr>
        <w:t>))</w:t>
      </w:r>
    </w:p>
    <w:p w14:paraId="3C0278F0" w14:textId="0722BADE"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 </w:t>
      </w:r>
      <w:r w:rsidRPr="00FD41D7">
        <w:rPr>
          <w:rFonts w:ascii="Menlo" w:hAnsi="Menlo" w:cs="Menlo"/>
          <w:color w:val="AA0D91"/>
          <w:sz w:val="18"/>
          <w:szCs w:val="18"/>
          <w:lang w:val="en-US"/>
        </w:rPr>
        <w:t xml:space="preserve">else </w:t>
      </w:r>
      <w:r w:rsidRPr="00FD41D7">
        <w:rPr>
          <w:rFonts w:ascii="Menlo" w:hAnsi="Menlo" w:cs="Menlo"/>
          <w:sz w:val="18"/>
          <w:szCs w:val="18"/>
          <w:lang w:val="en-US"/>
        </w:rPr>
        <w:t>{</w:t>
      </w:r>
    </w:p>
    <w:p w14:paraId="45E65FCF"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color w:val="007400"/>
          <w:sz w:val="18"/>
          <w:szCs w:val="18"/>
          <w:lang w:val="en-US"/>
        </w:rPr>
      </w:pPr>
      <w:r w:rsidRPr="00FD41D7">
        <w:rPr>
          <w:rFonts w:ascii="Menlo" w:hAnsi="Menlo" w:cs="Menlo"/>
          <w:sz w:val="18"/>
          <w:szCs w:val="18"/>
          <w:lang w:val="en-US"/>
        </w:rPr>
        <w:t xml:space="preserve">            </w:t>
      </w:r>
      <w:r w:rsidRPr="00FD41D7">
        <w:rPr>
          <w:rFonts w:ascii="Menlo" w:hAnsi="Menlo" w:cs="Menlo"/>
          <w:color w:val="007400"/>
          <w:sz w:val="18"/>
          <w:szCs w:val="18"/>
          <w:lang w:val="en-US"/>
        </w:rPr>
        <w:t>// Apontando para cima</w:t>
      </w:r>
    </w:p>
    <w:p w14:paraId="31F67320"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path.move</w:t>
      </w:r>
      <w:proofErr w:type="gramEnd"/>
      <w:r w:rsidRPr="00FD41D7">
        <w:rPr>
          <w:rFonts w:ascii="Menlo" w:hAnsi="Menlo" w:cs="Menlo"/>
          <w:sz w:val="18"/>
          <w:szCs w:val="18"/>
          <w:lang w:val="en-US"/>
        </w:rPr>
        <w:t>(to: CGPoint(x:bounds.width/</w:t>
      </w:r>
      <w:r w:rsidRPr="00FD41D7">
        <w:rPr>
          <w:rFonts w:ascii="Menlo" w:hAnsi="Menlo" w:cs="Menlo"/>
          <w:color w:val="1C00CF"/>
          <w:sz w:val="18"/>
          <w:szCs w:val="18"/>
          <w:lang w:val="en-US"/>
        </w:rPr>
        <w:t>2</w:t>
      </w:r>
      <w:r w:rsidRPr="00FD41D7">
        <w:rPr>
          <w:rFonts w:ascii="Menlo" w:hAnsi="Menlo" w:cs="Menlo"/>
          <w:sz w:val="18"/>
          <w:szCs w:val="18"/>
          <w:lang w:val="en-US"/>
        </w:rPr>
        <w:t>, y:</w:t>
      </w:r>
      <w:r w:rsidRPr="00FD41D7">
        <w:rPr>
          <w:rFonts w:ascii="Menlo" w:hAnsi="Menlo" w:cs="Menlo"/>
          <w:color w:val="1C00CF"/>
          <w:sz w:val="18"/>
          <w:szCs w:val="18"/>
          <w:lang w:val="en-US"/>
        </w:rPr>
        <w:t>0</w:t>
      </w:r>
      <w:r w:rsidRPr="00FD41D7">
        <w:rPr>
          <w:rFonts w:ascii="Menlo" w:hAnsi="Menlo" w:cs="Menlo"/>
          <w:sz w:val="18"/>
          <w:szCs w:val="18"/>
          <w:lang w:val="en-US"/>
        </w:rPr>
        <w:t>))</w:t>
      </w:r>
    </w:p>
    <w:p w14:paraId="56AB4DD1"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path.addLine</w:t>
      </w:r>
      <w:proofErr w:type="gramEnd"/>
      <w:r w:rsidRPr="00FD41D7">
        <w:rPr>
          <w:rFonts w:ascii="Menlo" w:hAnsi="Menlo" w:cs="Menlo"/>
          <w:sz w:val="18"/>
          <w:szCs w:val="18"/>
          <w:lang w:val="en-US"/>
        </w:rPr>
        <w:t>(to: CGPoint(x:bounds.width, y:bounds.height))</w:t>
      </w:r>
    </w:p>
    <w:p w14:paraId="04D537CD"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path.addLine</w:t>
      </w:r>
      <w:proofErr w:type="gramEnd"/>
      <w:r w:rsidRPr="00FD41D7">
        <w:rPr>
          <w:rFonts w:ascii="Menlo" w:hAnsi="Menlo" w:cs="Menlo"/>
          <w:sz w:val="18"/>
          <w:szCs w:val="18"/>
          <w:lang w:val="en-US"/>
        </w:rPr>
        <w:t>(to: CGPoint(x:(bounds.width/</w:t>
      </w:r>
      <w:r w:rsidRPr="00FD41D7">
        <w:rPr>
          <w:rFonts w:ascii="Menlo" w:hAnsi="Menlo" w:cs="Menlo"/>
          <w:color w:val="1C00CF"/>
          <w:sz w:val="18"/>
          <w:szCs w:val="18"/>
          <w:lang w:val="en-US"/>
        </w:rPr>
        <w:t>3</w:t>
      </w:r>
      <w:r w:rsidRPr="00FD41D7">
        <w:rPr>
          <w:rFonts w:ascii="Menlo" w:hAnsi="Menlo" w:cs="Menlo"/>
          <w:sz w:val="18"/>
          <w:szCs w:val="18"/>
          <w:lang w:val="en-US"/>
        </w:rPr>
        <w:t xml:space="preserve">) * </w:t>
      </w:r>
      <w:r w:rsidRPr="00FD41D7">
        <w:rPr>
          <w:rFonts w:ascii="Menlo" w:hAnsi="Menlo" w:cs="Menlo"/>
          <w:color w:val="1C00CF"/>
          <w:sz w:val="18"/>
          <w:szCs w:val="18"/>
          <w:lang w:val="en-US"/>
        </w:rPr>
        <w:t>2</w:t>
      </w:r>
      <w:r w:rsidRPr="00FD41D7">
        <w:rPr>
          <w:rFonts w:ascii="Menlo" w:hAnsi="Menlo" w:cs="Menlo"/>
          <w:sz w:val="18"/>
          <w:szCs w:val="18"/>
          <w:lang w:val="en-US"/>
        </w:rPr>
        <w:t>, y:bounds.height))</w:t>
      </w:r>
    </w:p>
    <w:p w14:paraId="02CA6408"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p>
    <w:p w14:paraId="296C2EFF" w14:textId="6F4D323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path.addLine</w:t>
      </w:r>
      <w:proofErr w:type="gramEnd"/>
      <w:r w:rsidRPr="00FD41D7">
        <w:rPr>
          <w:rFonts w:ascii="Menlo" w:hAnsi="Menlo" w:cs="Menlo"/>
          <w:sz w:val="18"/>
          <w:szCs w:val="18"/>
          <w:lang w:val="en-US"/>
        </w:rPr>
        <w:t>(to: CGPoint(x:bounds.width/</w:t>
      </w:r>
      <w:r w:rsidRPr="00FD41D7">
        <w:rPr>
          <w:rFonts w:ascii="Menlo" w:hAnsi="Menlo" w:cs="Menlo"/>
          <w:color w:val="1C00CF"/>
          <w:sz w:val="18"/>
          <w:szCs w:val="18"/>
          <w:lang w:val="en-US"/>
        </w:rPr>
        <w:t>2</w:t>
      </w:r>
      <w:r w:rsidRPr="00FD41D7">
        <w:rPr>
          <w:rFonts w:ascii="Menlo" w:hAnsi="Menlo" w:cs="Menlo"/>
          <w:sz w:val="18"/>
          <w:szCs w:val="18"/>
          <w:lang w:val="en-US"/>
        </w:rPr>
        <w:t>, y:bounds.height - (bounds.width/</w:t>
      </w:r>
      <w:r w:rsidRPr="00FD41D7">
        <w:rPr>
          <w:rFonts w:ascii="Menlo" w:hAnsi="Menlo" w:cs="Menlo"/>
          <w:color w:val="1C00CF"/>
          <w:sz w:val="18"/>
          <w:szCs w:val="18"/>
          <w:lang w:val="en-US"/>
        </w:rPr>
        <w:t>6</w:t>
      </w:r>
      <w:r w:rsidRPr="00FD41D7">
        <w:rPr>
          <w:rFonts w:ascii="Menlo" w:hAnsi="Menlo" w:cs="Menlo"/>
          <w:sz w:val="18"/>
          <w:szCs w:val="18"/>
          <w:lang w:val="en-US"/>
        </w:rPr>
        <w:t>)))</w:t>
      </w:r>
    </w:p>
    <w:p w14:paraId="3653A6EF"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path.addLine</w:t>
      </w:r>
      <w:proofErr w:type="gramEnd"/>
      <w:r w:rsidRPr="00FD41D7">
        <w:rPr>
          <w:rFonts w:ascii="Menlo" w:hAnsi="Menlo" w:cs="Menlo"/>
          <w:sz w:val="18"/>
          <w:szCs w:val="18"/>
          <w:lang w:val="en-US"/>
        </w:rPr>
        <w:t>(to: CGPoint(x:bounds.width/</w:t>
      </w:r>
      <w:r w:rsidRPr="00FD41D7">
        <w:rPr>
          <w:rFonts w:ascii="Menlo" w:hAnsi="Menlo" w:cs="Menlo"/>
          <w:color w:val="1C00CF"/>
          <w:sz w:val="18"/>
          <w:szCs w:val="18"/>
          <w:lang w:val="en-US"/>
        </w:rPr>
        <w:t>3</w:t>
      </w:r>
      <w:r w:rsidRPr="00FD41D7">
        <w:rPr>
          <w:rFonts w:ascii="Menlo" w:hAnsi="Menlo" w:cs="Menlo"/>
          <w:sz w:val="18"/>
          <w:szCs w:val="18"/>
          <w:lang w:val="en-US"/>
        </w:rPr>
        <w:t>, y:bounds.height))</w:t>
      </w:r>
    </w:p>
    <w:p w14:paraId="4237F571"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path.addLine</w:t>
      </w:r>
      <w:proofErr w:type="gramEnd"/>
      <w:r w:rsidRPr="00FD41D7">
        <w:rPr>
          <w:rFonts w:ascii="Menlo" w:hAnsi="Menlo" w:cs="Menlo"/>
          <w:sz w:val="18"/>
          <w:szCs w:val="18"/>
          <w:lang w:val="en-US"/>
        </w:rPr>
        <w:t>(to: CGPoint(x:</w:t>
      </w:r>
      <w:r w:rsidRPr="00FD41D7">
        <w:rPr>
          <w:rFonts w:ascii="Menlo" w:hAnsi="Menlo" w:cs="Menlo"/>
          <w:color w:val="1C00CF"/>
          <w:sz w:val="18"/>
          <w:szCs w:val="18"/>
          <w:lang w:val="en-US"/>
        </w:rPr>
        <w:t>0</w:t>
      </w:r>
      <w:r w:rsidRPr="00FD41D7">
        <w:rPr>
          <w:rFonts w:ascii="Menlo" w:hAnsi="Menlo" w:cs="Menlo"/>
          <w:sz w:val="18"/>
          <w:szCs w:val="18"/>
          <w:lang w:val="en-US"/>
        </w:rPr>
        <w:t>, y:bounds.height))</w:t>
      </w:r>
    </w:p>
    <w:p w14:paraId="77CFC8FD"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p>
    <w:p w14:paraId="795E830C"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p>
    <w:p w14:paraId="39D66E5A"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p>
    <w:p w14:paraId="72544A6F"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lastRenderedPageBreak/>
        <w:t xml:space="preserve">        </w:t>
      </w:r>
      <w:proofErr w:type="gramStart"/>
      <w:r w:rsidRPr="00FD41D7">
        <w:rPr>
          <w:rFonts w:ascii="Menlo" w:hAnsi="Menlo" w:cs="Menlo"/>
          <w:sz w:val="18"/>
          <w:szCs w:val="18"/>
          <w:lang w:val="en-US"/>
        </w:rPr>
        <w:t>path.close</w:t>
      </w:r>
      <w:proofErr w:type="gramEnd"/>
      <w:r w:rsidRPr="00FD41D7">
        <w:rPr>
          <w:rFonts w:ascii="Menlo" w:hAnsi="Menlo" w:cs="Menlo"/>
          <w:sz w:val="18"/>
          <w:szCs w:val="18"/>
          <w:lang w:val="en-US"/>
        </w:rPr>
        <w:t>()</w:t>
      </w:r>
    </w:p>
    <w:p w14:paraId="26B87910" w14:textId="77777777" w:rsidR="00515F73" w:rsidRPr="00FD41D7" w:rsidRDefault="00515F73" w:rsidP="00515F73">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shape.path = path.cgPath</w:t>
      </w:r>
    </w:p>
    <w:p w14:paraId="0E0934A8"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FD41D7">
        <w:rPr>
          <w:rFonts w:ascii="Menlo" w:hAnsi="Menlo" w:cs="Menlo"/>
          <w:sz w:val="18"/>
          <w:szCs w:val="18"/>
          <w:lang w:val="en-US"/>
        </w:rPr>
        <w:t xml:space="preserve">    </w:t>
      </w:r>
      <w:r w:rsidRPr="0026208F">
        <w:rPr>
          <w:rFonts w:ascii="Menlo" w:hAnsi="Menlo" w:cs="Menlo"/>
          <w:sz w:val="18"/>
          <w:szCs w:val="18"/>
        </w:rPr>
        <w:t>}</w:t>
      </w:r>
    </w:p>
    <w:p w14:paraId="1235BC58"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w:t>
      </w:r>
    </w:p>
    <w:p w14:paraId="78038B25" w14:textId="06D853D2" w:rsidR="008C675B" w:rsidRPr="00432F2C" w:rsidRDefault="008C675B" w:rsidP="008C675B">
      <w:pPr>
        <w:pStyle w:val="FirstParagraph"/>
        <w:rPr>
          <w:lang w:val="pt-BR"/>
        </w:rPr>
      </w:pPr>
      <w:r w:rsidRPr="00432F2C">
        <w:rPr>
          <w:lang w:val="pt-BR"/>
        </w:rPr>
        <w:t xml:space="preserve">Se você colocar este botão em algum ViewController, poderá ver o desenho da seta somente quando executar o </w:t>
      </w:r>
      <w:r w:rsidRPr="000C0B3B">
        <w:rPr>
          <w:i/>
          <w:lang w:val="pt-BR"/>
        </w:rPr>
        <w:t>app</w:t>
      </w:r>
      <w:r w:rsidRPr="00432F2C">
        <w:rPr>
          <w:lang w:val="pt-BR"/>
        </w:rPr>
        <w:t xml:space="preserve">. Para ver o resultado </w:t>
      </w:r>
      <w:r w:rsidR="00310C95" w:rsidRPr="00432F2C">
        <w:rPr>
          <w:lang w:val="pt-BR"/>
        </w:rPr>
        <w:t>instantaneamente</w:t>
      </w:r>
      <w:r w:rsidRPr="00432F2C">
        <w:rPr>
          <w:lang w:val="pt-BR"/>
        </w:rPr>
        <w:t>, vamos utilizar o atributo IBDesignable.</w:t>
      </w:r>
    </w:p>
    <w:p w14:paraId="3AFE0FD0" w14:textId="77777777" w:rsidR="008C675B" w:rsidRPr="00432F2C" w:rsidRDefault="008C675B" w:rsidP="000478C8">
      <w:pPr>
        <w:pStyle w:val="Ttulo3"/>
      </w:pPr>
      <w:r w:rsidRPr="00432F2C">
        <w:t>Exibindo atualizações em tempo real</w:t>
      </w:r>
    </w:p>
    <w:p w14:paraId="3FB184B1" w14:textId="341464E6" w:rsidR="008C675B" w:rsidRPr="00432F2C" w:rsidRDefault="008C675B" w:rsidP="008C675B">
      <w:pPr>
        <w:pStyle w:val="FirstParagraph"/>
        <w:rPr>
          <w:lang w:val="pt-BR"/>
        </w:rPr>
      </w:pPr>
      <w:r w:rsidRPr="00432F2C">
        <w:rPr>
          <w:lang w:val="pt-BR"/>
        </w:rPr>
        <w:t xml:space="preserve">Para que você possa ver o resultado do desenho em tempo real </w:t>
      </w:r>
      <w:proofErr w:type="gramStart"/>
      <w:r w:rsidRPr="00432F2C">
        <w:rPr>
          <w:lang w:val="pt-BR"/>
        </w:rPr>
        <w:t xml:space="preserve">no </w:t>
      </w:r>
      <w:r w:rsidR="00310C95">
        <w:rPr>
          <w:color w:val="FF0000"/>
          <w:lang w:val="pt-BR"/>
        </w:rPr>
        <w:t>.</w:t>
      </w:r>
      <w:r w:rsidRPr="00432F2C">
        <w:rPr>
          <w:lang w:val="pt-BR"/>
        </w:rPr>
        <w:t>xib</w:t>
      </w:r>
      <w:proofErr w:type="gramEnd"/>
      <w:r w:rsidRPr="00432F2C">
        <w:rPr>
          <w:lang w:val="pt-BR"/>
        </w:rPr>
        <w:t xml:space="preserve"> que criamos, basta realizar os seguintes passos:</w:t>
      </w:r>
    </w:p>
    <w:p w14:paraId="183C43E2" w14:textId="77777777" w:rsidR="008C675B" w:rsidRPr="00432F2C" w:rsidRDefault="008C675B" w:rsidP="008C675B">
      <w:pPr>
        <w:pBdr>
          <w:bottom w:val="single" w:sz="4" w:space="1" w:color="auto"/>
        </w:pBdr>
      </w:pPr>
    </w:p>
    <w:p w14:paraId="3BD10D6B" w14:textId="3CE8FE11" w:rsidR="00515F73" w:rsidRDefault="00515F73" w:rsidP="00515F73">
      <w:pPr>
        <w:pStyle w:val="Compactordered"/>
        <w:numPr>
          <w:ilvl w:val="0"/>
          <w:numId w:val="0"/>
        </w:numPr>
      </w:pPr>
    </w:p>
    <w:p w14:paraId="5B04F6D0" w14:textId="77777777" w:rsidR="008C675B" w:rsidRPr="00432F2C" w:rsidRDefault="008C675B" w:rsidP="00577799">
      <w:pPr>
        <w:pStyle w:val="Compactordered"/>
        <w:numPr>
          <w:ilvl w:val="0"/>
          <w:numId w:val="33"/>
        </w:numPr>
        <w:ind w:left="426" w:hanging="284"/>
      </w:pPr>
      <w:r w:rsidRPr="00432F2C">
        <w:t xml:space="preserve">No início da definição da classe </w:t>
      </w:r>
      <w:r w:rsidRPr="00515F73">
        <w:rPr>
          <w:b/>
        </w:rPr>
        <w:t>ExpandCollapseButton</w:t>
      </w:r>
      <w:r w:rsidRPr="00432F2C">
        <w:t xml:space="preserve"> adicione a anotação </w:t>
      </w:r>
      <w:r w:rsidRPr="00515F73">
        <w:rPr>
          <w:b/>
        </w:rPr>
        <w:t>@IBDesignable</w:t>
      </w:r>
      <w:r w:rsidRPr="00432F2C">
        <w:t xml:space="preserve"> como a seguir:</w:t>
      </w:r>
    </w:p>
    <w:p w14:paraId="687D6EDD" w14:textId="77777777" w:rsidR="008C675B" w:rsidRPr="00432F2C" w:rsidRDefault="008C675B" w:rsidP="00515F73">
      <w:pPr>
        <w:pStyle w:val="Compact"/>
        <w:numPr>
          <w:ilvl w:val="0"/>
          <w:numId w:val="0"/>
        </w:numPr>
        <w:ind w:left="480"/>
      </w:pPr>
    </w:p>
    <w:p w14:paraId="0CEEE6B0"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@IBDesignable</w:t>
      </w:r>
      <w:r w:rsidRPr="0026208F">
        <w:rPr>
          <w:rFonts w:ascii="Menlo" w:hAnsi="Menlo" w:cs="Menlo"/>
          <w:sz w:val="18"/>
          <w:szCs w:val="18"/>
        </w:rPr>
        <w:t xml:space="preserve"> </w:t>
      </w:r>
      <w:r w:rsidRPr="0026208F">
        <w:rPr>
          <w:rFonts w:ascii="Menlo" w:hAnsi="Menlo" w:cs="Menlo"/>
          <w:color w:val="AA0D91"/>
          <w:sz w:val="18"/>
          <w:szCs w:val="18"/>
        </w:rPr>
        <w:t>class</w:t>
      </w:r>
      <w:r w:rsidRPr="0026208F">
        <w:rPr>
          <w:rFonts w:ascii="Menlo" w:hAnsi="Menlo" w:cs="Menlo"/>
          <w:sz w:val="18"/>
          <w:szCs w:val="18"/>
        </w:rPr>
        <w:t xml:space="preserve"> ExpandCollapseButton: </w:t>
      </w:r>
      <w:r w:rsidRPr="0026208F">
        <w:rPr>
          <w:rFonts w:ascii="Menlo" w:hAnsi="Menlo" w:cs="Menlo"/>
          <w:color w:val="5C2699"/>
          <w:sz w:val="18"/>
          <w:szCs w:val="18"/>
        </w:rPr>
        <w:t>UIButton</w:t>
      </w:r>
      <w:r w:rsidRPr="0026208F">
        <w:rPr>
          <w:rFonts w:ascii="Menlo" w:hAnsi="Menlo" w:cs="Menlo"/>
          <w:sz w:val="18"/>
          <w:szCs w:val="18"/>
        </w:rPr>
        <w:t xml:space="preserve"> {</w:t>
      </w:r>
    </w:p>
    <w:p w14:paraId="4414AEE7"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w:t>
      </w:r>
    </w:p>
    <w:p w14:paraId="688699E6"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w:t>
      </w:r>
    </w:p>
    <w:p w14:paraId="0798ED05" w14:textId="77777777" w:rsidR="008C675B" w:rsidRPr="00432F2C" w:rsidRDefault="008C675B" w:rsidP="008C675B">
      <w:pPr>
        <w:pStyle w:val="FirstParagraph"/>
        <w:ind w:left="426"/>
        <w:rPr>
          <w:lang w:val="pt-BR"/>
        </w:rPr>
      </w:pPr>
      <w:proofErr w:type="gramStart"/>
      <w:r w:rsidRPr="00432F2C">
        <w:rPr>
          <w:lang w:val="pt-BR"/>
        </w:rPr>
        <w:t>ou</w:t>
      </w:r>
      <w:proofErr w:type="gramEnd"/>
      <w:r w:rsidRPr="00432F2C">
        <w:rPr>
          <w:lang w:val="pt-BR"/>
        </w:rPr>
        <w:t xml:space="preserve"> pode ser inserido acima da definição da classe:</w:t>
      </w:r>
    </w:p>
    <w:p w14:paraId="5414E035"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@IBDesignable</w:t>
      </w:r>
    </w:p>
    <w:p w14:paraId="3FEA2686"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roofErr w:type="gramStart"/>
      <w:r w:rsidRPr="0026208F">
        <w:rPr>
          <w:rFonts w:ascii="Menlo" w:hAnsi="Menlo" w:cs="Menlo"/>
          <w:color w:val="AA0D91"/>
          <w:sz w:val="18"/>
          <w:szCs w:val="18"/>
        </w:rPr>
        <w:t>class</w:t>
      </w:r>
      <w:proofErr w:type="gramEnd"/>
      <w:r w:rsidRPr="0026208F">
        <w:rPr>
          <w:rFonts w:ascii="Menlo" w:hAnsi="Menlo" w:cs="Menlo"/>
          <w:sz w:val="18"/>
          <w:szCs w:val="18"/>
        </w:rPr>
        <w:t xml:space="preserve"> ExpandCollapseButton: </w:t>
      </w:r>
      <w:r w:rsidRPr="0026208F">
        <w:rPr>
          <w:rFonts w:ascii="Menlo" w:hAnsi="Menlo" w:cs="Menlo"/>
          <w:color w:val="5C2699"/>
          <w:sz w:val="18"/>
          <w:szCs w:val="18"/>
        </w:rPr>
        <w:t>UIButton</w:t>
      </w:r>
      <w:r w:rsidRPr="0026208F">
        <w:rPr>
          <w:rFonts w:ascii="Menlo" w:hAnsi="Menlo" w:cs="Menlo"/>
          <w:sz w:val="18"/>
          <w:szCs w:val="18"/>
        </w:rPr>
        <w:t xml:space="preserve"> {</w:t>
      </w:r>
    </w:p>
    <w:p w14:paraId="14D4B148"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w:t>
      </w:r>
    </w:p>
    <w:p w14:paraId="3EA1DF63"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w:t>
      </w:r>
    </w:p>
    <w:p w14:paraId="2CA86AC5" w14:textId="77777777" w:rsidR="00515F73" w:rsidRPr="00432F2C" w:rsidRDefault="00515F73" w:rsidP="008C675B">
      <w:pPr>
        <w:pStyle w:val="SourceCode"/>
      </w:pPr>
    </w:p>
    <w:p w14:paraId="2A909C0C" w14:textId="77777777" w:rsidR="008C675B" w:rsidRPr="00432F2C" w:rsidRDefault="008C675B" w:rsidP="00515F73">
      <w:pPr>
        <w:pStyle w:val="Compactordered"/>
      </w:pPr>
      <w:r w:rsidRPr="00432F2C">
        <w:t xml:space="preserve">Abra o arquivo ExpandCollapseButton.xib e selecione a </w:t>
      </w:r>
      <w:r w:rsidRPr="000163CC">
        <w:rPr>
          <w:i/>
        </w:rPr>
        <w:t>view</w:t>
      </w:r>
      <w:r w:rsidRPr="00432F2C">
        <w:t xml:space="preserve"> Expand Collapse Button:</w:t>
      </w:r>
    </w:p>
    <w:p w14:paraId="08BF44F1" w14:textId="77777777" w:rsidR="008C675B" w:rsidRPr="00432F2C" w:rsidRDefault="008C675B" w:rsidP="00515F73">
      <w:pPr>
        <w:pStyle w:val="Compact"/>
        <w:numPr>
          <w:ilvl w:val="0"/>
          <w:numId w:val="0"/>
        </w:numPr>
        <w:ind w:left="480"/>
      </w:pPr>
    </w:p>
    <w:p w14:paraId="2CC47717"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35CBDF05" wp14:editId="69379F6D">
            <wp:extent cx="3429000" cy="1701800"/>
            <wp:effectExtent l="0" t="0" r="0" b="0"/>
            <wp:docPr id="21" name="Picture" descr="Figura 20"/>
            <wp:cNvGraphicFramePr/>
            <a:graphic xmlns:a="http://schemas.openxmlformats.org/drawingml/2006/main">
              <a:graphicData uri="http://schemas.openxmlformats.org/drawingml/2006/picture">
                <pic:pic xmlns:pic="http://schemas.openxmlformats.org/drawingml/2006/picture">
                  <pic:nvPicPr>
                    <pic:cNvPr id="0" name="Picture" descr="https://i.imgur.com/ENhZMQL.png"/>
                    <pic:cNvPicPr>
                      <a:picLocks noChangeAspect="1" noChangeArrowheads="1"/>
                    </pic:cNvPicPr>
                  </pic:nvPicPr>
                  <pic:blipFill>
                    <a:blip r:embed="rId26"/>
                    <a:stretch>
                      <a:fillRect/>
                    </a:stretch>
                  </pic:blipFill>
                  <pic:spPr bwMode="auto">
                    <a:xfrm>
                      <a:off x="0" y="0"/>
                      <a:ext cx="3429000" cy="1701800"/>
                    </a:xfrm>
                    <a:prstGeom prst="rect">
                      <a:avLst/>
                    </a:prstGeom>
                    <a:noFill/>
                    <a:ln w="9525">
                      <a:noFill/>
                      <a:headEnd/>
                      <a:tailEnd/>
                    </a:ln>
                  </pic:spPr>
                </pic:pic>
              </a:graphicData>
            </a:graphic>
          </wp:inline>
        </w:drawing>
      </w:r>
    </w:p>
    <w:p w14:paraId="08198746" w14:textId="672F7FE6" w:rsidR="008C675B" w:rsidRPr="00432F2C" w:rsidRDefault="008C675B" w:rsidP="008C675B">
      <w:pPr>
        <w:pStyle w:val="Legenda"/>
        <w:jc w:val="center"/>
      </w:pPr>
      <w:r w:rsidRPr="00432F2C">
        <w:t xml:space="preserve">Figura </w:t>
      </w:r>
      <w:r w:rsidR="000163CC">
        <w:t>1.</w:t>
      </w:r>
      <w:fldSimple w:instr=" SEQ Figura \* ARABIC ">
        <w:r w:rsidR="00555790" w:rsidRPr="00432F2C">
          <w:rPr>
            <w:noProof/>
          </w:rPr>
          <w:t>19</w:t>
        </w:r>
      </w:fldSimple>
      <w:r w:rsidRPr="00432F2C">
        <w:t xml:space="preserve"> - Selecionando o Expand Collapse Button</w:t>
      </w:r>
    </w:p>
    <w:p w14:paraId="56673AB5" w14:textId="4E8002C4" w:rsidR="008C675B" w:rsidRPr="00432F2C" w:rsidRDefault="008C675B" w:rsidP="00515F73">
      <w:pPr>
        <w:pStyle w:val="Compactordered"/>
      </w:pPr>
      <w:r w:rsidRPr="00432F2C">
        <w:t xml:space="preserve">Veja na aba </w:t>
      </w:r>
      <w:r w:rsidRPr="00432F2C">
        <w:rPr>
          <w:b/>
        </w:rPr>
        <w:t>Identity inspector</w:t>
      </w:r>
      <w:r w:rsidRPr="00432F2C">
        <w:t xml:space="preserve"> que aparece um estado dos Designables, que passará de </w:t>
      </w:r>
      <w:r w:rsidRPr="00432F2C">
        <w:rPr>
          <w:b/>
        </w:rPr>
        <w:t>Updating</w:t>
      </w:r>
      <w:r w:rsidRPr="00432F2C">
        <w:t xml:space="preserve"> para </w:t>
      </w:r>
      <w:r w:rsidRPr="00432F2C">
        <w:rPr>
          <w:b/>
        </w:rPr>
        <w:t>Up to date</w:t>
      </w:r>
      <w:r w:rsidRPr="00432F2C">
        <w:t xml:space="preserve"> ou </w:t>
      </w:r>
      <w:r w:rsidRPr="00432F2C">
        <w:rPr>
          <w:b/>
        </w:rPr>
        <w:t>Error</w:t>
      </w:r>
      <w:r w:rsidRPr="00432F2C">
        <w:t xml:space="preserve">. Quando estiver no estado </w:t>
      </w:r>
      <w:r w:rsidRPr="00432F2C">
        <w:rPr>
          <w:b/>
        </w:rPr>
        <w:t>Up to date</w:t>
      </w:r>
      <w:r w:rsidRPr="00432F2C">
        <w:t xml:space="preserve"> você conseguirá ver o desenho </w:t>
      </w:r>
      <w:proofErr w:type="gramStart"/>
      <w:r w:rsidRPr="00432F2C">
        <w:t xml:space="preserve">no </w:t>
      </w:r>
      <w:r w:rsidR="00C376D6">
        <w:rPr>
          <w:color w:val="FF0000"/>
        </w:rPr>
        <w:t>.</w:t>
      </w:r>
      <w:r w:rsidRPr="00432F2C">
        <w:t>xib</w:t>
      </w:r>
      <w:proofErr w:type="gramEnd"/>
      <w:r w:rsidRPr="00432F2C">
        <w:t>:</w:t>
      </w:r>
    </w:p>
    <w:p w14:paraId="51440706"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15EC05EC" wp14:editId="1AABE2BD">
            <wp:extent cx="5334000" cy="1119593"/>
            <wp:effectExtent l="0" t="0" r="0" b="0"/>
            <wp:docPr id="22" name="Picture" descr="Figura 21"/>
            <wp:cNvGraphicFramePr/>
            <a:graphic xmlns:a="http://schemas.openxmlformats.org/drawingml/2006/main">
              <a:graphicData uri="http://schemas.openxmlformats.org/drawingml/2006/picture">
                <pic:pic xmlns:pic="http://schemas.openxmlformats.org/drawingml/2006/picture">
                  <pic:nvPicPr>
                    <pic:cNvPr id="0" name="Picture" descr="https://i.imgur.com/6j8Qwod.png"/>
                    <pic:cNvPicPr>
                      <a:picLocks noChangeAspect="1" noChangeArrowheads="1"/>
                    </pic:cNvPicPr>
                  </pic:nvPicPr>
                  <pic:blipFill>
                    <a:blip r:embed="rId27"/>
                    <a:stretch>
                      <a:fillRect/>
                    </a:stretch>
                  </pic:blipFill>
                  <pic:spPr bwMode="auto">
                    <a:xfrm>
                      <a:off x="0" y="0"/>
                      <a:ext cx="5334000" cy="1119593"/>
                    </a:xfrm>
                    <a:prstGeom prst="rect">
                      <a:avLst/>
                    </a:prstGeom>
                    <a:noFill/>
                    <a:ln w="9525">
                      <a:noFill/>
                      <a:headEnd/>
                      <a:tailEnd/>
                    </a:ln>
                  </pic:spPr>
                </pic:pic>
              </a:graphicData>
            </a:graphic>
          </wp:inline>
        </w:drawing>
      </w:r>
    </w:p>
    <w:p w14:paraId="39CE3FC8" w14:textId="244A7F7C" w:rsidR="008C675B" w:rsidRPr="00432F2C" w:rsidRDefault="008C675B" w:rsidP="008C675B">
      <w:pPr>
        <w:pStyle w:val="Legenda"/>
        <w:jc w:val="center"/>
      </w:pPr>
      <w:r w:rsidRPr="00432F2C">
        <w:t xml:space="preserve">Figura </w:t>
      </w:r>
      <w:r w:rsidR="000163CC">
        <w:t>1.</w:t>
      </w:r>
      <w:fldSimple w:instr=" SEQ Figura \* ARABIC ">
        <w:r w:rsidR="00555790" w:rsidRPr="00432F2C">
          <w:rPr>
            <w:noProof/>
          </w:rPr>
          <w:t>20</w:t>
        </w:r>
      </w:fldSimple>
      <w:r w:rsidRPr="00432F2C">
        <w:t xml:space="preserve"> - Mudança de estado dos Designables</w:t>
      </w:r>
    </w:p>
    <w:p w14:paraId="3871A3E3" w14:textId="3537867E" w:rsidR="008C675B" w:rsidRPr="00432F2C" w:rsidRDefault="008C675B" w:rsidP="008C675B">
      <w:r w:rsidRPr="00432F2C">
        <w:t xml:space="preserve">A atualização em tempo real está pronta. Agora iremos adicionar propriedades </w:t>
      </w:r>
      <w:proofErr w:type="gramStart"/>
      <w:r w:rsidRPr="00432F2C">
        <w:t xml:space="preserve">no </w:t>
      </w:r>
      <w:r w:rsidR="00BF37BE">
        <w:t>.</w:t>
      </w:r>
      <w:r w:rsidRPr="00432F2C">
        <w:t>xib</w:t>
      </w:r>
      <w:proofErr w:type="gramEnd"/>
      <w:r w:rsidRPr="00432F2C">
        <w:t xml:space="preserve"> utilizando os IBInspectable.</w:t>
      </w:r>
    </w:p>
    <w:p w14:paraId="7AA91932" w14:textId="77777777" w:rsidR="008C675B" w:rsidRPr="00432F2C" w:rsidRDefault="008C675B" w:rsidP="000478C8">
      <w:pPr>
        <w:pStyle w:val="Ttulo3"/>
      </w:pPr>
      <w:r w:rsidRPr="00432F2C">
        <w:t>Tornando propriedades Inspectables</w:t>
      </w:r>
    </w:p>
    <w:p w14:paraId="44389C48" w14:textId="77777777" w:rsidR="008C675B" w:rsidRPr="00432F2C" w:rsidRDefault="008C675B" w:rsidP="008C675B">
      <w:r w:rsidRPr="00432F2C">
        <w:t>Para utilizar IBInspectable precisaremos de poucas modificações no código. Siga os seguintes passos:</w:t>
      </w:r>
    </w:p>
    <w:p w14:paraId="4AD05F94" w14:textId="77777777" w:rsidR="008C675B" w:rsidRPr="00432F2C" w:rsidRDefault="008C675B" w:rsidP="008C675B">
      <w:pPr>
        <w:pBdr>
          <w:bottom w:val="single" w:sz="4" w:space="1" w:color="auto"/>
        </w:pBdr>
      </w:pPr>
    </w:p>
    <w:p w14:paraId="36EFA069" w14:textId="77777777" w:rsidR="008C675B" w:rsidRPr="00432F2C" w:rsidRDefault="008C675B" w:rsidP="00577799">
      <w:pPr>
        <w:pStyle w:val="Compactordered"/>
        <w:numPr>
          <w:ilvl w:val="0"/>
          <w:numId w:val="34"/>
        </w:numPr>
        <w:ind w:left="426" w:hanging="284"/>
      </w:pPr>
      <w:r w:rsidRPr="00432F2C">
        <w:t xml:space="preserve">Volte para nossa classe </w:t>
      </w:r>
      <w:r w:rsidRPr="00515F73">
        <w:rPr>
          <w:b/>
        </w:rPr>
        <w:t>ExpandCollapseButton</w:t>
      </w:r>
      <w:r w:rsidRPr="00432F2C">
        <w:t xml:space="preserve"> modifique as duas propriedades que criamos, utilizando o atributo </w:t>
      </w:r>
      <w:r w:rsidRPr="00515F73">
        <w:rPr>
          <w:b/>
        </w:rPr>
        <w:t>@IBInspectable</w:t>
      </w:r>
      <w:r w:rsidRPr="00432F2C">
        <w:t>:</w:t>
      </w:r>
    </w:p>
    <w:p w14:paraId="21E9A859" w14:textId="77777777" w:rsidR="008C675B" w:rsidRPr="00432F2C" w:rsidRDefault="008C675B" w:rsidP="00515F73">
      <w:pPr>
        <w:pStyle w:val="Compact"/>
        <w:numPr>
          <w:ilvl w:val="0"/>
          <w:numId w:val="0"/>
        </w:numPr>
        <w:ind w:left="480"/>
      </w:pPr>
    </w:p>
    <w:p w14:paraId="419A8A4E" w14:textId="0BE2CF11"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color w:val="AA0D91"/>
          <w:sz w:val="18"/>
          <w:szCs w:val="18"/>
          <w:lang w:val="en-US"/>
        </w:rPr>
        <w:t>@IBInspectable</w:t>
      </w:r>
    </w:p>
    <w:p w14:paraId="60B8B577"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color w:val="AA0D91"/>
          <w:sz w:val="18"/>
          <w:szCs w:val="18"/>
          <w:lang w:val="en-US"/>
        </w:rPr>
        <w:t>var</w:t>
      </w:r>
      <w:r w:rsidRPr="00FD41D7">
        <w:rPr>
          <w:rFonts w:ascii="Menlo" w:hAnsi="Menlo" w:cs="Menlo"/>
          <w:sz w:val="18"/>
          <w:szCs w:val="18"/>
          <w:lang w:val="en-US"/>
        </w:rPr>
        <w:t xml:space="preserve"> </w:t>
      </w:r>
      <w:proofErr w:type="gramStart"/>
      <w:r w:rsidRPr="00FD41D7">
        <w:rPr>
          <w:rFonts w:ascii="Menlo" w:hAnsi="Menlo" w:cs="Menlo"/>
          <w:sz w:val="18"/>
          <w:szCs w:val="18"/>
          <w:lang w:val="en-US"/>
        </w:rPr>
        <w:t>isPointingToDown :</w:t>
      </w:r>
      <w:proofErr w:type="gramEnd"/>
      <w:r w:rsidRPr="00FD41D7">
        <w:rPr>
          <w:rFonts w:ascii="Menlo" w:hAnsi="Menlo" w:cs="Menlo"/>
          <w:sz w:val="18"/>
          <w:szCs w:val="18"/>
          <w:lang w:val="en-US"/>
        </w:rPr>
        <w:t xml:space="preserve"> </w:t>
      </w:r>
      <w:r w:rsidRPr="00FD41D7">
        <w:rPr>
          <w:rFonts w:ascii="Menlo" w:hAnsi="Menlo" w:cs="Menlo"/>
          <w:color w:val="5C2699"/>
          <w:sz w:val="18"/>
          <w:szCs w:val="18"/>
          <w:lang w:val="en-US"/>
        </w:rPr>
        <w:t>Bool</w:t>
      </w:r>
      <w:r w:rsidRPr="00FD41D7">
        <w:rPr>
          <w:rFonts w:ascii="Menlo" w:hAnsi="Menlo" w:cs="Menlo"/>
          <w:sz w:val="18"/>
          <w:szCs w:val="18"/>
          <w:lang w:val="en-US"/>
        </w:rPr>
        <w:t xml:space="preserve"> = </w:t>
      </w:r>
      <w:r w:rsidRPr="00FD41D7">
        <w:rPr>
          <w:rFonts w:ascii="Menlo" w:hAnsi="Menlo" w:cs="Menlo"/>
          <w:color w:val="AA0D91"/>
          <w:sz w:val="18"/>
          <w:szCs w:val="18"/>
          <w:lang w:val="en-US"/>
        </w:rPr>
        <w:t>false</w:t>
      </w:r>
    </w:p>
    <w:p w14:paraId="29167BFC"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p>
    <w:p w14:paraId="5E9F3FA6"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color w:val="AA0D91"/>
          <w:sz w:val="18"/>
          <w:szCs w:val="18"/>
          <w:lang w:val="en-US"/>
        </w:rPr>
        <w:t>@IBInspectable</w:t>
      </w:r>
    </w:p>
    <w:p w14:paraId="1E5999A0"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roofErr w:type="gramStart"/>
      <w:r w:rsidRPr="0026208F">
        <w:rPr>
          <w:rFonts w:ascii="Menlo" w:hAnsi="Menlo" w:cs="Menlo"/>
          <w:color w:val="AA0D91"/>
          <w:sz w:val="18"/>
          <w:szCs w:val="18"/>
        </w:rPr>
        <w:t>var</w:t>
      </w:r>
      <w:proofErr w:type="gramEnd"/>
      <w:r w:rsidRPr="0026208F">
        <w:rPr>
          <w:rFonts w:ascii="Menlo" w:hAnsi="Menlo" w:cs="Menlo"/>
          <w:sz w:val="18"/>
          <w:szCs w:val="18"/>
        </w:rPr>
        <w:t xml:space="preserve"> arrowColor : </w:t>
      </w:r>
      <w:r w:rsidRPr="0026208F">
        <w:rPr>
          <w:rFonts w:ascii="Menlo" w:hAnsi="Menlo" w:cs="Menlo"/>
          <w:color w:val="5C2699"/>
          <w:sz w:val="18"/>
          <w:szCs w:val="18"/>
        </w:rPr>
        <w:t>UIColor</w:t>
      </w:r>
      <w:r w:rsidRPr="0026208F">
        <w:rPr>
          <w:rFonts w:ascii="Menlo" w:hAnsi="Menlo" w:cs="Menlo"/>
          <w:sz w:val="18"/>
          <w:szCs w:val="18"/>
        </w:rPr>
        <w:t xml:space="preserve"> = UIColor.lightGray</w:t>
      </w:r>
    </w:p>
    <w:p w14:paraId="1BEC2DC2" w14:textId="65B3E664" w:rsidR="008C675B" w:rsidRDefault="008C675B" w:rsidP="008C675B">
      <w:pPr>
        <w:pStyle w:val="SourceCode"/>
        <w:rPr>
          <w:rStyle w:val="VerbatimChar"/>
        </w:rPr>
      </w:pPr>
    </w:p>
    <w:p w14:paraId="6303B6B3" w14:textId="77777777" w:rsidR="00515F73" w:rsidRPr="00432F2C" w:rsidRDefault="00515F73" w:rsidP="008C675B">
      <w:pPr>
        <w:pStyle w:val="SourceCode"/>
      </w:pPr>
    </w:p>
    <w:p w14:paraId="4EA433A2" w14:textId="59098539" w:rsidR="008C675B" w:rsidRPr="00432F2C" w:rsidRDefault="008C675B" w:rsidP="00515F73">
      <w:pPr>
        <w:pStyle w:val="Compactordered"/>
      </w:pPr>
      <w:r w:rsidRPr="00432F2C">
        <w:t>Para garantir que o visual irá se atualizar quando modificarmos os Inspectables, precisamos tra</w:t>
      </w:r>
      <w:r w:rsidR="000163CC">
        <w:t>n</w:t>
      </w:r>
      <w:r w:rsidRPr="00432F2C">
        <w:t>sformar nossas propriedades em variáveis/propriedades computadas. Faça a seguinte modificação:</w:t>
      </w:r>
    </w:p>
    <w:p w14:paraId="0C5DA49F" w14:textId="77777777" w:rsidR="008C675B" w:rsidRPr="00432F2C" w:rsidRDefault="008C675B" w:rsidP="00515F73">
      <w:pPr>
        <w:pStyle w:val="Compact"/>
        <w:numPr>
          <w:ilvl w:val="0"/>
          <w:numId w:val="0"/>
        </w:numPr>
        <w:ind w:left="480"/>
      </w:pPr>
    </w:p>
    <w:p w14:paraId="191FFC50" w14:textId="5217B2AF"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@IBInspectable</w:t>
      </w:r>
    </w:p>
    <w:p w14:paraId="7B1F4B4C" w14:textId="77777777" w:rsidR="00515F73" w:rsidRPr="005C0638"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5C0638">
        <w:rPr>
          <w:rFonts w:ascii="Menlo" w:hAnsi="Menlo" w:cs="Menlo"/>
          <w:color w:val="AA0D91"/>
          <w:sz w:val="18"/>
          <w:szCs w:val="18"/>
          <w:lang w:val="en-US"/>
        </w:rPr>
        <w:t>var</w:t>
      </w:r>
      <w:r w:rsidRPr="005C0638">
        <w:rPr>
          <w:rFonts w:ascii="Menlo" w:hAnsi="Menlo" w:cs="Menlo"/>
          <w:sz w:val="18"/>
          <w:szCs w:val="18"/>
          <w:lang w:val="en-US"/>
        </w:rPr>
        <w:t xml:space="preserve"> </w:t>
      </w:r>
      <w:proofErr w:type="gramStart"/>
      <w:r w:rsidRPr="005C0638">
        <w:rPr>
          <w:rFonts w:ascii="Menlo" w:hAnsi="Menlo" w:cs="Menlo"/>
          <w:sz w:val="18"/>
          <w:szCs w:val="18"/>
          <w:lang w:val="en-US"/>
        </w:rPr>
        <w:t>isPointingToDown :</w:t>
      </w:r>
      <w:proofErr w:type="gramEnd"/>
      <w:r w:rsidRPr="005C0638">
        <w:rPr>
          <w:rFonts w:ascii="Menlo" w:hAnsi="Menlo" w:cs="Menlo"/>
          <w:sz w:val="18"/>
          <w:szCs w:val="18"/>
          <w:lang w:val="en-US"/>
        </w:rPr>
        <w:t xml:space="preserve"> </w:t>
      </w:r>
      <w:r w:rsidRPr="005C0638">
        <w:rPr>
          <w:rFonts w:ascii="Menlo" w:hAnsi="Menlo" w:cs="Menlo"/>
          <w:color w:val="5C2699"/>
          <w:sz w:val="18"/>
          <w:szCs w:val="18"/>
          <w:lang w:val="en-US"/>
        </w:rPr>
        <w:t>Bool</w:t>
      </w:r>
      <w:r w:rsidRPr="005C0638">
        <w:rPr>
          <w:rFonts w:ascii="Menlo" w:hAnsi="Menlo" w:cs="Menlo"/>
          <w:sz w:val="18"/>
          <w:szCs w:val="18"/>
          <w:lang w:val="en-US"/>
        </w:rPr>
        <w:t xml:space="preserve"> = </w:t>
      </w:r>
      <w:r w:rsidRPr="005C0638">
        <w:rPr>
          <w:rFonts w:ascii="Menlo" w:hAnsi="Menlo" w:cs="Menlo"/>
          <w:color w:val="AA0D91"/>
          <w:sz w:val="18"/>
          <w:szCs w:val="18"/>
          <w:lang w:val="en-US"/>
        </w:rPr>
        <w:t>false</w:t>
      </w:r>
      <w:r w:rsidRPr="005C0638">
        <w:rPr>
          <w:rFonts w:ascii="Menlo" w:hAnsi="Menlo" w:cs="Menlo"/>
          <w:sz w:val="18"/>
          <w:szCs w:val="18"/>
          <w:lang w:val="en-US"/>
        </w:rPr>
        <w:t xml:space="preserve"> {</w:t>
      </w:r>
    </w:p>
    <w:p w14:paraId="7A989253" w14:textId="722EB758" w:rsidR="00515F73" w:rsidRPr="005C0638"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5C0638">
        <w:rPr>
          <w:rFonts w:ascii="Menlo" w:hAnsi="Menlo" w:cs="Menlo"/>
          <w:color w:val="AA0D91"/>
          <w:sz w:val="18"/>
          <w:szCs w:val="18"/>
          <w:lang w:val="en-US"/>
        </w:rPr>
        <w:t xml:space="preserve">    didSet</w:t>
      </w:r>
      <w:r w:rsidRPr="005C0638">
        <w:rPr>
          <w:rFonts w:ascii="Menlo" w:hAnsi="Menlo" w:cs="Menlo"/>
          <w:sz w:val="18"/>
          <w:szCs w:val="18"/>
          <w:lang w:val="en-US"/>
        </w:rPr>
        <w:t xml:space="preserve"> {</w:t>
      </w:r>
    </w:p>
    <w:p w14:paraId="4A3273C3" w14:textId="053C931F"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5C0638">
        <w:rPr>
          <w:rFonts w:ascii="Menlo" w:hAnsi="Menlo" w:cs="Menlo"/>
          <w:sz w:val="18"/>
          <w:szCs w:val="18"/>
          <w:lang w:val="en-US"/>
        </w:rPr>
        <w:t xml:space="preserve">        </w:t>
      </w:r>
      <w:proofErr w:type="gramStart"/>
      <w:r w:rsidRPr="0026208F">
        <w:rPr>
          <w:rFonts w:ascii="Menlo" w:hAnsi="Menlo" w:cs="Menlo"/>
          <w:sz w:val="18"/>
          <w:szCs w:val="18"/>
        </w:rPr>
        <w:t>setNeedsDisplay(</w:t>
      </w:r>
      <w:proofErr w:type="gramEnd"/>
      <w:r w:rsidRPr="0026208F">
        <w:rPr>
          <w:rFonts w:ascii="Menlo" w:hAnsi="Menlo" w:cs="Menlo"/>
          <w:sz w:val="18"/>
          <w:szCs w:val="18"/>
        </w:rPr>
        <w:t>)</w:t>
      </w:r>
    </w:p>
    <w:p w14:paraId="0C8FD231" w14:textId="7FE4D251"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Pr>
          <w:rFonts w:ascii="Menlo" w:hAnsi="Menlo" w:cs="Menlo"/>
          <w:sz w:val="18"/>
          <w:szCs w:val="18"/>
        </w:rPr>
        <w:t xml:space="preserve">    </w:t>
      </w:r>
      <w:r w:rsidRPr="0026208F">
        <w:rPr>
          <w:rFonts w:ascii="Menlo" w:hAnsi="Menlo" w:cs="Menlo"/>
          <w:sz w:val="18"/>
          <w:szCs w:val="18"/>
        </w:rPr>
        <w:t>}</w:t>
      </w:r>
    </w:p>
    <w:p w14:paraId="047F46D2"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w:t>
      </w:r>
    </w:p>
    <w:p w14:paraId="21CC8F6D"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
    <w:p w14:paraId="3FA717B9"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@IBInspectable</w:t>
      </w:r>
    </w:p>
    <w:p w14:paraId="0845E6DB" w14:textId="77777777" w:rsidR="00515F73" w:rsidRPr="005C0638"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5C0638">
        <w:rPr>
          <w:rFonts w:ascii="Menlo" w:hAnsi="Menlo" w:cs="Menlo"/>
          <w:color w:val="AA0D91"/>
          <w:sz w:val="18"/>
          <w:szCs w:val="18"/>
          <w:lang w:val="en-US"/>
        </w:rPr>
        <w:t>var</w:t>
      </w:r>
      <w:r w:rsidRPr="005C0638">
        <w:rPr>
          <w:rFonts w:ascii="Menlo" w:hAnsi="Menlo" w:cs="Menlo"/>
          <w:sz w:val="18"/>
          <w:szCs w:val="18"/>
          <w:lang w:val="en-US"/>
        </w:rPr>
        <w:t xml:space="preserve"> </w:t>
      </w:r>
      <w:proofErr w:type="gramStart"/>
      <w:r w:rsidRPr="005C0638">
        <w:rPr>
          <w:rFonts w:ascii="Menlo" w:hAnsi="Menlo" w:cs="Menlo"/>
          <w:sz w:val="18"/>
          <w:szCs w:val="18"/>
          <w:lang w:val="en-US"/>
        </w:rPr>
        <w:t>arrowColor :</w:t>
      </w:r>
      <w:proofErr w:type="gramEnd"/>
      <w:r w:rsidRPr="005C0638">
        <w:rPr>
          <w:rFonts w:ascii="Menlo" w:hAnsi="Menlo" w:cs="Menlo"/>
          <w:sz w:val="18"/>
          <w:szCs w:val="18"/>
          <w:lang w:val="en-US"/>
        </w:rPr>
        <w:t xml:space="preserve"> </w:t>
      </w:r>
      <w:r w:rsidRPr="005C0638">
        <w:rPr>
          <w:rFonts w:ascii="Menlo" w:hAnsi="Menlo" w:cs="Menlo"/>
          <w:color w:val="5C2699"/>
          <w:sz w:val="18"/>
          <w:szCs w:val="18"/>
          <w:lang w:val="en-US"/>
        </w:rPr>
        <w:t>UIColor</w:t>
      </w:r>
      <w:r w:rsidRPr="005C0638">
        <w:rPr>
          <w:rFonts w:ascii="Menlo" w:hAnsi="Menlo" w:cs="Menlo"/>
          <w:sz w:val="18"/>
          <w:szCs w:val="18"/>
          <w:lang w:val="en-US"/>
        </w:rPr>
        <w:t xml:space="preserve"> = UIColor.lightGray {</w:t>
      </w:r>
    </w:p>
    <w:p w14:paraId="7CB62071" w14:textId="08656743" w:rsidR="00515F73" w:rsidRPr="005C0638"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5C0638">
        <w:rPr>
          <w:rFonts w:ascii="Menlo" w:hAnsi="Menlo" w:cs="Menlo"/>
          <w:color w:val="AA0D91"/>
          <w:sz w:val="18"/>
          <w:szCs w:val="18"/>
          <w:lang w:val="en-US"/>
        </w:rPr>
        <w:t xml:space="preserve">    didSet</w:t>
      </w:r>
      <w:r w:rsidRPr="005C0638">
        <w:rPr>
          <w:rFonts w:ascii="Menlo" w:hAnsi="Menlo" w:cs="Menlo"/>
          <w:sz w:val="18"/>
          <w:szCs w:val="18"/>
          <w:lang w:val="en-US"/>
        </w:rPr>
        <w:t xml:space="preserve"> {</w:t>
      </w:r>
    </w:p>
    <w:p w14:paraId="72079ACA" w14:textId="3537364E"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5C0638">
        <w:rPr>
          <w:rFonts w:ascii="Menlo" w:hAnsi="Menlo" w:cs="Menlo"/>
          <w:sz w:val="18"/>
          <w:szCs w:val="18"/>
          <w:lang w:val="en-US"/>
        </w:rPr>
        <w:t xml:space="preserve">        </w:t>
      </w:r>
      <w:proofErr w:type="gramStart"/>
      <w:r w:rsidRPr="0026208F">
        <w:rPr>
          <w:rFonts w:ascii="Menlo" w:hAnsi="Menlo" w:cs="Menlo"/>
          <w:sz w:val="18"/>
          <w:szCs w:val="18"/>
        </w:rPr>
        <w:t>setNeedsDisplay(</w:t>
      </w:r>
      <w:proofErr w:type="gramEnd"/>
      <w:r w:rsidRPr="0026208F">
        <w:rPr>
          <w:rFonts w:ascii="Menlo" w:hAnsi="Menlo" w:cs="Menlo"/>
          <w:sz w:val="18"/>
          <w:szCs w:val="18"/>
        </w:rPr>
        <w:t>)</w:t>
      </w:r>
    </w:p>
    <w:p w14:paraId="28CA2E72" w14:textId="222B1452"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Pr>
          <w:rFonts w:ascii="Menlo" w:hAnsi="Menlo" w:cs="Menlo"/>
          <w:sz w:val="18"/>
          <w:szCs w:val="18"/>
        </w:rPr>
        <w:t xml:space="preserve">    </w:t>
      </w:r>
      <w:r w:rsidRPr="0026208F">
        <w:rPr>
          <w:rFonts w:ascii="Menlo" w:hAnsi="Menlo" w:cs="Menlo"/>
          <w:sz w:val="18"/>
          <w:szCs w:val="18"/>
        </w:rPr>
        <w:t>}</w:t>
      </w:r>
    </w:p>
    <w:p w14:paraId="6F649704" w14:textId="77777777" w:rsidR="00515F73"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w:t>
      </w:r>
    </w:p>
    <w:p w14:paraId="69B75A4A"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
    <w:p w14:paraId="18F2EE55" w14:textId="68AB927F" w:rsidR="008C675B" w:rsidRPr="00432F2C" w:rsidRDefault="008C675B" w:rsidP="00515F73">
      <w:pPr>
        <w:pStyle w:val="Dica"/>
      </w:pPr>
      <w:r w:rsidRPr="00432F2C">
        <w:t xml:space="preserve">DICA: </w:t>
      </w:r>
      <w:r w:rsidRPr="00515F73">
        <w:rPr>
          <w:b w:val="0"/>
        </w:rPr>
        <w:t xml:space="preserve">Como não podemos chamar diretamente o método </w:t>
      </w:r>
      <w:proofErr w:type="gramStart"/>
      <w:r w:rsidRPr="00515F73">
        <w:rPr>
          <w:rStyle w:val="VerbatimChar"/>
          <w:b w:val="0"/>
        </w:rPr>
        <w:t>draw(</w:t>
      </w:r>
      <w:proofErr w:type="gramEnd"/>
      <w:r w:rsidRPr="00515F73">
        <w:rPr>
          <w:rStyle w:val="VerbatimChar"/>
          <w:b w:val="0"/>
        </w:rPr>
        <w:t>_ :)</w:t>
      </w:r>
      <w:r w:rsidRPr="00515F73">
        <w:rPr>
          <w:b w:val="0"/>
        </w:rPr>
        <w:t xml:space="preserve">, por questões arquiteturais do UIKit, chamamos método </w:t>
      </w:r>
      <w:r w:rsidRPr="00515F73">
        <w:rPr>
          <w:rStyle w:val="VerbatimChar"/>
          <w:b w:val="0"/>
        </w:rPr>
        <w:t>setNeedsDisplay</w:t>
      </w:r>
      <w:r w:rsidRPr="00515F73">
        <w:rPr>
          <w:b w:val="0"/>
        </w:rPr>
        <w:t xml:space="preserve"> que força a atualização da View. Quando forçamos a atualização da View com este método, todo o ciclo de vida dela será executado, e o método </w:t>
      </w:r>
      <w:proofErr w:type="gramStart"/>
      <w:r w:rsidRPr="00515F73">
        <w:rPr>
          <w:rStyle w:val="VerbatimChar"/>
          <w:b w:val="0"/>
        </w:rPr>
        <w:t>draw(</w:t>
      </w:r>
      <w:proofErr w:type="gramEnd"/>
      <w:r w:rsidRPr="00515F73">
        <w:rPr>
          <w:rStyle w:val="VerbatimChar"/>
          <w:b w:val="0"/>
        </w:rPr>
        <w:t>_ :)</w:t>
      </w:r>
      <w:r w:rsidRPr="00515F73">
        <w:rPr>
          <w:b w:val="0"/>
        </w:rPr>
        <w:t xml:space="preserve"> será invocado neste ciclo.</w:t>
      </w:r>
    </w:p>
    <w:p w14:paraId="3AADF1BF" w14:textId="77777777" w:rsidR="008C675B" w:rsidRDefault="008C675B" w:rsidP="00515F73">
      <w:pPr>
        <w:pStyle w:val="Compactordered"/>
      </w:pPr>
      <w:r w:rsidRPr="00432F2C">
        <w:t xml:space="preserve">A classe </w:t>
      </w:r>
      <w:r w:rsidRPr="00432F2C">
        <w:rPr>
          <w:b/>
        </w:rPr>
        <w:t>ExpandCollapseButton</w:t>
      </w:r>
      <w:r w:rsidRPr="00432F2C">
        <w:t xml:space="preserve"> estará da seguinte maneira:</w:t>
      </w:r>
    </w:p>
    <w:p w14:paraId="56A4D829" w14:textId="77777777" w:rsidR="00515F73" w:rsidRDefault="00515F73" w:rsidP="00515F73">
      <w:pPr>
        <w:pStyle w:val="Compact"/>
        <w:numPr>
          <w:ilvl w:val="0"/>
          <w:numId w:val="0"/>
        </w:numPr>
        <w:ind w:left="480" w:hanging="480"/>
      </w:pPr>
    </w:p>
    <w:p w14:paraId="27F90154"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color w:val="AA0D91"/>
          <w:sz w:val="18"/>
          <w:szCs w:val="18"/>
          <w:lang w:val="en-US"/>
        </w:rPr>
        <w:t>import</w:t>
      </w:r>
      <w:r w:rsidRPr="00FD41D7">
        <w:rPr>
          <w:rFonts w:ascii="Menlo" w:hAnsi="Menlo" w:cs="Menlo"/>
          <w:sz w:val="18"/>
          <w:szCs w:val="18"/>
          <w:lang w:val="en-US"/>
        </w:rPr>
        <w:t xml:space="preserve"> UIKit</w:t>
      </w:r>
    </w:p>
    <w:p w14:paraId="16B4C7F6"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p>
    <w:p w14:paraId="3067F70B"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color w:val="AA0D91"/>
          <w:sz w:val="18"/>
          <w:szCs w:val="18"/>
          <w:lang w:val="en-US"/>
        </w:rPr>
        <w:t>@IBDesignable</w:t>
      </w:r>
    </w:p>
    <w:p w14:paraId="1F7D3033"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color w:val="AA0D91"/>
          <w:sz w:val="18"/>
          <w:szCs w:val="18"/>
          <w:lang w:val="en-US"/>
        </w:rPr>
        <w:t>class</w:t>
      </w:r>
      <w:r w:rsidRPr="00FD41D7">
        <w:rPr>
          <w:rFonts w:ascii="Menlo" w:hAnsi="Menlo" w:cs="Menlo"/>
          <w:sz w:val="18"/>
          <w:szCs w:val="18"/>
          <w:lang w:val="en-US"/>
        </w:rPr>
        <w:t xml:space="preserve"> ExpandCollapseButton: </w:t>
      </w:r>
      <w:r w:rsidRPr="00FD41D7">
        <w:rPr>
          <w:rFonts w:ascii="Menlo" w:hAnsi="Menlo" w:cs="Menlo"/>
          <w:color w:val="5C2699"/>
          <w:sz w:val="18"/>
          <w:szCs w:val="18"/>
          <w:lang w:val="en-US"/>
        </w:rPr>
        <w:t>UIButton</w:t>
      </w:r>
      <w:r w:rsidRPr="00FD41D7">
        <w:rPr>
          <w:rFonts w:ascii="Menlo" w:hAnsi="Menlo" w:cs="Menlo"/>
          <w:sz w:val="18"/>
          <w:szCs w:val="18"/>
          <w:lang w:val="en-US"/>
        </w:rPr>
        <w:t xml:space="preserve"> {</w:t>
      </w:r>
    </w:p>
    <w:p w14:paraId="20AEC7C8"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6C33006C"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@IBInspectable</w:t>
      </w:r>
    </w:p>
    <w:p w14:paraId="7BA414FC"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var</w:t>
      </w:r>
      <w:r w:rsidRPr="00FD41D7">
        <w:rPr>
          <w:rFonts w:ascii="Menlo" w:hAnsi="Menlo" w:cs="Menlo"/>
          <w:sz w:val="18"/>
          <w:szCs w:val="18"/>
          <w:lang w:val="en-US"/>
        </w:rPr>
        <w:t xml:space="preserve"> </w:t>
      </w:r>
      <w:proofErr w:type="gramStart"/>
      <w:r w:rsidRPr="00FD41D7">
        <w:rPr>
          <w:rFonts w:ascii="Menlo" w:hAnsi="Menlo" w:cs="Menlo"/>
          <w:sz w:val="18"/>
          <w:szCs w:val="18"/>
          <w:lang w:val="en-US"/>
        </w:rPr>
        <w:t>isPointingToDown :</w:t>
      </w:r>
      <w:proofErr w:type="gramEnd"/>
      <w:r w:rsidRPr="00FD41D7">
        <w:rPr>
          <w:rFonts w:ascii="Menlo" w:hAnsi="Menlo" w:cs="Menlo"/>
          <w:sz w:val="18"/>
          <w:szCs w:val="18"/>
          <w:lang w:val="en-US"/>
        </w:rPr>
        <w:t xml:space="preserve"> </w:t>
      </w:r>
      <w:r w:rsidRPr="00FD41D7">
        <w:rPr>
          <w:rFonts w:ascii="Menlo" w:hAnsi="Menlo" w:cs="Menlo"/>
          <w:color w:val="5C2699"/>
          <w:sz w:val="18"/>
          <w:szCs w:val="18"/>
          <w:lang w:val="en-US"/>
        </w:rPr>
        <w:t>Bool</w:t>
      </w:r>
      <w:r w:rsidRPr="00FD41D7">
        <w:rPr>
          <w:rFonts w:ascii="Menlo" w:hAnsi="Menlo" w:cs="Menlo"/>
          <w:sz w:val="18"/>
          <w:szCs w:val="18"/>
          <w:lang w:val="en-US"/>
        </w:rPr>
        <w:t xml:space="preserve"> = </w:t>
      </w:r>
      <w:r w:rsidRPr="00FD41D7">
        <w:rPr>
          <w:rFonts w:ascii="Menlo" w:hAnsi="Menlo" w:cs="Menlo"/>
          <w:color w:val="AA0D91"/>
          <w:sz w:val="18"/>
          <w:szCs w:val="18"/>
          <w:lang w:val="en-US"/>
        </w:rPr>
        <w:t>false</w:t>
      </w:r>
      <w:r w:rsidRPr="00FD41D7">
        <w:rPr>
          <w:rFonts w:ascii="Menlo" w:hAnsi="Menlo" w:cs="Menlo"/>
          <w:sz w:val="18"/>
          <w:szCs w:val="18"/>
          <w:lang w:val="en-US"/>
        </w:rPr>
        <w:t xml:space="preserve"> {</w:t>
      </w:r>
    </w:p>
    <w:p w14:paraId="60C5FB29"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didSet</w:t>
      </w:r>
      <w:r w:rsidRPr="00FD41D7">
        <w:rPr>
          <w:rFonts w:ascii="Menlo" w:hAnsi="Menlo" w:cs="Menlo"/>
          <w:sz w:val="18"/>
          <w:szCs w:val="18"/>
          <w:lang w:val="en-US"/>
        </w:rPr>
        <w:t xml:space="preserve"> {</w:t>
      </w:r>
    </w:p>
    <w:p w14:paraId="2641383A"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setNeedsDisplay(</w:t>
      </w:r>
      <w:proofErr w:type="gramEnd"/>
      <w:r w:rsidRPr="00FD41D7">
        <w:rPr>
          <w:rFonts w:ascii="Menlo" w:hAnsi="Menlo" w:cs="Menlo"/>
          <w:sz w:val="18"/>
          <w:szCs w:val="18"/>
          <w:lang w:val="en-US"/>
        </w:rPr>
        <w:t>)</w:t>
      </w:r>
    </w:p>
    <w:p w14:paraId="2F16C4DD"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178B2A2E"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50DDDCA9"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6A6710D7"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@IBInspectable</w:t>
      </w:r>
    </w:p>
    <w:p w14:paraId="0EFDF2F5"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var</w:t>
      </w:r>
      <w:r w:rsidRPr="00FD41D7">
        <w:rPr>
          <w:rFonts w:ascii="Menlo" w:hAnsi="Menlo" w:cs="Menlo"/>
          <w:sz w:val="18"/>
          <w:szCs w:val="18"/>
          <w:lang w:val="en-US"/>
        </w:rPr>
        <w:t xml:space="preserve"> </w:t>
      </w:r>
      <w:proofErr w:type="gramStart"/>
      <w:r w:rsidRPr="00FD41D7">
        <w:rPr>
          <w:rFonts w:ascii="Menlo" w:hAnsi="Menlo" w:cs="Menlo"/>
          <w:sz w:val="18"/>
          <w:szCs w:val="18"/>
          <w:lang w:val="en-US"/>
        </w:rPr>
        <w:t>arrowColor :</w:t>
      </w:r>
      <w:proofErr w:type="gramEnd"/>
      <w:r w:rsidRPr="00FD41D7">
        <w:rPr>
          <w:rFonts w:ascii="Menlo" w:hAnsi="Menlo" w:cs="Menlo"/>
          <w:sz w:val="18"/>
          <w:szCs w:val="18"/>
          <w:lang w:val="en-US"/>
        </w:rPr>
        <w:t xml:space="preserve"> </w:t>
      </w:r>
      <w:r w:rsidRPr="00FD41D7">
        <w:rPr>
          <w:rFonts w:ascii="Menlo" w:hAnsi="Menlo" w:cs="Menlo"/>
          <w:color w:val="5C2699"/>
          <w:sz w:val="18"/>
          <w:szCs w:val="18"/>
          <w:lang w:val="en-US"/>
        </w:rPr>
        <w:t>UIColor</w:t>
      </w:r>
      <w:r w:rsidRPr="00FD41D7">
        <w:rPr>
          <w:rFonts w:ascii="Menlo" w:hAnsi="Menlo" w:cs="Menlo"/>
          <w:sz w:val="18"/>
          <w:szCs w:val="18"/>
          <w:lang w:val="en-US"/>
        </w:rPr>
        <w:t xml:space="preserve"> = UIColor.lightGray {</w:t>
      </w:r>
    </w:p>
    <w:p w14:paraId="3F5E553B"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didSet</w:t>
      </w:r>
      <w:r w:rsidRPr="00FD41D7">
        <w:rPr>
          <w:rFonts w:ascii="Menlo" w:hAnsi="Menlo" w:cs="Menlo"/>
          <w:sz w:val="18"/>
          <w:szCs w:val="18"/>
          <w:lang w:val="en-US"/>
        </w:rPr>
        <w:t xml:space="preserve"> {</w:t>
      </w:r>
    </w:p>
    <w:p w14:paraId="20F88310"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setNeedsDisplay(</w:t>
      </w:r>
      <w:proofErr w:type="gramEnd"/>
      <w:r w:rsidRPr="00FD41D7">
        <w:rPr>
          <w:rFonts w:ascii="Menlo" w:hAnsi="Menlo" w:cs="Menlo"/>
          <w:sz w:val="18"/>
          <w:szCs w:val="18"/>
          <w:lang w:val="en-US"/>
        </w:rPr>
        <w:t>)</w:t>
      </w:r>
    </w:p>
    <w:p w14:paraId="78C8D35A"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4B611C08"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677D2DF4"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4858DBAE"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override</w:t>
      </w:r>
      <w:r w:rsidRPr="00FD41D7">
        <w:rPr>
          <w:rFonts w:ascii="Menlo" w:hAnsi="Menlo" w:cs="Menlo"/>
          <w:sz w:val="18"/>
          <w:szCs w:val="18"/>
          <w:lang w:val="en-US"/>
        </w:rPr>
        <w:t xml:space="preserve"> </w:t>
      </w:r>
      <w:r w:rsidRPr="00FD41D7">
        <w:rPr>
          <w:rFonts w:ascii="Menlo" w:hAnsi="Menlo" w:cs="Menlo"/>
          <w:color w:val="AA0D91"/>
          <w:sz w:val="18"/>
          <w:szCs w:val="18"/>
          <w:lang w:val="en-US"/>
        </w:rPr>
        <w:t>func</w:t>
      </w:r>
      <w:r w:rsidRPr="00FD41D7">
        <w:rPr>
          <w:rFonts w:ascii="Menlo" w:hAnsi="Menlo" w:cs="Menlo"/>
          <w:sz w:val="18"/>
          <w:szCs w:val="18"/>
          <w:lang w:val="en-US"/>
        </w:rPr>
        <w:t xml:space="preserve"> </w:t>
      </w:r>
      <w:proofErr w:type="gramStart"/>
      <w:r w:rsidRPr="00FD41D7">
        <w:rPr>
          <w:rFonts w:ascii="Menlo" w:hAnsi="Menlo" w:cs="Menlo"/>
          <w:sz w:val="18"/>
          <w:szCs w:val="18"/>
          <w:lang w:val="en-US"/>
        </w:rPr>
        <w:t>draw(</w:t>
      </w:r>
      <w:proofErr w:type="gramEnd"/>
      <w:r w:rsidRPr="00FD41D7">
        <w:rPr>
          <w:rFonts w:ascii="Menlo" w:hAnsi="Menlo" w:cs="Menlo"/>
          <w:color w:val="AA0D91"/>
          <w:sz w:val="18"/>
          <w:szCs w:val="18"/>
          <w:lang w:val="en-US"/>
        </w:rPr>
        <w:t>_</w:t>
      </w:r>
      <w:r w:rsidRPr="00FD41D7">
        <w:rPr>
          <w:rFonts w:ascii="Menlo" w:hAnsi="Menlo" w:cs="Menlo"/>
          <w:sz w:val="18"/>
          <w:szCs w:val="18"/>
          <w:lang w:val="en-US"/>
        </w:rPr>
        <w:t xml:space="preserve"> rect: </w:t>
      </w:r>
      <w:r w:rsidRPr="00FD41D7">
        <w:rPr>
          <w:rFonts w:ascii="Menlo" w:hAnsi="Menlo" w:cs="Menlo"/>
          <w:color w:val="5C2699"/>
          <w:sz w:val="18"/>
          <w:szCs w:val="18"/>
          <w:lang w:val="en-US"/>
        </w:rPr>
        <w:t>CGRect</w:t>
      </w:r>
      <w:r w:rsidRPr="00FD41D7">
        <w:rPr>
          <w:rFonts w:ascii="Menlo" w:hAnsi="Menlo" w:cs="Menlo"/>
          <w:sz w:val="18"/>
          <w:szCs w:val="18"/>
          <w:lang w:val="en-US"/>
        </w:rPr>
        <w:t>) {</w:t>
      </w:r>
    </w:p>
    <w:p w14:paraId="13F08D96"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let</w:t>
      </w:r>
      <w:r w:rsidRPr="00FD41D7">
        <w:rPr>
          <w:rFonts w:ascii="Menlo" w:hAnsi="Menlo" w:cs="Menlo"/>
          <w:sz w:val="18"/>
          <w:szCs w:val="18"/>
          <w:lang w:val="en-US"/>
        </w:rPr>
        <w:t xml:space="preserve"> shape = </w:t>
      </w:r>
      <w:proofErr w:type="gramStart"/>
      <w:r w:rsidRPr="00FD41D7">
        <w:rPr>
          <w:rFonts w:ascii="Menlo" w:hAnsi="Menlo" w:cs="Menlo"/>
          <w:sz w:val="18"/>
          <w:szCs w:val="18"/>
          <w:lang w:val="en-US"/>
        </w:rPr>
        <w:t>CAShapeLayer(</w:t>
      </w:r>
      <w:proofErr w:type="gramEnd"/>
      <w:r w:rsidRPr="00FD41D7">
        <w:rPr>
          <w:rFonts w:ascii="Menlo" w:hAnsi="Menlo" w:cs="Menlo"/>
          <w:sz w:val="18"/>
          <w:szCs w:val="18"/>
          <w:lang w:val="en-US"/>
        </w:rPr>
        <w:t>)</w:t>
      </w:r>
    </w:p>
    <w:p w14:paraId="0E747223"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layer.addSublayer</w:t>
      </w:r>
      <w:proofErr w:type="gramEnd"/>
      <w:r w:rsidRPr="00FD41D7">
        <w:rPr>
          <w:rFonts w:ascii="Menlo" w:hAnsi="Menlo" w:cs="Menlo"/>
          <w:sz w:val="18"/>
          <w:szCs w:val="18"/>
          <w:lang w:val="en-US"/>
        </w:rPr>
        <w:t>(shape)</w:t>
      </w:r>
    </w:p>
    <w:p w14:paraId="244B5680"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shape.lineJoin = kCALineJoinMiter</w:t>
      </w:r>
    </w:p>
    <w:p w14:paraId="79421F4C"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shape.fillColor = arrowColor.cgColor</w:t>
      </w:r>
    </w:p>
    <w:p w14:paraId="78B7ACA7"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39678139"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let</w:t>
      </w:r>
      <w:r w:rsidRPr="00FD41D7">
        <w:rPr>
          <w:rFonts w:ascii="Menlo" w:hAnsi="Menlo" w:cs="Menlo"/>
          <w:sz w:val="18"/>
          <w:szCs w:val="18"/>
          <w:lang w:val="en-US"/>
        </w:rPr>
        <w:t xml:space="preserve"> path = </w:t>
      </w:r>
      <w:proofErr w:type="gramStart"/>
      <w:r w:rsidRPr="00FD41D7">
        <w:rPr>
          <w:rFonts w:ascii="Menlo" w:hAnsi="Menlo" w:cs="Menlo"/>
          <w:sz w:val="18"/>
          <w:szCs w:val="18"/>
          <w:lang w:val="en-US"/>
        </w:rPr>
        <w:t>UIBezierPath(</w:t>
      </w:r>
      <w:proofErr w:type="gramEnd"/>
      <w:r w:rsidRPr="00FD41D7">
        <w:rPr>
          <w:rFonts w:ascii="Menlo" w:hAnsi="Menlo" w:cs="Menlo"/>
          <w:sz w:val="18"/>
          <w:szCs w:val="18"/>
          <w:lang w:val="en-US"/>
        </w:rPr>
        <w:t>)</w:t>
      </w:r>
    </w:p>
    <w:p w14:paraId="52D5399A"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590FB73D"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if</w:t>
      </w:r>
      <w:r w:rsidRPr="00FD41D7">
        <w:rPr>
          <w:rFonts w:ascii="Menlo" w:hAnsi="Menlo" w:cs="Menlo"/>
          <w:sz w:val="18"/>
          <w:szCs w:val="18"/>
          <w:lang w:val="en-US"/>
        </w:rPr>
        <w:t xml:space="preserve"> isPointingToDown {</w:t>
      </w:r>
    </w:p>
    <w:p w14:paraId="4AF58763"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color w:val="007400"/>
          <w:sz w:val="18"/>
          <w:szCs w:val="18"/>
          <w:lang w:val="en-US"/>
        </w:rPr>
      </w:pPr>
      <w:r w:rsidRPr="00FD41D7">
        <w:rPr>
          <w:rFonts w:ascii="Menlo" w:hAnsi="Menlo" w:cs="Menlo"/>
          <w:sz w:val="18"/>
          <w:szCs w:val="18"/>
          <w:lang w:val="en-US"/>
        </w:rPr>
        <w:t xml:space="preserve">            </w:t>
      </w:r>
      <w:r w:rsidRPr="00FD41D7">
        <w:rPr>
          <w:rFonts w:ascii="Menlo" w:hAnsi="Menlo" w:cs="Menlo"/>
          <w:color w:val="007400"/>
          <w:sz w:val="18"/>
          <w:szCs w:val="18"/>
          <w:lang w:val="en-US"/>
        </w:rPr>
        <w:t>// Apontando para baixo</w:t>
      </w:r>
    </w:p>
    <w:p w14:paraId="4857ADD7"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path.move</w:t>
      </w:r>
      <w:proofErr w:type="gramEnd"/>
      <w:r w:rsidRPr="00FD41D7">
        <w:rPr>
          <w:rFonts w:ascii="Menlo" w:hAnsi="Menlo" w:cs="Menlo"/>
          <w:sz w:val="18"/>
          <w:szCs w:val="18"/>
          <w:lang w:val="en-US"/>
        </w:rPr>
        <w:t>(to: CGPoint(x:bounds.width/</w:t>
      </w:r>
      <w:r w:rsidRPr="00FD41D7">
        <w:rPr>
          <w:rFonts w:ascii="Menlo" w:hAnsi="Menlo" w:cs="Menlo"/>
          <w:color w:val="1C00CF"/>
          <w:sz w:val="18"/>
          <w:szCs w:val="18"/>
          <w:lang w:val="en-US"/>
        </w:rPr>
        <w:t>2</w:t>
      </w:r>
      <w:r w:rsidRPr="00FD41D7">
        <w:rPr>
          <w:rFonts w:ascii="Menlo" w:hAnsi="Menlo" w:cs="Menlo"/>
          <w:sz w:val="18"/>
          <w:szCs w:val="18"/>
          <w:lang w:val="en-US"/>
        </w:rPr>
        <w:t>, y:bounds.height))</w:t>
      </w:r>
    </w:p>
    <w:p w14:paraId="66B4F8E1"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47BCBF88"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path.addLine</w:t>
      </w:r>
      <w:proofErr w:type="gramEnd"/>
      <w:r w:rsidRPr="00FD41D7">
        <w:rPr>
          <w:rFonts w:ascii="Menlo" w:hAnsi="Menlo" w:cs="Menlo"/>
          <w:sz w:val="18"/>
          <w:szCs w:val="18"/>
          <w:lang w:val="en-US"/>
        </w:rPr>
        <w:t>(to: CGPoint(x:bounds.width, y:</w:t>
      </w:r>
      <w:r w:rsidRPr="00FD41D7">
        <w:rPr>
          <w:rFonts w:ascii="Menlo" w:hAnsi="Menlo" w:cs="Menlo"/>
          <w:color w:val="1C00CF"/>
          <w:sz w:val="18"/>
          <w:szCs w:val="18"/>
          <w:lang w:val="en-US"/>
        </w:rPr>
        <w:t>0</w:t>
      </w:r>
      <w:r w:rsidRPr="00FD41D7">
        <w:rPr>
          <w:rFonts w:ascii="Menlo" w:hAnsi="Menlo" w:cs="Menlo"/>
          <w:sz w:val="18"/>
          <w:szCs w:val="18"/>
          <w:lang w:val="en-US"/>
        </w:rPr>
        <w:t>))</w:t>
      </w:r>
    </w:p>
    <w:p w14:paraId="2F0C9E8C"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path.addLine</w:t>
      </w:r>
      <w:proofErr w:type="gramEnd"/>
      <w:r w:rsidRPr="00FD41D7">
        <w:rPr>
          <w:rFonts w:ascii="Menlo" w:hAnsi="Menlo" w:cs="Menlo"/>
          <w:sz w:val="18"/>
          <w:szCs w:val="18"/>
          <w:lang w:val="en-US"/>
        </w:rPr>
        <w:t>(to: CGPoint(x:(bounds.width/</w:t>
      </w:r>
      <w:r w:rsidRPr="00FD41D7">
        <w:rPr>
          <w:rFonts w:ascii="Menlo" w:hAnsi="Menlo" w:cs="Menlo"/>
          <w:color w:val="1C00CF"/>
          <w:sz w:val="18"/>
          <w:szCs w:val="18"/>
          <w:lang w:val="en-US"/>
        </w:rPr>
        <w:t>3</w:t>
      </w:r>
      <w:r w:rsidRPr="00FD41D7">
        <w:rPr>
          <w:rFonts w:ascii="Menlo" w:hAnsi="Menlo" w:cs="Menlo"/>
          <w:sz w:val="18"/>
          <w:szCs w:val="18"/>
          <w:lang w:val="en-US"/>
        </w:rPr>
        <w:t xml:space="preserve">) * </w:t>
      </w:r>
      <w:r w:rsidRPr="00FD41D7">
        <w:rPr>
          <w:rFonts w:ascii="Menlo" w:hAnsi="Menlo" w:cs="Menlo"/>
          <w:color w:val="1C00CF"/>
          <w:sz w:val="18"/>
          <w:szCs w:val="18"/>
          <w:lang w:val="en-US"/>
        </w:rPr>
        <w:t>2</w:t>
      </w:r>
      <w:r w:rsidRPr="00FD41D7">
        <w:rPr>
          <w:rFonts w:ascii="Menlo" w:hAnsi="Menlo" w:cs="Menlo"/>
          <w:sz w:val="18"/>
          <w:szCs w:val="18"/>
          <w:lang w:val="en-US"/>
        </w:rPr>
        <w:t>, y:</w:t>
      </w:r>
      <w:r w:rsidRPr="00FD41D7">
        <w:rPr>
          <w:rFonts w:ascii="Menlo" w:hAnsi="Menlo" w:cs="Menlo"/>
          <w:color w:val="1C00CF"/>
          <w:sz w:val="18"/>
          <w:szCs w:val="18"/>
          <w:lang w:val="en-US"/>
        </w:rPr>
        <w:t>0</w:t>
      </w:r>
      <w:r w:rsidRPr="00FD41D7">
        <w:rPr>
          <w:rFonts w:ascii="Menlo" w:hAnsi="Menlo" w:cs="Menlo"/>
          <w:sz w:val="18"/>
          <w:szCs w:val="18"/>
          <w:lang w:val="en-US"/>
        </w:rPr>
        <w:t>))</w:t>
      </w:r>
    </w:p>
    <w:p w14:paraId="122B280B"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1CABF6E7"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path.addLine</w:t>
      </w:r>
      <w:proofErr w:type="gramEnd"/>
      <w:r w:rsidRPr="00FD41D7">
        <w:rPr>
          <w:rFonts w:ascii="Menlo" w:hAnsi="Menlo" w:cs="Menlo"/>
          <w:sz w:val="18"/>
          <w:szCs w:val="18"/>
          <w:lang w:val="en-US"/>
        </w:rPr>
        <w:t>(to: CGPoint(x:bounds.width/</w:t>
      </w:r>
      <w:r w:rsidRPr="00FD41D7">
        <w:rPr>
          <w:rFonts w:ascii="Menlo" w:hAnsi="Menlo" w:cs="Menlo"/>
          <w:color w:val="1C00CF"/>
          <w:sz w:val="18"/>
          <w:szCs w:val="18"/>
          <w:lang w:val="en-US"/>
        </w:rPr>
        <w:t>2</w:t>
      </w:r>
      <w:r w:rsidRPr="00FD41D7">
        <w:rPr>
          <w:rFonts w:ascii="Menlo" w:hAnsi="Menlo" w:cs="Menlo"/>
          <w:sz w:val="18"/>
          <w:szCs w:val="18"/>
          <w:lang w:val="en-US"/>
        </w:rPr>
        <w:t>, y:bounds.width/</w:t>
      </w:r>
      <w:r w:rsidRPr="00FD41D7">
        <w:rPr>
          <w:rFonts w:ascii="Menlo" w:hAnsi="Menlo" w:cs="Menlo"/>
          <w:color w:val="1C00CF"/>
          <w:sz w:val="18"/>
          <w:szCs w:val="18"/>
          <w:lang w:val="en-US"/>
        </w:rPr>
        <w:t>6</w:t>
      </w:r>
      <w:r w:rsidRPr="00FD41D7">
        <w:rPr>
          <w:rFonts w:ascii="Menlo" w:hAnsi="Menlo" w:cs="Menlo"/>
          <w:sz w:val="18"/>
          <w:szCs w:val="18"/>
          <w:lang w:val="en-US"/>
        </w:rPr>
        <w:t>))</w:t>
      </w:r>
    </w:p>
    <w:p w14:paraId="0C2BCBA5"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0730369C"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path.addLine</w:t>
      </w:r>
      <w:proofErr w:type="gramEnd"/>
      <w:r w:rsidRPr="00FD41D7">
        <w:rPr>
          <w:rFonts w:ascii="Menlo" w:hAnsi="Menlo" w:cs="Menlo"/>
          <w:sz w:val="18"/>
          <w:szCs w:val="18"/>
          <w:lang w:val="en-US"/>
        </w:rPr>
        <w:t>(to: CGPoint(x:bounds.width/</w:t>
      </w:r>
      <w:r w:rsidRPr="00FD41D7">
        <w:rPr>
          <w:rFonts w:ascii="Menlo" w:hAnsi="Menlo" w:cs="Menlo"/>
          <w:color w:val="1C00CF"/>
          <w:sz w:val="18"/>
          <w:szCs w:val="18"/>
          <w:lang w:val="en-US"/>
        </w:rPr>
        <w:t>3</w:t>
      </w:r>
      <w:r w:rsidRPr="00FD41D7">
        <w:rPr>
          <w:rFonts w:ascii="Menlo" w:hAnsi="Menlo" w:cs="Menlo"/>
          <w:sz w:val="18"/>
          <w:szCs w:val="18"/>
          <w:lang w:val="en-US"/>
        </w:rPr>
        <w:t>, y:</w:t>
      </w:r>
      <w:r w:rsidRPr="00FD41D7">
        <w:rPr>
          <w:rFonts w:ascii="Menlo" w:hAnsi="Menlo" w:cs="Menlo"/>
          <w:color w:val="1C00CF"/>
          <w:sz w:val="18"/>
          <w:szCs w:val="18"/>
          <w:lang w:val="en-US"/>
        </w:rPr>
        <w:t>0</w:t>
      </w:r>
      <w:r w:rsidRPr="00FD41D7">
        <w:rPr>
          <w:rFonts w:ascii="Menlo" w:hAnsi="Menlo" w:cs="Menlo"/>
          <w:sz w:val="18"/>
          <w:szCs w:val="18"/>
          <w:lang w:val="en-US"/>
        </w:rPr>
        <w:t>))</w:t>
      </w:r>
    </w:p>
    <w:p w14:paraId="5FABC4F4"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path.addLine</w:t>
      </w:r>
      <w:proofErr w:type="gramEnd"/>
      <w:r w:rsidRPr="00FD41D7">
        <w:rPr>
          <w:rFonts w:ascii="Menlo" w:hAnsi="Menlo" w:cs="Menlo"/>
          <w:sz w:val="18"/>
          <w:szCs w:val="18"/>
          <w:lang w:val="en-US"/>
        </w:rPr>
        <w:t>(to: CGPoint(x:</w:t>
      </w:r>
      <w:r w:rsidRPr="00FD41D7">
        <w:rPr>
          <w:rFonts w:ascii="Menlo" w:hAnsi="Menlo" w:cs="Menlo"/>
          <w:color w:val="1C00CF"/>
          <w:sz w:val="18"/>
          <w:szCs w:val="18"/>
          <w:lang w:val="en-US"/>
        </w:rPr>
        <w:t>0</w:t>
      </w:r>
      <w:r w:rsidRPr="00FD41D7">
        <w:rPr>
          <w:rFonts w:ascii="Menlo" w:hAnsi="Menlo" w:cs="Menlo"/>
          <w:sz w:val="18"/>
          <w:szCs w:val="18"/>
          <w:lang w:val="en-US"/>
        </w:rPr>
        <w:t>, y:</w:t>
      </w:r>
      <w:r w:rsidRPr="00FD41D7">
        <w:rPr>
          <w:rFonts w:ascii="Menlo" w:hAnsi="Menlo" w:cs="Menlo"/>
          <w:color w:val="1C00CF"/>
          <w:sz w:val="18"/>
          <w:szCs w:val="18"/>
          <w:lang w:val="en-US"/>
        </w:rPr>
        <w:t>0</w:t>
      </w:r>
      <w:r w:rsidRPr="00FD41D7">
        <w:rPr>
          <w:rFonts w:ascii="Menlo" w:hAnsi="Menlo" w:cs="Menlo"/>
          <w:sz w:val="18"/>
          <w:szCs w:val="18"/>
          <w:lang w:val="en-US"/>
        </w:rPr>
        <w:t>))</w:t>
      </w:r>
    </w:p>
    <w:p w14:paraId="5BAFAD04"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w:t>
      </w:r>
      <w:r w:rsidRPr="00FD41D7">
        <w:rPr>
          <w:rFonts w:ascii="Menlo" w:hAnsi="Menlo" w:cs="Menlo"/>
          <w:color w:val="AA0D91"/>
          <w:sz w:val="18"/>
          <w:szCs w:val="18"/>
          <w:lang w:val="en-US"/>
        </w:rPr>
        <w:t>else</w:t>
      </w:r>
      <w:proofErr w:type="gramEnd"/>
      <w:r w:rsidRPr="00FD41D7">
        <w:rPr>
          <w:rFonts w:ascii="Menlo" w:hAnsi="Menlo" w:cs="Menlo"/>
          <w:sz w:val="18"/>
          <w:szCs w:val="18"/>
          <w:lang w:val="en-US"/>
        </w:rPr>
        <w:t>{</w:t>
      </w:r>
    </w:p>
    <w:p w14:paraId="7D8D4D43"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color w:val="007400"/>
          <w:sz w:val="18"/>
          <w:szCs w:val="18"/>
          <w:lang w:val="en-US"/>
        </w:rPr>
      </w:pPr>
      <w:r w:rsidRPr="00FD41D7">
        <w:rPr>
          <w:rFonts w:ascii="Menlo" w:hAnsi="Menlo" w:cs="Menlo"/>
          <w:sz w:val="18"/>
          <w:szCs w:val="18"/>
          <w:lang w:val="en-US"/>
        </w:rPr>
        <w:t xml:space="preserve">            </w:t>
      </w:r>
      <w:r w:rsidRPr="00FD41D7">
        <w:rPr>
          <w:rFonts w:ascii="Menlo" w:hAnsi="Menlo" w:cs="Menlo"/>
          <w:color w:val="007400"/>
          <w:sz w:val="18"/>
          <w:szCs w:val="18"/>
          <w:lang w:val="en-US"/>
        </w:rPr>
        <w:t>// Apontando para cima</w:t>
      </w:r>
    </w:p>
    <w:p w14:paraId="30DA093D"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path.move</w:t>
      </w:r>
      <w:proofErr w:type="gramEnd"/>
      <w:r w:rsidRPr="00FD41D7">
        <w:rPr>
          <w:rFonts w:ascii="Menlo" w:hAnsi="Menlo" w:cs="Menlo"/>
          <w:sz w:val="18"/>
          <w:szCs w:val="18"/>
          <w:lang w:val="en-US"/>
        </w:rPr>
        <w:t>(to: CGPoint(x:bounds.width/</w:t>
      </w:r>
      <w:r w:rsidRPr="00FD41D7">
        <w:rPr>
          <w:rFonts w:ascii="Menlo" w:hAnsi="Menlo" w:cs="Menlo"/>
          <w:color w:val="1C00CF"/>
          <w:sz w:val="18"/>
          <w:szCs w:val="18"/>
          <w:lang w:val="en-US"/>
        </w:rPr>
        <w:t>2</w:t>
      </w:r>
      <w:r w:rsidRPr="00FD41D7">
        <w:rPr>
          <w:rFonts w:ascii="Menlo" w:hAnsi="Menlo" w:cs="Menlo"/>
          <w:sz w:val="18"/>
          <w:szCs w:val="18"/>
          <w:lang w:val="en-US"/>
        </w:rPr>
        <w:t>, y:</w:t>
      </w:r>
      <w:r w:rsidRPr="00FD41D7">
        <w:rPr>
          <w:rFonts w:ascii="Menlo" w:hAnsi="Menlo" w:cs="Menlo"/>
          <w:color w:val="1C00CF"/>
          <w:sz w:val="18"/>
          <w:szCs w:val="18"/>
          <w:lang w:val="en-US"/>
        </w:rPr>
        <w:t>0</w:t>
      </w:r>
      <w:r w:rsidRPr="00FD41D7">
        <w:rPr>
          <w:rFonts w:ascii="Menlo" w:hAnsi="Menlo" w:cs="Menlo"/>
          <w:sz w:val="18"/>
          <w:szCs w:val="18"/>
          <w:lang w:val="en-US"/>
        </w:rPr>
        <w:t>))</w:t>
      </w:r>
    </w:p>
    <w:p w14:paraId="37A1336A"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path.addLine</w:t>
      </w:r>
      <w:proofErr w:type="gramEnd"/>
      <w:r w:rsidRPr="00FD41D7">
        <w:rPr>
          <w:rFonts w:ascii="Menlo" w:hAnsi="Menlo" w:cs="Menlo"/>
          <w:sz w:val="18"/>
          <w:szCs w:val="18"/>
          <w:lang w:val="en-US"/>
        </w:rPr>
        <w:t>(to: CGPoint(x:bounds.width, y:bounds.height))</w:t>
      </w:r>
    </w:p>
    <w:p w14:paraId="3E3E4392"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path.addLine</w:t>
      </w:r>
      <w:proofErr w:type="gramEnd"/>
      <w:r w:rsidRPr="00FD41D7">
        <w:rPr>
          <w:rFonts w:ascii="Menlo" w:hAnsi="Menlo" w:cs="Menlo"/>
          <w:sz w:val="18"/>
          <w:szCs w:val="18"/>
          <w:lang w:val="en-US"/>
        </w:rPr>
        <w:t>(to: CGPoint(x:(bounds.width/</w:t>
      </w:r>
      <w:r w:rsidRPr="00FD41D7">
        <w:rPr>
          <w:rFonts w:ascii="Menlo" w:hAnsi="Menlo" w:cs="Menlo"/>
          <w:color w:val="1C00CF"/>
          <w:sz w:val="18"/>
          <w:szCs w:val="18"/>
          <w:lang w:val="en-US"/>
        </w:rPr>
        <w:t>3</w:t>
      </w:r>
      <w:r w:rsidRPr="00FD41D7">
        <w:rPr>
          <w:rFonts w:ascii="Menlo" w:hAnsi="Menlo" w:cs="Menlo"/>
          <w:sz w:val="18"/>
          <w:szCs w:val="18"/>
          <w:lang w:val="en-US"/>
        </w:rPr>
        <w:t xml:space="preserve">) * </w:t>
      </w:r>
      <w:r w:rsidRPr="00FD41D7">
        <w:rPr>
          <w:rFonts w:ascii="Menlo" w:hAnsi="Menlo" w:cs="Menlo"/>
          <w:color w:val="1C00CF"/>
          <w:sz w:val="18"/>
          <w:szCs w:val="18"/>
          <w:lang w:val="en-US"/>
        </w:rPr>
        <w:t>2</w:t>
      </w:r>
      <w:r w:rsidRPr="00FD41D7">
        <w:rPr>
          <w:rFonts w:ascii="Menlo" w:hAnsi="Menlo" w:cs="Menlo"/>
          <w:sz w:val="18"/>
          <w:szCs w:val="18"/>
          <w:lang w:val="en-US"/>
        </w:rPr>
        <w:t>, y:bounds.height))</w:t>
      </w:r>
    </w:p>
    <w:p w14:paraId="75B31E9D"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73AA606C"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path.addLine</w:t>
      </w:r>
      <w:proofErr w:type="gramEnd"/>
      <w:r w:rsidRPr="00FD41D7">
        <w:rPr>
          <w:rFonts w:ascii="Menlo" w:hAnsi="Menlo" w:cs="Menlo"/>
          <w:sz w:val="18"/>
          <w:szCs w:val="18"/>
          <w:lang w:val="en-US"/>
        </w:rPr>
        <w:t>(to: CGPoint(x:bounds.width/</w:t>
      </w:r>
      <w:r w:rsidRPr="00FD41D7">
        <w:rPr>
          <w:rFonts w:ascii="Menlo" w:hAnsi="Menlo" w:cs="Menlo"/>
          <w:color w:val="1C00CF"/>
          <w:sz w:val="18"/>
          <w:szCs w:val="18"/>
          <w:lang w:val="en-US"/>
        </w:rPr>
        <w:t>2</w:t>
      </w:r>
      <w:r w:rsidRPr="00FD41D7">
        <w:rPr>
          <w:rFonts w:ascii="Menlo" w:hAnsi="Menlo" w:cs="Menlo"/>
          <w:sz w:val="18"/>
          <w:szCs w:val="18"/>
          <w:lang w:val="en-US"/>
        </w:rPr>
        <w:t>, y:bounds.height - (bounds.width/</w:t>
      </w:r>
      <w:r w:rsidRPr="00FD41D7">
        <w:rPr>
          <w:rFonts w:ascii="Menlo" w:hAnsi="Menlo" w:cs="Menlo"/>
          <w:color w:val="1C00CF"/>
          <w:sz w:val="18"/>
          <w:szCs w:val="18"/>
          <w:lang w:val="en-US"/>
        </w:rPr>
        <w:t>6</w:t>
      </w:r>
      <w:r w:rsidRPr="00FD41D7">
        <w:rPr>
          <w:rFonts w:ascii="Menlo" w:hAnsi="Menlo" w:cs="Menlo"/>
          <w:sz w:val="18"/>
          <w:szCs w:val="18"/>
          <w:lang w:val="en-US"/>
        </w:rPr>
        <w:t>)))</w:t>
      </w:r>
    </w:p>
    <w:p w14:paraId="6A4204F2"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path.addLine</w:t>
      </w:r>
      <w:proofErr w:type="gramEnd"/>
      <w:r w:rsidRPr="00FD41D7">
        <w:rPr>
          <w:rFonts w:ascii="Menlo" w:hAnsi="Menlo" w:cs="Menlo"/>
          <w:sz w:val="18"/>
          <w:szCs w:val="18"/>
          <w:lang w:val="en-US"/>
        </w:rPr>
        <w:t>(to: CGPoint(x:bounds.width/</w:t>
      </w:r>
      <w:r w:rsidRPr="00FD41D7">
        <w:rPr>
          <w:rFonts w:ascii="Menlo" w:hAnsi="Menlo" w:cs="Menlo"/>
          <w:color w:val="1C00CF"/>
          <w:sz w:val="18"/>
          <w:szCs w:val="18"/>
          <w:lang w:val="en-US"/>
        </w:rPr>
        <w:t>3</w:t>
      </w:r>
      <w:r w:rsidRPr="00FD41D7">
        <w:rPr>
          <w:rFonts w:ascii="Menlo" w:hAnsi="Menlo" w:cs="Menlo"/>
          <w:sz w:val="18"/>
          <w:szCs w:val="18"/>
          <w:lang w:val="en-US"/>
        </w:rPr>
        <w:t>, y:bounds.height))</w:t>
      </w:r>
    </w:p>
    <w:p w14:paraId="01C49F8B"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path.addLine</w:t>
      </w:r>
      <w:proofErr w:type="gramEnd"/>
      <w:r w:rsidRPr="00FD41D7">
        <w:rPr>
          <w:rFonts w:ascii="Menlo" w:hAnsi="Menlo" w:cs="Menlo"/>
          <w:sz w:val="18"/>
          <w:szCs w:val="18"/>
          <w:lang w:val="en-US"/>
        </w:rPr>
        <w:t>(to: CGPoint(x:</w:t>
      </w:r>
      <w:r w:rsidRPr="00FD41D7">
        <w:rPr>
          <w:rFonts w:ascii="Menlo" w:hAnsi="Menlo" w:cs="Menlo"/>
          <w:color w:val="1C00CF"/>
          <w:sz w:val="18"/>
          <w:szCs w:val="18"/>
          <w:lang w:val="en-US"/>
        </w:rPr>
        <w:t>0</w:t>
      </w:r>
      <w:r w:rsidRPr="00FD41D7">
        <w:rPr>
          <w:rFonts w:ascii="Menlo" w:hAnsi="Menlo" w:cs="Menlo"/>
          <w:sz w:val="18"/>
          <w:szCs w:val="18"/>
          <w:lang w:val="en-US"/>
        </w:rPr>
        <w:t>, y:bounds.height))</w:t>
      </w:r>
    </w:p>
    <w:p w14:paraId="6F2952FD"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1F61964C"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7DCF98AE"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path.close</w:t>
      </w:r>
      <w:proofErr w:type="gramEnd"/>
      <w:r w:rsidRPr="00FD41D7">
        <w:rPr>
          <w:rFonts w:ascii="Menlo" w:hAnsi="Menlo" w:cs="Menlo"/>
          <w:sz w:val="18"/>
          <w:szCs w:val="18"/>
          <w:lang w:val="en-US"/>
        </w:rPr>
        <w:t>()</w:t>
      </w:r>
    </w:p>
    <w:p w14:paraId="20213875" w14:textId="77777777" w:rsidR="00515F73" w:rsidRPr="00FD41D7" w:rsidRDefault="00515F73" w:rsidP="00515F73">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shape.path = path.cgPath</w:t>
      </w:r>
    </w:p>
    <w:p w14:paraId="357FB40D"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FD41D7">
        <w:rPr>
          <w:rFonts w:ascii="Menlo" w:hAnsi="Menlo" w:cs="Menlo"/>
          <w:sz w:val="18"/>
          <w:szCs w:val="18"/>
          <w:lang w:val="en-US"/>
        </w:rPr>
        <w:t xml:space="preserve">    </w:t>
      </w:r>
      <w:r w:rsidRPr="0026208F">
        <w:rPr>
          <w:rFonts w:ascii="Menlo" w:hAnsi="Menlo" w:cs="Menlo"/>
          <w:sz w:val="18"/>
          <w:szCs w:val="18"/>
        </w:rPr>
        <w:t>}</w:t>
      </w:r>
    </w:p>
    <w:p w14:paraId="7F2B1E80"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w:t>
      </w:r>
    </w:p>
    <w:p w14:paraId="0D05862C" w14:textId="77777777" w:rsidR="00515F73" w:rsidRPr="00432F2C" w:rsidRDefault="00515F73" w:rsidP="00515F73">
      <w:pPr>
        <w:pStyle w:val="Compact"/>
        <w:numPr>
          <w:ilvl w:val="0"/>
          <w:numId w:val="0"/>
        </w:numPr>
        <w:ind w:left="480" w:hanging="480"/>
      </w:pPr>
    </w:p>
    <w:p w14:paraId="3E1FEF13" w14:textId="77777777" w:rsidR="008C675B" w:rsidRPr="00432F2C" w:rsidRDefault="008C675B" w:rsidP="00515F73">
      <w:pPr>
        <w:pStyle w:val="Compact"/>
        <w:numPr>
          <w:ilvl w:val="0"/>
          <w:numId w:val="0"/>
        </w:numPr>
        <w:ind w:left="480"/>
      </w:pPr>
    </w:p>
    <w:p w14:paraId="6DDA7232" w14:textId="77777777" w:rsidR="008C675B" w:rsidRPr="00432F2C" w:rsidRDefault="008C675B" w:rsidP="00515F73">
      <w:pPr>
        <w:pStyle w:val="Compactordered"/>
      </w:pPr>
      <w:r w:rsidRPr="00432F2C">
        <w:t xml:space="preserve">Abra o arquivo </w:t>
      </w:r>
      <w:r w:rsidRPr="000163CC">
        <w:rPr>
          <w:b/>
        </w:rPr>
        <w:t>ExpandCollapseButton.xib</w:t>
      </w:r>
      <w:r w:rsidRPr="00432F2C">
        <w:t xml:space="preserve"> e selecione a </w:t>
      </w:r>
      <w:r w:rsidRPr="000163CC">
        <w:rPr>
          <w:i/>
        </w:rPr>
        <w:t>view</w:t>
      </w:r>
      <w:r w:rsidRPr="00432F2C">
        <w:t xml:space="preserve"> Expand Collapse Button.</w:t>
      </w:r>
    </w:p>
    <w:p w14:paraId="705BDC13" w14:textId="77777777" w:rsidR="008C675B" w:rsidRPr="00432F2C" w:rsidRDefault="008C675B" w:rsidP="00515F73">
      <w:pPr>
        <w:pStyle w:val="Compactordered"/>
      </w:pPr>
      <w:r w:rsidRPr="00432F2C">
        <w:lastRenderedPageBreak/>
        <w:t xml:space="preserve">Na aba </w:t>
      </w:r>
      <w:r w:rsidRPr="00432F2C">
        <w:rPr>
          <w:b/>
        </w:rPr>
        <w:t>Attribute inspector</w:t>
      </w:r>
      <w:r w:rsidRPr="00432F2C">
        <w:t xml:space="preserve"> veja que apareceram as duas propriedades que transformamos em Inspectable:</w:t>
      </w:r>
    </w:p>
    <w:p w14:paraId="0F16C51C"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4F262262" wp14:editId="0501EC83">
            <wp:extent cx="3314700" cy="2870200"/>
            <wp:effectExtent l="0" t="0" r="0" b="0"/>
            <wp:docPr id="24" name="Picture" descr="Figura 23"/>
            <wp:cNvGraphicFramePr/>
            <a:graphic xmlns:a="http://schemas.openxmlformats.org/drawingml/2006/main">
              <a:graphicData uri="http://schemas.openxmlformats.org/drawingml/2006/picture">
                <pic:pic xmlns:pic="http://schemas.openxmlformats.org/drawingml/2006/picture">
                  <pic:nvPicPr>
                    <pic:cNvPr id="0" name="Picture" descr="https://i.imgur.com/ATuppmS.png"/>
                    <pic:cNvPicPr>
                      <a:picLocks noChangeAspect="1" noChangeArrowheads="1"/>
                    </pic:cNvPicPr>
                  </pic:nvPicPr>
                  <pic:blipFill>
                    <a:blip r:embed="rId28"/>
                    <a:stretch>
                      <a:fillRect/>
                    </a:stretch>
                  </pic:blipFill>
                  <pic:spPr bwMode="auto">
                    <a:xfrm>
                      <a:off x="0" y="0"/>
                      <a:ext cx="3314700" cy="2870200"/>
                    </a:xfrm>
                    <a:prstGeom prst="rect">
                      <a:avLst/>
                    </a:prstGeom>
                    <a:noFill/>
                    <a:ln w="9525">
                      <a:noFill/>
                      <a:headEnd/>
                      <a:tailEnd/>
                    </a:ln>
                  </pic:spPr>
                </pic:pic>
              </a:graphicData>
            </a:graphic>
          </wp:inline>
        </w:drawing>
      </w:r>
    </w:p>
    <w:p w14:paraId="77946E8D" w14:textId="5D48B8FE" w:rsidR="008C675B" w:rsidRPr="00432F2C" w:rsidRDefault="008C675B" w:rsidP="008C675B">
      <w:pPr>
        <w:pStyle w:val="Legenda"/>
        <w:jc w:val="center"/>
      </w:pPr>
      <w:r w:rsidRPr="00432F2C">
        <w:t xml:space="preserve">Figura </w:t>
      </w:r>
      <w:r w:rsidR="000163CC">
        <w:t>1.</w:t>
      </w:r>
      <w:fldSimple w:instr=" SEQ Figura \* ARABIC ">
        <w:r w:rsidR="00555790" w:rsidRPr="00432F2C">
          <w:rPr>
            <w:noProof/>
          </w:rPr>
          <w:t>21</w:t>
        </w:r>
      </w:fldSimple>
      <w:r w:rsidRPr="00432F2C">
        <w:t xml:space="preserve"> - Propriedades Inspectable sendo exibidas no IB</w:t>
      </w:r>
    </w:p>
    <w:p w14:paraId="14621DF2" w14:textId="77777777" w:rsidR="008C675B" w:rsidRPr="00432F2C" w:rsidRDefault="008C675B" w:rsidP="00515F73">
      <w:pPr>
        <w:pStyle w:val="Compactordered"/>
      </w:pPr>
      <w:r w:rsidRPr="00432F2C">
        <w:t>Modifique-as como quiser.</w:t>
      </w:r>
    </w:p>
    <w:p w14:paraId="1323972C" w14:textId="77777777" w:rsidR="008C675B" w:rsidRPr="00432F2C" w:rsidRDefault="008C675B" w:rsidP="000478C8">
      <w:pPr>
        <w:pStyle w:val="Ttulo3"/>
      </w:pPr>
      <w:r w:rsidRPr="00432F2C">
        <w:t>Utilizando nosso botão</w:t>
      </w:r>
    </w:p>
    <w:p w14:paraId="576B26AF" w14:textId="77777777" w:rsidR="008C675B" w:rsidRPr="00432F2C" w:rsidRDefault="008C675B" w:rsidP="008C675B">
      <w:pPr>
        <w:pStyle w:val="FirstParagraph"/>
        <w:rPr>
          <w:lang w:val="pt-BR"/>
        </w:rPr>
      </w:pPr>
      <w:r w:rsidRPr="00432F2C">
        <w:rPr>
          <w:lang w:val="pt-BR"/>
        </w:rPr>
        <w:t xml:space="preserve">Agora iremos aplicar nossa seta no mini </w:t>
      </w:r>
      <w:r w:rsidRPr="000163CC">
        <w:rPr>
          <w:i/>
          <w:lang w:val="pt-BR"/>
        </w:rPr>
        <w:t>player</w:t>
      </w:r>
      <w:r w:rsidRPr="00432F2C">
        <w:rPr>
          <w:lang w:val="pt-BR"/>
        </w:rPr>
        <w:t>. Siga os passos:</w:t>
      </w:r>
    </w:p>
    <w:p w14:paraId="44B7EE27" w14:textId="77777777" w:rsidR="008C675B" w:rsidRPr="00432F2C" w:rsidRDefault="008C675B" w:rsidP="008C675B">
      <w:pPr>
        <w:pBdr>
          <w:bottom w:val="single" w:sz="4" w:space="1" w:color="auto"/>
        </w:pBdr>
      </w:pPr>
    </w:p>
    <w:p w14:paraId="5F381B31" w14:textId="77777777" w:rsidR="008C675B" w:rsidRPr="00432F2C" w:rsidRDefault="008C675B" w:rsidP="00577799">
      <w:pPr>
        <w:pStyle w:val="Compactordered"/>
        <w:numPr>
          <w:ilvl w:val="0"/>
          <w:numId w:val="35"/>
        </w:numPr>
        <w:ind w:left="567" w:hanging="283"/>
      </w:pPr>
      <w:r w:rsidRPr="00432F2C">
        <w:t>Abra a Main.storyboard:</w:t>
      </w:r>
    </w:p>
    <w:p w14:paraId="06781C84"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0647CBC4" wp14:editId="0B60D607">
            <wp:extent cx="3302000" cy="1257300"/>
            <wp:effectExtent l="0" t="0" r="0" b="0"/>
            <wp:docPr id="25" name="Picture" descr="Figura 24"/>
            <wp:cNvGraphicFramePr/>
            <a:graphic xmlns:a="http://schemas.openxmlformats.org/drawingml/2006/main">
              <a:graphicData uri="http://schemas.openxmlformats.org/drawingml/2006/picture">
                <pic:pic xmlns:pic="http://schemas.openxmlformats.org/drawingml/2006/picture">
                  <pic:nvPicPr>
                    <pic:cNvPr id="0" name="Picture" descr="https://i.imgur.com/PP39CPj.png"/>
                    <pic:cNvPicPr>
                      <a:picLocks noChangeAspect="1" noChangeArrowheads="1"/>
                    </pic:cNvPicPr>
                  </pic:nvPicPr>
                  <pic:blipFill>
                    <a:blip r:embed="rId29"/>
                    <a:stretch>
                      <a:fillRect/>
                    </a:stretch>
                  </pic:blipFill>
                  <pic:spPr bwMode="auto">
                    <a:xfrm>
                      <a:off x="0" y="0"/>
                      <a:ext cx="3302000" cy="1257300"/>
                    </a:xfrm>
                    <a:prstGeom prst="rect">
                      <a:avLst/>
                    </a:prstGeom>
                    <a:noFill/>
                    <a:ln w="9525">
                      <a:noFill/>
                      <a:headEnd/>
                      <a:tailEnd/>
                    </a:ln>
                  </pic:spPr>
                </pic:pic>
              </a:graphicData>
            </a:graphic>
          </wp:inline>
        </w:drawing>
      </w:r>
    </w:p>
    <w:p w14:paraId="48EAB524" w14:textId="49EDC795" w:rsidR="008C675B" w:rsidRPr="00432F2C" w:rsidRDefault="008C675B" w:rsidP="008C675B">
      <w:pPr>
        <w:pStyle w:val="Legenda"/>
        <w:jc w:val="center"/>
      </w:pPr>
      <w:r w:rsidRPr="00432F2C">
        <w:t xml:space="preserve">Figura </w:t>
      </w:r>
      <w:r w:rsidR="000163CC">
        <w:t>1.</w:t>
      </w:r>
      <w:fldSimple w:instr=" SEQ Figura \* ARABIC ">
        <w:r w:rsidR="00555790" w:rsidRPr="00432F2C">
          <w:rPr>
            <w:noProof/>
          </w:rPr>
          <w:t>22</w:t>
        </w:r>
      </w:fldSimple>
      <w:r w:rsidRPr="00432F2C">
        <w:t xml:space="preserve"> - Selecionando o arquivo Main.storyboard</w:t>
      </w:r>
    </w:p>
    <w:p w14:paraId="6F3400F7" w14:textId="77777777" w:rsidR="008C675B" w:rsidRPr="00432F2C" w:rsidRDefault="008C675B" w:rsidP="00515F73">
      <w:pPr>
        <w:pStyle w:val="Compactordered"/>
      </w:pPr>
      <w:r w:rsidRPr="00432F2C">
        <w:t xml:space="preserve">Na cena </w:t>
      </w:r>
      <w:r w:rsidRPr="00432F2C">
        <w:rPr>
          <w:b/>
        </w:rPr>
        <w:t>Navegar</w:t>
      </w:r>
      <w:r w:rsidRPr="00432F2C">
        <w:t xml:space="preserve">, selecione o botão que nomeamos de </w:t>
      </w:r>
      <w:r w:rsidRPr="00432F2C">
        <w:rPr>
          <w:b/>
        </w:rPr>
        <w:t>Expand Button</w:t>
      </w:r>
      <w:r w:rsidRPr="00432F2C">
        <w:t>:</w:t>
      </w:r>
    </w:p>
    <w:p w14:paraId="3915EA3C"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1CFF8A62" wp14:editId="126CA227">
            <wp:extent cx="3467100" cy="5918200"/>
            <wp:effectExtent l="0" t="0" r="0" b="0"/>
            <wp:docPr id="26" name="Picture" descr="Figura 25"/>
            <wp:cNvGraphicFramePr/>
            <a:graphic xmlns:a="http://schemas.openxmlformats.org/drawingml/2006/main">
              <a:graphicData uri="http://schemas.openxmlformats.org/drawingml/2006/picture">
                <pic:pic xmlns:pic="http://schemas.openxmlformats.org/drawingml/2006/picture">
                  <pic:nvPicPr>
                    <pic:cNvPr id="0" name="Picture" descr="https://i.imgur.com/vclNfXx.png"/>
                    <pic:cNvPicPr>
                      <a:picLocks noChangeAspect="1" noChangeArrowheads="1"/>
                    </pic:cNvPicPr>
                  </pic:nvPicPr>
                  <pic:blipFill>
                    <a:blip r:embed="rId30"/>
                    <a:stretch>
                      <a:fillRect/>
                    </a:stretch>
                  </pic:blipFill>
                  <pic:spPr bwMode="auto">
                    <a:xfrm>
                      <a:off x="0" y="0"/>
                      <a:ext cx="3467100" cy="5918200"/>
                    </a:xfrm>
                    <a:prstGeom prst="rect">
                      <a:avLst/>
                    </a:prstGeom>
                    <a:noFill/>
                    <a:ln w="9525">
                      <a:noFill/>
                      <a:headEnd/>
                      <a:tailEnd/>
                    </a:ln>
                  </pic:spPr>
                </pic:pic>
              </a:graphicData>
            </a:graphic>
          </wp:inline>
        </w:drawing>
      </w:r>
    </w:p>
    <w:p w14:paraId="18C7C5DC" w14:textId="420E7AC4" w:rsidR="008C675B" w:rsidRPr="00432F2C" w:rsidRDefault="008C675B" w:rsidP="008C675B">
      <w:pPr>
        <w:pStyle w:val="Legenda"/>
        <w:jc w:val="center"/>
      </w:pPr>
      <w:r w:rsidRPr="00432F2C">
        <w:t xml:space="preserve">Figura </w:t>
      </w:r>
      <w:r w:rsidR="000163CC">
        <w:t>1.</w:t>
      </w:r>
      <w:fldSimple w:instr=" SEQ Figura \* ARABIC ">
        <w:r w:rsidR="00555790" w:rsidRPr="00432F2C">
          <w:rPr>
            <w:noProof/>
          </w:rPr>
          <w:t>23</w:t>
        </w:r>
      </w:fldSimple>
      <w:r w:rsidRPr="00432F2C">
        <w:t xml:space="preserve"> - Selecionando Expand Button</w:t>
      </w:r>
    </w:p>
    <w:p w14:paraId="42FE3607" w14:textId="77777777" w:rsidR="008C675B" w:rsidRPr="00432F2C" w:rsidRDefault="008C675B" w:rsidP="00515F73">
      <w:pPr>
        <w:pStyle w:val="Compactordered"/>
      </w:pPr>
      <w:r w:rsidRPr="00432F2C">
        <w:t>Na aba Identity inspector defina no campo Class o nome ExpandCollapseButton:</w:t>
      </w:r>
    </w:p>
    <w:p w14:paraId="2D6B91B8" w14:textId="77777777" w:rsidR="008C675B" w:rsidRPr="00432F2C" w:rsidRDefault="008C675B" w:rsidP="00515F73">
      <w:pPr>
        <w:pStyle w:val="Compact"/>
        <w:numPr>
          <w:ilvl w:val="0"/>
          <w:numId w:val="0"/>
        </w:numPr>
        <w:ind w:left="480"/>
      </w:pPr>
    </w:p>
    <w:p w14:paraId="12C21E42"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6C956FC2" wp14:editId="3BED4B28">
            <wp:extent cx="3302000" cy="1676400"/>
            <wp:effectExtent l="0" t="0" r="0" b="0"/>
            <wp:docPr id="27" name="Picture" descr="Figura 26"/>
            <wp:cNvGraphicFramePr/>
            <a:graphic xmlns:a="http://schemas.openxmlformats.org/drawingml/2006/main">
              <a:graphicData uri="http://schemas.openxmlformats.org/drawingml/2006/picture">
                <pic:pic xmlns:pic="http://schemas.openxmlformats.org/drawingml/2006/picture">
                  <pic:nvPicPr>
                    <pic:cNvPr id="0" name="Picture" descr="https://i.imgur.com/GyISYr0.png"/>
                    <pic:cNvPicPr>
                      <a:picLocks noChangeAspect="1" noChangeArrowheads="1"/>
                    </pic:cNvPicPr>
                  </pic:nvPicPr>
                  <pic:blipFill>
                    <a:blip r:embed="rId31"/>
                    <a:stretch>
                      <a:fillRect/>
                    </a:stretch>
                  </pic:blipFill>
                  <pic:spPr bwMode="auto">
                    <a:xfrm>
                      <a:off x="0" y="0"/>
                      <a:ext cx="3302000" cy="1676400"/>
                    </a:xfrm>
                    <a:prstGeom prst="rect">
                      <a:avLst/>
                    </a:prstGeom>
                    <a:noFill/>
                    <a:ln w="9525">
                      <a:noFill/>
                      <a:headEnd/>
                      <a:tailEnd/>
                    </a:ln>
                  </pic:spPr>
                </pic:pic>
              </a:graphicData>
            </a:graphic>
          </wp:inline>
        </w:drawing>
      </w:r>
    </w:p>
    <w:p w14:paraId="3C0F785C" w14:textId="408890A9" w:rsidR="008C675B" w:rsidRPr="00432F2C" w:rsidRDefault="008C675B" w:rsidP="008C675B">
      <w:pPr>
        <w:pStyle w:val="Legenda"/>
        <w:jc w:val="center"/>
      </w:pPr>
      <w:r w:rsidRPr="00432F2C">
        <w:t xml:space="preserve">Figura </w:t>
      </w:r>
      <w:r w:rsidR="000163CC">
        <w:t>1.</w:t>
      </w:r>
      <w:fldSimple w:instr=" SEQ Figura \* ARABIC ">
        <w:r w:rsidR="00555790" w:rsidRPr="00432F2C">
          <w:rPr>
            <w:noProof/>
          </w:rPr>
          <w:t>24</w:t>
        </w:r>
      </w:fldSimple>
      <w:r w:rsidRPr="00432F2C">
        <w:t xml:space="preserve"> - Definindo a classe da View</w:t>
      </w:r>
    </w:p>
    <w:p w14:paraId="3889259B" w14:textId="77777777" w:rsidR="008C675B" w:rsidRPr="00432F2C" w:rsidRDefault="008C675B" w:rsidP="00515F73">
      <w:pPr>
        <w:pStyle w:val="Compactordered"/>
      </w:pPr>
      <w:r w:rsidRPr="00432F2C">
        <w:t>Veja que a seta irá aparecer no lugar do botão:</w:t>
      </w:r>
    </w:p>
    <w:p w14:paraId="00749064"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196903BE" wp14:editId="3DAD5EBD">
            <wp:extent cx="2520000" cy="4649577"/>
            <wp:effectExtent l="0" t="0" r="0" b="0"/>
            <wp:docPr id="28" name="Picture" descr="Figur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i.imgur.com/qNsK6On.png"/>
                    <pic:cNvPicPr>
                      <a:picLocks noChangeAspect="1" noChangeArrowheads="1"/>
                    </pic:cNvPicPr>
                  </pic:nvPicPr>
                  <pic:blipFill>
                    <a:blip r:embed="rId32"/>
                    <a:stretch>
                      <a:fillRect/>
                    </a:stretch>
                  </pic:blipFill>
                  <pic:spPr bwMode="auto">
                    <a:xfrm>
                      <a:off x="0" y="0"/>
                      <a:ext cx="2520000" cy="4649577"/>
                    </a:xfrm>
                    <a:prstGeom prst="rect">
                      <a:avLst/>
                    </a:prstGeom>
                    <a:noFill/>
                    <a:ln w="9525">
                      <a:noFill/>
                      <a:headEnd/>
                      <a:tailEnd/>
                    </a:ln>
                  </pic:spPr>
                </pic:pic>
              </a:graphicData>
            </a:graphic>
          </wp:inline>
        </w:drawing>
      </w:r>
    </w:p>
    <w:p w14:paraId="12D40115" w14:textId="52228CF8" w:rsidR="008C675B" w:rsidRPr="00432F2C" w:rsidRDefault="008C675B" w:rsidP="008C675B">
      <w:pPr>
        <w:pStyle w:val="Legenda"/>
        <w:jc w:val="center"/>
      </w:pPr>
      <w:r w:rsidRPr="00432F2C">
        <w:t xml:space="preserve">Figura </w:t>
      </w:r>
      <w:r w:rsidR="000163CC">
        <w:t>1.</w:t>
      </w:r>
      <w:fldSimple w:instr=" SEQ Figura \* ARABIC ">
        <w:r w:rsidR="00555790" w:rsidRPr="00432F2C">
          <w:rPr>
            <w:noProof/>
          </w:rPr>
          <w:t>25</w:t>
        </w:r>
      </w:fldSimple>
      <w:r w:rsidRPr="00432F2C">
        <w:t xml:space="preserve"> - Designable sendo exibido na cena Navegar</w:t>
      </w:r>
    </w:p>
    <w:p w14:paraId="6A3A314F" w14:textId="77777777" w:rsidR="008C675B" w:rsidRPr="00432F2C" w:rsidRDefault="008C675B" w:rsidP="00F50509">
      <w:r w:rsidRPr="00432F2C">
        <w:t xml:space="preserve">Nós já definimos a ação para este botão. Quando você o tocar, a cena </w:t>
      </w:r>
      <w:r w:rsidRPr="00432F2C">
        <w:rPr>
          <w:b/>
        </w:rPr>
        <w:t>Música</w:t>
      </w:r>
      <w:r w:rsidRPr="00432F2C">
        <w:t xml:space="preserve"> será aberta.</w:t>
      </w:r>
    </w:p>
    <w:p w14:paraId="55828F42" w14:textId="77777777" w:rsidR="008C675B" w:rsidRPr="00432F2C" w:rsidRDefault="008C675B" w:rsidP="00F50509">
      <w:r w:rsidRPr="00432F2C">
        <w:t xml:space="preserve">A última coisa que falta é inserir este mesmo botão na cena </w:t>
      </w:r>
      <w:r w:rsidRPr="00432F2C">
        <w:rPr>
          <w:b/>
        </w:rPr>
        <w:t>Música</w:t>
      </w:r>
      <w:r w:rsidRPr="00432F2C">
        <w:t>, mas desta vez a seta apontará para baixo e será da cor branca. Siga os passos:</w:t>
      </w:r>
    </w:p>
    <w:p w14:paraId="0CBEBA2F" w14:textId="77777777" w:rsidR="008C675B" w:rsidRPr="00432F2C" w:rsidRDefault="008C675B" w:rsidP="00F50509">
      <w:pPr>
        <w:pStyle w:val="Compactordered"/>
      </w:pPr>
      <w:r w:rsidRPr="00432F2C">
        <w:lastRenderedPageBreak/>
        <w:t xml:space="preserve">No mesmo </w:t>
      </w:r>
      <w:r w:rsidRPr="000163CC">
        <w:rPr>
          <w:i/>
        </w:rPr>
        <w:t>storyboard</w:t>
      </w:r>
      <w:r w:rsidRPr="00432F2C">
        <w:t xml:space="preserve"> (Main.storyboard), desta vez na cena </w:t>
      </w:r>
      <w:r w:rsidRPr="00432F2C">
        <w:rPr>
          <w:b/>
        </w:rPr>
        <w:t>Música</w:t>
      </w:r>
      <w:r w:rsidRPr="00432F2C">
        <w:t xml:space="preserve">, localize o botão que nomeamos </w:t>
      </w:r>
      <w:r w:rsidRPr="00432F2C">
        <w:rPr>
          <w:b/>
        </w:rPr>
        <w:t>Collapse Button</w:t>
      </w:r>
      <w:r w:rsidRPr="00432F2C">
        <w:t>:</w:t>
      </w:r>
    </w:p>
    <w:p w14:paraId="0BF9636F" w14:textId="77777777" w:rsidR="008C675B" w:rsidRPr="00432F2C" w:rsidRDefault="008C675B" w:rsidP="00F50509">
      <w:pPr>
        <w:pStyle w:val="Compact"/>
        <w:numPr>
          <w:ilvl w:val="0"/>
          <w:numId w:val="0"/>
        </w:numPr>
        <w:ind w:left="480"/>
      </w:pPr>
    </w:p>
    <w:p w14:paraId="7968624D"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4E69AA1C" wp14:editId="46AFD368">
            <wp:extent cx="3467100" cy="4305300"/>
            <wp:effectExtent l="0" t="0" r="0" b="0"/>
            <wp:docPr id="29" name="Picture" descr="Figura 28"/>
            <wp:cNvGraphicFramePr/>
            <a:graphic xmlns:a="http://schemas.openxmlformats.org/drawingml/2006/main">
              <a:graphicData uri="http://schemas.openxmlformats.org/drawingml/2006/picture">
                <pic:pic xmlns:pic="http://schemas.openxmlformats.org/drawingml/2006/picture">
                  <pic:nvPicPr>
                    <pic:cNvPr id="0" name="Picture" descr="https://i.imgur.com/yYvh9NB.png"/>
                    <pic:cNvPicPr>
                      <a:picLocks noChangeAspect="1" noChangeArrowheads="1"/>
                    </pic:cNvPicPr>
                  </pic:nvPicPr>
                  <pic:blipFill>
                    <a:blip r:embed="rId33"/>
                    <a:stretch>
                      <a:fillRect/>
                    </a:stretch>
                  </pic:blipFill>
                  <pic:spPr bwMode="auto">
                    <a:xfrm>
                      <a:off x="0" y="0"/>
                      <a:ext cx="3467100" cy="4305300"/>
                    </a:xfrm>
                    <a:prstGeom prst="rect">
                      <a:avLst/>
                    </a:prstGeom>
                    <a:noFill/>
                    <a:ln w="9525">
                      <a:noFill/>
                      <a:headEnd/>
                      <a:tailEnd/>
                    </a:ln>
                  </pic:spPr>
                </pic:pic>
              </a:graphicData>
            </a:graphic>
          </wp:inline>
        </w:drawing>
      </w:r>
    </w:p>
    <w:p w14:paraId="34902107" w14:textId="1286DD50" w:rsidR="008C675B" w:rsidRPr="00432F2C" w:rsidRDefault="008C675B" w:rsidP="008C675B">
      <w:pPr>
        <w:pStyle w:val="Legenda"/>
        <w:jc w:val="center"/>
      </w:pPr>
      <w:r w:rsidRPr="00432F2C">
        <w:t xml:space="preserve">Figura </w:t>
      </w:r>
      <w:r w:rsidR="000163CC">
        <w:t>1.</w:t>
      </w:r>
      <w:fldSimple w:instr=" SEQ Figura \* ARABIC ">
        <w:r w:rsidR="00555790" w:rsidRPr="00432F2C">
          <w:rPr>
            <w:noProof/>
          </w:rPr>
          <w:t>26</w:t>
        </w:r>
      </w:fldSimple>
      <w:r w:rsidRPr="00432F2C">
        <w:t xml:space="preserve"> - Selecionando o Collapse Button</w:t>
      </w:r>
    </w:p>
    <w:p w14:paraId="184FE987" w14:textId="77777777" w:rsidR="008C675B" w:rsidRPr="00432F2C" w:rsidRDefault="008C675B" w:rsidP="00F50509">
      <w:pPr>
        <w:pStyle w:val="Compactordered"/>
      </w:pPr>
      <w:r w:rsidRPr="00432F2C">
        <w:t>Repita o passo 3 para este botão:</w:t>
      </w:r>
    </w:p>
    <w:p w14:paraId="4CBEADAB" w14:textId="77777777" w:rsidR="008C675B" w:rsidRPr="00432F2C" w:rsidRDefault="008C675B" w:rsidP="00F50509">
      <w:pPr>
        <w:pStyle w:val="Compact"/>
        <w:numPr>
          <w:ilvl w:val="0"/>
          <w:numId w:val="0"/>
        </w:numPr>
        <w:ind w:left="480"/>
      </w:pPr>
    </w:p>
    <w:p w14:paraId="4A1959DA"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624E1173" wp14:editId="68004C5B">
            <wp:extent cx="3302000" cy="1676400"/>
            <wp:effectExtent l="0" t="0" r="0" b="0"/>
            <wp:docPr id="30" name="Picture" descr="Figura 26"/>
            <wp:cNvGraphicFramePr/>
            <a:graphic xmlns:a="http://schemas.openxmlformats.org/drawingml/2006/main">
              <a:graphicData uri="http://schemas.openxmlformats.org/drawingml/2006/picture">
                <pic:pic xmlns:pic="http://schemas.openxmlformats.org/drawingml/2006/picture">
                  <pic:nvPicPr>
                    <pic:cNvPr id="0" name="Picture" descr="https://i.imgur.com/GyISYr0.png"/>
                    <pic:cNvPicPr>
                      <a:picLocks noChangeAspect="1" noChangeArrowheads="1"/>
                    </pic:cNvPicPr>
                  </pic:nvPicPr>
                  <pic:blipFill>
                    <a:blip r:embed="rId31"/>
                    <a:stretch>
                      <a:fillRect/>
                    </a:stretch>
                  </pic:blipFill>
                  <pic:spPr bwMode="auto">
                    <a:xfrm>
                      <a:off x="0" y="0"/>
                      <a:ext cx="3302000" cy="1676400"/>
                    </a:xfrm>
                    <a:prstGeom prst="rect">
                      <a:avLst/>
                    </a:prstGeom>
                    <a:noFill/>
                    <a:ln w="9525">
                      <a:noFill/>
                      <a:headEnd/>
                      <a:tailEnd/>
                    </a:ln>
                  </pic:spPr>
                </pic:pic>
              </a:graphicData>
            </a:graphic>
          </wp:inline>
        </w:drawing>
      </w:r>
    </w:p>
    <w:p w14:paraId="4998ED24" w14:textId="5AE50A05" w:rsidR="008C675B" w:rsidRPr="00432F2C" w:rsidRDefault="008C675B" w:rsidP="008C675B">
      <w:pPr>
        <w:pStyle w:val="Legenda"/>
        <w:jc w:val="center"/>
      </w:pPr>
      <w:r w:rsidRPr="00432F2C">
        <w:t xml:space="preserve">Figura </w:t>
      </w:r>
      <w:r w:rsidR="000163CC">
        <w:t>1.</w:t>
      </w:r>
      <w:fldSimple w:instr=" SEQ Figura \* ARABIC ">
        <w:r w:rsidR="00555790" w:rsidRPr="00432F2C">
          <w:rPr>
            <w:noProof/>
          </w:rPr>
          <w:t>27</w:t>
        </w:r>
      </w:fldSimple>
      <w:r w:rsidRPr="00432F2C">
        <w:t xml:space="preserve"> - Definindo a classe do Collapse Button</w:t>
      </w:r>
    </w:p>
    <w:p w14:paraId="0ACE5BF8" w14:textId="1FBE585B" w:rsidR="008C675B" w:rsidRPr="00432F2C" w:rsidRDefault="008C675B" w:rsidP="00F50509">
      <w:pPr>
        <w:pStyle w:val="Compactordered"/>
      </w:pPr>
      <w:r w:rsidRPr="00432F2C">
        <w:t>Aguarde até os inspectables aparecer</w:t>
      </w:r>
      <w:r w:rsidR="000163CC">
        <w:t>em</w:t>
      </w:r>
      <w:r w:rsidRPr="00432F2C">
        <w:t xml:space="preserve"> e selecione </w:t>
      </w:r>
      <w:r w:rsidRPr="00432F2C">
        <w:rPr>
          <w:b/>
        </w:rPr>
        <w:t>On</w:t>
      </w:r>
      <w:r w:rsidRPr="00432F2C">
        <w:t xml:space="preserve"> na propriedade </w:t>
      </w:r>
      <w:r w:rsidRPr="00432F2C">
        <w:rPr>
          <w:b/>
        </w:rPr>
        <w:t>Is Pointing To Down</w:t>
      </w:r>
      <w:r w:rsidRPr="00432F2C">
        <w:t xml:space="preserve"> e escolha a cor branca na propriedade </w:t>
      </w:r>
      <w:r w:rsidRPr="00432F2C">
        <w:rPr>
          <w:b/>
        </w:rPr>
        <w:t>Arrow Color</w:t>
      </w:r>
      <w:r w:rsidRPr="00432F2C">
        <w:t>:</w:t>
      </w:r>
    </w:p>
    <w:p w14:paraId="29AADD10" w14:textId="77777777" w:rsidR="008C675B" w:rsidRPr="00432F2C" w:rsidRDefault="008C675B" w:rsidP="00F50509">
      <w:pPr>
        <w:pStyle w:val="Compact"/>
        <w:numPr>
          <w:ilvl w:val="0"/>
          <w:numId w:val="0"/>
        </w:numPr>
        <w:ind w:left="480"/>
      </w:pPr>
    </w:p>
    <w:p w14:paraId="1AEF697C"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6E7E2841" wp14:editId="78DB46B6">
            <wp:extent cx="3124200" cy="1244600"/>
            <wp:effectExtent l="0" t="0" r="0" b="0"/>
            <wp:docPr id="31" name="Picture" descr="Figura 30"/>
            <wp:cNvGraphicFramePr/>
            <a:graphic xmlns:a="http://schemas.openxmlformats.org/drawingml/2006/main">
              <a:graphicData uri="http://schemas.openxmlformats.org/drawingml/2006/picture">
                <pic:pic xmlns:pic="http://schemas.openxmlformats.org/drawingml/2006/picture">
                  <pic:nvPicPr>
                    <pic:cNvPr id="0" name="Picture" descr="https://i.imgur.com/6V51hzH.png"/>
                    <pic:cNvPicPr>
                      <a:picLocks noChangeAspect="1" noChangeArrowheads="1"/>
                    </pic:cNvPicPr>
                  </pic:nvPicPr>
                  <pic:blipFill>
                    <a:blip r:embed="rId34"/>
                    <a:stretch>
                      <a:fillRect/>
                    </a:stretch>
                  </pic:blipFill>
                  <pic:spPr bwMode="auto">
                    <a:xfrm>
                      <a:off x="0" y="0"/>
                      <a:ext cx="3124200" cy="1244600"/>
                    </a:xfrm>
                    <a:prstGeom prst="rect">
                      <a:avLst/>
                    </a:prstGeom>
                    <a:noFill/>
                    <a:ln w="9525">
                      <a:noFill/>
                      <a:headEnd/>
                      <a:tailEnd/>
                    </a:ln>
                  </pic:spPr>
                </pic:pic>
              </a:graphicData>
            </a:graphic>
          </wp:inline>
        </w:drawing>
      </w:r>
    </w:p>
    <w:p w14:paraId="6DAE7623" w14:textId="64505C2B" w:rsidR="008C675B" w:rsidRPr="00432F2C" w:rsidRDefault="008C675B" w:rsidP="008C675B">
      <w:pPr>
        <w:pStyle w:val="Legenda"/>
        <w:jc w:val="center"/>
      </w:pPr>
      <w:r w:rsidRPr="00432F2C">
        <w:t xml:space="preserve">Figura </w:t>
      </w:r>
      <w:r w:rsidR="000163CC">
        <w:t>1.</w:t>
      </w:r>
      <w:fldSimple w:instr=" SEQ Figura \* ARABIC ">
        <w:r w:rsidR="00555790" w:rsidRPr="00432F2C">
          <w:rPr>
            <w:noProof/>
          </w:rPr>
          <w:t>28</w:t>
        </w:r>
      </w:fldSimple>
      <w:r w:rsidRPr="00432F2C">
        <w:t xml:space="preserve"> - Definindo a cor do Collapse Button através do nosso Inspectable</w:t>
      </w:r>
    </w:p>
    <w:p w14:paraId="58F7107A" w14:textId="77777777" w:rsidR="008C675B" w:rsidRPr="00432F2C" w:rsidRDefault="008C675B" w:rsidP="00F50509">
      <w:pPr>
        <w:pStyle w:val="Compactordered"/>
      </w:pPr>
      <w:r w:rsidRPr="00432F2C">
        <w:t xml:space="preserve">Espere a </w:t>
      </w:r>
      <w:r w:rsidRPr="000163CC">
        <w:rPr>
          <w:i/>
        </w:rPr>
        <w:t>view</w:t>
      </w:r>
      <w:r w:rsidRPr="00432F2C">
        <w:t xml:space="preserve"> atualizar, e teremos uma nova seta:</w:t>
      </w:r>
    </w:p>
    <w:p w14:paraId="19400A97"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0F34B320" wp14:editId="73C8819A">
            <wp:extent cx="4483100" cy="8331200"/>
            <wp:effectExtent l="0" t="0" r="0" b="0"/>
            <wp:docPr id="32" name="Picture" descr="Figura 31"/>
            <wp:cNvGraphicFramePr/>
            <a:graphic xmlns:a="http://schemas.openxmlformats.org/drawingml/2006/main">
              <a:graphicData uri="http://schemas.openxmlformats.org/drawingml/2006/picture">
                <pic:pic xmlns:pic="http://schemas.openxmlformats.org/drawingml/2006/picture">
                  <pic:nvPicPr>
                    <pic:cNvPr id="0" name="Picture" descr="https://i.imgur.com/tviHeNX.png"/>
                    <pic:cNvPicPr>
                      <a:picLocks noChangeAspect="1" noChangeArrowheads="1"/>
                    </pic:cNvPicPr>
                  </pic:nvPicPr>
                  <pic:blipFill>
                    <a:blip r:embed="rId35"/>
                    <a:stretch>
                      <a:fillRect/>
                    </a:stretch>
                  </pic:blipFill>
                  <pic:spPr bwMode="auto">
                    <a:xfrm>
                      <a:off x="0" y="0"/>
                      <a:ext cx="4483100" cy="8331200"/>
                    </a:xfrm>
                    <a:prstGeom prst="rect">
                      <a:avLst/>
                    </a:prstGeom>
                    <a:noFill/>
                    <a:ln w="9525">
                      <a:noFill/>
                      <a:headEnd/>
                      <a:tailEnd/>
                    </a:ln>
                  </pic:spPr>
                </pic:pic>
              </a:graphicData>
            </a:graphic>
          </wp:inline>
        </w:drawing>
      </w:r>
    </w:p>
    <w:p w14:paraId="48E2F668" w14:textId="79ECD7E7" w:rsidR="008C675B" w:rsidRPr="00432F2C" w:rsidRDefault="008C675B" w:rsidP="008C675B">
      <w:pPr>
        <w:pStyle w:val="Legenda"/>
        <w:jc w:val="center"/>
      </w:pPr>
      <w:r w:rsidRPr="00432F2C">
        <w:t xml:space="preserve">Figura </w:t>
      </w:r>
      <w:r w:rsidR="000163CC">
        <w:t>1.</w:t>
      </w:r>
      <w:fldSimple w:instr=" SEQ Figura \* ARABIC ">
        <w:r w:rsidR="00555790" w:rsidRPr="00432F2C">
          <w:rPr>
            <w:noProof/>
          </w:rPr>
          <w:t>29</w:t>
        </w:r>
      </w:fldSimple>
      <w:r w:rsidRPr="00432F2C">
        <w:t xml:space="preserve"> - Resultado final do Collapse Button</w:t>
      </w:r>
    </w:p>
    <w:p w14:paraId="4613CC6C" w14:textId="1C3D7488" w:rsidR="008C675B" w:rsidRPr="00432F2C" w:rsidRDefault="008C675B" w:rsidP="008C675B">
      <w:r w:rsidRPr="00432F2C">
        <w:lastRenderedPageBreak/>
        <w:t>Com este passo-a-passo vimos uma ma</w:t>
      </w:r>
      <w:r w:rsidR="000163CC">
        <w:t xml:space="preserve">neira incrível de reaproveitar </w:t>
      </w:r>
      <w:r w:rsidR="000163CC" w:rsidRPr="000163CC">
        <w:rPr>
          <w:i/>
        </w:rPr>
        <w:t>v</w:t>
      </w:r>
      <w:r w:rsidRPr="000163CC">
        <w:rPr>
          <w:i/>
        </w:rPr>
        <w:t>iews</w:t>
      </w:r>
      <w:r w:rsidRPr="00432F2C">
        <w:t xml:space="preserve"> e fazer desenhos complexos nas </w:t>
      </w:r>
      <w:r w:rsidR="000163CC">
        <w:t>v</w:t>
      </w:r>
      <w:r w:rsidRPr="000163CC">
        <w:rPr>
          <w:i/>
        </w:rPr>
        <w:t>iews</w:t>
      </w:r>
      <w:r w:rsidRPr="00432F2C">
        <w:t>.</w:t>
      </w:r>
    </w:p>
    <w:p w14:paraId="00962082" w14:textId="77777777" w:rsidR="008C675B" w:rsidRDefault="008C675B" w:rsidP="000478C8">
      <w:pPr>
        <w:pStyle w:val="Ttulo2"/>
      </w:pPr>
      <w:commentRangeStart w:id="30"/>
      <w:commentRangeStart w:id="31"/>
      <w:r w:rsidRPr="00432F2C">
        <w:t>Resumo</w:t>
      </w:r>
      <w:commentRangeEnd w:id="30"/>
      <w:r w:rsidR="000163CC">
        <w:rPr>
          <w:rStyle w:val="Refdecomentrio"/>
          <w:b w:val="0"/>
          <w:color w:val="000000"/>
        </w:rPr>
        <w:commentReference w:id="30"/>
      </w:r>
      <w:commentRangeEnd w:id="31"/>
      <w:r w:rsidR="00FA59FA">
        <w:rPr>
          <w:rStyle w:val="Refdecomentrio"/>
          <w:b w:val="0"/>
          <w:color w:val="000000"/>
        </w:rPr>
        <w:commentReference w:id="31"/>
      </w:r>
    </w:p>
    <w:p w14:paraId="2F83BA2A" w14:textId="7DA74495" w:rsidR="00360627" w:rsidRPr="00360627" w:rsidRDefault="00360627" w:rsidP="00360627">
      <w:r>
        <w:t>Nesta aula aprendemos um recurso muito importante do iOS, que é</w:t>
      </w:r>
      <w:r w:rsidR="00FA59FA">
        <w:t xml:space="preserve"> a composição de Views e a pré-visualização delas no Interface Builder. Este recurso é uma grande vantagem que o desenvolvimento iOS tem sobre o desenvolvimento Android. Enquanto no iOS temos um desenvolvimento totalmente visual, no Android é totalmente programática. A pré-visualização de Views no Interface Builder é um grande aliado na produtividade de desenvolvimento de um app, pois podemos ver em tempo real o que estamos compondo, sem precisar compilar o projeto. Além disso aprendemos a adicionar novas propriedades no Interface Builder e potenciá-lo mais ainda, diminuindo muito mais a quantidade de código a ser programado e trazendo a construção de Views para um modo totalmente visual e intuitivo. </w:t>
      </w:r>
    </w:p>
    <w:p w14:paraId="1A69C377" w14:textId="77777777" w:rsidR="008C675B" w:rsidRPr="00432F2C" w:rsidRDefault="008C675B" w:rsidP="000478C8">
      <w:pPr>
        <w:pStyle w:val="Ttulo2"/>
      </w:pPr>
      <w:r w:rsidRPr="00432F2C">
        <w:t>Exercícios</w:t>
      </w:r>
    </w:p>
    <w:p w14:paraId="667C7476" w14:textId="77777777" w:rsidR="008C675B" w:rsidRPr="00432F2C" w:rsidRDefault="008C675B" w:rsidP="000478C8">
      <w:pPr>
        <w:pStyle w:val="Ttulo2"/>
      </w:pPr>
      <w:r w:rsidRPr="00432F2C">
        <w:t>TDP</w:t>
      </w:r>
    </w:p>
    <w:p w14:paraId="4F8CBC1A" w14:textId="77777777" w:rsidR="00E5406F" w:rsidRPr="00432F2C" w:rsidRDefault="00E5406F" w:rsidP="00E5406F"/>
    <w:p w14:paraId="651922E3" w14:textId="46309098" w:rsidR="000478C8" w:rsidRPr="00432F2C" w:rsidRDefault="000478C8">
      <w:pPr>
        <w:spacing w:after="0"/>
        <w:jc w:val="left"/>
      </w:pPr>
      <w:r w:rsidRPr="00432F2C">
        <w:br w:type="page"/>
      </w:r>
    </w:p>
    <w:p w14:paraId="7F66C143" w14:textId="77777777" w:rsidR="000478C8" w:rsidRPr="00432F2C" w:rsidRDefault="000478C8" w:rsidP="000478C8">
      <w:pPr>
        <w:pStyle w:val="Ttulo1"/>
      </w:pPr>
      <w:bookmarkStart w:id="32" w:name="aula-2"/>
      <w:bookmarkEnd w:id="32"/>
      <w:r w:rsidRPr="00432F2C">
        <w:lastRenderedPageBreak/>
        <w:t>Aula 2</w:t>
      </w:r>
    </w:p>
    <w:p w14:paraId="7CB29324" w14:textId="62A87B3C" w:rsidR="000478C8" w:rsidRPr="00432F2C" w:rsidRDefault="000478C8" w:rsidP="000478C8">
      <w:pPr>
        <w:pStyle w:val="Ttulo1"/>
        <w:numPr>
          <w:ilvl w:val="0"/>
          <w:numId w:val="0"/>
        </w:numPr>
      </w:pPr>
      <w:bookmarkStart w:id="33" w:name="manipulando-dados-obtidos-pela-rede"/>
      <w:bookmarkEnd w:id="33"/>
      <w:r w:rsidRPr="00432F2C">
        <w:t>Manipulando dados obtidos pela rede</w:t>
      </w:r>
    </w:p>
    <w:p w14:paraId="3E9A4E86" w14:textId="3C4BC827" w:rsidR="000478C8" w:rsidRPr="00432F2C" w:rsidRDefault="000478C8" w:rsidP="000478C8">
      <w:r w:rsidRPr="00432F2C">
        <w:t xml:space="preserve">Continuando o ensinamento sobre o Firebase que aprendemos na unidade passada, agora iremos fazer uso do Firebase Database no nosso </w:t>
      </w:r>
      <w:r w:rsidRPr="000163CC">
        <w:rPr>
          <w:i/>
        </w:rPr>
        <w:t>app</w:t>
      </w:r>
      <w:r w:rsidRPr="00432F2C">
        <w:t xml:space="preserve">. Todo o conteúdo dinâmico estará lá, basta apenas </w:t>
      </w:r>
      <w:r w:rsidR="00BE6C35" w:rsidRPr="00432F2C">
        <w:t>consumi-lo</w:t>
      </w:r>
      <w:r w:rsidR="00D70ED5">
        <w:t>.</w:t>
      </w:r>
    </w:p>
    <w:p w14:paraId="5EB39031" w14:textId="77777777" w:rsidR="000478C8" w:rsidRPr="00432F2C" w:rsidRDefault="000478C8" w:rsidP="000478C8">
      <w:pPr>
        <w:pStyle w:val="Ttulo2"/>
      </w:pPr>
      <w:bookmarkStart w:id="34" w:name="firebase-database"/>
      <w:bookmarkEnd w:id="34"/>
      <w:r w:rsidRPr="00432F2C">
        <w:t>Firebase Database</w:t>
      </w:r>
    </w:p>
    <w:p w14:paraId="204D7B4A" w14:textId="77777777" w:rsidR="000478C8" w:rsidRPr="00432F2C" w:rsidRDefault="000478C8" w:rsidP="000478C8">
      <w:r w:rsidRPr="00432F2C">
        <w:t>Relembrando a sua funcionalidade, o Firebase Realtime Database é um banco de dados hospedado na nuvem. Os dados são armazenados como JSON e sincronizados em tempo real com todos os clientes conectados. Quando você cria aplicativos multiplataforma com os SDKs para iOS, Android e JavaScript, todos os seus clientes compartilharão uma instância de Realtime Database e automaticamente receberão atualizações com os dados mais recentes.</w:t>
      </w:r>
    </w:p>
    <w:p w14:paraId="577F8B6A" w14:textId="77777777" w:rsidR="000478C8" w:rsidRPr="00432F2C" w:rsidRDefault="000478C8" w:rsidP="000478C8">
      <w:r w:rsidRPr="00432F2C">
        <w:t xml:space="preserve">Nesta aula iremos utilizar o Firebase Database para obter as músicas da </w:t>
      </w:r>
      <w:proofErr w:type="gramStart"/>
      <w:r w:rsidRPr="00432F2C">
        <w:t>tela Navegar</w:t>
      </w:r>
      <w:proofErr w:type="gramEnd"/>
      <w:r w:rsidRPr="00432F2C">
        <w:t xml:space="preserve"> e teremos um resultado parecido com este:</w:t>
      </w:r>
    </w:p>
    <w:p w14:paraId="4AB4BA71" w14:textId="77777777" w:rsidR="00DB0B04" w:rsidRPr="00432F2C" w:rsidRDefault="00DB0B04" w:rsidP="000478C8"/>
    <w:p w14:paraId="5B5512C5" w14:textId="77777777" w:rsidR="00E1465C" w:rsidRPr="00432F2C" w:rsidRDefault="000478C8" w:rsidP="00E1465C">
      <w:pPr>
        <w:pStyle w:val="FigurewithCaption"/>
        <w:jc w:val="center"/>
        <w:rPr>
          <w:lang w:val="pt-BR"/>
        </w:rPr>
      </w:pPr>
      <w:r w:rsidRPr="00432F2C">
        <w:rPr>
          <w:noProof/>
          <w:lang w:val="pt-BR" w:eastAsia="pt-BR"/>
        </w:rPr>
        <w:drawing>
          <wp:inline distT="0" distB="0" distL="0" distR="0" wp14:anchorId="5A2BC2B8" wp14:editId="57EB7837">
            <wp:extent cx="2520000" cy="4473000"/>
            <wp:effectExtent l="0" t="0" r="0" b="0"/>
            <wp:docPr id="41" name="Picture" descr="Figu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i.imgur.com/CiiUdWz.png"/>
                    <pic:cNvPicPr>
                      <a:picLocks noChangeAspect="1" noChangeArrowheads="1"/>
                    </pic:cNvPicPr>
                  </pic:nvPicPr>
                  <pic:blipFill>
                    <a:blip r:embed="rId36"/>
                    <a:stretch>
                      <a:fillRect/>
                    </a:stretch>
                  </pic:blipFill>
                  <pic:spPr bwMode="auto">
                    <a:xfrm>
                      <a:off x="0" y="0"/>
                      <a:ext cx="2520000" cy="4473000"/>
                    </a:xfrm>
                    <a:prstGeom prst="rect">
                      <a:avLst/>
                    </a:prstGeom>
                    <a:noFill/>
                    <a:ln w="9525">
                      <a:noFill/>
                      <a:headEnd/>
                      <a:tailEnd/>
                    </a:ln>
                  </pic:spPr>
                </pic:pic>
              </a:graphicData>
            </a:graphic>
          </wp:inline>
        </w:drawing>
      </w:r>
    </w:p>
    <w:p w14:paraId="531450ED" w14:textId="2DE360B1" w:rsidR="000478C8" w:rsidRPr="00432F2C" w:rsidRDefault="00E1465C" w:rsidP="00E1465C">
      <w:pPr>
        <w:pStyle w:val="Legenda"/>
        <w:jc w:val="center"/>
      </w:pPr>
      <w:r w:rsidRPr="00432F2C">
        <w:t xml:space="preserve">Figura </w:t>
      </w:r>
      <w:fldSimple w:instr=" SEQ Figura \* ARABIC ">
        <w:r w:rsidR="000163CC">
          <w:rPr>
            <w:noProof/>
          </w:rPr>
          <w:t>2.1</w:t>
        </w:r>
      </w:fldSimple>
      <w:r w:rsidRPr="00432F2C">
        <w:t xml:space="preserve"> - Resultado esperado para o final desta aula</w:t>
      </w:r>
    </w:p>
    <w:p w14:paraId="3C78639D" w14:textId="77777777" w:rsidR="00EE765A" w:rsidRPr="00432F2C" w:rsidRDefault="00EE765A" w:rsidP="00DB0B04">
      <w:pPr>
        <w:pStyle w:val="FigurewithCaption"/>
        <w:jc w:val="center"/>
        <w:rPr>
          <w:lang w:val="pt-BR"/>
        </w:rPr>
      </w:pPr>
    </w:p>
    <w:p w14:paraId="1425FB44" w14:textId="70106E7E" w:rsidR="000478C8" w:rsidRPr="00432F2C" w:rsidRDefault="000478C8" w:rsidP="006E7B9D">
      <w:r w:rsidRPr="00432F2C">
        <w:t xml:space="preserve">Antes de </w:t>
      </w:r>
      <w:commentRangeStart w:id="35"/>
      <w:commentRangeStart w:id="36"/>
      <w:r w:rsidRPr="00432F2C">
        <w:t>implementarmos</w:t>
      </w:r>
      <w:r w:rsidR="00FA59FA">
        <w:t xml:space="preserve"> o Firebase Database</w:t>
      </w:r>
      <w:r w:rsidRPr="00432F2C">
        <w:t xml:space="preserve"> </w:t>
      </w:r>
      <w:commentRangeEnd w:id="35"/>
      <w:r w:rsidR="007E035C">
        <w:rPr>
          <w:rStyle w:val="Refdecomentrio"/>
        </w:rPr>
        <w:commentReference w:id="35"/>
      </w:r>
      <w:commentRangeEnd w:id="36"/>
      <w:r w:rsidR="00FA59FA">
        <w:rPr>
          <w:rStyle w:val="Refdecomentrio"/>
        </w:rPr>
        <w:commentReference w:id="36"/>
      </w:r>
      <w:r w:rsidRPr="00432F2C">
        <w:t>vamos entender a estrutura de dados</w:t>
      </w:r>
      <w:r w:rsidR="006E7B9D" w:rsidRPr="00432F2C">
        <w:t>.</w:t>
      </w:r>
    </w:p>
    <w:p w14:paraId="102526BD" w14:textId="77777777" w:rsidR="000478C8" w:rsidRPr="00432F2C" w:rsidRDefault="000478C8" w:rsidP="000478C8">
      <w:pPr>
        <w:pStyle w:val="Ttulo2"/>
      </w:pPr>
      <w:bookmarkStart w:id="37" w:name="estrutura-do-json"/>
      <w:bookmarkEnd w:id="37"/>
      <w:r w:rsidRPr="00432F2C">
        <w:t>Estrutura do JSON</w:t>
      </w:r>
    </w:p>
    <w:p w14:paraId="7C4BDBA0" w14:textId="77777777" w:rsidR="000478C8" w:rsidRPr="00432F2C" w:rsidRDefault="000478C8" w:rsidP="006E7B9D">
      <w:r w:rsidRPr="00432F2C">
        <w:t xml:space="preserve">Lembra do projeto Android, onde requisitávamos um JSON na tela Inbox que continha informações sobre os </w:t>
      </w:r>
      <w:r w:rsidRPr="007E035C">
        <w:rPr>
          <w:i/>
        </w:rPr>
        <w:t>e-mails</w:t>
      </w:r>
      <w:r w:rsidRPr="00432F2C">
        <w:t xml:space="preserve"> da caixa de entrada do usuário? Pois bem, iremos fazer algo parecido aqui.</w:t>
      </w:r>
    </w:p>
    <w:p w14:paraId="05358775" w14:textId="27488753" w:rsidR="000478C8" w:rsidRPr="00432F2C" w:rsidRDefault="000478C8" w:rsidP="006E7B9D">
      <w:r w:rsidRPr="00432F2C">
        <w:t xml:space="preserve">Quando a tela Navegar aparecer na tela será feita uma requisição ao Firebase pedindo as músicas em “Lançamento” e “Top 10”. Estas músicas terão a informação de seu nome, nome do autor e URL da capa </w:t>
      </w:r>
      <w:r w:rsidR="007E035C">
        <w:t>do álbum</w:t>
      </w:r>
      <w:r w:rsidRPr="00432F2C">
        <w:t>. Para isto iremos estruturar um JSON.</w:t>
      </w:r>
    </w:p>
    <w:p w14:paraId="719A5091" w14:textId="2FD38749" w:rsidR="000478C8" w:rsidRPr="00432F2C" w:rsidRDefault="000478C8" w:rsidP="00EE765A">
      <w:pPr>
        <w:pStyle w:val="Dica"/>
        <w:rPr>
          <w:b w:val="0"/>
        </w:rPr>
      </w:pPr>
      <w:r w:rsidRPr="00432F2C">
        <w:t xml:space="preserve">Esclarecimento: </w:t>
      </w:r>
      <w:r w:rsidRPr="00432F2C">
        <w:rPr>
          <w:b w:val="0"/>
        </w:rPr>
        <w:t>Como estamos lidando com um aplicativo de música</w:t>
      </w:r>
      <w:r w:rsidR="007E035C">
        <w:rPr>
          <w:b w:val="0"/>
        </w:rPr>
        <w:t>,</w:t>
      </w:r>
      <w:r w:rsidRPr="00432F2C">
        <w:rPr>
          <w:b w:val="0"/>
        </w:rPr>
        <w:t xml:space="preserve"> teremos que utilizar como exemplo músicas em domínio público para não infligir possíveis direitos autorais. Para nível de estudo você pode utilizar como exemplo as músicas que você desejar, mas não poderá publicar o aplicativo na App Store. </w:t>
      </w:r>
      <w:r w:rsidR="007E035C">
        <w:rPr>
          <w:b w:val="0"/>
        </w:rPr>
        <w:t>Caso o faça</w:t>
      </w:r>
      <w:r w:rsidRPr="00432F2C">
        <w:rPr>
          <w:b w:val="0"/>
        </w:rPr>
        <w:t xml:space="preserve">, </w:t>
      </w:r>
      <w:r w:rsidR="007E035C">
        <w:rPr>
          <w:b w:val="0"/>
        </w:rPr>
        <w:t xml:space="preserve">certamente </w:t>
      </w:r>
      <w:r w:rsidRPr="00432F2C">
        <w:rPr>
          <w:b w:val="0"/>
        </w:rPr>
        <w:t>você terá sérios problemas com os direitos autorais dos autores, ok?</w:t>
      </w:r>
    </w:p>
    <w:p w14:paraId="4811CC4D" w14:textId="77777777" w:rsidR="000478C8" w:rsidRPr="00432F2C" w:rsidRDefault="000478C8" w:rsidP="006E7B9D">
      <w:r w:rsidRPr="00432F2C">
        <w:t>Nosso JSON de exemplo é o seguinte:</w:t>
      </w:r>
    </w:p>
    <w:p w14:paraId="6DD7891A" w14:textId="77777777" w:rsidR="000478C8" w:rsidRPr="00FD41D7" w:rsidRDefault="000478C8" w:rsidP="00555790">
      <w:pPr>
        <w:pStyle w:val="SourceCode"/>
        <w:ind w:left="567"/>
        <w:rPr>
          <w:rFonts w:ascii="Menlo" w:hAnsi="Menlo" w:cs="Menlo"/>
          <w:sz w:val="18"/>
          <w:szCs w:val="18"/>
          <w:lang w:val="en-US"/>
        </w:rPr>
      </w:pP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"navegar"</w:t>
      </w:r>
      <w:r w:rsidRPr="00FD41D7">
        <w:rPr>
          <w:rStyle w:val="OperatorTok"/>
          <w:rFonts w:ascii="Menlo" w:hAnsi="Menlo" w:cs="Menlo"/>
          <w:sz w:val="18"/>
          <w:szCs w:val="18"/>
          <w:lang w:val="en-US"/>
        </w:rPr>
        <w:t>:</w:t>
      </w:r>
      <w:r w:rsidRPr="00FD41D7">
        <w:rPr>
          <w:rStyle w:val="NormalTok"/>
          <w:rFonts w:ascii="Menlo" w:hAnsi="Menlo" w:cs="Menlo"/>
          <w:sz w:val="18"/>
          <w:szCs w:val="18"/>
          <w:lang w:val="en-US"/>
        </w:rPr>
        <w:t xml:space="preserve"> </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"top_10"</w:t>
      </w:r>
      <w:r w:rsidRPr="00FD41D7">
        <w:rPr>
          <w:rStyle w:val="OperatorTok"/>
          <w:rFonts w:ascii="Menlo" w:hAnsi="Menlo" w:cs="Menlo"/>
          <w:sz w:val="18"/>
          <w:szCs w:val="18"/>
          <w:lang w:val="en-US"/>
        </w:rPr>
        <w:t>:</w:t>
      </w:r>
      <w:r w:rsidRPr="00FD41D7">
        <w:rPr>
          <w:rStyle w:val="NormalTok"/>
          <w:rFonts w:ascii="Menlo" w:hAnsi="Menlo" w:cs="Menlo"/>
          <w:sz w:val="18"/>
          <w:szCs w:val="18"/>
          <w:lang w:val="en-US"/>
        </w:rPr>
        <w:t xml:space="preserve"> [</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"nome"</w:t>
      </w:r>
      <w:r w:rsidRPr="00FD41D7">
        <w:rPr>
          <w:rStyle w:val="OperatorTok"/>
          <w:rFonts w:ascii="Menlo" w:hAnsi="Menlo" w:cs="Menlo"/>
          <w:sz w:val="18"/>
          <w:szCs w:val="18"/>
          <w:lang w:val="en-US"/>
        </w:rPr>
        <w:t>:</w:t>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"Lemming Boogie"</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"artista"</w:t>
      </w:r>
      <w:r w:rsidRPr="00FD41D7">
        <w:rPr>
          <w:rStyle w:val="OperatorTok"/>
          <w:rFonts w:ascii="Menlo" w:hAnsi="Menlo" w:cs="Menlo"/>
          <w:sz w:val="18"/>
          <w:szCs w:val="18"/>
          <w:lang w:val="en-US"/>
        </w:rPr>
        <w:t>:</w:t>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"Lemming Shepherds"</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"imagem"</w:t>
      </w:r>
      <w:r w:rsidRPr="00FD41D7">
        <w:rPr>
          <w:rStyle w:val="OperatorTok"/>
          <w:rFonts w:ascii="Menlo" w:hAnsi="Menlo" w:cs="Menlo"/>
          <w:sz w:val="18"/>
          <w:szCs w:val="18"/>
          <w:lang w:val="en-US"/>
        </w:rPr>
        <w:t>:</w:t>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"https://firebasestorage.googleapis.com/v0/b/musicproject-63abd.appspot.com/o/Lemming%20Shepherds%2Fmusicas%2FLemming%20Boogie.jpg?alt=media&amp;token=f50b54d5-162f-49d6-99c6-e4fa6e0615bd"</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"mp3"</w:t>
      </w:r>
      <w:r w:rsidRPr="00FD41D7">
        <w:rPr>
          <w:rStyle w:val="NormalTok"/>
          <w:rFonts w:ascii="Menlo" w:hAnsi="Menlo" w:cs="Menlo"/>
          <w:sz w:val="18"/>
          <w:szCs w:val="18"/>
          <w:lang w:val="en-US"/>
        </w:rPr>
        <w:t xml:space="preserve"> </w:t>
      </w:r>
      <w:r w:rsidRPr="00FD41D7">
        <w:rPr>
          <w:rStyle w:val="OperatorTok"/>
          <w:rFonts w:ascii="Menlo" w:hAnsi="Menlo" w:cs="Menlo"/>
          <w:sz w:val="18"/>
          <w:szCs w:val="18"/>
          <w:lang w:val="en-US"/>
        </w:rPr>
        <w:t>:</w:t>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"https://firebasestorage.googleapis.com/v0/b/musicproject-63abd.appspot.com/o/Lemming%20Shepherds%2Fmusicas%2FLemming%20Boogie.mp3?alt=media&amp;token=1ab50129-3e16-49f8-8050-ac0fa58ba8df"</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"nome"</w:t>
      </w:r>
      <w:r w:rsidRPr="00FD41D7">
        <w:rPr>
          <w:rStyle w:val="OperatorTok"/>
          <w:rFonts w:ascii="Menlo" w:hAnsi="Menlo" w:cs="Menlo"/>
          <w:sz w:val="18"/>
          <w:szCs w:val="18"/>
          <w:lang w:val="en-US"/>
        </w:rPr>
        <w:t>:</w:t>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"Damaged Goods"</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"artista"</w:t>
      </w:r>
      <w:r w:rsidRPr="00FD41D7">
        <w:rPr>
          <w:rStyle w:val="OperatorTok"/>
          <w:rFonts w:ascii="Menlo" w:hAnsi="Menlo" w:cs="Menlo"/>
          <w:sz w:val="18"/>
          <w:szCs w:val="18"/>
          <w:lang w:val="en-US"/>
        </w:rPr>
        <w:t>:</w:t>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"Morgan Greig"</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"imagem"</w:t>
      </w:r>
      <w:r w:rsidRPr="00FD41D7">
        <w:rPr>
          <w:rStyle w:val="OperatorTok"/>
          <w:rFonts w:ascii="Menlo" w:hAnsi="Menlo" w:cs="Menlo"/>
          <w:sz w:val="18"/>
          <w:szCs w:val="18"/>
          <w:lang w:val="en-US"/>
        </w:rPr>
        <w:t>:</w:t>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"https://firebasestorage.googleapis.com/v0/b/musicproject-63abd.appspot.com/o/Morgan%20Greig%2Fmusicas%2FDamaged%20Goods.jpg?alt=media&amp;token=3fd3070e-046e-4b48-b418-5b3108630bfd"</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"mp3"</w:t>
      </w:r>
      <w:r w:rsidRPr="00FD41D7">
        <w:rPr>
          <w:rStyle w:val="NormalTok"/>
          <w:rFonts w:ascii="Menlo" w:hAnsi="Menlo" w:cs="Menlo"/>
          <w:sz w:val="18"/>
          <w:szCs w:val="18"/>
          <w:lang w:val="en-US"/>
        </w:rPr>
        <w:t xml:space="preserve"> </w:t>
      </w:r>
      <w:r w:rsidRPr="00FD41D7">
        <w:rPr>
          <w:rStyle w:val="OperatorTok"/>
          <w:rFonts w:ascii="Menlo" w:hAnsi="Menlo" w:cs="Menlo"/>
          <w:sz w:val="18"/>
          <w:szCs w:val="18"/>
          <w:lang w:val="en-US"/>
        </w:rPr>
        <w:t>:</w:t>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"https://firebasestorage.googleapis.com/v0/b/musicproject-63abd.appspot.com/o/Morgan%20Greig%2Fmusicas%2FDamaged%20Goods.mp3?alt=media&amp;token=35885090-d54e-4622-aead-224e9e1435b5"</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"nome"</w:t>
      </w:r>
      <w:r w:rsidRPr="00FD41D7">
        <w:rPr>
          <w:rStyle w:val="OperatorTok"/>
          <w:rFonts w:ascii="Menlo" w:hAnsi="Menlo" w:cs="Menlo"/>
          <w:sz w:val="18"/>
          <w:szCs w:val="18"/>
          <w:lang w:val="en-US"/>
        </w:rPr>
        <w:t>:</w:t>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"All of Me, ft. Mildred Bailey"</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"artista"</w:t>
      </w:r>
      <w:r w:rsidRPr="00FD41D7">
        <w:rPr>
          <w:rStyle w:val="OperatorTok"/>
          <w:rFonts w:ascii="Menlo" w:hAnsi="Menlo" w:cs="Menlo"/>
          <w:sz w:val="18"/>
          <w:szCs w:val="18"/>
          <w:lang w:val="en-US"/>
        </w:rPr>
        <w:t>:</w:t>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"Paul Whiteman"</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"imagem"</w:t>
      </w:r>
      <w:r w:rsidRPr="00FD41D7">
        <w:rPr>
          <w:rStyle w:val="OperatorTok"/>
          <w:rFonts w:ascii="Menlo" w:hAnsi="Menlo" w:cs="Menlo"/>
          <w:sz w:val="18"/>
          <w:szCs w:val="18"/>
          <w:lang w:val="en-US"/>
        </w:rPr>
        <w:t>:</w:t>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"https://firebasestorage.googleapis.com/v0/b/musicproject-63abd.appspot.com/o/Paul%20Whiteman%2Fmusicas%2FAll%20of%20Me%2C%20ft.%20Mildred%20Bailey.jpg?alt=media&amp;token=7d0d02a4-f56b-42cd-97e1-9392bca36e66"</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"mp3"</w:t>
      </w:r>
      <w:r w:rsidRPr="00FD41D7">
        <w:rPr>
          <w:rStyle w:val="NormalTok"/>
          <w:rFonts w:ascii="Menlo" w:hAnsi="Menlo" w:cs="Menlo"/>
          <w:sz w:val="18"/>
          <w:szCs w:val="18"/>
          <w:lang w:val="en-US"/>
        </w:rPr>
        <w:t xml:space="preserve"> </w:t>
      </w:r>
      <w:r w:rsidRPr="00FD41D7">
        <w:rPr>
          <w:rStyle w:val="OperatorTok"/>
          <w:rFonts w:ascii="Menlo" w:hAnsi="Menlo" w:cs="Menlo"/>
          <w:sz w:val="18"/>
          <w:szCs w:val="18"/>
          <w:lang w:val="en-US"/>
        </w:rPr>
        <w:t>:</w:t>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"https://firebasestorage.googleapis.com/v0/b/musicproject-63abd.appspot.com/o/Paul%20Whiteman%2Fmusicas%2FAll%20of%20Me%2C%20ft.%20Mildred%20Bailey.mp3?alt=media&amp;token=1431622c-7532-44d1-934d-a9332ab5df31"</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"lancamentos"</w:t>
      </w:r>
      <w:r w:rsidRPr="00FD41D7">
        <w:rPr>
          <w:rStyle w:val="OperatorTok"/>
          <w:rFonts w:ascii="Menlo" w:hAnsi="Menlo" w:cs="Menlo"/>
          <w:sz w:val="18"/>
          <w:szCs w:val="18"/>
          <w:lang w:val="en-US"/>
        </w:rPr>
        <w:t>:</w:t>
      </w:r>
      <w:r w:rsidRPr="00FD41D7">
        <w:rPr>
          <w:rStyle w:val="NormalTok"/>
          <w:rFonts w:ascii="Menlo" w:hAnsi="Menlo" w:cs="Menlo"/>
          <w:sz w:val="18"/>
          <w:szCs w:val="18"/>
          <w:lang w:val="en-US"/>
        </w:rPr>
        <w:t xml:space="preserve"> [</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"nome"</w:t>
      </w:r>
      <w:r w:rsidRPr="00FD41D7">
        <w:rPr>
          <w:rStyle w:val="OperatorTok"/>
          <w:rFonts w:ascii="Menlo" w:hAnsi="Menlo" w:cs="Menlo"/>
          <w:sz w:val="18"/>
          <w:szCs w:val="18"/>
          <w:lang w:val="en-US"/>
        </w:rPr>
        <w:t>:</w:t>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"Pondering Madly"</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"artista"</w:t>
      </w:r>
      <w:r w:rsidRPr="00FD41D7">
        <w:rPr>
          <w:rStyle w:val="OperatorTok"/>
          <w:rFonts w:ascii="Menlo" w:hAnsi="Menlo" w:cs="Menlo"/>
          <w:sz w:val="18"/>
          <w:szCs w:val="18"/>
          <w:lang w:val="en-US"/>
        </w:rPr>
        <w:t>:</w:t>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"Lemming Shepherds"</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"imagem"</w:t>
      </w:r>
      <w:r w:rsidRPr="00FD41D7">
        <w:rPr>
          <w:rStyle w:val="OperatorTok"/>
          <w:rFonts w:ascii="Menlo" w:hAnsi="Menlo" w:cs="Menlo"/>
          <w:sz w:val="18"/>
          <w:szCs w:val="18"/>
          <w:lang w:val="en-US"/>
        </w:rPr>
        <w:t>:</w:t>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"https://firebasestorage.googleapis.com/v0/b/musicproject-63abd.appspot.com/o/Lemming%20Shepherds%2Fmusicas%2FPondering%20Madly.jpg?alt=media&amp;token=1e371568-33c0-4a2b-80eb-24f54923f823"</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lastRenderedPageBreak/>
        <w:t xml:space="preserve">        </w:t>
      </w:r>
      <w:r w:rsidRPr="00FD41D7">
        <w:rPr>
          <w:rStyle w:val="StringTok"/>
          <w:rFonts w:ascii="Menlo" w:hAnsi="Menlo" w:cs="Menlo"/>
          <w:sz w:val="18"/>
          <w:szCs w:val="18"/>
          <w:lang w:val="en-US"/>
        </w:rPr>
        <w:t>"mp3"</w:t>
      </w:r>
      <w:r w:rsidRPr="00FD41D7">
        <w:rPr>
          <w:rStyle w:val="NormalTok"/>
          <w:rFonts w:ascii="Menlo" w:hAnsi="Menlo" w:cs="Menlo"/>
          <w:sz w:val="18"/>
          <w:szCs w:val="18"/>
          <w:lang w:val="en-US"/>
        </w:rPr>
        <w:t xml:space="preserve"> </w:t>
      </w:r>
      <w:r w:rsidRPr="00FD41D7">
        <w:rPr>
          <w:rStyle w:val="OperatorTok"/>
          <w:rFonts w:ascii="Menlo" w:hAnsi="Menlo" w:cs="Menlo"/>
          <w:sz w:val="18"/>
          <w:szCs w:val="18"/>
          <w:lang w:val="en-US"/>
        </w:rPr>
        <w:t>:</w:t>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"https://firebasestorage.googleapis.com/v0/b/musicproject-63abd.appspot.com/o/Lemming%20Shepherds%2Fmusicas%2FPondering%20Madly.mp3?alt=media&amp;token=33732288-af31-45bc-8439-2ff969f5f6bf"</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"nome"</w:t>
      </w:r>
      <w:r w:rsidRPr="00FD41D7">
        <w:rPr>
          <w:rStyle w:val="OperatorTok"/>
          <w:rFonts w:ascii="Menlo" w:hAnsi="Menlo" w:cs="Menlo"/>
          <w:sz w:val="18"/>
          <w:szCs w:val="18"/>
          <w:lang w:val="en-US"/>
        </w:rPr>
        <w:t>:</w:t>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"Permanent Heartbreak"</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"artista"</w:t>
      </w:r>
      <w:r w:rsidRPr="00FD41D7">
        <w:rPr>
          <w:rStyle w:val="OperatorTok"/>
          <w:rFonts w:ascii="Menlo" w:hAnsi="Menlo" w:cs="Menlo"/>
          <w:sz w:val="18"/>
          <w:szCs w:val="18"/>
          <w:lang w:val="en-US"/>
        </w:rPr>
        <w:t>:</w:t>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"Morgan Greig"</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"imagem"</w:t>
      </w:r>
      <w:r w:rsidRPr="00FD41D7">
        <w:rPr>
          <w:rStyle w:val="OperatorTok"/>
          <w:rFonts w:ascii="Menlo" w:hAnsi="Menlo" w:cs="Menlo"/>
          <w:sz w:val="18"/>
          <w:szCs w:val="18"/>
          <w:lang w:val="en-US"/>
        </w:rPr>
        <w:t>:</w:t>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"https://firebasestorage.googleapis.com/v0/b/musicproject-63abd.appspot.com/o/Morgan%20Greig%2Fmusicas%2FPermanent%20Heartbreak.jpg?alt=media&amp;token=0774db0b-5eee-4fe9-b94c-093df44d8d43"</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"mp3"</w:t>
      </w:r>
      <w:r w:rsidRPr="00FD41D7">
        <w:rPr>
          <w:rStyle w:val="NormalTok"/>
          <w:rFonts w:ascii="Menlo" w:hAnsi="Menlo" w:cs="Menlo"/>
          <w:sz w:val="18"/>
          <w:szCs w:val="18"/>
          <w:lang w:val="en-US"/>
        </w:rPr>
        <w:t xml:space="preserve"> </w:t>
      </w:r>
      <w:r w:rsidRPr="00FD41D7">
        <w:rPr>
          <w:rStyle w:val="OperatorTok"/>
          <w:rFonts w:ascii="Menlo" w:hAnsi="Menlo" w:cs="Menlo"/>
          <w:sz w:val="18"/>
          <w:szCs w:val="18"/>
          <w:lang w:val="en-US"/>
        </w:rPr>
        <w:t>:</w:t>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"https://firebasestorage.googleapis.com/v0/b/musicproject-63abd.appspot.com/o/Morgan%20Greig%2Fmusicas%2FPermanent%20Heartbreak.mp3?alt=media&amp;token=a32de2f5-189f-460e-9f44-e8e146a7f68a"</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"nome"</w:t>
      </w:r>
      <w:r w:rsidRPr="00FD41D7">
        <w:rPr>
          <w:rStyle w:val="OperatorTok"/>
          <w:rFonts w:ascii="Menlo" w:hAnsi="Menlo" w:cs="Menlo"/>
          <w:sz w:val="18"/>
          <w:szCs w:val="18"/>
          <w:lang w:val="en-US"/>
        </w:rPr>
        <w:t>:</w:t>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"Doo Wacka Doo"</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"artista"</w:t>
      </w:r>
      <w:r w:rsidRPr="00FD41D7">
        <w:rPr>
          <w:rStyle w:val="OperatorTok"/>
          <w:rFonts w:ascii="Menlo" w:hAnsi="Menlo" w:cs="Menlo"/>
          <w:sz w:val="18"/>
          <w:szCs w:val="18"/>
          <w:lang w:val="en-US"/>
        </w:rPr>
        <w:t>:</w:t>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"Paul Whiteman"</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"imagem"</w:t>
      </w:r>
      <w:r w:rsidRPr="00FD41D7">
        <w:rPr>
          <w:rStyle w:val="OperatorTok"/>
          <w:rFonts w:ascii="Menlo" w:hAnsi="Menlo" w:cs="Menlo"/>
          <w:sz w:val="18"/>
          <w:szCs w:val="18"/>
          <w:lang w:val="en-US"/>
        </w:rPr>
        <w:t>:</w:t>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"https://firebasestorage.googleapis.com/v0/b/musicproject-63abd.appspot.com/o/Paul%20Whiteman%2Fmusicas%2FDoo%20Wacka%20Doo.png?alt=media&amp;token=c8d29064-a50f-4016-94ae-91ea31e26c92"</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"mp3"</w:t>
      </w:r>
      <w:r w:rsidRPr="00FD41D7">
        <w:rPr>
          <w:rStyle w:val="NormalTok"/>
          <w:rFonts w:ascii="Menlo" w:hAnsi="Menlo" w:cs="Menlo"/>
          <w:sz w:val="18"/>
          <w:szCs w:val="18"/>
          <w:lang w:val="en-US"/>
        </w:rPr>
        <w:t xml:space="preserve"> </w:t>
      </w:r>
      <w:r w:rsidRPr="00FD41D7">
        <w:rPr>
          <w:rStyle w:val="OperatorTok"/>
          <w:rFonts w:ascii="Menlo" w:hAnsi="Menlo" w:cs="Menlo"/>
          <w:sz w:val="18"/>
          <w:szCs w:val="18"/>
          <w:lang w:val="en-US"/>
        </w:rPr>
        <w:t>:</w:t>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"https://firebasestorage.googleapis.com/v0/b/musicproject-63abd.appspot.com/o/Paul%20Whiteman%2Fmusicas%2FDoo%20Wacka%20Doo.mp3?alt=media&amp;token=8f184ca5-cdc4-4b69-b023-f8f0cc0eeff9"</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OperatorTok"/>
          <w:rFonts w:ascii="Menlo" w:hAnsi="Menlo" w:cs="Menlo"/>
          <w:sz w:val="18"/>
          <w:szCs w:val="18"/>
          <w:lang w:val="en-US"/>
        </w:rPr>
        <w:t>}</w:t>
      </w:r>
      <w:r w:rsidRPr="00FD41D7">
        <w:rPr>
          <w:rFonts w:ascii="Menlo" w:hAnsi="Menlo" w:cs="Menlo"/>
          <w:sz w:val="18"/>
          <w:szCs w:val="18"/>
          <w:lang w:val="en-US"/>
        </w:rPr>
        <w:br/>
      </w:r>
      <w:r w:rsidRPr="00FD41D7">
        <w:rPr>
          <w:rStyle w:val="OperatorTok"/>
          <w:rFonts w:ascii="Menlo" w:hAnsi="Menlo" w:cs="Menlo"/>
          <w:sz w:val="18"/>
          <w:szCs w:val="18"/>
          <w:lang w:val="en-US"/>
        </w:rPr>
        <w:t>}</w:t>
      </w:r>
    </w:p>
    <w:p w14:paraId="00B39034" w14:textId="77777777" w:rsidR="000478C8" w:rsidRPr="00432F2C" w:rsidRDefault="000478C8" w:rsidP="006E7B9D">
      <w:r w:rsidRPr="00432F2C">
        <w:t xml:space="preserve">Veja que a raiz do JSON é o objeto </w:t>
      </w:r>
      <w:r w:rsidRPr="00432F2C">
        <w:rPr>
          <w:rStyle w:val="VerbatimChar"/>
        </w:rPr>
        <w:t>"navegar"</w:t>
      </w:r>
      <w:r w:rsidRPr="00432F2C">
        <w:t>:</w:t>
      </w:r>
    </w:p>
    <w:p w14:paraId="03AFC1C8" w14:textId="77777777" w:rsidR="000478C8" w:rsidRPr="00432F2C" w:rsidRDefault="000478C8" w:rsidP="006E7B9D">
      <w:r w:rsidRPr="00432F2C">
        <w:t xml:space="preserve">Caso você queira adicionar informações para a aba “Artistas” e “Playlists”, basta adicionar objetos no mesmo nível do </w:t>
      </w:r>
      <w:r w:rsidRPr="00432F2C">
        <w:rPr>
          <w:rStyle w:val="VerbatimChar"/>
        </w:rPr>
        <w:t>"navegar"</w:t>
      </w:r>
      <w:r w:rsidRPr="00432F2C">
        <w:t>.</w:t>
      </w:r>
    </w:p>
    <w:p w14:paraId="08A9D38D" w14:textId="77777777" w:rsidR="000478C8" w:rsidRPr="00432F2C" w:rsidRDefault="000478C8" w:rsidP="006E7B9D">
      <w:r w:rsidRPr="00432F2C">
        <w:t xml:space="preserve">Dentro do objeto </w:t>
      </w:r>
      <w:r w:rsidRPr="00432F2C">
        <w:rPr>
          <w:rStyle w:val="VerbatimChar"/>
        </w:rPr>
        <w:t>"navegar"</w:t>
      </w:r>
      <w:r w:rsidRPr="00432F2C">
        <w:t xml:space="preserve"> temos mais dois objetos:</w:t>
      </w:r>
    </w:p>
    <w:p w14:paraId="7625888A" w14:textId="77777777" w:rsidR="000478C8" w:rsidRPr="00432F2C" w:rsidRDefault="000478C8" w:rsidP="00DB0B04">
      <w:pPr>
        <w:pStyle w:val="Compact"/>
      </w:pPr>
      <w:r w:rsidRPr="00432F2C">
        <w:rPr>
          <w:rStyle w:val="VerbatimChar"/>
          <w:b/>
        </w:rPr>
        <w:t>"top_10"</w:t>
      </w:r>
      <w:r w:rsidRPr="00432F2C">
        <w:rPr>
          <w:b/>
        </w:rPr>
        <w:t>:</w:t>
      </w:r>
      <w:r w:rsidRPr="00432F2C">
        <w:t xml:space="preserve"> Neste objeto está contido uma lista de objetos que representam as músicas que entrarão na seção “Top 10”.</w:t>
      </w:r>
    </w:p>
    <w:p w14:paraId="18F41F89" w14:textId="77777777" w:rsidR="000478C8" w:rsidRPr="00432F2C" w:rsidRDefault="000478C8" w:rsidP="00DB0B04">
      <w:pPr>
        <w:pStyle w:val="Compact"/>
      </w:pPr>
      <w:r w:rsidRPr="00432F2C">
        <w:rPr>
          <w:rStyle w:val="VerbatimChar"/>
          <w:b/>
        </w:rPr>
        <w:t>"lancamentos"</w:t>
      </w:r>
      <w:r w:rsidRPr="00432F2C">
        <w:rPr>
          <w:b/>
        </w:rPr>
        <w:t>:</w:t>
      </w:r>
      <w:r w:rsidRPr="00432F2C">
        <w:t xml:space="preserve"> Neste objeto está contido uma lista de objetos que representam as músicas que entrarão na seção “Lançamentos”.</w:t>
      </w:r>
    </w:p>
    <w:p w14:paraId="5CAECEA9" w14:textId="77777777" w:rsidR="006F13B9" w:rsidRPr="00432F2C" w:rsidRDefault="006F13B9" w:rsidP="006F13B9">
      <w:pPr>
        <w:pStyle w:val="Compact"/>
        <w:numPr>
          <w:ilvl w:val="0"/>
          <w:numId w:val="0"/>
        </w:numPr>
      </w:pPr>
    </w:p>
    <w:p w14:paraId="686A8B21" w14:textId="77777777" w:rsidR="000478C8" w:rsidRPr="00432F2C" w:rsidRDefault="000478C8" w:rsidP="006E7B9D">
      <w:r w:rsidRPr="00432F2C">
        <w:t>Os dois objetos acima possuem listas de músicas que por sua vez é representada pelo seguinte objeto:</w:t>
      </w:r>
    </w:p>
    <w:p w14:paraId="5A687250" w14:textId="4B0FF4E6" w:rsidR="000478C8" w:rsidRPr="00432F2C" w:rsidRDefault="000478C8" w:rsidP="00555790">
      <w:pPr>
        <w:pStyle w:val="SourceCode"/>
        <w:ind w:left="567"/>
        <w:rPr>
          <w:rFonts w:ascii="Menlo" w:hAnsi="Menlo" w:cs="Menlo"/>
          <w:sz w:val="18"/>
          <w:szCs w:val="18"/>
        </w:rPr>
      </w:pPr>
      <w:r w:rsidRPr="00432F2C">
        <w:rPr>
          <w:rStyle w:val="OperatorTok"/>
          <w:rFonts w:ascii="Menlo" w:hAnsi="Menlo" w:cs="Menlo"/>
          <w:sz w:val="18"/>
          <w:szCs w:val="18"/>
        </w:rPr>
        <w:t>{</w:t>
      </w:r>
      <w:r w:rsidRPr="00432F2C">
        <w:rPr>
          <w:rFonts w:ascii="Menlo" w:hAnsi="Menlo" w:cs="Menlo"/>
          <w:sz w:val="18"/>
          <w:szCs w:val="18"/>
        </w:rPr>
        <w:br/>
      </w:r>
      <w:r w:rsidR="00EE765A" w:rsidRPr="00432F2C">
        <w:rPr>
          <w:rStyle w:val="NormalTok"/>
          <w:rFonts w:ascii="Menlo" w:hAnsi="Menlo" w:cs="Menlo"/>
          <w:sz w:val="18"/>
          <w:szCs w:val="18"/>
        </w:rPr>
        <w:t xml:space="preserve">  </w:t>
      </w:r>
      <w:r w:rsidRPr="00432F2C">
        <w:rPr>
          <w:rStyle w:val="StringTok"/>
          <w:rFonts w:ascii="Menlo" w:hAnsi="Menlo" w:cs="Menlo"/>
          <w:sz w:val="18"/>
          <w:szCs w:val="18"/>
        </w:rPr>
        <w:t>"nome"</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w:t>
      </w:r>
      <w:r w:rsidRPr="00432F2C">
        <w:rPr>
          <w:rStyle w:val="OperatorTok"/>
          <w:rFonts w:ascii="Menlo" w:hAnsi="Menlo" w:cs="Menlo"/>
          <w:sz w:val="18"/>
          <w:szCs w:val="18"/>
        </w:rPr>
        <w:t>,</w:t>
      </w:r>
      <w:r w:rsidRPr="00432F2C">
        <w:rPr>
          <w:rFonts w:ascii="Menlo" w:hAnsi="Menlo" w:cs="Menlo"/>
          <w:sz w:val="18"/>
          <w:szCs w:val="18"/>
        </w:rPr>
        <w:br/>
      </w:r>
      <w:r w:rsidR="00EE765A" w:rsidRPr="00432F2C">
        <w:rPr>
          <w:rStyle w:val="NormalTok"/>
          <w:rFonts w:ascii="Menlo" w:hAnsi="Menlo" w:cs="Menlo"/>
          <w:sz w:val="18"/>
          <w:szCs w:val="18"/>
        </w:rPr>
        <w:t xml:space="preserve">  </w:t>
      </w:r>
      <w:r w:rsidRPr="00432F2C">
        <w:rPr>
          <w:rStyle w:val="StringTok"/>
          <w:rFonts w:ascii="Menlo" w:hAnsi="Menlo" w:cs="Menlo"/>
          <w:sz w:val="18"/>
          <w:szCs w:val="18"/>
        </w:rPr>
        <w:t>"artista"</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w:t>
      </w:r>
      <w:r w:rsidRPr="00432F2C">
        <w:rPr>
          <w:rStyle w:val="OperatorTok"/>
          <w:rFonts w:ascii="Menlo" w:hAnsi="Menlo" w:cs="Menlo"/>
          <w:sz w:val="18"/>
          <w:szCs w:val="18"/>
        </w:rPr>
        <w:t>,</w:t>
      </w:r>
      <w:r w:rsidRPr="00432F2C">
        <w:rPr>
          <w:rFonts w:ascii="Menlo" w:hAnsi="Menlo" w:cs="Menlo"/>
          <w:sz w:val="18"/>
          <w:szCs w:val="18"/>
        </w:rPr>
        <w:br/>
      </w:r>
      <w:r w:rsidR="00EE765A" w:rsidRPr="00432F2C">
        <w:rPr>
          <w:rStyle w:val="NormalTok"/>
          <w:rFonts w:ascii="Menlo" w:hAnsi="Menlo" w:cs="Menlo"/>
          <w:sz w:val="18"/>
          <w:szCs w:val="18"/>
        </w:rPr>
        <w:t xml:space="preserve">  </w:t>
      </w:r>
      <w:r w:rsidRPr="00432F2C">
        <w:rPr>
          <w:rStyle w:val="StringTok"/>
          <w:rFonts w:ascii="Menlo" w:hAnsi="Menlo" w:cs="Menlo"/>
          <w:sz w:val="18"/>
          <w:szCs w:val="18"/>
        </w:rPr>
        <w:t>"imagem"</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"https://..."</w:t>
      </w:r>
      <w:r w:rsidRPr="00432F2C">
        <w:rPr>
          <w:rStyle w:val="OperatorTok"/>
          <w:rFonts w:ascii="Menlo" w:hAnsi="Menlo" w:cs="Menlo"/>
          <w:sz w:val="18"/>
          <w:szCs w:val="18"/>
        </w:rPr>
        <w:t>,</w:t>
      </w:r>
      <w:r w:rsidRPr="00432F2C">
        <w:rPr>
          <w:rFonts w:ascii="Menlo" w:hAnsi="Menlo" w:cs="Menlo"/>
          <w:sz w:val="18"/>
          <w:szCs w:val="18"/>
        </w:rPr>
        <w:br/>
      </w:r>
      <w:r w:rsidR="00EE765A" w:rsidRPr="00432F2C">
        <w:rPr>
          <w:rStyle w:val="NormalTok"/>
          <w:rFonts w:ascii="Menlo" w:hAnsi="Menlo" w:cs="Menlo"/>
          <w:sz w:val="18"/>
          <w:szCs w:val="18"/>
        </w:rPr>
        <w:t xml:space="preserve">  </w:t>
      </w:r>
      <w:r w:rsidRPr="00432F2C">
        <w:rPr>
          <w:rStyle w:val="StringTok"/>
          <w:rFonts w:ascii="Menlo" w:hAnsi="Menlo" w:cs="Menlo"/>
          <w:sz w:val="18"/>
          <w:szCs w:val="18"/>
        </w:rPr>
        <w:t>"mp3"</w:t>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"https://..."</w:t>
      </w:r>
      <w:r w:rsidRPr="00432F2C">
        <w:rPr>
          <w:rFonts w:ascii="Menlo" w:hAnsi="Menlo" w:cs="Menlo"/>
          <w:sz w:val="18"/>
          <w:szCs w:val="18"/>
        </w:rPr>
        <w:br/>
      </w:r>
      <w:r w:rsidRPr="00432F2C">
        <w:rPr>
          <w:rStyle w:val="OperatorTok"/>
          <w:rFonts w:ascii="Menlo" w:hAnsi="Menlo" w:cs="Menlo"/>
          <w:sz w:val="18"/>
          <w:szCs w:val="18"/>
        </w:rPr>
        <w:t>}</w:t>
      </w:r>
    </w:p>
    <w:p w14:paraId="73F65488" w14:textId="77777777" w:rsidR="000478C8" w:rsidRPr="00432F2C" w:rsidRDefault="000478C8" w:rsidP="006E7B9D">
      <w:r w:rsidRPr="00432F2C">
        <w:t>Cada um destes campos representam uma informação de música:</w:t>
      </w:r>
    </w:p>
    <w:p w14:paraId="4C15CDB5" w14:textId="64058ED7" w:rsidR="000478C8" w:rsidRPr="00432F2C" w:rsidRDefault="000478C8" w:rsidP="00DB0B04">
      <w:pPr>
        <w:pStyle w:val="Compact"/>
      </w:pPr>
      <w:r w:rsidRPr="00432F2C">
        <w:rPr>
          <w:rStyle w:val="VerbatimChar"/>
          <w:b/>
        </w:rPr>
        <w:t>"nome"</w:t>
      </w:r>
      <w:r w:rsidRPr="00432F2C">
        <w:rPr>
          <w:b/>
        </w:rPr>
        <w:t>:</w:t>
      </w:r>
      <w:r w:rsidRPr="00432F2C">
        <w:t xml:space="preserve"> Indicará o nome da música</w:t>
      </w:r>
      <w:r w:rsidR="009C6992">
        <w:t>;</w:t>
      </w:r>
    </w:p>
    <w:p w14:paraId="7B816C98" w14:textId="4445B236" w:rsidR="000478C8" w:rsidRPr="00432F2C" w:rsidRDefault="000478C8" w:rsidP="00DB0B04">
      <w:pPr>
        <w:pStyle w:val="Compact"/>
      </w:pPr>
      <w:r w:rsidRPr="00432F2C">
        <w:rPr>
          <w:rStyle w:val="VerbatimChar"/>
          <w:b/>
        </w:rPr>
        <w:t>"artista"</w:t>
      </w:r>
      <w:r w:rsidRPr="00432F2C">
        <w:rPr>
          <w:b/>
        </w:rPr>
        <w:t>:</w:t>
      </w:r>
      <w:r w:rsidRPr="00432F2C">
        <w:t xml:space="preserve"> Indicará o nome do autor (ou cantor) da música</w:t>
      </w:r>
      <w:r w:rsidR="009C6992">
        <w:t>;</w:t>
      </w:r>
    </w:p>
    <w:p w14:paraId="2F300D3D" w14:textId="40D28EDE" w:rsidR="000478C8" w:rsidRPr="00432F2C" w:rsidRDefault="000478C8" w:rsidP="00DB0B04">
      <w:pPr>
        <w:pStyle w:val="Compact"/>
      </w:pPr>
      <w:r w:rsidRPr="00432F2C">
        <w:rPr>
          <w:rStyle w:val="VerbatimChar"/>
          <w:b/>
        </w:rPr>
        <w:t>"imagem"</w:t>
      </w:r>
      <w:r w:rsidRPr="00432F2C">
        <w:rPr>
          <w:b/>
        </w:rPr>
        <w:t>:</w:t>
      </w:r>
      <w:r w:rsidRPr="00432F2C">
        <w:t xml:space="preserve"> Indicará o endereço na </w:t>
      </w:r>
      <w:r w:rsidRPr="009C6992">
        <w:rPr>
          <w:i/>
        </w:rPr>
        <w:t>web</w:t>
      </w:r>
      <w:r w:rsidRPr="00432F2C">
        <w:t xml:space="preserve"> (URL) da foto do album da música</w:t>
      </w:r>
      <w:r w:rsidR="009C6992">
        <w:t>;</w:t>
      </w:r>
    </w:p>
    <w:p w14:paraId="6178A71D" w14:textId="77777777" w:rsidR="000478C8" w:rsidRPr="00432F2C" w:rsidRDefault="000478C8" w:rsidP="00DB0B04">
      <w:pPr>
        <w:pStyle w:val="Compact"/>
      </w:pPr>
      <w:r w:rsidRPr="00432F2C">
        <w:rPr>
          <w:rStyle w:val="VerbatimChar"/>
          <w:b/>
        </w:rPr>
        <w:t>"mp3"</w:t>
      </w:r>
      <w:r w:rsidRPr="00432F2C">
        <w:rPr>
          <w:b/>
        </w:rPr>
        <w:t>:</w:t>
      </w:r>
      <w:r w:rsidRPr="00432F2C">
        <w:t xml:space="preserve"> Indicará o endereço na </w:t>
      </w:r>
      <w:r w:rsidRPr="009C6992">
        <w:rPr>
          <w:i/>
        </w:rPr>
        <w:t>web</w:t>
      </w:r>
      <w:r w:rsidRPr="00432F2C">
        <w:t xml:space="preserve"> (URL) da música em si, no formato mp3.</w:t>
      </w:r>
    </w:p>
    <w:p w14:paraId="3E32E91B" w14:textId="77777777" w:rsidR="00EE765A" w:rsidRPr="00432F2C" w:rsidRDefault="00EE765A" w:rsidP="00EE765A">
      <w:pPr>
        <w:pStyle w:val="Compact"/>
        <w:numPr>
          <w:ilvl w:val="0"/>
          <w:numId w:val="0"/>
        </w:numPr>
        <w:ind w:left="480" w:hanging="480"/>
      </w:pPr>
    </w:p>
    <w:p w14:paraId="6CAFE816" w14:textId="3541F41B" w:rsidR="000478C8" w:rsidRPr="00432F2C" w:rsidRDefault="00EE765A" w:rsidP="00EE765A">
      <w:pPr>
        <w:pStyle w:val="Dica"/>
      </w:pPr>
      <w:r w:rsidRPr="00432F2C">
        <w:t>DICA</w:t>
      </w:r>
      <w:r w:rsidR="000478C8" w:rsidRPr="00432F2C">
        <w:t xml:space="preserve">: </w:t>
      </w:r>
      <w:r w:rsidR="000478C8" w:rsidRPr="00432F2C">
        <w:rPr>
          <w:b w:val="0"/>
        </w:rPr>
        <w:t xml:space="preserve">Na aula seguinte veremos como executar um arquivo </w:t>
      </w:r>
      <w:r w:rsidR="000478C8" w:rsidRPr="009C6992">
        <w:t>mp3</w:t>
      </w:r>
      <w:r w:rsidR="000478C8" w:rsidRPr="00432F2C">
        <w:rPr>
          <w:b w:val="0"/>
        </w:rPr>
        <w:t xml:space="preserve"> na nossa aplicação.</w:t>
      </w:r>
    </w:p>
    <w:p w14:paraId="33678B0E" w14:textId="77777777" w:rsidR="000478C8" w:rsidRPr="00432F2C" w:rsidRDefault="000478C8" w:rsidP="006E7B9D">
      <w:r w:rsidRPr="00432F2C">
        <w:t xml:space="preserve">No nosso exemplo, as imagens e os </w:t>
      </w:r>
      <w:r w:rsidRPr="006365E9">
        <w:rPr>
          <w:b/>
        </w:rPr>
        <w:t xml:space="preserve">mp3s </w:t>
      </w:r>
      <w:r w:rsidRPr="00432F2C">
        <w:t xml:space="preserve">estão armazenados no serviço Storage do Firebase. Este serviço permite que guardemos arquivos diversos na plataforma. Estes arquivos podem ser inseridos tanto manualmente, utilizando o Firebase console, quanto via aplicação, ou seja, o usuário do seu aplicativo poderá enviar arquivos via </w:t>
      </w:r>
      <w:r w:rsidRPr="006365E9">
        <w:rPr>
          <w:i/>
        </w:rPr>
        <w:t>app</w:t>
      </w:r>
      <w:r w:rsidRPr="00432F2C">
        <w:t xml:space="preserve"> e salvar no Firebase Storage.</w:t>
      </w:r>
    </w:p>
    <w:p w14:paraId="264E63B1" w14:textId="77777777" w:rsidR="000478C8" w:rsidRPr="00432F2C" w:rsidRDefault="000478C8" w:rsidP="006E7B9D">
      <w:r w:rsidRPr="00432F2C">
        <w:t>Agora que entendemos como será a estrutura do JSON precisamos adicioná-lo ao Firebase.</w:t>
      </w:r>
    </w:p>
    <w:p w14:paraId="28533B58" w14:textId="77777777" w:rsidR="000478C8" w:rsidRPr="00432F2C" w:rsidRDefault="000478C8" w:rsidP="000478C8">
      <w:pPr>
        <w:pStyle w:val="Ttulo2"/>
      </w:pPr>
      <w:bookmarkStart w:id="38" w:name="adicionando-um-json-ao-firebase"/>
      <w:bookmarkEnd w:id="38"/>
      <w:r w:rsidRPr="00432F2C">
        <w:t>Adicionando um JSON ao Firebase</w:t>
      </w:r>
    </w:p>
    <w:p w14:paraId="1C1861BB" w14:textId="77777777" w:rsidR="000478C8" w:rsidRPr="00432F2C" w:rsidRDefault="000478C8" w:rsidP="006E7B9D">
      <w:r w:rsidRPr="00432F2C">
        <w:t>O primeiro passo para consumirmos algum conteúdo no Firebase, é adicionar este conteúdo propriamente dito em formato JSON, utilizando o Firebase Console. Para isto execute os seguintes passos:</w:t>
      </w:r>
    </w:p>
    <w:p w14:paraId="6E6A16B3" w14:textId="774DBDEA" w:rsidR="000478C8" w:rsidRPr="00432F2C" w:rsidRDefault="000478C8" w:rsidP="00E1465C">
      <w:pPr>
        <w:pBdr>
          <w:bottom w:val="single" w:sz="4" w:space="1" w:color="auto"/>
        </w:pBdr>
      </w:pPr>
    </w:p>
    <w:p w14:paraId="76F5D413" w14:textId="77777777" w:rsidR="000478C8" w:rsidRPr="00432F2C" w:rsidRDefault="000478C8" w:rsidP="00E1465C">
      <w:pPr>
        <w:pStyle w:val="Compact"/>
      </w:pPr>
      <w:r w:rsidRPr="00432F2C">
        <w:t xml:space="preserve">Abra o Firebase Console no seu </w:t>
      </w:r>
      <w:r w:rsidRPr="006365E9">
        <w:rPr>
          <w:i/>
        </w:rPr>
        <w:t>browser</w:t>
      </w:r>
      <w:r w:rsidRPr="00432F2C">
        <w:t xml:space="preserve">: </w:t>
      </w:r>
      <w:hyperlink r:id="rId37">
        <w:r w:rsidRPr="00432F2C">
          <w:rPr>
            <w:rStyle w:val="Hiperlink"/>
          </w:rPr>
          <w:t>https://console.firebase.google.com/?hl=pt-BR</w:t>
        </w:r>
      </w:hyperlink>
    </w:p>
    <w:p w14:paraId="4FD5D144" w14:textId="77777777" w:rsidR="000478C8" w:rsidRPr="00432F2C" w:rsidRDefault="000478C8" w:rsidP="00E1465C">
      <w:pPr>
        <w:pStyle w:val="Compact"/>
      </w:pPr>
      <w:r w:rsidRPr="00432F2C">
        <w:t xml:space="preserve">Entre no projeto </w:t>
      </w:r>
      <w:r w:rsidRPr="00432F2C">
        <w:rPr>
          <w:b/>
        </w:rPr>
        <w:t>MusicProject</w:t>
      </w:r>
      <w:r w:rsidRPr="00432F2C">
        <w:t>:</w:t>
      </w:r>
    </w:p>
    <w:p w14:paraId="7C7BA60D" w14:textId="77777777" w:rsidR="00E1465C" w:rsidRPr="00432F2C" w:rsidRDefault="00E1465C" w:rsidP="00E1465C">
      <w:pPr>
        <w:pStyle w:val="Compact"/>
        <w:numPr>
          <w:ilvl w:val="0"/>
          <w:numId w:val="0"/>
        </w:numPr>
        <w:ind w:left="480" w:hanging="480"/>
      </w:pPr>
    </w:p>
    <w:p w14:paraId="77A7EF6A" w14:textId="77777777" w:rsidR="00E1465C" w:rsidRPr="00432F2C" w:rsidRDefault="000478C8" w:rsidP="00E1465C">
      <w:pPr>
        <w:pStyle w:val="FigurewithCaption"/>
        <w:jc w:val="center"/>
        <w:rPr>
          <w:lang w:val="pt-BR"/>
        </w:rPr>
      </w:pPr>
      <w:r w:rsidRPr="00432F2C">
        <w:rPr>
          <w:noProof/>
          <w:lang w:val="pt-BR" w:eastAsia="pt-BR"/>
        </w:rPr>
        <w:drawing>
          <wp:inline distT="0" distB="0" distL="0" distR="0" wp14:anchorId="54F470E5" wp14:editId="281FA58F">
            <wp:extent cx="3975735" cy="3328912"/>
            <wp:effectExtent l="0" t="0" r="12065" b="0"/>
            <wp:docPr id="42" name="Picture" descr="Figura 2"/>
            <wp:cNvGraphicFramePr/>
            <a:graphic xmlns:a="http://schemas.openxmlformats.org/drawingml/2006/main">
              <a:graphicData uri="http://schemas.openxmlformats.org/drawingml/2006/picture">
                <pic:pic xmlns:pic="http://schemas.openxmlformats.org/drawingml/2006/picture">
                  <pic:nvPicPr>
                    <pic:cNvPr id="0" name="Picture" descr="https://i.imgur.com/yzonVU7.png"/>
                    <pic:cNvPicPr>
                      <a:picLocks noChangeAspect="1" noChangeArrowheads="1"/>
                    </pic:cNvPicPr>
                  </pic:nvPicPr>
                  <pic:blipFill rotWithShape="1">
                    <a:blip r:embed="rId38"/>
                    <a:srcRect l="5420" t="5312" r="5370" b="9286"/>
                    <a:stretch/>
                  </pic:blipFill>
                  <pic:spPr bwMode="auto">
                    <a:xfrm>
                      <a:off x="0" y="0"/>
                      <a:ext cx="3976741" cy="3329754"/>
                    </a:xfrm>
                    <a:prstGeom prst="rect">
                      <a:avLst/>
                    </a:prstGeom>
                    <a:noFill/>
                    <a:ln>
                      <a:noFill/>
                    </a:ln>
                    <a:extLst>
                      <a:ext uri="{53640926-AAD7-44D8-BBD7-CCE9431645EC}">
                        <a14:shadowObscured xmlns:a14="http://schemas.microsoft.com/office/drawing/2010/main"/>
                      </a:ext>
                    </a:extLst>
                  </pic:spPr>
                </pic:pic>
              </a:graphicData>
            </a:graphic>
          </wp:inline>
        </w:drawing>
      </w:r>
    </w:p>
    <w:p w14:paraId="611F1C04" w14:textId="1F5F72F9" w:rsidR="00E1465C" w:rsidRPr="00432F2C" w:rsidRDefault="00E1465C" w:rsidP="00E1465C">
      <w:pPr>
        <w:pStyle w:val="Legenda"/>
        <w:jc w:val="center"/>
      </w:pPr>
      <w:r w:rsidRPr="00432F2C">
        <w:t xml:space="preserve">Figura </w:t>
      </w:r>
      <w:r w:rsidR="006365E9">
        <w:t>2.2</w:t>
      </w:r>
      <w:r w:rsidRPr="00432F2C">
        <w:t xml:space="preserve"> - Localização do projeto no Console Firebase</w:t>
      </w:r>
    </w:p>
    <w:p w14:paraId="60858EFB" w14:textId="77777777" w:rsidR="000478C8" w:rsidRPr="00432F2C" w:rsidRDefault="000478C8" w:rsidP="00432F2C">
      <w:pPr>
        <w:pStyle w:val="Compact"/>
        <w:numPr>
          <w:ilvl w:val="0"/>
          <w:numId w:val="14"/>
        </w:numPr>
        <w:jc w:val="left"/>
      </w:pPr>
      <w:r w:rsidRPr="00432F2C">
        <w:t xml:space="preserve">Entre no menu </w:t>
      </w:r>
      <w:r w:rsidRPr="00432F2C">
        <w:rPr>
          <w:b/>
        </w:rPr>
        <w:t>Database</w:t>
      </w:r>
      <w:r w:rsidRPr="00432F2C">
        <w:t>:</w:t>
      </w:r>
    </w:p>
    <w:p w14:paraId="72FAEF56" w14:textId="77777777" w:rsidR="00E1465C" w:rsidRPr="00432F2C" w:rsidRDefault="000478C8" w:rsidP="00E1465C">
      <w:pPr>
        <w:pStyle w:val="FigurewithCaption"/>
        <w:jc w:val="center"/>
        <w:rPr>
          <w:lang w:val="pt-BR"/>
        </w:rPr>
      </w:pPr>
      <w:r w:rsidRPr="00432F2C">
        <w:rPr>
          <w:noProof/>
          <w:lang w:val="pt-BR" w:eastAsia="pt-BR"/>
        </w:rPr>
        <w:lastRenderedPageBreak/>
        <w:drawing>
          <wp:inline distT="0" distB="0" distL="0" distR="0" wp14:anchorId="38E63448" wp14:editId="6868DBE3">
            <wp:extent cx="3238500" cy="4343400"/>
            <wp:effectExtent l="203200" t="203200" r="215900" b="203200"/>
            <wp:docPr id="43" name="Picture" descr="Figura 3"/>
            <wp:cNvGraphicFramePr/>
            <a:graphic xmlns:a="http://schemas.openxmlformats.org/drawingml/2006/main">
              <a:graphicData uri="http://schemas.openxmlformats.org/drawingml/2006/picture">
                <pic:pic xmlns:pic="http://schemas.openxmlformats.org/drawingml/2006/picture">
                  <pic:nvPicPr>
                    <pic:cNvPr id="0" name="Picture" descr="https://i.imgur.com/8UAr911.png"/>
                    <pic:cNvPicPr>
                      <a:picLocks noChangeAspect="1" noChangeArrowheads="1"/>
                    </pic:cNvPicPr>
                  </pic:nvPicPr>
                  <pic:blipFill>
                    <a:blip r:embed="rId39"/>
                    <a:stretch>
                      <a:fillRect/>
                    </a:stretch>
                  </pic:blipFill>
                  <pic:spPr bwMode="auto">
                    <a:xfrm>
                      <a:off x="0" y="0"/>
                      <a:ext cx="3238500" cy="4343400"/>
                    </a:xfrm>
                    <a:prstGeom prst="rect">
                      <a:avLst/>
                    </a:prstGeom>
                    <a:ln>
                      <a:noFill/>
                    </a:ln>
                    <a:effectLst>
                      <a:outerShdw blurRad="190500" algn="tl" rotWithShape="0">
                        <a:srgbClr val="000000">
                          <a:alpha val="70000"/>
                        </a:srgbClr>
                      </a:outerShdw>
                    </a:effectLst>
                  </pic:spPr>
                </pic:pic>
              </a:graphicData>
            </a:graphic>
          </wp:inline>
        </w:drawing>
      </w:r>
    </w:p>
    <w:p w14:paraId="7ECB12A4" w14:textId="1A7FFBC1" w:rsidR="000478C8" w:rsidRPr="00432F2C" w:rsidRDefault="00E1465C" w:rsidP="00E1465C">
      <w:pPr>
        <w:pStyle w:val="Legenda"/>
        <w:jc w:val="center"/>
      </w:pPr>
      <w:r w:rsidRPr="00432F2C">
        <w:t xml:space="preserve">Figura </w:t>
      </w:r>
      <w:fldSimple w:instr=" SEQ Figura \* ARABIC ">
        <w:r w:rsidR="006365E9">
          <w:rPr>
            <w:noProof/>
          </w:rPr>
          <w:t>2.4</w:t>
        </w:r>
      </w:fldSimple>
      <w:r w:rsidRPr="00432F2C">
        <w:t xml:space="preserve"> - Localização da opção Database</w:t>
      </w:r>
    </w:p>
    <w:p w14:paraId="6FFA3A75" w14:textId="77777777" w:rsidR="000478C8" w:rsidRPr="00432F2C" w:rsidRDefault="000478C8" w:rsidP="00432F2C">
      <w:pPr>
        <w:pStyle w:val="Compact"/>
        <w:numPr>
          <w:ilvl w:val="0"/>
          <w:numId w:val="15"/>
        </w:numPr>
        <w:jc w:val="left"/>
      </w:pPr>
      <w:r w:rsidRPr="00432F2C">
        <w:t>Você será apresentado à seguinte tela:</w:t>
      </w:r>
    </w:p>
    <w:p w14:paraId="666C0A65" w14:textId="77777777" w:rsidR="00E1465C" w:rsidRPr="00432F2C" w:rsidRDefault="00E1465C" w:rsidP="00E1465C">
      <w:pPr>
        <w:pStyle w:val="Compact"/>
        <w:numPr>
          <w:ilvl w:val="0"/>
          <w:numId w:val="0"/>
        </w:numPr>
        <w:ind w:left="480" w:hanging="480"/>
        <w:jc w:val="left"/>
      </w:pPr>
    </w:p>
    <w:p w14:paraId="5835D6CD" w14:textId="77777777" w:rsidR="00E1465C" w:rsidRPr="00432F2C" w:rsidRDefault="000478C8" w:rsidP="00E1465C">
      <w:pPr>
        <w:pStyle w:val="FigurewithCaption"/>
        <w:jc w:val="center"/>
        <w:rPr>
          <w:lang w:val="pt-BR"/>
        </w:rPr>
      </w:pPr>
      <w:r w:rsidRPr="00432F2C">
        <w:rPr>
          <w:noProof/>
          <w:lang w:val="pt-BR" w:eastAsia="pt-BR"/>
        </w:rPr>
        <w:lastRenderedPageBreak/>
        <w:drawing>
          <wp:inline distT="0" distB="0" distL="0" distR="0" wp14:anchorId="621293D3" wp14:editId="308B3863">
            <wp:extent cx="5095875" cy="2362721"/>
            <wp:effectExtent l="203200" t="203200" r="212725" b="203200"/>
            <wp:docPr id="44" name="Picture" descr="Figura 4"/>
            <wp:cNvGraphicFramePr/>
            <a:graphic xmlns:a="http://schemas.openxmlformats.org/drawingml/2006/main">
              <a:graphicData uri="http://schemas.openxmlformats.org/drawingml/2006/picture">
                <pic:pic xmlns:pic="http://schemas.openxmlformats.org/drawingml/2006/picture">
                  <pic:nvPicPr>
                    <pic:cNvPr id="0" name="Picture" descr="https://i.imgur.com/8bciMTq.png"/>
                    <pic:cNvPicPr>
                      <a:picLocks noChangeAspect="1" noChangeArrowheads="1"/>
                    </pic:cNvPicPr>
                  </pic:nvPicPr>
                  <pic:blipFill rotWithShape="1">
                    <a:blip r:embed="rId40"/>
                    <a:srcRect l="2751" t="4006" r="1663" b="4531"/>
                    <a:stretch/>
                  </pic:blipFill>
                  <pic:spPr bwMode="auto">
                    <a:xfrm>
                      <a:off x="0" y="0"/>
                      <a:ext cx="5098641" cy="236400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DA18BCB" w14:textId="1B7B7D9F" w:rsidR="000478C8" w:rsidRPr="00432F2C" w:rsidRDefault="00E1465C" w:rsidP="00E1465C">
      <w:pPr>
        <w:pStyle w:val="Legenda"/>
        <w:jc w:val="center"/>
      </w:pPr>
      <w:r w:rsidRPr="00432F2C">
        <w:t xml:space="preserve">Figura </w:t>
      </w:r>
      <w:fldSimple w:instr=" SEQ Figura \* ARABIC ">
        <w:r w:rsidR="006365E9">
          <w:rPr>
            <w:noProof/>
          </w:rPr>
          <w:t>2.5</w:t>
        </w:r>
      </w:fldSimple>
      <w:r w:rsidRPr="00432F2C">
        <w:t xml:space="preserve"> - Firebase Database em seu estado inicial</w:t>
      </w:r>
    </w:p>
    <w:p w14:paraId="763D55D1" w14:textId="509BED6A" w:rsidR="000478C8" w:rsidRPr="00432F2C" w:rsidRDefault="007407CD" w:rsidP="00E1465C">
      <w:pPr>
        <w:pStyle w:val="Compact"/>
      </w:pPr>
      <w:r>
        <w:rPr>
          <w:noProof/>
          <w:lang w:eastAsia="pt-BR"/>
        </w:rPr>
        <w:drawing>
          <wp:anchor distT="0" distB="0" distL="114300" distR="114300" simplePos="0" relativeHeight="251660288" behindDoc="1" locked="0" layoutInCell="1" allowOverlap="1" wp14:anchorId="63A6ED40" wp14:editId="08EFDE91">
            <wp:simplePos x="0" y="0"/>
            <wp:positionH relativeFrom="column">
              <wp:posOffset>2514600</wp:posOffset>
            </wp:positionH>
            <wp:positionV relativeFrom="paragraph">
              <wp:posOffset>1082675</wp:posOffset>
            </wp:positionV>
            <wp:extent cx="361950" cy="428625"/>
            <wp:effectExtent l="0" t="0" r="0" b="9525"/>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95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0478C8" w:rsidRPr="00432F2C">
        <w:t xml:space="preserve">Agora baixe o JSON do exemplo acima no seguinte </w:t>
      </w:r>
      <w:r w:rsidR="000478C8" w:rsidRPr="006365E9">
        <w:rPr>
          <w:i/>
        </w:rPr>
        <w:t>link</w:t>
      </w:r>
      <w:r w:rsidR="000478C8" w:rsidRPr="00432F2C">
        <w:t xml:space="preserve">: </w:t>
      </w:r>
      <w:hyperlink r:id="rId42">
        <w:r w:rsidR="000478C8" w:rsidRPr="00432F2C">
          <w:rPr>
            <w:rStyle w:val="Hiperlink"/>
          </w:rPr>
          <w:t>https://firebasestorage.googleapis.com/v0/b/musicproject-63abd.appspot.com/o/conteudo.json?alt=media&amp;token=69bb4fd4-6529-46bc-bb2d-a821ba8048aa</w:t>
        </w:r>
      </w:hyperlink>
      <w:r w:rsidR="000478C8" w:rsidRPr="00432F2C">
        <w:br/>
        <w:t xml:space="preserve">O nome do arquivo baixado será </w:t>
      </w:r>
      <w:r w:rsidR="000478C8" w:rsidRPr="00432F2C">
        <w:rPr>
          <w:b/>
        </w:rPr>
        <w:t>conteudo.json</w:t>
      </w:r>
    </w:p>
    <w:p w14:paraId="18F50C17" w14:textId="07596FDC" w:rsidR="00E1465C" w:rsidRPr="00432F2C" w:rsidRDefault="00E1465C" w:rsidP="00E1465C">
      <w:pPr>
        <w:pStyle w:val="Compact"/>
        <w:numPr>
          <w:ilvl w:val="0"/>
          <w:numId w:val="0"/>
        </w:numPr>
        <w:ind w:left="480" w:hanging="480"/>
        <w:jc w:val="left"/>
      </w:pPr>
    </w:p>
    <w:p w14:paraId="2A1230A8" w14:textId="2CE1969B" w:rsidR="000478C8" w:rsidRPr="00432F2C" w:rsidRDefault="000478C8" w:rsidP="00E1465C">
      <w:pPr>
        <w:pStyle w:val="Compact"/>
      </w:pPr>
      <w:r w:rsidRPr="00432F2C">
        <w:t>Com o JSON já baixado, clique no botão</w:t>
      </w:r>
      <w:r w:rsidR="00FA59FA">
        <w:t xml:space="preserve"> </w:t>
      </w:r>
      <w:r w:rsidRPr="00432F2C">
        <w:t xml:space="preserve"> </w:t>
      </w:r>
      <w:r w:rsidR="00693782">
        <w:rPr>
          <w:rStyle w:val="Refdecomentrio"/>
          <w:rFonts w:eastAsia="Arial" w:cs="Arial"/>
          <w:color w:val="000000"/>
          <w:lang w:eastAsia="pt-BR"/>
        </w:rPr>
        <w:commentReference w:id="39"/>
      </w:r>
      <w:r w:rsidR="00FA59FA">
        <w:rPr>
          <w:rStyle w:val="Refdecomentrio"/>
          <w:rFonts w:eastAsia="Arial" w:cs="Arial"/>
          <w:color w:val="000000"/>
          <w:lang w:eastAsia="pt-BR"/>
        </w:rPr>
        <w:commentReference w:id="40"/>
      </w:r>
      <w:r w:rsidR="00FA59FA">
        <w:rPr>
          <w:noProof/>
          <w:lang w:eastAsia="pt-BR"/>
        </w:rPr>
        <w:drawing>
          <wp:inline distT="0" distB="0" distL="0" distR="0" wp14:anchorId="655B779F" wp14:editId="0108FB43">
            <wp:extent cx="165735" cy="196215"/>
            <wp:effectExtent l="0" t="0" r="12065" b="698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flipV="1">
                      <a:off x="0" y="0"/>
                      <a:ext cx="165735" cy="196215"/>
                    </a:xfrm>
                    <a:prstGeom prst="rect">
                      <a:avLst/>
                    </a:prstGeom>
                    <a:noFill/>
                    <a:ln>
                      <a:noFill/>
                    </a:ln>
                  </pic:spPr>
                </pic:pic>
              </a:graphicData>
            </a:graphic>
          </wp:inline>
        </w:drawing>
      </w:r>
      <w:r w:rsidRPr="00432F2C">
        <w:t xml:space="preserve"> e o menu overflow irá aparecer:</w:t>
      </w:r>
    </w:p>
    <w:p w14:paraId="7C830ABB" w14:textId="77777777" w:rsidR="00E1465C" w:rsidRPr="00432F2C" w:rsidRDefault="000478C8" w:rsidP="00E1465C">
      <w:pPr>
        <w:pStyle w:val="FigurewithCaption"/>
        <w:jc w:val="center"/>
        <w:rPr>
          <w:lang w:val="pt-BR"/>
        </w:rPr>
      </w:pPr>
      <w:r w:rsidRPr="00432F2C">
        <w:rPr>
          <w:noProof/>
          <w:lang w:val="pt-BR" w:eastAsia="pt-BR"/>
        </w:rPr>
        <w:drawing>
          <wp:inline distT="0" distB="0" distL="0" distR="0" wp14:anchorId="7AA09A82" wp14:editId="7E546555">
            <wp:extent cx="4152900" cy="2679700"/>
            <wp:effectExtent l="0" t="0" r="0" b="0"/>
            <wp:docPr id="45" name="Picture" descr="Figura 5"/>
            <wp:cNvGraphicFramePr/>
            <a:graphic xmlns:a="http://schemas.openxmlformats.org/drawingml/2006/main">
              <a:graphicData uri="http://schemas.openxmlformats.org/drawingml/2006/picture">
                <pic:pic xmlns:pic="http://schemas.openxmlformats.org/drawingml/2006/picture">
                  <pic:nvPicPr>
                    <pic:cNvPr id="0" name="Picture" descr="https://i.imgur.com/AsuDvdH.png"/>
                    <pic:cNvPicPr>
                      <a:picLocks noChangeAspect="1" noChangeArrowheads="1"/>
                    </pic:cNvPicPr>
                  </pic:nvPicPr>
                  <pic:blipFill>
                    <a:blip r:embed="rId43"/>
                    <a:stretch>
                      <a:fillRect/>
                    </a:stretch>
                  </pic:blipFill>
                  <pic:spPr bwMode="auto">
                    <a:xfrm>
                      <a:off x="0" y="0"/>
                      <a:ext cx="4152900" cy="2679700"/>
                    </a:xfrm>
                    <a:prstGeom prst="rect">
                      <a:avLst/>
                    </a:prstGeom>
                    <a:noFill/>
                    <a:ln w="9525">
                      <a:noFill/>
                      <a:headEnd/>
                      <a:tailEnd/>
                    </a:ln>
                  </pic:spPr>
                </pic:pic>
              </a:graphicData>
            </a:graphic>
          </wp:inline>
        </w:drawing>
      </w:r>
    </w:p>
    <w:p w14:paraId="16E16F15" w14:textId="1B9B26BC" w:rsidR="000478C8" w:rsidRPr="00432F2C" w:rsidRDefault="00E1465C" w:rsidP="00E1465C">
      <w:pPr>
        <w:pStyle w:val="Legenda"/>
        <w:jc w:val="center"/>
      </w:pPr>
      <w:r w:rsidRPr="00432F2C">
        <w:t xml:space="preserve">Figura </w:t>
      </w:r>
      <w:fldSimple w:instr=" SEQ Figura \* ARABIC ">
        <w:r w:rsidR="006365E9">
          <w:rPr>
            <w:noProof/>
          </w:rPr>
          <w:t>2.6</w:t>
        </w:r>
      </w:fldSimple>
      <w:r w:rsidRPr="00432F2C">
        <w:t xml:space="preserve"> - Localização da opção Importar JSON</w:t>
      </w:r>
    </w:p>
    <w:p w14:paraId="00638057" w14:textId="77777777" w:rsidR="000478C8" w:rsidRPr="00432F2C" w:rsidRDefault="000478C8" w:rsidP="00E1465C">
      <w:pPr>
        <w:pStyle w:val="Compact"/>
      </w:pPr>
      <w:r w:rsidRPr="00432F2C">
        <w:lastRenderedPageBreak/>
        <w:t xml:space="preserve">Clique no botão </w:t>
      </w:r>
      <w:r w:rsidRPr="00432F2C">
        <w:rPr>
          <w:b/>
        </w:rPr>
        <w:t>Importar JSON</w:t>
      </w:r>
      <w:r w:rsidRPr="00432F2C">
        <w:t xml:space="preserve"> e a seguinte tela aparecerá:</w:t>
      </w:r>
    </w:p>
    <w:p w14:paraId="4067CC19" w14:textId="77777777" w:rsidR="00E1465C" w:rsidRPr="00432F2C" w:rsidRDefault="000478C8" w:rsidP="00E1465C">
      <w:pPr>
        <w:pStyle w:val="FigurewithCaption"/>
        <w:jc w:val="center"/>
        <w:rPr>
          <w:lang w:val="pt-BR"/>
        </w:rPr>
      </w:pPr>
      <w:r w:rsidRPr="00432F2C">
        <w:rPr>
          <w:noProof/>
          <w:lang w:val="pt-BR" w:eastAsia="pt-BR"/>
        </w:rPr>
        <w:drawing>
          <wp:inline distT="0" distB="0" distL="0" distR="0" wp14:anchorId="06C074AE" wp14:editId="2048E1FF">
            <wp:extent cx="5334000" cy="3642478"/>
            <wp:effectExtent l="0" t="0" r="0" b="0"/>
            <wp:docPr id="46" name="Picture" descr="Figura 6"/>
            <wp:cNvGraphicFramePr/>
            <a:graphic xmlns:a="http://schemas.openxmlformats.org/drawingml/2006/main">
              <a:graphicData uri="http://schemas.openxmlformats.org/drawingml/2006/picture">
                <pic:pic xmlns:pic="http://schemas.openxmlformats.org/drawingml/2006/picture">
                  <pic:nvPicPr>
                    <pic:cNvPr id="0" name="Picture" descr="https://i.imgur.com/Gbh3xkc.png"/>
                    <pic:cNvPicPr>
                      <a:picLocks noChangeAspect="1" noChangeArrowheads="1"/>
                    </pic:cNvPicPr>
                  </pic:nvPicPr>
                  <pic:blipFill>
                    <a:blip r:embed="rId44"/>
                    <a:stretch>
                      <a:fillRect/>
                    </a:stretch>
                  </pic:blipFill>
                  <pic:spPr bwMode="auto">
                    <a:xfrm>
                      <a:off x="0" y="0"/>
                      <a:ext cx="5334000" cy="3642478"/>
                    </a:xfrm>
                    <a:prstGeom prst="rect">
                      <a:avLst/>
                    </a:prstGeom>
                    <a:noFill/>
                    <a:ln w="9525">
                      <a:noFill/>
                      <a:headEnd/>
                      <a:tailEnd/>
                    </a:ln>
                  </pic:spPr>
                </pic:pic>
              </a:graphicData>
            </a:graphic>
          </wp:inline>
        </w:drawing>
      </w:r>
    </w:p>
    <w:p w14:paraId="043F30DF" w14:textId="61B50293" w:rsidR="000478C8" w:rsidRPr="00432F2C" w:rsidRDefault="00E1465C" w:rsidP="00E1465C">
      <w:pPr>
        <w:pStyle w:val="Legenda"/>
        <w:jc w:val="center"/>
      </w:pPr>
      <w:r w:rsidRPr="00432F2C">
        <w:t xml:space="preserve">Figura </w:t>
      </w:r>
      <w:fldSimple w:instr=" SEQ Figura \* ARABIC ">
        <w:r w:rsidR="006365E9">
          <w:rPr>
            <w:noProof/>
          </w:rPr>
          <w:t>2.7</w:t>
        </w:r>
      </w:fldSimple>
      <w:r w:rsidRPr="00432F2C">
        <w:t xml:space="preserve"> - Tela Importar JSON</w:t>
      </w:r>
    </w:p>
    <w:p w14:paraId="2069A58F" w14:textId="77777777" w:rsidR="000478C8" w:rsidRPr="00432F2C" w:rsidRDefault="000478C8" w:rsidP="00432F2C">
      <w:pPr>
        <w:pStyle w:val="Compact"/>
        <w:numPr>
          <w:ilvl w:val="0"/>
          <w:numId w:val="16"/>
        </w:numPr>
        <w:jc w:val="left"/>
      </w:pPr>
      <w:r w:rsidRPr="00432F2C">
        <w:t xml:space="preserve">Clique em procurar e escolha o arquivo </w:t>
      </w:r>
      <w:r w:rsidRPr="00432F2C">
        <w:rPr>
          <w:b/>
        </w:rPr>
        <w:t>conteudo.json</w:t>
      </w:r>
      <w:r w:rsidRPr="00432F2C">
        <w:t>, baixado anteriormente.</w:t>
      </w:r>
    </w:p>
    <w:p w14:paraId="12121500" w14:textId="77777777" w:rsidR="00E1465C" w:rsidRPr="00432F2C" w:rsidRDefault="000478C8" w:rsidP="00E1465C">
      <w:pPr>
        <w:pStyle w:val="FigurewithCaption"/>
        <w:jc w:val="center"/>
        <w:rPr>
          <w:lang w:val="pt-BR"/>
        </w:rPr>
      </w:pPr>
      <w:r w:rsidRPr="00432F2C">
        <w:rPr>
          <w:noProof/>
          <w:lang w:val="pt-BR" w:eastAsia="pt-BR"/>
        </w:rPr>
        <w:drawing>
          <wp:inline distT="0" distB="0" distL="0" distR="0" wp14:anchorId="2712C29D" wp14:editId="15C0C5BF">
            <wp:extent cx="5334000" cy="3673610"/>
            <wp:effectExtent l="0" t="0" r="0" b="0"/>
            <wp:docPr id="47" name="Picture" descr="Figura 7"/>
            <wp:cNvGraphicFramePr/>
            <a:graphic xmlns:a="http://schemas.openxmlformats.org/drawingml/2006/main">
              <a:graphicData uri="http://schemas.openxmlformats.org/drawingml/2006/picture">
                <pic:pic xmlns:pic="http://schemas.openxmlformats.org/drawingml/2006/picture">
                  <pic:nvPicPr>
                    <pic:cNvPr id="0" name="Picture" descr="https://i.imgur.com/zA6aETx.png"/>
                    <pic:cNvPicPr>
                      <a:picLocks noChangeAspect="1" noChangeArrowheads="1"/>
                    </pic:cNvPicPr>
                  </pic:nvPicPr>
                  <pic:blipFill>
                    <a:blip r:embed="rId45"/>
                    <a:stretch>
                      <a:fillRect/>
                    </a:stretch>
                  </pic:blipFill>
                  <pic:spPr bwMode="auto">
                    <a:xfrm>
                      <a:off x="0" y="0"/>
                      <a:ext cx="5334000" cy="3673610"/>
                    </a:xfrm>
                    <a:prstGeom prst="rect">
                      <a:avLst/>
                    </a:prstGeom>
                    <a:noFill/>
                    <a:ln w="9525">
                      <a:noFill/>
                      <a:headEnd/>
                      <a:tailEnd/>
                    </a:ln>
                  </pic:spPr>
                </pic:pic>
              </a:graphicData>
            </a:graphic>
          </wp:inline>
        </w:drawing>
      </w:r>
    </w:p>
    <w:p w14:paraId="10012127" w14:textId="32BFD00F" w:rsidR="000478C8" w:rsidRPr="00432F2C" w:rsidRDefault="00E1465C" w:rsidP="00E1465C">
      <w:pPr>
        <w:pStyle w:val="Legenda"/>
        <w:jc w:val="center"/>
      </w:pPr>
      <w:r w:rsidRPr="00432F2C">
        <w:t xml:space="preserve">Figura </w:t>
      </w:r>
      <w:fldSimple w:instr=" SEQ Figura \* ARABIC ">
        <w:r w:rsidR="00EA36CE">
          <w:rPr>
            <w:noProof/>
          </w:rPr>
          <w:t>2.8</w:t>
        </w:r>
      </w:fldSimple>
      <w:r w:rsidRPr="00432F2C">
        <w:t xml:space="preserve"> - JSON adicionado</w:t>
      </w:r>
    </w:p>
    <w:p w14:paraId="36A5C4F9" w14:textId="77777777" w:rsidR="000478C8" w:rsidRPr="00432F2C" w:rsidRDefault="000478C8" w:rsidP="00E1465C">
      <w:pPr>
        <w:pStyle w:val="Compact"/>
      </w:pPr>
      <w:r w:rsidRPr="00432F2C">
        <w:lastRenderedPageBreak/>
        <w:t xml:space="preserve">Clique em </w:t>
      </w:r>
      <w:r w:rsidRPr="00432F2C">
        <w:rPr>
          <w:b/>
        </w:rPr>
        <w:t>Importar</w:t>
      </w:r>
      <w:r w:rsidRPr="00432F2C">
        <w:t xml:space="preserve"> e o JSON terá sido adicionado ao Firebase, como pode ser visto na seguinte tela:</w:t>
      </w:r>
    </w:p>
    <w:p w14:paraId="17A43D98" w14:textId="77777777" w:rsidR="00E1465C" w:rsidRPr="00432F2C" w:rsidRDefault="000478C8" w:rsidP="00E1465C">
      <w:pPr>
        <w:pStyle w:val="FigurewithCaption"/>
        <w:jc w:val="center"/>
        <w:rPr>
          <w:lang w:val="pt-BR"/>
        </w:rPr>
      </w:pPr>
      <w:r w:rsidRPr="00432F2C">
        <w:rPr>
          <w:noProof/>
          <w:lang w:val="pt-BR" w:eastAsia="pt-BR"/>
        </w:rPr>
        <w:drawing>
          <wp:inline distT="0" distB="0" distL="0" distR="0" wp14:anchorId="1F6EF985" wp14:editId="7F672194">
            <wp:extent cx="5334000" cy="2936039"/>
            <wp:effectExtent l="0" t="0" r="0" b="0"/>
            <wp:docPr id="48" name="Picture" descr="Figura 8"/>
            <wp:cNvGraphicFramePr/>
            <a:graphic xmlns:a="http://schemas.openxmlformats.org/drawingml/2006/main">
              <a:graphicData uri="http://schemas.openxmlformats.org/drawingml/2006/picture">
                <pic:pic xmlns:pic="http://schemas.openxmlformats.org/drawingml/2006/picture">
                  <pic:nvPicPr>
                    <pic:cNvPr id="0" name="Picture" descr="https://i.imgur.com/JYuB0ik.png"/>
                    <pic:cNvPicPr>
                      <a:picLocks noChangeAspect="1" noChangeArrowheads="1"/>
                    </pic:cNvPicPr>
                  </pic:nvPicPr>
                  <pic:blipFill>
                    <a:blip r:embed="rId46"/>
                    <a:stretch>
                      <a:fillRect/>
                    </a:stretch>
                  </pic:blipFill>
                  <pic:spPr bwMode="auto">
                    <a:xfrm>
                      <a:off x="0" y="0"/>
                      <a:ext cx="5334000" cy="2936039"/>
                    </a:xfrm>
                    <a:prstGeom prst="rect">
                      <a:avLst/>
                    </a:prstGeom>
                    <a:noFill/>
                    <a:ln w="9525">
                      <a:noFill/>
                      <a:headEnd/>
                      <a:tailEnd/>
                    </a:ln>
                  </pic:spPr>
                </pic:pic>
              </a:graphicData>
            </a:graphic>
          </wp:inline>
        </w:drawing>
      </w:r>
    </w:p>
    <w:p w14:paraId="10824F93" w14:textId="002311D7" w:rsidR="000478C8" w:rsidRPr="00432F2C" w:rsidRDefault="00E1465C" w:rsidP="00E1465C">
      <w:pPr>
        <w:pStyle w:val="Legenda"/>
        <w:jc w:val="center"/>
      </w:pPr>
      <w:r w:rsidRPr="00432F2C">
        <w:t xml:space="preserve">Figura </w:t>
      </w:r>
      <w:fldSimple w:instr=" SEQ Figura \* ARABIC ">
        <w:r w:rsidR="00EA36CE">
          <w:rPr>
            <w:noProof/>
          </w:rPr>
          <w:t>2.9</w:t>
        </w:r>
      </w:fldSimple>
      <w:r w:rsidRPr="00432F2C">
        <w:t xml:space="preserve"> - Representação do JSON adicionado no Firebase Database</w:t>
      </w:r>
    </w:p>
    <w:p w14:paraId="3D77DAF7" w14:textId="77777777" w:rsidR="000478C8" w:rsidRPr="00432F2C" w:rsidRDefault="000478C8" w:rsidP="00E1465C">
      <w:pPr>
        <w:pStyle w:val="Compact"/>
      </w:pPr>
      <w:r w:rsidRPr="00432F2C">
        <w:t>Você poderá expandir os objetos para ver a representação dos dados contidos no JSON:</w:t>
      </w:r>
    </w:p>
    <w:p w14:paraId="7DF021EE" w14:textId="77777777" w:rsidR="00E1465C" w:rsidRPr="00432F2C" w:rsidRDefault="000478C8" w:rsidP="00E1465C">
      <w:pPr>
        <w:pStyle w:val="FigurewithCaption"/>
        <w:jc w:val="center"/>
        <w:rPr>
          <w:lang w:val="pt-BR"/>
        </w:rPr>
      </w:pPr>
      <w:r w:rsidRPr="00432F2C">
        <w:rPr>
          <w:noProof/>
          <w:lang w:val="pt-BR" w:eastAsia="pt-BR"/>
        </w:rPr>
        <w:lastRenderedPageBreak/>
        <w:drawing>
          <wp:inline distT="0" distB="0" distL="0" distR="0" wp14:anchorId="328028CC" wp14:editId="79A9E1AA">
            <wp:extent cx="5334000" cy="5251833"/>
            <wp:effectExtent l="0" t="0" r="0" b="0"/>
            <wp:docPr id="49" name="Picture" descr="Figura 9"/>
            <wp:cNvGraphicFramePr/>
            <a:graphic xmlns:a="http://schemas.openxmlformats.org/drawingml/2006/main">
              <a:graphicData uri="http://schemas.openxmlformats.org/drawingml/2006/picture">
                <pic:pic xmlns:pic="http://schemas.openxmlformats.org/drawingml/2006/picture">
                  <pic:nvPicPr>
                    <pic:cNvPr id="0" name="Picture" descr="https://i.imgur.com/VH87AnW.png"/>
                    <pic:cNvPicPr>
                      <a:picLocks noChangeAspect="1" noChangeArrowheads="1"/>
                    </pic:cNvPicPr>
                  </pic:nvPicPr>
                  <pic:blipFill>
                    <a:blip r:embed="rId47"/>
                    <a:stretch>
                      <a:fillRect/>
                    </a:stretch>
                  </pic:blipFill>
                  <pic:spPr bwMode="auto">
                    <a:xfrm>
                      <a:off x="0" y="0"/>
                      <a:ext cx="5334000" cy="5251833"/>
                    </a:xfrm>
                    <a:prstGeom prst="rect">
                      <a:avLst/>
                    </a:prstGeom>
                    <a:noFill/>
                    <a:ln w="9525">
                      <a:noFill/>
                      <a:headEnd/>
                      <a:tailEnd/>
                    </a:ln>
                  </pic:spPr>
                </pic:pic>
              </a:graphicData>
            </a:graphic>
          </wp:inline>
        </w:drawing>
      </w:r>
    </w:p>
    <w:p w14:paraId="3A181843" w14:textId="60FDD504" w:rsidR="000478C8" w:rsidRPr="00432F2C" w:rsidRDefault="00E1465C" w:rsidP="00E1465C">
      <w:pPr>
        <w:pStyle w:val="Legenda"/>
        <w:jc w:val="center"/>
      </w:pPr>
      <w:r w:rsidRPr="00432F2C">
        <w:t xml:space="preserve">Figura </w:t>
      </w:r>
      <w:fldSimple w:instr=" SEQ Figura \* ARABIC ">
        <w:r w:rsidR="00EA36CE">
          <w:rPr>
            <w:noProof/>
          </w:rPr>
          <w:t>2.10</w:t>
        </w:r>
      </w:fldSimple>
      <w:r w:rsidRPr="00432F2C">
        <w:t xml:space="preserve"> - JSON representado em forma de árvore</w:t>
      </w:r>
    </w:p>
    <w:p w14:paraId="6AC767C8" w14:textId="77777777" w:rsidR="000478C8" w:rsidRPr="00432F2C" w:rsidRDefault="000478C8" w:rsidP="000478C8">
      <w:pPr>
        <w:pStyle w:val="Ttulo2"/>
      </w:pPr>
      <w:bookmarkStart w:id="41" w:name="consumindo-o-serviço"/>
      <w:bookmarkEnd w:id="41"/>
      <w:r w:rsidRPr="00432F2C">
        <w:t>Consumindo o serviço</w:t>
      </w:r>
    </w:p>
    <w:p w14:paraId="70B9F0F8" w14:textId="77777777" w:rsidR="000478C8" w:rsidRPr="00432F2C" w:rsidRDefault="000478C8" w:rsidP="00555790">
      <w:r w:rsidRPr="00432F2C">
        <w:t>Para executar este passo-a-passo você deverá baixar o ponto de partida que preparamos para você:</w:t>
      </w:r>
    </w:p>
    <w:p w14:paraId="285E59B3" w14:textId="77777777" w:rsidR="000478C8" w:rsidRPr="00432F2C" w:rsidRDefault="000478C8" w:rsidP="00E1465C">
      <w:pPr>
        <w:pStyle w:val="Dica"/>
        <w:jc w:val="left"/>
      </w:pPr>
      <w:r w:rsidRPr="00432F2C">
        <w:t>Material de apoio</w:t>
      </w:r>
      <w:r w:rsidRPr="00432F2C">
        <w:br/>
        <w:t xml:space="preserve"> </w:t>
      </w:r>
      <w:r w:rsidRPr="00432F2C">
        <w:rPr>
          <w:b w:val="0"/>
        </w:rPr>
        <w:t xml:space="preserve">O ponto de partida para esta atividade se encontra no arquivo </w:t>
      </w:r>
      <w:r w:rsidRPr="00432F2C">
        <w:t>Unidade_7_-Aula_2-_Exemplo_1.zip</w:t>
      </w:r>
      <w:r w:rsidRPr="00432F2C">
        <w:rPr>
          <w:b w:val="0"/>
        </w:rPr>
        <w:t>, na pasta do material de apoio.</w:t>
      </w:r>
    </w:p>
    <w:p w14:paraId="46A3E864" w14:textId="77777777" w:rsidR="000478C8" w:rsidRPr="00432F2C" w:rsidRDefault="000478C8" w:rsidP="00555790">
      <w:r w:rsidRPr="00432F2C">
        <w:t xml:space="preserve">Neste ponto de partida temos uma configuração do Firebase que pode ser utilizada para seguir os próximos passos. Se você quiser utilizar sua própria configuração do Firebase, com suas músicas, JSONs e usuários, basta substituir o arquivo </w:t>
      </w:r>
      <w:r w:rsidRPr="00432F2C">
        <w:rPr>
          <w:b/>
        </w:rPr>
        <w:t>GoogleService-Info.plist</w:t>
      </w:r>
      <w:r w:rsidRPr="00432F2C">
        <w:t xml:space="preserve"> contido no projeto Xcode pelo seu próprio </w:t>
      </w:r>
      <w:r w:rsidRPr="00432F2C">
        <w:rPr>
          <w:b/>
        </w:rPr>
        <w:t>GoogleService-Info</w:t>
      </w:r>
      <w:r w:rsidRPr="00432F2C">
        <w:t>, que pode ser baixado do Firebase console, como visto na unidade 6.</w:t>
      </w:r>
    </w:p>
    <w:p w14:paraId="19171F4B" w14:textId="77777777" w:rsidR="000478C8" w:rsidRPr="00432F2C" w:rsidRDefault="000478C8" w:rsidP="000478C8">
      <w:pPr>
        <w:pStyle w:val="Ttulo3"/>
      </w:pPr>
      <w:bookmarkStart w:id="42" w:name="instanlando-o-firebase-realtime-database"/>
      <w:bookmarkEnd w:id="42"/>
      <w:r w:rsidRPr="00432F2C">
        <w:t>Instanlando o Firebase Realtime Database</w:t>
      </w:r>
    </w:p>
    <w:p w14:paraId="2718475B" w14:textId="77777777" w:rsidR="000478C8" w:rsidRPr="00432F2C" w:rsidRDefault="000478C8" w:rsidP="00555790">
      <w:r w:rsidRPr="00432F2C">
        <w:t>Iremos instalar o Firebase Database via CocoaPods então o procedimento é o mesmo das outras bibliotecas que instalamos:</w:t>
      </w:r>
    </w:p>
    <w:p w14:paraId="69762FFE" w14:textId="41C05451" w:rsidR="000478C8" w:rsidRPr="00432F2C" w:rsidRDefault="000478C8" w:rsidP="00555790">
      <w:pPr>
        <w:pBdr>
          <w:bottom w:val="single" w:sz="4" w:space="1" w:color="auto"/>
        </w:pBdr>
      </w:pPr>
    </w:p>
    <w:p w14:paraId="761C1D7A" w14:textId="384BCC91" w:rsidR="000478C8" w:rsidRPr="00432F2C" w:rsidRDefault="000478C8" w:rsidP="00432F2C">
      <w:pPr>
        <w:pStyle w:val="Compact"/>
        <w:numPr>
          <w:ilvl w:val="0"/>
          <w:numId w:val="17"/>
        </w:numPr>
        <w:jc w:val="left"/>
      </w:pPr>
      <w:r w:rsidRPr="00432F2C">
        <w:t>Abra o arquivo Podfile</w:t>
      </w:r>
      <w:r w:rsidR="0038348D">
        <w:t>;</w:t>
      </w:r>
    </w:p>
    <w:p w14:paraId="2FA3DB57" w14:textId="77777777" w:rsidR="000478C8" w:rsidRPr="00432F2C" w:rsidRDefault="000478C8" w:rsidP="00432F2C">
      <w:pPr>
        <w:pStyle w:val="Compact"/>
        <w:numPr>
          <w:ilvl w:val="0"/>
          <w:numId w:val="17"/>
        </w:numPr>
        <w:jc w:val="left"/>
      </w:pPr>
      <w:r w:rsidRPr="00432F2C">
        <w:t>Insira a seguinte linha:</w:t>
      </w:r>
    </w:p>
    <w:p w14:paraId="3C22628F" w14:textId="77777777" w:rsidR="000478C8" w:rsidRPr="00432F2C" w:rsidRDefault="000478C8" w:rsidP="00555790">
      <w:pPr>
        <w:pStyle w:val="SourceCode"/>
        <w:ind w:left="1134"/>
        <w:rPr>
          <w:rFonts w:ascii="Menlo" w:hAnsi="Menlo" w:cs="Menlo"/>
          <w:sz w:val="18"/>
          <w:szCs w:val="18"/>
        </w:rPr>
      </w:pPr>
      <w:proofErr w:type="gramStart"/>
      <w:r w:rsidRPr="00432F2C">
        <w:rPr>
          <w:rStyle w:val="NormalTok"/>
          <w:rFonts w:ascii="Menlo" w:hAnsi="Menlo" w:cs="Menlo"/>
          <w:sz w:val="18"/>
          <w:szCs w:val="18"/>
        </w:rPr>
        <w:t>pod</w:t>
      </w:r>
      <w:proofErr w:type="gramEnd"/>
      <w:r w:rsidRPr="00432F2C">
        <w:rPr>
          <w:rStyle w:val="NormalTok"/>
          <w:rFonts w:ascii="Menlo" w:hAnsi="Menlo" w:cs="Menlo"/>
          <w:sz w:val="18"/>
          <w:szCs w:val="18"/>
        </w:rPr>
        <w:t xml:space="preserve"> </w:t>
      </w:r>
      <w:r w:rsidRPr="00432F2C">
        <w:rPr>
          <w:rStyle w:val="StringTok"/>
          <w:rFonts w:ascii="Menlo" w:hAnsi="Menlo" w:cs="Menlo"/>
          <w:sz w:val="18"/>
          <w:szCs w:val="18"/>
        </w:rPr>
        <w:t>'Firebase/Database'</w:t>
      </w:r>
    </w:p>
    <w:p w14:paraId="0E2BEC82" w14:textId="77777777" w:rsidR="000478C8" w:rsidRPr="00432F2C" w:rsidRDefault="000478C8" w:rsidP="00432F2C">
      <w:pPr>
        <w:pStyle w:val="Compact"/>
        <w:numPr>
          <w:ilvl w:val="0"/>
          <w:numId w:val="18"/>
        </w:numPr>
        <w:jc w:val="left"/>
      </w:pPr>
      <w:r w:rsidRPr="00432F2C">
        <w:t>Seu Podfile estará da seguinte maneira:</w:t>
      </w:r>
    </w:p>
    <w:p w14:paraId="461CE190" w14:textId="77777777" w:rsidR="000478C8" w:rsidRPr="00432F2C" w:rsidRDefault="000478C8" w:rsidP="00555790">
      <w:pPr>
        <w:pStyle w:val="SourceCode"/>
        <w:ind w:left="1134"/>
        <w:rPr>
          <w:rFonts w:ascii="Menlo" w:hAnsi="Menlo" w:cs="Menlo"/>
          <w:sz w:val="18"/>
          <w:szCs w:val="18"/>
        </w:rPr>
      </w:pPr>
      <w:r w:rsidRPr="00FD41D7">
        <w:rPr>
          <w:rStyle w:val="CommentTok"/>
          <w:rFonts w:ascii="Menlo" w:hAnsi="Menlo" w:cs="Menlo"/>
          <w:sz w:val="18"/>
          <w:szCs w:val="18"/>
          <w:lang w:val="en-US"/>
        </w:rPr>
        <w:t>#Uncomment the next line to define a global platform for your project</w:t>
      </w:r>
      <w:r w:rsidRPr="00FD41D7">
        <w:rPr>
          <w:rFonts w:ascii="Menlo" w:hAnsi="Menlo" w:cs="Menlo"/>
          <w:sz w:val="18"/>
          <w:szCs w:val="18"/>
          <w:lang w:val="en-US"/>
        </w:rPr>
        <w:br/>
      </w:r>
      <w:r w:rsidRPr="00FD41D7">
        <w:rPr>
          <w:rStyle w:val="CommentTok"/>
          <w:rFonts w:ascii="Menlo" w:hAnsi="Menlo" w:cs="Menlo"/>
          <w:sz w:val="18"/>
          <w:szCs w:val="18"/>
          <w:lang w:val="en-US"/>
        </w:rPr>
        <w:t>#platform :ios, '9.0'</w:t>
      </w:r>
      <w:r w:rsidRPr="00FD41D7">
        <w:rPr>
          <w:rFonts w:ascii="Menlo" w:hAnsi="Menlo" w:cs="Menlo"/>
          <w:sz w:val="18"/>
          <w:szCs w:val="18"/>
          <w:lang w:val="en-US"/>
        </w:rPr>
        <w:br/>
      </w:r>
      <w:r w:rsidRPr="00FD41D7">
        <w:rPr>
          <w:rFonts w:ascii="Menlo" w:hAnsi="Menlo" w:cs="Menlo"/>
          <w:sz w:val="18"/>
          <w:szCs w:val="18"/>
          <w:lang w:val="en-US"/>
        </w:rPr>
        <w:br/>
      </w:r>
      <w:r w:rsidRPr="00FD41D7">
        <w:rPr>
          <w:rStyle w:val="NormalTok"/>
          <w:rFonts w:ascii="Menlo" w:hAnsi="Menlo" w:cs="Menlo"/>
          <w:sz w:val="18"/>
          <w:szCs w:val="18"/>
          <w:lang w:val="en-US"/>
        </w:rPr>
        <w:t xml:space="preserve">target </w:t>
      </w:r>
      <w:r w:rsidRPr="00FD41D7">
        <w:rPr>
          <w:rStyle w:val="StringTok"/>
          <w:rFonts w:ascii="Menlo" w:hAnsi="Menlo" w:cs="Menlo"/>
          <w:sz w:val="18"/>
          <w:szCs w:val="18"/>
          <w:lang w:val="en-US"/>
        </w:rPr>
        <w:t>'MusicProject'</w:t>
      </w:r>
      <w:r w:rsidRPr="00FD41D7">
        <w:rPr>
          <w:rStyle w:val="NormalTok"/>
          <w:rFonts w:ascii="Menlo" w:hAnsi="Menlo" w:cs="Menlo"/>
          <w:sz w:val="18"/>
          <w:szCs w:val="18"/>
          <w:lang w:val="en-US"/>
        </w:rPr>
        <w:t xml:space="preserve"> </w:t>
      </w:r>
      <w:r w:rsidRPr="00FD41D7">
        <w:rPr>
          <w:rStyle w:val="KeywordTok"/>
          <w:rFonts w:ascii="Menlo" w:hAnsi="Menlo" w:cs="Menlo"/>
          <w:sz w:val="18"/>
          <w:szCs w:val="18"/>
          <w:lang w:val="en-US"/>
        </w:rPr>
        <w:t>do</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CommentTok"/>
          <w:rFonts w:ascii="Menlo" w:hAnsi="Menlo" w:cs="Menlo"/>
          <w:sz w:val="18"/>
          <w:szCs w:val="18"/>
          <w:lang w:val="en-US"/>
        </w:rPr>
        <w:t># Comment the next line if you're not using Swift and don't want to use dynamic frameworks</w:t>
      </w:r>
      <w:r w:rsidRPr="00FD41D7">
        <w:rPr>
          <w:rFonts w:ascii="Menlo" w:hAnsi="Menlo" w:cs="Menlo"/>
          <w:sz w:val="18"/>
          <w:szCs w:val="18"/>
          <w:lang w:val="en-US"/>
        </w:rPr>
        <w:br/>
      </w:r>
      <w:r w:rsidRPr="00FD41D7">
        <w:rPr>
          <w:rStyle w:val="NormalTok"/>
          <w:rFonts w:ascii="Menlo" w:hAnsi="Menlo" w:cs="Menlo"/>
          <w:sz w:val="18"/>
          <w:szCs w:val="18"/>
          <w:lang w:val="en-US"/>
        </w:rPr>
        <w:t xml:space="preserve"> use_frameworks!</w:t>
      </w:r>
      <w:r w:rsidRPr="00FD41D7">
        <w:rPr>
          <w:rFonts w:ascii="Menlo" w:hAnsi="Menlo" w:cs="Menlo"/>
          <w:sz w:val="18"/>
          <w:szCs w:val="18"/>
          <w:lang w:val="en-US"/>
        </w:rPr>
        <w:br/>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432F2C">
        <w:rPr>
          <w:rStyle w:val="NormalTok"/>
          <w:rFonts w:ascii="Menlo" w:hAnsi="Menlo" w:cs="Menlo"/>
          <w:sz w:val="18"/>
          <w:szCs w:val="18"/>
        </w:rPr>
        <w:t xml:space="preserve">pod </w:t>
      </w:r>
      <w:r w:rsidRPr="00432F2C">
        <w:rPr>
          <w:rStyle w:val="StringTok"/>
          <w:rFonts w:ascii="Menlo" w:hAnsi="Menlo" w:cs="Menlo"/>
          <w:sz w:val="18"/>
          <w:szCs w:val="18"/>
        </w:rPr>
        <w:t>'Firebase/Core'</w:t>
      </w:r>
      <w:r w:rsidRPr="00432F2C">
        <w:rPr>
          <w:rFonts w:ascii="Menlo" w:hAnsi="Menlo" w:cs="Menlo"/>
          <w:sz w:val="18"/>
          <w:szCs w:val="18"/>
        </w:rPr>
        <w:br/>
      </w:r>
      <w:r w:rsidRPr="00432F2C">
        <w:rPr>
          <w:rStyle w:val="NormalTok"/>
          <w:rFonts w:ascii="Menlo" w:hAnsi="Menlo" w:cs="Menlo"/>
          <w:sz w:val="18"/>
          <w:szCs w:val="18"/>
        </w:rPr>
        <w:t xml:space="preserve"> pod </w:t>
      </w:r>
      <w:r w:rsidRPr="00432F2C">
        <w:rPr>
          <w:rStyle w:val="StringTok"/>
          <w:rFonts w:ascii="Menlo" w:hAnsi="Menlo" w:cs="Menlo"/>
          <w:sz w:val="18"/>
          <w:szCs w:val="18"/>
        </w:rPr>
        <w:t>'Firebase/Auth'</w:t>
      </w:r>
      <w:r w:rsidRPr="00432F2C">
        <w:rPr>
          <w:rFonts w:ascii="Menlo" w:hAnsi="Menlo" w:cs="Menlo"/>
          <w:sz w:val="18"/>
          <w:szCs w:val="18"/>
        </w:rPr>
        <w:br/>
      </w:r>
      <w:r w:rsidRPr="00432F2C">
        <w:rPr>
          <w:rStyle w:val="NormalTok"/>
          <w:rFonts w:ascii="Menlo" w:hAnsi="Menlo" w:cs="Menlo"/>
          <w:sz w:val="18"/>
          <w:szCs w:val="18"/>
        </w:rPr>
        <w:t xml:space="preserve"> pod </w:t>
      </w:r>
      <w:r w:rsidRPr="00432F2C">
        <w:rPr>
          <w:rStyle w:val="StringTok"/>
          <w:rFonts w:ascii="Menlo" w:hAnsi="Menlo" w:cs="Menlo"/>
          <w:sz w:val="18"/>
          <w:szCs w:val="18"/>
        </w:rPr>
        <w:t>'Firebase/Database'</w:t>
      </w:r>
      <w:r w:rsidRPr="00432F2C">
        <w:rPr>
          <w:rFonts w:ascii="Menlo" w:hAnsi="Menlo" w:cs="Menlo"/>
          <w:sz w:val="18"/>
          <w:szCs w:val="18"/>
        </w:rPr>
        <w:br/>
      </w:r>
      <w:r w:rsidRPr="00432F2C">
        <w:rPr>
          <w:rStyle w:val="KeywordTok"/>
          <w:rFonts w:ascii="Menlo" w:hAnsi="Menlo" w:cs="Menlo"/>
          <w:sz w:val="18"/>
          <w:szCs w:val="18"/>
        </w:rPr>
        <w:t>end</w:t>
      </w:r>
    </w:p>
    <w:p w14:paraId="5D061CD7" w14:textId="4EF3B6A9" w:rsidR="000478C8" w:rsidRPr="00432F2C" w:rsidRDefault="000478C8" w:rsidP="00432F2C">
      <w:pPr>
        <w:pStyle w:val="Compact"/>
        <w:numPr>
          <w:ilvl w:val="0"/>
          <w:numId w:val="19"/>
        </w:numPr>
        <w:jc w:val="left"/>
      </w:pPr>
      <w:r w:rsidRPr="00432F2C">
        <w:t>Abra o terminal do seu Mac</w:t>
      </w:r>
      <w:r w:rsidR="0038348D">
        <w:t>;</w:t>
      </w:r>
    </w:p>
    <w:p w14:paraId="4E8D418A" w14:textId="77777777" w:rsidR="000478C8" w:rsidRPr="00432F2C" w:rsidRDefault="000478C8" w:rsidP="00432F2C">
      <w:pPr>
        <w:pStyle w:val="Compact"/>
        <w:numPr>
          <w:ilvl w:val="0"/>
          <w:numId w:val="19"/>
        </w:numPr>
        <w:jc w:val="left"/>
      </w:pPr>
      <w:r w:rsidRPr="00432F2C">
        <w:t>Navegue a até o diretório do projeto:</w:t>
      </w:r>
    </w:p>
    <w:p w14:paraId="1C183861" w14:textId="77777777" w:rsidR="000478C8" w:rsidRPr="00432F2C" w:rsidRDefault="000478C8" w:rsidP="00555790">
      <w:pPr>
        <w:pStyle w:val="SourceCode"/>
        <w:ind w:left="1134"/>
        <w:rPr>
          <w:rFonts w:ascii="Menlo" w:hAnsi="Menlo" w:cs="Menlo"/>
          <w:color w:val="7F7F7F" w:themeColor="text1" w:themeTint="80"/>
          <w:sz w:val="18"/>
          <w:szCs w:val="18"/>
        </w:rPr>
      </w:pPr>
      <w:r w:rsidRPr="00432F2C">
        <w:rPr>
          <w:rStyle w:val="KeywordTok"/>
          <w:rFonts w:ascii="Menlo" w:hAnsi="Menlo" w:cs="Menlo"/>
          <w:color w:val="7F7F7F" w:themeColor="text1" w:themeTint="80"/>
          <w:sz w:val="18"/>
          <w:szCs w:val="18"/>
        </w:rPr>
        <w:t>cd</w:t>
      </w:r>
      <w:r w:rsidRPr="00432F2C">
        <w:rPr>
          <w:rStyle w:val="NormalTok"/>
          <w:rFonts w:ascii="Menlo" w:hAnsi="Menlo" w:cs="Menlo"/>
          <w:color w:val="7F7F7F" w:themeColor="text1" w:themeTint="80"/>
          <w:sz w:val="18"/>
          <w:szCs w:val="18"/>
        </w:rPr>
        <w:t xml:space="preserve"> caminho/para/seu/projeto</w:t>
      </w:r>
    </w:p>
    <w:p w14:paraId="6837B4A2" w14:textId="77777777" w:rsidR="000478C8" w:rsidRPr="00432F2C" w:rsidRDefault="000478C8" w:rsidP="00432F2C">
      <w:pPr>
        <w:pStyle w:val="Compact"/>
        <w:numPr>
          <w:ilvl w:val="0"/>
          <w:numId w:val="20"/>
        </w:numPr>
      </w:pPr>
      <w:r w:rsidRPr="00432F2C">
        <w:t>Execute o comando de instalação do pod:</w:t>
      </w:r>
    </w:p>
    <w:p w14:paraId="3C198B0F" w14:textId="77777777" w:rsidR="000478C8" w:rsidRPr="00432F2C" w:rsidRDefault="000478C8" w:rsidP="00555790">
      <w:pPr>
        <w:pStyle w:val="SourceCode"/>
        <w:ind w:left="1134"/>
        <w:rPr>
          <w:rStyle w:val="NormalTok"/>
          <w:rFonts w:ascii="Menlo" w:hAnsi="Menlo" w:cs="Menlo"/>
          <w:color w:val="7F7F7F" w:themeColor="text1" w:themeTint="80"/>
          <w:sz w:val="18"/>
          <w:szCs w:val="18"/>
        </w:rPr>
      </w:pPr>
      <w:proofErr w:type="gramStart"/>
      <w:r w:rsidRPr="00432F2C">
        <w:rPr>
          <w:rStyle w:val="NormalTok"/>
          <w:rFonts w:ascii="Menlo" w:hAnsi="Menlo" w:cs="Menlo"/>
          <w:b/>
          <w:color w:val="7F7F7F" w:themeColor="text1" w:themeTint="80"/>
          <w:sz w:val="18"/>
          <w:szCs w:val="18"/>
        </w:rPr>
        <w:t>pod</w:t>
      </w:r>
      <w:proofErr w:type="gramEnd"/>
      <w:r w:rsidRPr="00432F2C">
        <w:rPr>
          <w:rStyle w:val="NormalTok"/>
          <w:rFonts w:ascii="Menlo" w:hAnsi="Menlo" w:cs="Menlo"/>
          <w:color w:val="7F7F7F" w:themeColor="text1" w:themeTint="80"/>
          <w:sz w:val="18"/>
          <w:szCs w:val="18"/>
        </w:rPr>
        <w:t xml:space="preserve"> install</w:t>
      </w:r>
    </w:p>
    <w:p w14:paraId="33DBBE06" w14:textId="77777777" w:rsidR="00555790" w:rsidRPr="00432F2C" w:rsidRDefault="00555790" w:rsidP="000478C8">
      <w:pPr>
        <w:pStyle w:val="FirstParagraph"/>
        <w:rPr>
          <w:lang w:val="pt-BR"/>
        </w:rPr>
      </w:pPr>
    </w:p>
    <w:p w14:paraId="3AF8A0FB" w14:textId="77777777" w:rsidR="000478C8" w:rsidRPr="00432F2C" w:rsidRDefault="000478C8" w:rsidP="000478C8">
      <w:pPr>
        <w:pStyle w:val="FirstParagraph"/>
        <w:rPr>
          <w:lang w:val="pt-BR"/>
        </w:rPr>
      </w:pPr>
      <w:r w:rsidRPr="00432F2C">
        <w:rPr>
          <w:lang w:val="pt-BR"/>
        </w:rPr>
        <w:t>O Firebase Database estará instalado.</w:t>
      </w:r>
    </w:p>
    <w:p w14:paraId="72B26B03" w14:textId="77777777" w:rsidR="00555790" w:rsidRPr="00432F2C" w:rsidRDefault="00555790" w:rsidP="00555790">
      <w:pPr>
        <w:pStyle w:val="Corpodetexto"/>
        <w:rPr>
          <w:lang w:val="pt-BR"/>
        </w:rPr>
      </w:pPr>
    </w:p>
    <w:p w14:paraId="6F44918D" w14:textId="77777777" w:rsidR="000478C8" w:rsidRPr="00432F2C" w:rsidRDefault="000478C8" w:rsidP="000478C8">
      <w:pPr>
        <w:pStyle w:val="Ttulo3"/>
      </w:pPr>
      <w:bookmarkStart w:id="43" w:name="utilizando-o-firebase-database"/>
      <w:bookmarkEnd w:id="43"/>
      <w:r w:rsidRPr="00432F2C">
        <w:t>Utilizando o Firebase Database</w:t>
      </w:r>
    </w:p>
    <w:p w14:paraId="3490BC4B" w14:textId="77777777" w:rsidR="000478C8" w:rsidRPr="00432F2C" w:rsidRDefault="000478C8" w:rsidP="00555790">
      <w:r w:rsidRPr="00432F2C">
        <w:t>Para utilizar o Firebase Database precisaremos executar alguns pequenos passos:</w:t>
      </w:r>
    </w:p>
    <w:p w14:paraId="2F945CA5" w14:textId="0A6F7594" w:rsidR="000478C8" w:rsidRPr="00432F2C" w:rsidRDefault="000478C8" w:rsidP="00555790">
      <w:pPr>
        <w:pBdr>
          <w:bottom w:val="single" w:sz="4" w:space="1" w:color="auto"/>
        </w:pBdr>
      </w:pPr>
    </w:p>
    <w:p w14:paraId="69B2DFC9" w14:textId="77777777" w:rsidR="000478C8" w:rsidRPr="00432F2C" w:rsidRDefault="000478C8" w:rsidP="00432F2C">
      <w:pPr>
        <w:pStyle w:val="Compact"/>
        <w:numPr>
          <w:ilvl w:val="0"/>
          <w:numId w:val="21"/>
        </w:numPr>
        <w:jc w:val="left"/>
      </w:pPr>
      <w:r w:rsidRPr="00432F2C">
        <w:t xml:space="preserve">Entre no arquivo </w:t>
      </w:r>
      <w:r w:rsidRPr="00432F2C">
        <w:rPr>
          <w:rStyle w:val="VerbatimChar"/>
        </w:rPr>
        <w:t>BrowseViewController</w:t>
      </w:r>
      <w:r w:rsidRPr="00432F2C">
        <w:t>.</w:t>
      </w:r>
    </w:p>
    <w:p w14:paraId="0E40048E" w14:textId="57E86F7D" w:rsidR="000478C8" w:rsidRPr="00432F2C" w:rsidRDefault="000478C8" w:rsidP="00432F2C">
      <w:pPr>
        <w:pStyle w:val="Compact"/>
        <w:numPr>
          <w:ilvl w:val="0"/>
          <w:numId w:val="21"/>
        </w:numPr>
        <w:jc w:val="left"/>
      </w:pPr>
      <w:r w:rsidRPr="00432F2C">
        <w:t xml:space="preserve">No topo da classe (na região dos imports) importe a </w:t>
      </w:r>
      <w:r w:rsidR="00DA1248">
        <w:t>Firebase Database</w:t>
      </w:r>
      <w:r w:rsidRPr="00432F2C">
        <w:t>:</w:t>
      </w:r>
    </w:p>
    <w:p w14:paraId="64669905" w14:textId="77777777" w:rsidR="00DA1248" w:rsidRDefault="00DA1248" w:rsidP="00DA1248">
      <w:pPr>
        <w:pStyle w:val="Compact"/>
        <w:numPr>
          <w:ilvl w:val="0"/>
          <w:numId w:val="0"/>
        </w:numPr>
        <w:ind w:left="480" w:hanging="480"/>
        <w:jc w:val="left"/>
      </w:pPr>
    </w:p>
    <w:p w14:paraId="1924EE23" w14:textId="77777777" w:rsidR="00DA1248" w:rsidRPr="00933CAC" w:rsidRDefault="00DA1248" w:rsidP="00DA1248">
      <w:pPr>
        <w:widowControl w:val="0"/>
        <w:tabs>
          <w:tab w:val="left" w:pos="692"/>
        </w:tabs>
        <w:autoSpaceDE w:val="0"/>
        <w:autoSpaceDN w:val="0"/>
        <w:adjustRightInd w:val="0"/>
        <w:ind w:left="567"/>
        <w:rPr>
          <w:rFonts w:ascii="Menlo" w:hAnsi="Menlo" w:cs="Menlo"/>
          <w:sz w:val="18"/>
          <w:szCs w:val="18"/>
        </w:rPr>
      </w:pPr>
      <w:proofErr w:type="gramStart"/>
      <w:r w:rsidRPr="00933CAC">
        <w:rPr>
          <w:rFonts w:ascii="Menlo" w:hAnsi="Menlo" w:cs="Menlo"/>
          <w:color w:val="AA0D91"/>
          <w:sz w:val="18"/>
          <w:szCs w:val="18"/>
        </w:rPr>
        <w:t>import</w:t>
      </w:r>
      <w:proofErr w:type="gramEnd"/>
      <w:r w:rsidRPr="00933CAC">
        <w:rPr>
          <w:rFonts w:ascii="Menlo" w:hAnsi="Menlo" w:cs="Menlo"/>
          <w:sz w:val="18"/>
          <w:szCs w:val="18"/>
        </w:rPr>
        <w:t xml:space="preserve"> FirebaseDatabase</w:t>
      </w:r>
    </w:p>
    <w:p w14:paraId="01E5F9F1" w14:textId="77777777" w:rsidR="00DA1248" w:rsidRDefault="00DA1248" w:rsidP="00DA1248">
      <w:pPr>
        <w:pStyle w:val="Compact"/>
        <w:numPr>
          <w:ilvl w:val="0"/>
          <w:numId w:val="0"/>
        </w:numPr>
        <w:ind w:left="480" w:hanging="480"/>
        <w:jc w:val="left"/>
      </w:pPr>
    </w:p>
    <w:p w14:paraId="700EB3EC" w14:textId="77777777" w:rsidR="000478C8" w:rsidRPr="00432F2C" w:rsidRDefault="000478C8" w:rsidP="00432F2C">
      <w:pPr>
        <w:pStyle w:val="Compact"/>
        <w:numPr>
          <w:ilvl w:val="0"/>
          <w:numId w:val="22"/>
        </w:numPr>
        <w:jc w:val="left"/>
      </w:pPr>
      <w:r w:rsidRPr="00432F2C">
        <w:t xml:space="preserve">Localize o método </w:t>
      </w:r>
      <w:proofErr w:type="gramStart"/>
      <w:r w:rsidRPr="00432F2C">
        <w:rPr>
          <w:rStyle w:val="VerbatimChar"/>
        </w:rPr>
        <w:t>viewWillAppear(</w:t>
      </w:r>
      <w:proofErr w:type="gramEnd"/>
      <w:r w:rsidRPr="00432F2C">
        <w:rPr>
          <w:rStyle w:val="VerbatimChar"/>
        </w:rPr>
        <w:t>_ :)</w:t>
      </w:r>
      <w:r w:rsidRPr="00432F2C">
        <w:t>.</w:t>
      </w:r>
    </w:p>
    <w:p w14:paraId="7F195E6A" w14:textId="5A597D17" w:rsidR="000478C8" w:rsidRPr="00432F2C" w:rsidRDefault="000478C8" w:rsidP="00432F2C">
      <w:pPr>
        <w:pStyle w:val="Compact"/>
        <w:numPr>
          <w:ilvl w:val="0"/>
          <w:numId w:val="22"/>
        </w:numPr>
      </w:pPr>
      <w:r w:rsidRPr="00432F2C">
        <w:t xml:space="preserve">Neste método iremos fazer a chamada do JSON que criamos anteriormente. O efeito de utilizar o </w:t>
      </w:r>
      <w:proofErr w:type="gramStart"/>
      <w:r w:rsidRPr="00432F2C">
        <w:rPr>
          <w:rStyle w:val="VerbatimChar"/>
        </w:rPr>
        <w:t>viewWillAppear(</w:t>
      </w:r>
      <w:proofErr w:type="gramEnd"/>
      <w:r w:rsidRPr="00432F2C">
        <w:rPr>
          <w:rStyle w:val="VerbatimChar"/>
        </w:rPr>
        <w:t>_ :)</w:t>
      </w:r>
      <w:r w:rsidRPr="00432F2C">
        <w:t xml:space="preserve"> é que sempre q</w:t>
      </w:r>
      <w:r w:rsidR="00A20E05">
        <w:rPr>
          <w:color w:val="FF0000"/>
        </w:rPr>
        <w:t>ue</w:t>
      </w:r>
      <w:r w:rsidRPr="00432F2C">
        <w:t xml:space="preserve"> a tela for exibida novamente o serviço será chamado novamente, assim mantendo os dados atualizados, caso você altere o JSON no Firebase. Insira o seguinte código:</w:t>
      </w:r>
    </w:p>
    <w:p w14:paraId="08632D2D" w14:textId="77777777" w:rsidR="00DA1248" w:rsidRPr="00FD41D7" w:rsidRDefault="000478C8" w:rsidP="00DA1248">
      <w:pPr>
        <w:widowControl w:val="0"/>
        <w:tabs>
          <w:tab w:val="left" w:pos="692"/>
        </w:tabs>
        <w:autoSpaceDE w:val="0"/>
        <w:autoSpaceDN w:val="0"/>
        <w:adjustRightInd w:val="0"/>
        <w:ind w:left="567"/>
        <w:rPr>
          <w:rFonts w:ascii="Menlo" w:hAnsi="Menlo" w:cs="Menlo"/>
          <w:sz w:val="18"/>
          <w:szCs w:val="18"/>
          <w:lang w:val="en-US"/>
        </w:rPr>
      </w:pPr>
      <w:r w:rsidRPr="00FD41D7">
        <w:rPr>
          <w:rStyle w:val="VerbatimChar"/>
          <w:lang w:val="en-US"/>
        </w:rPr>
        <w:tab/>
      </w:r>
      <w:r w:rsidR="00DA1248" w:rsidRPr="00FD41D7">
        <w:rPr>
          <w:rFonts w:ascii="Menlo" w:hAnsi="Menlo" w:cs="Menlo"/>
          <w:color w:val="AA0D91"/>
          <w:sz w:val="18"/>
          <w:szCs w:val="18"/>
          <w:lang w:val="en-US"/>
        </w:rPr>
        <w:t>let</w:t>
      </w:r>
      <w:r w:rsidR="00DA1248" w:rsidRPr="00FD41D7">
        <w:rPr>
          <w:rFonts w:ascii="Menlo" w:hAnsi="Menlo" w:cs="Menlo"/>
          <w:sz w:val="18"/>
          <w:szCs w:val="18"/>
          <w:lang w:val="en-US"/>
        </w:rPr>
        <w:t xml:space="preserve"> ref = FIRDatabase.database(</w:t>
      </w:r>
      <w:proofErr w:type="gramStart"/>
      <w:r w:rsidR="00DA1248" w:rsidRPr="00FD41D7">
        <w:rPr>
          <w:rFonts w:ascii="Menlo" w:hAnsi="Menlo" w:cs="Menlo"/>
          <w:sz w:val="18"/>
          <w:szCs w:val="18"/>
          <w:lang w:val="en-US"/>
        </w:rPr>
        <w:t>).reference</w:t>
      </w:r>
      <w:proofErr w:type="gramEnd"/>
      <w:r w:rsidR="00DA1248" w:rsidRPr="00FD41D7">
        <w:rPr>
          <w:rFonts w:ascii="Menlo" w:hAnsi="Menlo" w:cs="Menlo"/>
          <w:sz w:val="18"/>
          <w:szCs w:val="18"/>
          <w:lang w:val="en-US"/>
        </w:rPr>
        <w:t>()</w:t>
      </w:r>
    </w:p>
    <w:p w14:paraId="5FC8C833" w14:textId="77777777" w:rsidR="00DA1248" w:rsidRPr="00FD41D7" w:rsidRDefault="00DA1248" w:rsidP="00DA1248">
      <w:pPr>
        <w:widowControl w:val="0"/>
        <w:tabs>
          <w:tab w:val="left" w:pos="692"/>
        </w:tabs>
        <w:autoSpaceDE w:val="0"/>
        <w:autoSpaceDN w:val="0"/>
        <w:adjustRightInd w:val="0"/>
        <w:ind w:left="567"/>
        <w:rPr>
          <w:rFonts w:ascii="Menlo" w:hAnsi="Menlo" w:cs="Menlo"/>
          <w:sz w:val="18"/>
          <w:szCs w:val="18"/>
          <w:lang w:val="en-US"/>
        </w:rPr>
      </w:pPr>
    </w:p>
    <w:p w14:paraId="34B536DA" w14:textId="77777777" w:rsidR="00DA1248" w:rsidRPr="00FD41D7" w:rsidRDefault="00DA1248" w:rsidP="00DA1248">
      <w:pPr>
        <w:widowControl w:val="0"/>
        <w:tabs>
          <w:tab w:val="left" w:pos="692"/>
        </w:tabs>
        <w:autoSpaceDE w:val="0"/>
        <w:autoSpaceDN w:val="0"/>
        <w:adjustRightInd w:val="0"/>
        <w:ind w:left="567"/>
        <w:rPr>
          <w:rFonts w:ascii="Menlo" w:hAnsi="Menlo" w:cs="Menlo"/>
          <w:sz w:val="18"/>
          <w:szCs w:val="18"/>
          <w:lang w:val="en-US"/>
        </w:rPr>
      </w:pPr>
      <w:r w:rsidRPr="00FD41D7">
        <w:rPr>
          <w:rFonts w:ascii="Menlo" w:hAnsi="Menlo" w:cs="Menlo"/>
          <w:color w:val="AA0D91"/>
          <w:sz w:val="18"/>
          <w:szCs w:val="18"/>
          <w:lang w:val="en-US"/>
        </w:rPr>
        <w:t>self</w:t>
      </w:r>
      <w:r w:rsidRPr="00FD41D7">
        <w:rPr>
          <w:rFonts w:ascii="Menlo" w:hAnsi="Menlo" w:cs="Menlo"/>
          <w:sz w:val="18"/>
          <w:szCs w:val="18"/>
          <w:lang w:val="en-US"/>
        </w:rPr>
        <w:t xml:space="preserve">.tableView.isHidden = </w:t>
      </w:r>
      <w:r w:rsidRPr="00FD41D7">
        <w:rPr>
          <w:rFonts w:ascii="Menlo" w:hAnsi="Menlo" w:cs="Menlo"/>
          <w:color w:val="AA0D91"/>
          <w:sz w:val="18"/>
          <w:szCs w:val="18"/>
          <w:lang w:val="en-US"/>
        </w:rPr>
        <w:t>true</w:t>
      </w:r>
    </w:p>
    <w:p w14:paraId="2706195F" w14:textId="77777777" w:rsidR="00DA1248" w:rsidRPr="00FD41D7" w:rsidRDefault="00DA1248" w:rsidP="00DA1248">
      <w:pPr>
        <w:widowControl w:val="0"/>
        <w:tabs>
          <w:tab w:val="left" w:pos="692"/>
        </w:tabs>
        <w:autoSpaceDE w:val="0"/>
        <w:autoSpaceDN w:val="0"/>
        <w:adjustRightInd w:val="0"/>
        <w:ind w:left="567"/>
        <w:rPr>
          <w:rFonts w:ascii="Menlo" w:hAnsi="Menlo" w:cs="Menlo"/>
          <w:sz w:val="18"/>
          <w:szCs w:val="18"/>
          <w:lang w:val="en-US"/>
        </w:rPr>
      </w:pPr>
      <w:proofErr w:type="gramStart"/>
      <w:r w:rsidRPr="00FD41D7">
        <w:rPr>
          <w:rFonts w:ascii="Menlo" w:hAnsi="Menlo" w:cs="Menlo"/>
          <w:color w:val="3F6E74"/>
          <w:sz w:val="18"/>
          <w:szCs w:val="18"/>
          <w:lang w:val="en-US"/>
        </w:rPr>
        <w:t>ref</w:t>
      </w:r>
      <w:r w:rsidRPr="00FD41D7">
        <w:rPr>
          <w:rFonts w:ascii="Menlo" w:hAnsi="Menlo" w:cs="Menlo"/>
          <w:sz w:val="18"/>
          <w:szCs w:val="18"/>
          <w:lang w:val="en-US"/>
        </w:rPr>
        <w:t>.child</w:t>
      </w:r>
      <w:proofErr w:type="gramEnd"/>
      <w:r w:rsidRPr="00FD41D7">
        <w:rPr>
          <w:rFonts w:ascii="Menlo" w:hAnsi="Menlo" w:cs="Menlo"/>
          <w:sz w:val="18"/>
          <w:szCs w:val="18"/>
          <w:lang w:val="en-US"/>
        </w:rPr>
        <w:t>(</w:t>
      </w:r>
      <w:r w:rsidRPr="00FD41D7">
        <w:rPr>
          <w:rFonts w:ascii="Menlo" w:hAnsi="Menlo" w:cs="Menlo"/>
          <w:color w:val="C41A16"/>
          <w:sz w:val="18"/>
          <w:szCs w:val="18"/>
          <w:lang w:val="en-US"/>
        </w:rPr>
        <w:t>"navegar"</w:t>
      </w:r>
      <w:r w:rsidRPr="00FD41D7">
        <w:rPr>
          <w:rFonts w:ascii="Menlo" w:hAnsi="Menlo" w:cs="Menlo"/>
          <w:sz w:val="18"/>
          <w:szCs w:val="18"/>
          <w:lang w:val="en-US"/>
        </w:rPr>
        <w:t xml:space="preserve">).observeSingleEvent(of: .value, with: { (snapshot) </w:t>
      </w:r>
      <w:r w:rsidRPr="00FD41D7">
        <w:rPr>
          <w:rFonts w:ascii="Menlo" w:hAnsi="Menlo" w:cs="Menlo"/>
          <w:color w:val="AA0D91"/>
          <w:sz w:val="18"/>
          <w:szCs w:val="18"/>
          <w:lang w:val="en-US"/>
        </w:rPr>
        <w:t>in</w:t>
      </w:r>
    </w:p>
    <w:p w14:paraId="300812A0" w14:textId="77777777" w:rsidR="00DA1248" w:rsidRPr="00FD41D7" w:rsidRDefault="00DA1248" w:rsidP="00DA1248">
      <w:pPr>
        <w:widowControl w:val="0"/>
        <w:tabs>
          <w:tab w:val="left" w:pos="692"/>
        </w:tabs>
        <w:autoSpaceDE w:val="0"/>
        <w:autoSpaceDN w:val="0"/>
        <w:adjustRightInd w:val="0"/>
        <w:ind w:left="567"/>
        <w:rPr>
          <w:rFonts w:ascii="Menlo" w:hAnsi="Menlo" w:cs="Menlo"/>
          <w:color w:val="007400"/>
          <w:sz w:val="18"/>
          <w:szCs w:val="18"/>
          <w:lang w:val="en-US"/>
        </w:rPr>
      </w:pPr>
      <w:r w:rsidRPr="00FD41D7">
        <w:rPr>
          <w:rFonts w:ascii="Menlo" w:hAnsi="Menlo" w:cs="Menlo"/>
          <w:sz w:val="18"/>
          <w:szCs w:val="18"/>
          <w:lang w:val="en-US"/>
        </w:rPr>
        <w:t xml:space="preserve">    </w:t>
      </w:r>
      <w:r w:rsidRPr="00FD41D7">
        <w:rPr>
          <w:rFonts w:ascii="Menlo" w:hAnsi="Menlo" w:cs="Menlo"/>
          <w:color w:val="007400"/>
          <w:sz w:val="18"/>
          <w:szCs w:val="18"/>
          <w:lang w:val="en-US"/>
        </w:rPr>
        <w:t>// Get user value</w:t>
      </w:r>
    </w:p>
    <w:p w14:paraId="40BF580C" w14:textId="77777777" w:rsidR="00DA1248" w:rsidRPr="00FD41D7" w:rsidRDefault="00DA1248" w:rsidP="00DA1248">
      <w:pPr>
        <w:widowControl w:val="0"/>
        <w:tabs>
          <w:tab w:val="left" w:pos="692"/>
        </w:tabs>
        <w:autoSpaceDE w:val="0"/>
        <w:autoSpaceDN w:val="0"/>
        <w:adjustRightInd w:val="0"/>
        <w:ind w:left="567"/>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let</w:t>
      </w:r>
      <w:r w:rsidRPr="00FD41D7">
        <w:rPr>
          <w:rFonts w:ascii="Menlo" w:hAnsi="Menlo" w:cs="Menlo"/>
          <w:sz w:val="18"/>
          <w:szCs w:val="18"/>
          <w:lang w:val="en-US"/>
        </w:rPr>
        <w:t xml:space="preserve"> value = snapshot.value </w:t>
      </w:r>
      <w:r w:rsidRPr="00FD41D7">
        <w:rPr>
          <w:rFonts w:ascii="Menlo" w:hAnsi="Menlo" w:cs="Menlo"/>
          <w:color w:val="AA0D91"/>
          <w:sz w:val="18"/>
          <w:szCs w:val="18"/>
          <w:lang w:val="en-US"/>
        </w:rPr>
        <w:t>as</w:t>
      </w:r>
      <w:r w:rsidRPr="00FD41D7">
        <w:rPr>
          <w:rFonts w:ascii="Menlo" w:hAnsi="Menlo" w:cs="Menlo"/>
          <w:sz w:val="18"/>
          <w:szCs w:val="18"/>
          <w:lang w:val="en-US"/>
        </w:rPr>
        <w:t xml:space="preserve">? </w:t>
      </w:r>
      <w:r w:rsidRPr="00FD41D7">
        <w:rPr>
          <w:rFonts w:ascii="Menlo" w:hAnsi="Menlo" w:cs="Menlo"/>
          <w:color w:val="5C2699"/>
          <w:sz w:val="18"/>
          <w:szCs w:val="18"/>
          <w:lang w:val="en-US"/>
        </w:rPr>
        <w:t>JSONObject</w:t>
      </w:r>
    </w:p>
    <w:p w14:paraId="07A1889F" w14:textId="77777777" w:rsidR="00DA1248" w:rsidRPr="00FD41D7" w:rsidRDefault="00DA1248" w:rsidP="00DA1248">
      <w:pPr>
        <w:widowControl w:val="0"/>
        <w:tabs>
          <w:tab w:val="left" w:pos="692"/>
        </w:tabs>
        <w:autoSpaceDE w:val="0"/>
        <w:autoSpaceDN w:val="0"/>
        <w:adjustRightInd w:val="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color w:val="AA0D91"/>
          <w:sz w:val="18"/>
          <w:szCs w:val="18"/>
          <w:lang w:val="en-US"/>
        </w:rPr>
        <w:t>self</w:t>
      </w:r>
      <w:r w:rsidRPr="00FD41D7">
        <w:rPr>
          <w:rFonts w:ascii="Menlo" w:hAnsi="Menlo" w:cs="Menlo"/>
          <w:sz w:val="18"/>
          <w:szCs w:val="18"/>
          <w:lang w:val="en-US"/>
        </w:rPr>
        <w:t>.browseData</w:t>
      </w:r>
      <w:proofErr w:type="gramEnd"/>
      <w:r w:rsidRPr="00FD41D7">
        <w:rPr>
          <w:rFonts w:ascii="Menlo" w:hAnsi="Menlo" w:cs="Menlo"/>
          <w:sz w:val="18"/>
          <w:szCs w:val="18"/>
          <w:lang w:val="en-US"/>
        </w:rPr>
        <w:t xml:space="preserve"> = Browse(from: value!)</w:t>
      </w:r>
    </w:p>
    <w:p w14:paraId="5B030172" w14:textId="77777777" w:rsidR="00DA1248" w:rsidRPr="00FD41D7" w:rsidRDefault="00DA1248" w:rsidP="00DA1248">
      <w:pPr>
        <w:widowControl w:val="0"/>
        <w:tabs>
          <w:tab w:val="left" w:pos="692"/>
        </w:tabs>
        <w:autoSpaceDE w:val="0"/>
        <w:autoSpaceDN w:val="0"/>
        <w:adjustRightInd w:val="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color w:val="AA0D91"/>
          <w:sz w:val="18"/>
          <w:szCs w:val="18"/>
          <w:lang w:val="en-US"/>
        </w:rPr>
        <w:t>self</w:t>
      </w:r>
      <w:r w:rsidRPr="00FD41D7">
        <w:rPr>
          <w:rFonts w:ascii="Menlo" w:hAnsi="Menlo" w:cs="Menlo"/>
          <w:sz w:val="18"/>
          <w:szCs w:val="18"/>
          <w:lang w:val="en-US"/>
        </w:rPr>
        <w:t>.tableView.reloadData</w:t>
      </w:r>
      <w:proofErr w:type="gramEnd"/>
      <w:r w:rsidRPr="00FD41D7">
        <w:rPr>
          <w:rFonts w:ascii="Menlo" w:hAnsi="Menlo" w:cs="Menlo"/>
          <w:sz w:val="18"/>
          <w:szCs w:val="18"/>
          <w:lang w:val="en-US"/>
        </w:rPr>
        <w:t>()</w:t>
      </w:r>
    </w:p>
    <w:p w14:paraId="1D5B4969" w14:textId="77777777" w:rsidR="00DA1248" w:rsidRPr="00FD41D7" w:rsidRDefault="00DA1248" w:rsidP="00DA1248">
      <w:pPr>
        <w:widowControl w:val="0"/>
        <w:tabs>
          <w:tab w:val="left" w:pos="692"/>
        </w:tabs>
        <w:autoSpaceDE w:val="0"/>
        <w:autoSpaceDN w:val="0"/>
        <w:adjustRightInd w:val="0"/>
        <w:ind w:left="567"/>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self</w:t>
      </w:r>
      <w:r w:rsidRPr="00FD41D7">
        <w:rPr>
          <w:rFonts w:ascii="Menlo" w:hAnsi="Menlo" w:cs="Menlo"/>
          <w:sz w:val="18"/>
          <w:szCs w:val="18"/>
          <w:lang w:val="en-US"/>
        </w:rPr>
        <w:t xml:space="preserve">.tableView.isHidden = </w:t>
      </w:r>
      <w:r w:rsidRPr="00FD41D7">
        <w:rPr>
          <w:rFonts w:ascii="Menlo" w:hAnsi="Menlo" w:cs="Menlo"/>
          <w:color w:val="AA0D91"/>
          <w:sz w:val="18"/>
          <w:szCs w:val="18"/>
          <w:lang w:val="en-US"/>
        </w:rPr>
        <w:t>false</w:t>
      </w:r>
    </w:p>
    <w:p w14:paraId="521BF033" w14:textId="77777777" w:rsidR="00DA1248" w:rsidRPr="00FD41D7" w:rsidRDefault="00DA1248" w:rsidP="00DA1248">
      <w:pPr>
        <w:widowControl w:val="0"/>
        <w:tabs>
          <w:tab w:val="left" w:pos="692"/>
        </w:tabs>
        <w:autoSpaceDE w:val="0"/>
        <w:autoSpaceDN w:val="0"/>
        <w:adjustRightInd w:val="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 (</w:t>
      </w:r>
      <w:proofErr w:type="gramEnd"/>
      <w:r w:rsidRPr="00FD41D7">
        <w:rPr>
          <w:rFonts w:ascii="Menlo" w:hAnsi="Menlo" w:cs="Menlo"/>
          <w:sz w:val="18"/>
          <w:szCs w:val="18"/>
          <w:lang w:val="en-US"/>
        </w:rPr>
        <w:t xml:space="preserve">error) </w:t>
      </w:r>
      <w:r w:rsidRPr="00FD41D7">
        <w:rPr>
          <w:rFonts w:ascii="Menlo" w:hAnsi="Menlo" w:cs="Menlo"/>
          <w:color w:val="AA0D91"/>
          <w:sz w:val="18"/>
          <w:szCs w:val="18"/>
          <w:lang w:val="en-US"/>
        </w:rPr>
        <w:t>in</w:t>
      </w:r>
    </w:p>
    <w:p w14:paraId="14DAB111" w14:textId="77777777" w:rsidR="00DA1248" w:rsidRPr="00FD41D7" w:rsidRDefault="00DA1248" w:rsidP="00DA1248">
      <w:pPr>
        <w:widowControl w:val="0"/>
        <w:tabs>
          <w:tab w:val="left" w:pos="692"/>
        </w:tabs>
        <w:autoSpaceDE w:val="0"/>
        <w:autoSpaceDN w:val="0"/>
        <w:adjustRightInd w:val="0"/>
        <w:ind w:left="567"/>
        <w:rPr>
          <w:rFonts w:ascii="Menlo" w:hAnsi="Menlo" w:cs="Menlo"/>
          <w:sz w:val="18"/>
          <w:szCs w:val="18"/>
          <w:lang w:val="en-US"/>
        </w:rPr>
      </w:pPr>
      <w:r w:rsidRPr="00FD41D7">
        <w:rPr>
          <w:rFonts w:ascii="Menlo" w:hAnsi="Menlo" w:cs="Menlo"/>
          <w:sz w:val="18"/>
          <w:szCs w:val="18"/>
          <w:lang w:val="en-US"/>
        </w:rPr>
        <w:t xml:space="preserve">    print(</w:t>
      </w:r>
      <w:proofErr w:type="gramStart"/>
      <w:r w:rsidRPr="00FD41D7">
        <w:rPr>
          <w:rFonts w:ascii="Menlo" w:hAnsi="Menlo" w:cs="Menlo"/>
          <w:sz w:val="18"/>
          <w:szCs w:val="18"/>
          <w:lang w:val="en-US"/>
        </w:rPr>
        <w:t>error.localizedDescription</w:t>
      </w:r>
      <w:proofErr w:type="gramEnd"/>
      <w:r w:rsidRPr="00FD41D7">
        <w:rPr>
          <w:rFonts w:ascii="Menlo" w:hAnsi="Menlo" w:cs="Menlo"/>
          <w:sz w:val="18"/>
          <w:szCs w:val="18"/>
          <w:lang w:val="en-US"/>
        </w:rPr>
        <w:t>)</w:t>
      </w:r>
    </w:p>
    <w:p w14:paraId="0B48081D" w14:textId="24C7992B" w:rsidR="000478C8" w:rsidRPr="00432F2C" w:rsidRDefault="00DA1248" w:rsidP="00DA1248">
      <w:pPr>
        <w:pStyle w:val="SourceCode"/>
      </w:pPr>
      <w:r w:rsidRPr="00933CAC">
        <w:rPr>
          <w:rFonts w:ascii="Menlo" w:hAnsi="Menlo" w:cs="Menlo"/>
          <w:color w:val="000000"/>
          <w:sz w:val="18"/>
          <w:szCs w:val="18"/>
        </w:rPr>
        <w:t>}</w:t>
      </w:r>
    </w:p>
    <w:p w14:paraId="656C00E6" w14:textId="20CF334C" w:rsidR="000478C8" w:rsidRPr="00432F2C" w:rsidRDefault="000478C8" w:rsidP="00432F2C">
      <w:pPr>
        <w:pStyle w:val="Compact"/>
        <w:numPr>
          <w:ilvl w:val="0"/>
          <w:numId w:val="23"/>
        </w:numPr>
        <w:jc w:val="left"/>
      </w:pPr>
      <w:r w:rsidRPr="00432F2C">
        <w:t xml:space="preserve">Vamos entender o código </w:t>
      </w:r>
      <w:del w:id="44" w:author="Carneiro Pinto da Silva, Fernando" w:date="2017-02-02T16:31:00Z">
        <w:r w:rsidRPr="00432F2C" w:rsidDel="0038348D">
          <w:delText>acima</w:delText>
        </w:r>
      </w:del>
      <w:ins w:id="45" w:author="Carneiro Pinto da Silva, Fernando" w:date="2017-02-02T16:31:00Z">
        <w:r w:rsidR="0038348D">
          <w:t>do passo 4</w:t>
        </w:r>
      </w:ins>
      <w:del w:id="46" w:author="Carneiro Pinto da Silva, Fernando" w:date="2017-02-02T16:31:00Z">
        <w:r w:rsidRPr="00432F2C" w:rsidDel="0038348D">
          <w:delText>.</w:delText>
        </w:r>
      </w:del>
      <w:ins w:id="47" w:author="Carneiro Pinto da Silva, Fernando" w:date="2017-02-02T16:31:00Z">
        <w:r w:rsidR="0038348D">
          <w:t>:</w:t>
        </w:r>
      </w:ins>
    </w:p>
    <w:p w14:paraId="7B6B5284" w14:textId="5585838C" w:rsidR="000478C8" w:rsidRDefault="000478C8" w:rsidP="00432F2C">
      <w:pPr>
        <w:pStyle w:val="Compact"/>
        <w:numPr>
          <w:ilvl w:val="0"/>
          <w:numId w:val="13"/>
        </w:numPr>
      </w:pPr>
      <w:r w:rsidRPr="00432F2C">
        <w:t>Primeiro criamos uma refer</w:t>
      </w:r>
      <w:r w:rsidR="0038348D">
        <w:t>ê</w:t>
      </w:r>
      <w:r w:rsidRPr="00432F2C">
        <w:t>ncia de um objeto FIRDatabase. É ele que manipulará todas as requisições de serviço:</w:t>
      </w:r>
    </w:p>
    <w:p w14:paraId="2306E55F" w14:textId="77777777" w:rsidR="00DA1248" w:rsidRPr="00432F2C" w:rsidRDefault="00DA1248" w:rsidP="00DA1248">
      <w:pPr>
        <w:pStyle w:val="Compact"/>
        <w:numPr>
          <w:ilvl w:val="0"/>
          <w:numId w:val="0"/>
        </w:numPr>
        <w:ind w:left="480" w:hanging="480"/>
      </w:pPr>
    </w:p>
    <w:p w14:paraId="5C62C4B9" w14:textId="77777777" w:rsidR="00DA1248" w:rsidRPr="00FD41D7" w:rsidRDefault="00DA1248" w:rsidP="00DA1248">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color w:val="AA0D91"/>
          <w:sz w:val="18"/>
          <w:szCs w:val="18"/>
          <w:lang w:val="en-US"/>
        </w:rPr>
        <w:t>let</w:t>
      </w:r>
      <w:r w:rsidRPr="00FD41D7">
        <w:rPr>
          <w:rFonts w:ascii="Menlo" w:hAnsi="Menlo" w:cs="Menlo"/>
          <w:sz w:val="18"/>
          <w:szCs w:val="18"/>
          <w:lang w:val="en-US"/>
        </w:rPr>
        <w:t xml:space="preserve"> ref = FIRDatabase.database(</w:t>
      </w:r>
      <w:proofErr w:type="gramStart"/>
      <w:r w:rsidRPr="00FD41D7">
        <w:rPr>
          <w:rFonts w:ascii="Menlo" w:hAnsi="Menlo" w:cs="Menlo"/>
          <w:sz w:val="18"/>
          <w:szCs w:val="18"/>
          <w:lang w:val="en-US"/>
        </w:rPr>
        <w:t>).reference</w:t>
      </w:r>
      <w:proofErr w:type="gramEnd"/>
      <w:r w:rsidRPr="00FD41D7">
        <w:rPr>
          <w:rFonts w:ascii="Menlo" w:hAnsi="Menlo" w:cs="Menlo"/>
          <w:sz w:val="18"/>
          <w:szCs w:val="18"/>
          <w:lang w:val="en-US"/>
        </w:rPr>
        <w:t>()</w:t>
      </w:r>
    </w:p>
    <w:p w14:paraId="051573C4" w14:textId="77777777" w:rsidR="00DA1248" w:rsidRPr="00FD41D7" w:rsidRDefault="00DA1248" w:rsidP="00DA1248">
      <w:pPr>
        <w:widowControl w:val="0"/>
        <w:tabs>
          <w:tab w:val="left" w:pos="692"/>
        </w:tabs>
        <w:autoSpaceDE w:val="0"/>
        <w:autoSpaceDN w:val="0"/>
        <w:adjustRightInd w:val="0"/>
        <w:ind w:left="1134"/>
        <w:rPr>
          <w:rFonts w:ascii="Menlo" w:hAnsi="Menlo" w:cs="Menlo"/>
          <w:sz w:val="18"/>
          <w:szCs w:val="18"/>
          <w:lang w:val="en-US"/>
        </w:rPr>
      </w:pPr>
    </w:p>
    <w:p w14:paraId="21AA3A9D" w14:textId="17271011" w:rsidR="000478C8" w:rsidRDefault="000478C8" w:rsidP="00432F2C">
      <w:pPr>
        <w:pStyle w:val="Compact"/>
        <w:numPr>
          <w:ilvl w:val="0"/>
          <w:numId w:val="13"/>
        </w:numPr>
      </w:pPr>
      <w:r w:rsidRPr="00432F2C">
        <w:t>Logo após, ocultamos a Table View, para que uma Activ</w:t>
      </w:r>
      <w:r w:rsidR="0038348D">
        <w:t>ity Indicator que colocamos atrá</w:t>
      </w:r>
      <w:r w:rsidRPr="00432F2C">
        <w:t xml:space="preserve">s da Table View seja exibida. Esta Activity Indicator indica ao usuário que o aplicativo está trabalhando, enquanto o Firebase não retorna uma resposta. Este tipo de </w:t>
      </w:r>
      <w:r w:rsidRPr="0038348D">
        <w:rPr>
          <w:i/>
        </w:rPr>
        <w:t>feedback</w:t>
      </w:r>
      <w:r w:rsidR="0038348D">
        <w:t xml:space="preserve"> é ó</w:t>
      </w:r>
      <w:r w:rsidRPr="00432F2C">
        <w:t>timo em casos de conexão lenta com a internet.</w:t>
      </w:r>
    </w:p>
    <w:p w14:paraId="5A9A25B5" w14:textId="77777777" w:rsidR="00DA1248" w:rsidRPr="00432F2C" w:rsidRDefault="00DA1248" w:rsidP="00DA1248">
      <w:pPr>
        <w:pStyle w:val="Compact"/>
        <w:numPr>
          <w:ilvl w:val="0"/>
          <w:numId w:val="0"/>
        </w:numPr>
        <w:ind w:left="480" w:hanging="480"/>
      </w:pPr>
    </w:p>
    <w:p w14:paraId="61444550" w14:textId="77777777" w:rsidR="00DA1248" w:rsidRPr="00933CAC" w:rsidRDefault="00DA1248" w:rsidP="00DA1248">
      <w:pPr>
        <w:widowControl w:val="0"/>
        <w:tabs>
          <w:tab w:val="left" w:pos="692"/>
        </w:tabs>
        <w:autoSpaceDE w:val="0"/>
        <w:autoSpaceDN w:val="0"/>
        <w:adjustRightInd w:val="0"/>
        <w:ind w:left="1134"/>
        <w:rPr>
          <w:rFonts w:ascii="Menlo" w:hAnsi="Menlo" w:cs="Menlo"/>
          <w:sz w:val="18"/>
          <w:szCs w:val="18"/>
        </w:rPr>
      </w:pPr>
      <w:r w:rsidRPr="00933CAC">
        <w:rPr>
          <w:rFonts w:ascii="Menlo" w:hAnsi="Menlo" w:cs="Menlo"/>
          <w:color w:val="AA0D91"/>
          <w:sz w:val="18"/>
          <w:szCs w:val="18"/>
        </w:rPr>
        <w:t>self</w:t>
      </w:r>
      <w:r w:rsidRPr="00933CAC">
        <w:rPr>
          <w:rFonts w:ascii="Menlo" w:hAnsi="Menlo" w:cs="Menlo"/>
          <w:sz w:val="18"/>
          <w:szCs w:val="18"/>
        </w:rPr>
        <w:t xml:space="preserve">.tableView.isHidden = </w:t>
      </w:r>
      <w:r w:rsidRPr="00933CAC">
        <w:rPr>
          <w:rFonts w:ascii="Menlo" w:hAnsi="Menlo" w:cs="Menlo"/>
          <w:color w:val="AA0D91"/>
          <w:sz w:val="18"/>
          <w:szCs w:val="18"/>
        </w:rPr>
        <w:t>true</w:t>
      </w:r>
    </w:p>
    <w:p w14:paraId="66A5736F" w14:textId="77777777" w:rsidR="00DA1248" w:rsidRPr="00432F2C" w:rsidRDefault="00DA1248" w:rsidP="000478C8">
      <w:pPr>
        <w:pStyle w:val="SourceCode"/>
      </w:pPr>
    </w:p>
    <w:p w14:paraId="39846D95" w14:textId="47EFAC8C" w:rsidR="000478C8" w:rsidRPr="00432F2C" w:rsidRDefault="000478C8" w:rsidP="00432F2C">
      <w:pPr>
        <w:pStyle w:val="Compact"/>
        <w:numPr>
          <w:ilvl w:val="0"/>
          <w:numId w:val="13"/>
        </w:numPr>
      </w:pPr>
      <w:r w:rsidRPr="00432F2C">
        <w:t xml:space="preserve">O próximo comando realiza a chamada do JSON, efetivamente. Ao especificarmos o atributo </w:t>
      </w:r>
      <w:r w:rsidRPr="00432F2C">
        <w:rPr>
          <w:rStyle w:val="VerbatimChar"/>
        </w:rPr>
        <w:t>"navegar"</w:t>
      </w:r>
      <w:r w:rsidRPr="00432F2C">
        <w:t xml:space="preserve">, o Firebase irá entender qual objeto estamos requisitando e o retornará no objeto </w:t>
      </w:r>
      <w:r w:rsidRPr="00432F2C">
        <w:rPr>
          <w:rStyle w:val="VerbatimChar"/>
        </w:rPr>
        <w:t>snapshot</w:t>
      </w:r>
      <w:r w:rsidRPr="00432F2C">
        <w:t xml:space="preserve"> ou um </w:t>
      </w:r>
      <w:proofErr w:type="gramStart"/>
      <w:r w:rsidRPr="00432F2C">
        <w:rPr>
          <w:rStyle w:val="VerbatimChar"/>
        </w:rPr>
        <w:t>error</w:t>
      </w:r>
      <w:r w:rsidRPr="00432F2C">
        <w:t xml:space="preserve"> .</w:t>
      </w:r>
      <w:proofErr w:type="gramEnd"/>
    </w:p>
    <w:p w14:paraId="08133D12" w14:textId="77777777" w:rsidR="00DA1248" w:rsidRDefault="00DA1248" w:rsidP="00DA1248">
      <w:pPr>
        <w:pStyle w:val="Compact"/>
        <w:numPr>
          <w:ilvl w:val="0"/>
          <w:numId w:val="0"/>
        </w:numPr>
        <w:ind w:left="960"/>
      </w:pPr>
    </w:p>
    <w:p w14:paraId="59D0E48E" w14:textId="77777777" w:rsidR="00DA1248" w:rsidRPr="00FD41D7" w:rsidRDefault="00DA1248" w:rsidP="00DA1248">
      <w:pPr>
        <w:widowControl w:val="0"/>
        <w:tabs>
          <w:tab w:val="left" w:pos="692"/>
        </w:tabs>
        <w:autoSpaceDE w:val="0"/>
        <w:autoSpaceDN w:val="0"/>
        <w:adjustRightInd w:val="0"/>
        <w:ind w:left="1134"/>
        <w:rPr>
          <w:rFonts w:ascii="Menlo" w:hAnsi="Menlo" w:cs="Menlo"/>
          <w:sz w:val="18"/>
          <w:szCs w:val="18"/>
          <w:lang w:val="en-US"/>
        </w:rPr>
      </w:pPr>
      <w:proofErr w:type="gramStart"/>
      <w:r w:rsidRPr="00FD41D7">
        <w:rPr>
          <w:rFonts w:ascii="Menlo" w:hAnsi="Menlo" w:cs="Menlo"/>
          <w:sz w:val="18"/>
          <w:szCs w:val="18"/>
          <w:lang w:val="en-US"/>
        </w:rPr>
        <w:t>ref.child</w:t>
      </w:r>
      <w:proofErr w:type="gramEnd"/>
      <w:r w:rsidRPr="00FD41D7">
        <w:rPr>
          <w:rFonts w:ascii="Menlo" w:hAnsi="Menlo" w:cs="Menlo"/>
          <w:sz w:val="18"/>
          <w:szCs w:val="18"/>
          <w:lang w:val="en-US"/>
        </w:rPr>
        <w:t>(</w:t>
      </w:r>
      <w:r w:rsidRPr="00FD41D7">
        <w:rPr>
          <w:rFonts w:ascii="Menlo" w:hAnsi="Menlo" w:cs="Menlo"/>
          <w:color w:val="C41A16"/>
          <w:sz w:val="18"/>
          <w:szCs w:val="18"/>
          <w:lang w:val="en-US"/>
        </w:rPr>
        <w:t>"navegar"</w:t>
      </w:r>
      <w:r w:rsidRPr="00FD41D7">
        <w:rPr>
          <w:rFonts w:ascii="Menlo" w:hAnsi="Menlo" w:cs="Menlo"/>
          <w:sz w:val="18"/>
          <w:szCs w:val="18"/>
          <w:lang w:val="en-US"/>
        </w:rPr>
        <w:t xml:space="preserve">).observeSingleEvent(of: .value, with: { (snapshot) </w:t>
      </w:r>
      <w:r w:rsidRPr="00FD41D7">
        <w:rPr>
          <w:rFonts w:ascii="Menlo" w:hAnsi="Menlo" w:cs="Menlo"/>
          <w:color w:val="AA0D91"/>
          <w:sz w:val="18"/>
          <w:szCs w:val="18"/>
          <w:lang w:val="en-US"/>
        </w:rPr>
        <w:t>in</w:t>
      </w:r>
    </w:p>
    <w:p w14:paraId="3DDCF7C0" w14:textId="77777777" w:rsidR="00DA1248" w:rsidRPr="00FD41D7" w:rsidRDefault="00DA1248" w:rsidP="00DA1248">
      <w:pPr>
        <w:widowControl w:val="0"/>
        <w:tabs>
          <w:tab w:val="left" w:pos="692"/>
        </w:tabs>
        <w:autoSpaceDE w:val="0"/>
        <w:autoSpaceDN w:val="0"/>
        <w:adjustRightInd w:val="0"/>
        <w:ind w:left="1134"/>
        <w:rPr>
          <w:rFonts w:ascii="Menlo" w:hAnsi="Menlo" w:cs="Menlo"/>
          <w:color w:val="007400"/>
          <w:sz w:val="18"/>
          <w:szCs w:val="18"/>
          <w:lang w:val="en-US"/>
        </w:rPr>
      </w:pPr>
      <w:r w:rsidRPr="00FD41D7">
        <w:rPr>
          <w:rFonts w:ascii="Menlo" w:hAnsi="Menlo" w:cs="Menlo"/>
          <w:color w:val="007400"/>
          <w:sz w:val="18"/>
          <w:szCs w:val="18"/>
          <w:lang w:val="en-US"/>
        </w:rPr>
        <w:t>// Get user value</w:t>
      </w:r>
    </w:p>
    <w:p w14:paraId="61194442" w14:textId="77777777" w:rsidR="00DA1248" w:rsidRPr="00FD41D7" w:rsidRDefault="00DA1248" w:rsidP="00DA1248">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 (</w:t>
      </w:r>
      <w:proofErr w:type="gramEnd"/>
      <w:r w:rsidRPr="00FD41D7">
        <w:rPr>
          <w:rFonts w:ascii="Menlo" w:hAnsi="Menlo" w:cs="Menlo"/>
          <w:sz w:val="18"/>
          <w:szCs w:val="18"/>
          <w:lang w:val="en-US"/>
        </w:rPr>
        <w:t xml:space="preserve">error) </w:t>
      </w:r>
      <w:r w:rsidRPr="00FD41D7">
        <w:rPr>
          <w:rFonts w:ascii="Menlo" w:hAnsi="Menlo" w:cs="Menlo"/>
          <w:color w:val="AA0D91"/>
          <w:sz w:val="18"/>
          <w:szCs w:val="18"/>
          <w:lang w:val="en-US"/>
        </w:rPr>
        <w:t>in</w:t>
      </w:r>
    </w:p>
    <w:p w14:paraId="215C8B12" w14:textId="77777777" w:rsidR="00DA1248" w:rsidRPr="00FD41D7" w:rsidRDefault="00DA1248" w:rsidP="00DA1248">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2E0D6E"/>
          <w:sz w:val="18"/>
          <w:szCs w:val="18"/>
          <w:lang w:val="en-US"/>
        </w:rPr>
        <w:t>print</w:t>
      </w:r>
      <w:r w:rsidRPr="00FD41D7">
        <w:rPr>
          <w:rFonts w:ascii="Menlo" w:hAnsi="Menlo" w:cs="Menlo"/>
          <w:sz w:val="18"/>
          <w:szCs w:val="18"/>
          <w:lang w:val="en-US"/>
        </w:rPr>
        <w:t>(</w:t>
      </w:r>
      <w:proofErr w:type="gramStart"/>
      <w:r w:rsidRPr="00FD41D7">
        <w:rPr>
          <w:rFonts w:ascii="Menlo" w:hAnsi="Menlo" w:cs="Menlo"/>
          <w:sz w:val="18"/>
          <w:szCs w:val="18"/>
          <w:lang w:val="en-US"/>
        </w:rPr>
        <w:t>error.localizedDescription</w:t>
      </w:r>
      <w:proofErr w:type="gramEnd"/>
      <w:r w:rsidRPr="00FD41D7">
        <w:rPr>
          <w:rFonts w:ascii="Menlo" w:hAnsi="Menlo" w:cs="Menlo"/>
          <w:sz w:val="18"/>
          <w:szCs w:val="18"/>
          <w:lang w:val="en-US"/>
        </w:rPr>
        <w:t>)</w:t>
      </w:r>
    </w:p>
    <w:p w14:paraId="764FE503" w14:textId="77777777" w:rsidR="00DA1248" w:rsidRPr="00933CAC" w:rsidRDefault="00DA1248" w:rsidP="00DA1248">
      <w:pPr>
        <w:widowControl w:val="0"/>
        <w:tabs>
          <w:tab w:val="left" w:pos="692"/>
        </w:tabs>
        <w:autoSpaceDE w:val="0"/>
        <w:autoSpaceDN w:val="0"/>
        <w:adjustRightInd w:val="0"/>
        <w:ind w:left="1134"/>
        <w:rPr>
          <w:rFonts w:ascii="Menlo" w:hAnsi="Menlo" w:cs="Menlo"/>
          <w:sz w:val="18"/>
          <w:szCs w:val="18"/>
        </w:rPr>
      </w:pPr>
      <w:r w:rsidRPr="00933CAC">
        <w:rPr>
          <w:rFonts w:ascii="Menlo" w:hAnsi="Menlo" w:cs="Menlo"/>
          <w:sz w:val="18"/>
          <w:szCs w:val="18"/>
        </w:rPr>
        <w:t>}</w:t>
      </w:r>
    </w:p>
    <w:p w14:paraId="49A4FED4" w14:textId="77777777" w:rsidR="00DA1248" w:rsidRDefault="00DA1248" w:rsidP="00DA1248">
      <w:pPr>
        <w:pStyle w:val="Compact"/>
        <w:numPr>
          <w:ilvl w:val="0"/>
          <w:numId w:val="0"/>
        </w:numPr>
        <w:ind w:left="960"/>
      </w:pPr>
    </w:p>
    <w:p w14:paraId="651AA125" w14:textId="77777777" w:rsidR="00DA1248" w:rsidRDefault="00DA1248" w:rsidP="00DA1248">
      <w:pPr>
        <w:pStyle w:val="Compact"/>
        <w:numPr>
          <w:ilvl w:val="0"/>
          <w:numId w:val="0"/>
        </w:numPr>
        <w:ind w:left="960"/>
      </w:pPr>
    </w:p>
    <w:p w14:paraId="6DC124CB" w14:textId="77777777" w:rsidR="000478C8" w:rsidRDefault="000478C8" w:rsidP="00432F2C">
      <w:pPr>
        <w:pStyle w:val="Compact"/>
        <w:numPr>
          <w:ilvl w:val="0"/>
          <w:numId w:val="13"/>
        </w:numPr>
      </w:pPr>
      <w:r w:rsidRPr="00432F2C">
        <w:lastRenderedPageBreak/>
        <w:t xml:space="preserve">O Snapshot pode ser convertido para </w:t>
      </w:r>
      <w:proofErr w:type="gramStart"/>
      <w:r w:rsidRPr="00432F2C">
        <w:rPr>
          <w:rStyle w:val="VerbatimChar"/>
        </w:rPr>
        <w:t>JSONObject</w:t>
      </w:r>
      <w:r w:rsidRPr="00432F2C">
        <w:t xml:space="preserve"> :</w:t>
      </w:r>
      <w:proofErr w:type="gramEnd"/>
    </w:p>
    <w:p w14:paraId="096128FF" w14:textId="77777777" w:rsidR="00DA1248" w:rsidRPr="00432F2C" w:rsidRDefault="00DA1248" w:rsidP="00DA1248">
      <w:pPr>
        <w:pStyle w:val="Compact"/>
        <w:numPr>
          <w:ilvl w:val="0"/>
          <w:numId w:val="0"/>
        </w:numPr>
        <w:ind w:left="960"/>
      </w:pPr>
    </w:p>
    <w:p w14:paraId="289F512B" w14:textId="77777777" w:rsidR="00DA1248" w:rsidRDefault="00DA1248" w:rsidP="00DA1248">
      <w:pPr>
        <w:widowControl w:val="0"/>
        <w:tabs>
          <w:tab w:val="left" w:pos="692"/>
        </w:tabs>
        <w:autoSpaceDE w:val="0"/>
        <w:autoSpaceDN w:val="0"/>
        <w:adjustRightInd w:val="0"/>
        <w:ind w:left="1134"/>
        <w:rPr>
          <w:rFonts w:ascii="Menlo" w:hAnsi="Menlo" w:cs="Menlo"/>
          <w:color w:val="5C2699"/>
          <w:sz w:val="18"/>
          <w:szCs w:val="18"/>
        </w:rPr>
      </w:pPr>
      <w:r w:rsidRPr="00FD41D7">
        <w:rPr>
          <w:rFonts w:ascii="Menlo" w:hAnsi="Menlo" w:cs="Menlo"/>
          <w:color w:val="AA0D91"/>
          <w:sz w:val="18"/>
          <w:szCs w:val="18"/>
          <w:lang w:val="en-US"/>
        </w:rPr>
        <w:t>let</w:t>
      </w:r>
      <w:r w:rsidRPr="00FD41D7">
        <w:rPr>
          <w:rFonts w:ascii="Menlo" w:hAnsi="Menlo" w:cs="Menlo"/>
          <w:sz w:val="18"/>
          <w:szCs w:val="18"/>
          <w:lang w:val="en-US"/>
        </w:rPr>
        <w:t xml:space="preserve"> value = snapshot.value </w:t>
      </w:r>
      <w:r w:rsidRPr="00FD41D7">
        <w:rPr>
          <w:rFonts w:ascii="Menlo" w:hAnsi="Menlo" w:cs="Menlo"/>
          <w:color w:val="AA0D91"/>
          <w:sz w:val="18"/>
          <w:szCs w:val="18"/>
          <w:lang w:val="en-US"/>
        </w:rPr>
        <w:t>as</w:t>
      </w:r>
      <w:r w:rsidRPr="00FD41D7">
        <w:rPr>
          <w:rFonts w:ascii="Menlo" w:hAnsi="Menlo" w:cs="Menlo"/>
          <w:sz w:val="18"/>
          <w:szCs w:val="18"/>
          <w:lang w:val="en-US"/>
        </w:rPr>
        <w:t xml:space="preserve">? </w:t>
      </w:r>
      <w:r w:rsidRPr="00DA1248">
        <w:rPr>
          <w:rFonts w:ascii="Menlo" w:hAnsi="Menlo" w:cs="Menlo"/>
          <w:color w:val="5C2699"/>
          <w:sz w:val="18"/>
          <w:szCs w:val="18"/>
        </w:rPr>
        <w:t>JSONObject</w:t>
      </w:r>
    </w:p>
    <w:p w14:paraId="6F6E86B7" w14:textId="77777777" w:rsidR="00DA1248" w:rsidRPr="00DA1248" w:rsidRDefault="00DA1248" w:rsidP="00DA1248">
      <w:pPr>
        <w:widowControl w:val="0"/>
        <w:tabs>
          <w:tab w:val="left" w:pos="692"/>
        </w:tabs>
        <w:autoSpaceDE w:val="0"/>
        <w:autoSpaceDN w:val="0"/>
        <w:adjustRightInd w:val="0"/>
        <w:ind w:left="480"/>
        <w:rPr>
          <w:rFonts w:ascii="Menlo" w:hAnsi="Menlo" w:cs="Menlo"/>
          <w:sz w:val="18"/>
          <w:szCs w:val="18"/>
        </w:rPr>
      </w:pPr>
    </w:p>
    <w:p w14:paraId="08D96412" w14:textId="77777777" w:rsidR="000478C8" w:rsidRPr="00432F2C" w:rsidRDefault="000478C8" w:rsidP="00555790">
      <w:pPr>
        <w:pStyle w:val="Dica"/>
        <w:ind w:left="1134"/>
        <w:rPr>
          <w:b w:val="0"/>
        </w:rPr>
      </w:pPr>
      <w:r w:rsidRPr="00432F2C">
        <w:t xml:space="preserve">DICA: </w:t>
      </w:r>
      <w:r w:rsidRPr="00432F2C">
        <w:rPr>
          <w:rStyle w:val="VerbatimChar"/>
          <w:b w:val="0"/>
        </w:rPr>
        <w:t>JSONObject</w:t>
      </w:r>
      <w:r w:rsidRPr="00432F2C">
        <w:rPr>
          <w:b w:val="0"/>
        </w:rPr>
        <w:t xml:space="preserve"> é um </w:t>
      </w:r>
      <w:r w:rsidRPr="00432F2C">
        <w:rPr>
          <w:rStyle w:val="VerbatimChar"/>
          <w:b w:val="0"/>
        </w:rPr>
        <w:t>typealias</w:t>
      </w:r>
      <w:r w:rsidRPr="00432F2C">
        <w:rPr>
          <w:b w:val="0"/>
        </w:rPr>
        <w:t xml:space="preserve"> para o tipo </w:t>
      </w:r>
      <w:r w:rsidRPr="00432F2C">
        <w:rPr>
          <w:rStyle w:val="VerbatimChar"/>
          <w:b w:val="0"/>
        </w:rPr>
        <w:t>[String: Any]</w:t>
      </w:r>
      <w:r w:rsidRPr="00432F2C">
        <w:rPr>
          <w:b w:val="0"/>
        </w:rPr>
        <w:t xml:space="preserve"> que é um Dictionary. Este </w:t>
      </w:r>
      <w:r w:rsidRPr="00432F2C">
        <w:rPr>
          <w:rStyle w:val="VerbatimChar"/>
          <w:b w:val="0"/>
        </w:rPr>
        <w:t>typealias</w:t>
      </w:r>
      <w:r w:rsidRPr="00432F2C">
        <w:rPr>
          <w:b w:val="0"/>
        </w:rPr>
        <w:t xml:space="preserve"> está definido no arquivo Models.swift</w:t>
      </w:r>
    </w:p>
    <w:p w14:paraId="16E0B30D" w14:textId="77777777" w:rsidR="000478C8" w:rsidRDefault="000478C8" w:rsidP="00432F2C">
      <w:pPr>
        <w:pStyle w:val="Compact"/>
        <w:numPr>
          <w:ilvl w:val="0"/>
          <w:numId w:val="13"/>
        </w:numPr>
      </w:pPr>
      <w:r w:rsidRPr="00432F2C">
        <w:t xml:space="preserve">Seguindo os próximos comandos, fazemos a conversão do </w:t>
      </w:r>
      <w:r w:rsidRPr="00432F2C">
        <w:rPr>
          <w:rStyle w:val="VerbatimChar"/>
        </w:rPr>
        <w:t>JSONObject</w:t>
      </w:r>
      <w:r w:rsidRPr="00432F2C">
        <w:t xml:space="preserve"> para o objeto </w:t>
      </w:r>
      <w:r w:rsidRPr="00432F2C">
        <w:rPr>
          <w:rStyle w:val="VerbatimChar"/>
        </w:rPr>
        <w:t>Browse</w:t>
      </w:r>
      <w:r w:rsidRPr="00432F2C">
        <w:t>:</w:t>
      </w:r>
    </w:p>
    <w:p w14:paraId="588BF60B" w14:textId="77777777" w:rsidR="005F2099" w:rsidRPr="00432F2C" w:rsidRDefault="005F2099" w:rsidP="005F2099">
      <w:pPr>
        <w:pStyle w:val="Compact"/>
        <w:numPr>
          <w:ilvl w:val="0"/>
          <w:numId w:val="0"/>
        </w:numPr>
        <w:ind w:left="960"/>
      </w:pPr>
    </w:p>
    <w:p w14:paraId="5123DE33"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proofErr w:type="gramStart"/>
      <w:r w:rsidRPr="00FD41D7">
        <w:rPr>
          <w:rFonts w:ascii="Menlo" w:hAnsi="Menlo" w:cs="Menlo"/>
          <w:color w:val="AA0D91"/>
          <w:sz w:val="18"/>
          <w:szCs w:val="18"/>
          <w:lang w:val="en-US"/>
        </w:rPr>
        <w:t>self</w:t>
      </w:r>
      <w:r w:rsidRPr="00FD41D7">
        <w:rPr>
          <w:rFonts w:ascii="Menlo" w:hAnsi="Menlo" w:cs="Menlo"/>
          <w:sz w:val="18"/>
          <w:szCs w:val="18"/>
          <w:lang w:val="en-US"/>
        </w:rPr>
        <w:t>.browseData</w:t>
      </w:r>
      <w:proofErr w:type="gramEnd"/>
      <w:r w:rsidRPr="00FD41D7">
        <w:rPr>
          <w:rFonts w:ascii="Menlo" w:hAnsi="Menlo" w:cs="Menlo"/>
          <w:sz w:val="18"/>
          <w:szCs w:val="18"/>
          <w:lang w:val="en-US"/>
        </w:rPr>
        <w:t xml:space="preserve"> = Browse(from: value!)</w:t>
      </w:r>
    </w:p>
    <w:p w14:paraId="0C6AE149"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p>
    <w:p w14:paraId="03031630" w14:textId="77777777" w:rsidR="000478C8" w:rsidRPr="00432F2C" w:rsidRDefault="000478C8" w:rsidP="00432F2C">
      <w:pPr>
        <w:pStyle w:val="Compact"/>
        <w:numPr>
          <w:ilvl w:val="0"/>
          <w:numId w:val="13"/>
        </w:numPr>
      </w:pPr>
      <w:r w:rsidRPr="00432F2C">
        <w:t xml:space="preserve">Veja que preparamos a camada de </w:t>
      </w:r>
      <w:r w:rsidRPr="0038348D">
        <w:rPr>
          <w:i/>
        </w:rPr>
        <w:t>model</w:t>
      </w:r>
      <w:r w:rsidRPr="00432F2C">
        <w:t xml:space="preserve"> para você. Está contida no arquivo </w:t>
      </w:r>
      <w:r w:rsidRPr="00432F2C">
        <w:rPr>
          <w:b/>
        </w:rPr>
        <w:t>Models.swift</w:t>
      </w:r>
      <w:r w:rsidRPr="00432F2C">
        <w:t xml:space="preserve">. Esta camada faz a conversão do JSON para o objeto </w:t>
      </w:r>
      <w:r w:rsidRPr="00432F2C">
        <w:rPr>
          <w:rStyle w:val="VerbatimChar"/>
        </w:rPr>
        <w:t>Browse</w:t>
      </w:r>
      <w:r w:rsidRPr="00432F2C">
        <w:t xml:space="preserve"> e subobjetos </w:t>
      </w:r>
      <w:r w:rsidRPr="00432F2C">
        <w:rPr>
          <w:rStyle w:val="VerbatimChar"/>
        </w:rPr>
        <w:t>Music</w:t>
      </w:r>
      <w:r w:rsidRPr="00432F2C">
        <w:t>:</w:t>
      </w:r>
    </w:p>
    <w:p w14:paraId="569D4F9F"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color w:val="AA0D91"/>
          <w:sz w:val="18"/>
          <w:szCs w:val="18"/>
          <w:lang w:val="en-US"/>
        </w:rPr>
        <w:t>import</w:t>
      </w:r>
      <w:r w:rsidRPr="00FD41D7">
        <w:rPr>
          <w:rFonts w:ascii="Menlo" w:hAnsi="Menlo" w:cs="Menlo"/>
          <w:sz w:val="18"/>
          <w:szCs w:val="18"/>
          <w:lang w:val="en-US"/>
        </w:rPr>
        <w:t xml:space="preserve"> Foundation</w:t>
      </w:r>
    </w:p>
    <w:p w14:paraId="6C04688A"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p>
    <w:p w14:paraId="002B77EA" w14:textId="77777777" w:rsidR="005F2099" w:rsidRPr="00FD41D7" w:rsidRDefault="005F2099" w:rsidP="005F2099">
      <w:pPr>
        <w:widowControl w:val="0"/>
        <w:tabs>
          <w:tab w:val="left" w:pos="692"/>
        </w:tabs>
        <w:autoSpaceDE w:val="0"/>
        <w:autoSpaceDN w:val="0"/>
        <w:adjustRightInd w:val="0"/>
        <w:ind w:left="1134"/>
        <w:rPr>
          <w:rFonts w:ascii="Menlo" w:hAnsi="Menlo" w:cs="Menlo"/>
          <w:color w:val="007400"/>
          <w:sz w:val="18"/>
          <w:szCs w:val="18"/>
          <w:lang w:val="en-US"/>
        </w:rPr>
      </w:pPr>
      <w:r w:rsidRPr="00FD41D7">
        <w:rPr>
          <w:rFonts w:ascii="Menlo" w:hAnsi="Menlo" w:cs="Menlo"/>
          <w:color w:val="007400"/>
          <w:sz w:val="18"/>
          <w:szCs w:val="18"/>
          <w:lang w:val="en-US"/>
        </w:rPr>
        <w:t>/// MARK: Models para a cena Navegar</w:t>
      </w:r>
    </w:p>
    <w:p w14:paraId="1EA3F033"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p>
    <w:p w14:paraId="1242A41B"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color w:val="AA0D91"/>
          <w:sz w:val="18"/>
          <w:szCs w:val="18"/>
          <w:lang w:val="en-US"/>
        </w:rPr>
        <w:t>typealias</w:t>
      </w:r>
      <w:r w:rsidRPr="00FD41D7">
        <w:rPr>
          <w:rFonts w:ascii="Menlo" w:hAnsi="Menlo" w:cs="Menlo"/>
          <w:sz w:val="18"/>
          <w:szCs w:val="18"/>
          <w:lang w:val="en-US"/>
        </w:rPr>
        <w:t xml:space="preserve"> JSONObject = [</w:t>
      </w:r>
      <w:proofErr w:type="gramStart"/>
      <w:r w:rsidRPr="00FD41D7">
        <w:rPr>
          <w:rFonts w:ascii="Menlo" w:hAnsi="Menlo" w:cs="Menlo"/>
          <w:color w:val="5C2699"/>
          <w:sz w:val="18"/>
          <w:szCs w:val="18"/>
          <w:lang w:val="en-US"/>
        </w:rPr>
        <w:t>String</w:t>
      </w:r>
      <w:r w:rsidRPr="00FD41D7">
        <w:rPr>
          <w:rFonts w:ascii="Menlo" w:hAnsi="Menlo" w:cs="Menlo"/>
          <w:sz w:val="18"/>
          <w:szCs w:val="18"/>
          <w:lang w:val="en-US"/>
        </w:rPr>
        <w:t>:</w:t>
      </w:r>
      <w:r w:rsidRPr="00FD41D7">
        <w:rPr>
          <w:rFonts w:ascii="Menlo" w:hAnsi="Menlo" w:cs="Menlo"/>
          <w:color w:val="AA0D91"/>
          <w:sz w:val="18"/>
          <w:szCs w:val="18"/>
          <w:lang w:val="en-US"/>
        </w:rPr>
        <w:t>Any</w:t>
      </w:r>
      <w:proofErr w:type="gramEnd"/>
      <w:r w:rsidRPr="00FD41D7">
        <w:rPr>
          <w:rFonts w:ascii="Menlo" w:hAnsi="Menlo" w:cs="Menlo"/>
          <w:sz w:val="18"/>
          <w:szCs w:val="18"/>
          <w:lang w:val="en-US"/>
        </w:rPr>
        <w:t>]</w:t>
      </w:r>
    </w:p>
    <w:p w14:paraId="219E5DED"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p>
    <w:p w14:paraId="538616D4"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color w:val="AA0D91"/>
          <w:sz w:val="18"/>
          <w:szCs w:val="18"/>
          <w:lang w:val="en-US"/>
        </w:rPr>
        <w:t>struct</w:t>
      </w:r>
      <w:r w:rsidRPr="00FD41D7">
        <w:rPr>
          <w:rFonts w:ascii="Menlo" w:hAnsi="Menlo" w:cs="Menlo"/>
          <w:sz w:val="18"/>
          <w:szCs w:val="18"/>
          <w:lang w:val="en-US"/>
        </w:rPr>
        <w:t xml:space="preserve"> Browse {</w:t>
      </w:r>
    </w:p>
    <w:p w14:paraId="5A2692AA"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let</w:t>
      </w:r>
      <w:r w:rsidRPr="00FD41D7">
        <w:rPr>
          <w:rFonts w:ascii="Menlo" w:hAnsi="Menlo" w:cs="Menlo"/>
          <w:sz w:val="18"/>
          <w:szCs w:val="18"/>
          <w:lang w:val="en-US"/>
        </w:rPr>
        <w:t xml:space="preserve"> releases: [</w:t>
      </w:r>
      <w:r w:rsidRPr="00FD41D7">
        <w:rPr>
          <w:rFonts w:ascii="Menlo" w:hAnsi="Menlo" w:cs="Menlo"/>
          <w:color w:val="3F6E74"/>
          <w:sz w:val="18"/>
          <w:szCs w:val="18"/>
          <w:lang w:val="en-US"/>
        </w:rPr>
        <w:t>Music</w:t>
      </w:r>
      <w:r w:rsidRPr="00FD41D7">
        <w:rPr>
          <w:rFonts w:ascii="Menlo" w:hAnsi="Menlo" w:cs="Menlo"/>
          <w:sz w:val="18"/>
          <w:szCs w:val="18"/>
          <w:lang w:val="en-US"/>
        </w:rPr>
        <w:t>]</w:t>
      </w:r>
    </w:p>
    <w:p w14:paraId="14D560D2"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let</w:t>
      </w:r>
      <w:r w:rsidRPr="00FD41D7">
        <w:rPr>
          <w:rFonts w:ascii="Menlo" w:hAnsi="Menlo" w:cs="Menlo"/>
          <w:sz w:val="18"/>
          <w:szCs w:val="18"/>
          <w:lang w:val="en-US"/>
        </w:rPr>
        <w:t xml:space="preserve"> top10: [</w:t>
      </w:r>
      <w:r w:rsidRPr="00FD41D7">
        <w:rPr>
          <w:rFonts w:ascii="Menlo" w:hAnsi="Menlo" w:cs="Menlo"/>
          <w:color w:val="3F6E74"/>
          <w:sz w:val="18"/>
          <w:szCs w:val="18"/>
          <w:lang w:val="en-US"/>
        </w:rPr>
        <w:t>Music</w:t>
      </w:r>
      <w:r w:rsidRPr="00FD41D7">
        <w:rPr>
          <w:rFonts w:ascii="Menlo" w:hAnsi="Menlo" w:cs="Menlo"/>
          <w:sz w:val="18"/>
          <w:szCs w:val="18"/>
          <w:lang w:val="en-US"/>
        </w:rPr>
        <w:t>]</w:t>
      </w:r>
    </w:p>
    <w:p w14:paraId="58F022B1"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sz w:val="18"/>
          <w:szCs w:val="18"/>
          <w:lang w:val="en-US"/>
        </w:rPr>
        <w:t xml:space="preserve">    </w:t>
      </w:r>
    </w:p>
    <w:p w14:paraId="0F6FC84E"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color w:val="AA0D91"/>
          <w:sz w:val="18"/>
          <w:szCs w:val="18"/>
          <w:lang w:val="en-US"/>
        </w:rPr>
        <w:t>init</w:t>
      </w:r>
      <w:r w:rsidRPr="00FD41D7">
        <w:rPr>
          <w:rFonts w:ascii="Menlo" w:hAnsi="Menlo" w:cs="Menlo"/>
          <w:sz w:val="18"/>
          <w:szCs w:val="18"/>
          <w:lang w:val="en-US"/>
        </w:rPr>
        <w:t>(</w:t>
      </w:r>
      <w:proofErr w:type="gramEnd"/>
      <w:r w:rsidRPr="00FD41D7">
        <w:rPr>
          <w:rFonts w:ascii="Menlo" w:hAnsi="Menlo" w:cs="Menlo"/>
          <w:sz w:val="18"/>
          <w:szCs w:val="18"/>
          <w:lang w:val="en-US"/>
        </w:rPr>
        <w:t xml:space="preserve">from json: </w:t>
      </w:r>
      <w:r w:rsidRPr="00FD41D7">
        <w:rPr>
          <w:rFonts w:ascii="Menlo" w:hAnsi="Menlo" w:cs="Menlo"/>
          <w:color w:val="3F6E74"/>
          <w:sz w:val="18"/>
          <w:szCs w:val="18"/>
          <w:lang w:val="en-US"/>
        </w:rPr>
        <w:t>JSONObject</w:t>
      </w:r>
      <w:r w:rsidRPr="00FD41D7">
        <w:rPr>
          <w:rFonts w:ascii="Menlo" w:hAnsi="Menlo" w:cs="Menlo"/>
          <w:sz w:val="18"/>
          <w:szCs w:val="18"/>
          <w:lang w:val="en-US"/>
        </w:rPr>
        <w:t>) {</w:t>
      </w:r>
    </w:p>
    <w:p w14:paraId="4E64104F"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if</w:t>
      </w:r>
      <w:r w:rsidRPr="00FD41D7">
        <w:rPr>
          <w:rFonts w:ascii="Menlo" w:hAnsi="Menlo" w:cs="Menlo"/>
          <w:sz w:val="18"/>
          <w:szCs w:val="18"/>
          <w:lang w:val="en-US"/>
        </w:rPr>
        <w:t xml:space="preserve"> </w:t>
      </w:r>
      <w:r w:rsidRPr="00FD41D7">
        <w:rPr>
          <w:rFonts w:ascii="Menlo" w:hAnsi="Menlo" w:cs="Menlo"/>
          <w:color w:val="AA0D91"/>
          <w:sz w:val="18"/>
          <w:szCs w:val="18"/>
          <w:lang w:val="en-US"/>
        </w:rPr>
        <w:t>let</w:t>
      </w:r>
      <w:r w:rsidRPr="00FD41D7">
        <w:rPr>
          <w:rFonts w:ascii="Menlo" w:hAnsi="Menlo" w:cs="Menlo"/>
          <w:sz w:val="18"/>
          <w:szCs w:val="18"/>
          <w:lang w:val="en-US"/>
        </w:rPr>
        <w:t xml:space="preserve"> releasesArray = json[</w:t>
      </w:r>
      <w:r w:rsidRPr="00FD41D7">
        <w:rPr>
          <w:rFonts w:ascii="Menlo" w:hAnsi="Menlo" w:cs="Menlo"/>
          <w:color w:val="C41A16"/>
          <w:sz w:val="18"/>
          <w:szCs w:val="18"/>
          <w:lang w:val="en-US"/>
        </w:rPr>
        <w:t>"lancamentos"</w:t>
      </w:r>
      <w:r w:rsidRPr="00FD41D7">
        <w:rPr>
          <w:rFonts w:ascii="Menlo" w:hAnsi="Menlo" w:cs="Menlo"/>
          <w:sz w:val="18"/>
          <w:szCs w:val="18"/>
          <w:lang w:val="en-US"/>
        </w:rPr>
        <w:t xml:space="preserve">] </w:t>
      </w:r>
      <w:r w:rsidRPr="00FD41D7">
        <w:rPr>
          <w:rFonts w:ascii="Menlo" w:hAnsi="Menlo" w:cs="Menlo"/>
          <w:color w:val="AA0D91"/>
          <w:sz w:val="18"/>
          <w:szCs w:val="18"/>
          <w:lang w:val="en-US"/>
        </w:rPr>
        <w:t>as</w:t>
      </w:r>
      <w:r w:rsidRPr="00FD41D7">
        <w:rPr>
          <w:rFonts w:ascii="Menlo" w:hAnsi="Menlo" w:cs="Menlo"/>
          <w:sz w:val="18"/>
          <w:szCs w:val="18"/>
          <w:lang w:val="en-US"/>
        </w:rPr>
        <w:t>? [</w:t>
      </w:r>
      <w:r w:rsidRPr="00FD41D7">
        <w:rPr>
          <w:rFonts w:ascii="Menlo" w:hAnsi="Menlo" w:cs="Menlo"/>
          <w:color w:val="3F6E74"/>
          <w:sz w:val="18"/>
          <w:szCs w:val="18"/>
          <w:lang w:val="en-US"/>
        </w:rPr>
        <w:t>JSONObject</w:t>
      </w:r>
      <w:r w:rsidRPr="00FD41D7">
        <w:rPr>
          <w:rFonts w:ascii="Menlo" w:hAnsi="Menlo" w:cs="Menlo"/>
          <w:sz w:val="18"/>
          <w:szCs w:val="18"/>
          <w:lang w:val="en-US"/>
        </w:rPr>
        <w:t>] {</w:t>
      </w:r>
    </w:p>
    <w:p w14:paraId="6FD27479"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3F6E74"/>
          <w:sz w:val="18"/>
          <w:szCs w:val="18"/>
          <w:lang w:val="en-US"/>
        </w:rPr>
        <w:t>releases</w:t>
      </w:r>
      <w:r w:rsidRPr="00FD41D7">
        <w:rPr>
          <w:rFonts w:ascii="Menlo" w:hAnsi="Menlo" w:cs="Menlo"/>
          <w:sz w:val="18"/>
          <w:szCs w:val="18"/>
          <w:lang w:val="en-US"/>
        </w:rPr>
        <w:t xml:space="preserve"> = releasesArray.</w:t>
      </w:r>
      <w:r w:rsidRPr="00FD41D7">
        <w:rPr>
          <w:rFonts w:ascii="Menlo" w:hAnsi="Menlo" w:cs="Menlo"/>
          <w:color w:val="2E0D6E"/>
          <w:sz w:val="18"/>
          <w:szCs w:val="18"/>
          <w:lang w:val="en-US"/>
        </w:rPr>
        <w:t>map</w:t>
      </w:r>
      <w:r w:rsidRPr="00FD41D7">
        <w:rPr>
          <w:rFonts w:ascii="Menlo" w:hAnsi="Menlo" w:cs="Menlo"/>
          <w:sz w:val="18"/>
          <w:szCs w:val="18"/>
          <w:lang w:val="en-US"/>
        </w:rPr>
        <w:t xml:space="preserve"> </w:t>
      </w:r>
      <w:proofErr w:type="gramStart"/>
      <w:r w:rsidRPr="00FD41D7">
        <w:rPr>
          <w:rFonts w:ascii="Menlo" w:hAnsi="Menlo" w:cs="Menlo"/>
          <w:sz w:val="18"/>
          <w:szCs w:val="18"/>
          <w:lang w:val="en-US"/>
        </w:rPr>
        <w:t xml:space="preserve">{ </w:t>
      </w:r>
      <w:r w:rsidRPr="00FD41D7">
        <w:rPr>
          <w:rFonts w:ascii="Menlo" w:hAnsi="Menlo" w:cs="Menlo"/>
          <w:color w:val="3F6E74"/>
          <w:sz w:val="18"/>
          <w:szCs w:val="18"/>
          <w:lang w:val="en-US"/>
        </w:rPr>
        <w:t>Music</w:t>
      </w:r>
      <w:proofErr w:type="gramEnd"/>
      <w:r w:rsidRPr="00FD41D7">
        <w:rPr>
          <w:rFonts w:ascii="Menlo" w:hAnsi="Menlo" w:cs="Menlo"/>
          <w:sz w:val="18"/>
          <w:szCs w:val="18"/>
          <w:lang w:val="en-US"/>
        </w:rPr>
        <w:t>(from: $0) }</w:t>
      </w:r>
    </w:p>
    <w:p w14:paraId="77CB349F"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w:t>
      </w:r>
      <w:r w:rsidRPr="00FD41D7">
        <w:rPr>
          <w:rFonts w:ascii="Menlo" w:hAnsi="Menlo" w:cs="Menlo"/>
          <w:color w:val="AA0D91"/>
          <w:sz w:val="18"/>
          <w:szCs w:val="18"/>
          <w:lang w:val="en-US"/>
        </w:rPr>
        <w:t>else</w:t>
      </w:r>
      <w:proofErr w:type="gramEnd"/>
      <w:r w:rsidRPr="00FD41D7">
        <w:rPr>
          <w:rFonts w:ascii="Menlo" w:hAnsi="Menlo" w:cs="Menlo"/>
          <w:sz w:val="18"/>
          <w:szCs w:val="18"/>
          <w:lang w:val="en-US"/>
        </w:rPr>
        <w:t>{</w:t>
      </w:r>
    </w:p>
    <w:p w14:paraId="49AEC2E7"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3F6E74"/>
          <w:sz w:val="18"/>
          <w:szCs w:val="18"/>
          <w:lang w:val="en-US"/>
        </w:rPr>
        <w:t>releases</w:t>
      </w:r>
      <w:r w:rsidRPr="00FD41D7">
        <w:rPr>
          <w:rFonts w:ascii="Menlo" w:hAnsi="Menlo" w:cs="Menlo"/>
          <w:sz w:val="18"/>
          <w:szCs w:val="18"/>
          <w:lang w:val="en-US"/>
        </w:rPr>
        <w:t xml:space="preserve"> = [</w:t>
      </w:r>
      <w:r w:rsidRPr="00FD41D7">
        <w:rPr>
          <w:rFonts w:ascii="Menlo" w:hAnsi="Menlo" w:cs="Menlo"/>
          <w:color w:val="3F6E74"/>
          <w:sz w:val="18"/>
          <w:szCs w:val="18"/>
          <w:lang w:val="en-US"/>
        </w:rPr>
        <w:t>Music</w:t>
      </w:r>
      <w:proofErr w:type="gramStart"/>
      <w:r w:rsidRPr="00FD41D7">
        <w:rPr>
          <w:rFonts w:ascii="Menlo" w:hAnsi="Menlo" w:cs="Menlo"/>
          <w:sz w:val="18"/>
          <w:szCs w:val="18"/>
          <w:lang w:val="en-US"/>
        </w:rPr>
        <w:t>](</w:t>
      </w:r>
      <w:proofErr w:type="gramEnd"/>
      <w:r w:rsidRPr="00FD41D7">
        <w:rPr>
          <w:rFonts w:ascii="Menlo" w:hAnsi="Menlo" w:cs="Menlo"/>
          <w:sz w:val="18"/>
          <w:szCs w:val="18"/>
          <w:lang w:val="en-US"/>
        </w:rPr>
        <w:t>)</w:t>
      </w:r>
    </w:p>
    <w:p w14:paraId="5077FD98"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sz w:val="18"/>
          <w:szCs w:val="18"/>
          <w:lang w:val="en-US"/>
        </w:rPr>
        <w:t xml:space="preserve">        }</w:t>
      </w:r>
    </w:p>
    <w:p w14:paraId="26489CB8"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if</w:t>
      </w:r>
      <w:r w:rsidRPr="00FD41D7">
        <w:rPr>
          <w:rFonts w:ascii="Menlo" w:hAnsi="Menlo" w:cs="Menlo"/>
          <w:sz w:val="18"/>
          <w:szCs w:val="18"/>
          <w:lang w:val="en-US"/>
        </w:rPr>
        <w:t xml:space="preserve"> </w:t>
      </w:r>
      <w:r w:rsidRPr="00FD41D7">
        <w:rPr>
          <w:rFonts w:ascii="Menlo" w:hAnsi="Menlo" w:cs="Menlo"/>
          <w:color w:val="AA0D91"/>
          <w:sz w:val="18"/>
          <w:szCs w:val="18"/>
          <w:lang w:val="en-US"/>
        </w:rPr>
        <w:t>let</w:t>
      </w:r>
      <w:r w:rsidRPr="00FD41D7">
        <w:rPr>
          <w:rFonts w:ascii="Menlo" w:hAnsi="Menlo" w:cs="Menlo"/>
          <w:sz w:val="18"/>
          <w:szCs w:val="18"/>
          <w:lang w:val="en-US"/>
        </w:rPr>
        <w:t xml:space="preserve"> top10Array = json[</w:t>
      </w:r>
      <w:r w:rsidRPr="00FD41D7">
        <w:rPr>
          <w:rFonts w:ascii="Menlo" w:hAnsi="Menlo" w:cs="Menlo"/>
          <w:color w:val="C41A16"/>
          <w:sz w:val="18"/>
          <w:szCs w:val="18"/>
          <w:lang w:val="en-US"/>
        </w:rPr>
        <w:t>"top_10"</w:t>
      </w:r>
      <w:r w:rsidRPr="00FD41D7">
        <w:rPr>
          <w:rFonts w:ascii="Menlo" w:hAnsi="Menlo" w:cs="Menlo"/>
          <w:sz w:val="18"/>
          <w:szCs w:val="18"/>
          <w:lang w:val="en-US"/>
        </w:rPr>
        <w:t xml:space="preserve">] </w:t>
      </w:r>
      <w:r w:rsidRPr="00FD41D7">
        <w:rPr>
          <w:rFonts w:ascii="Menlo" w:hAnsi="Menlo" w:cs="Menlo"/>
          <w:color w:val="AA0D91"/>
          <w:sz w:val="18"/>
          <w:szCs w:val="18"/>
          <w:lang w:val="en-US"/>
        </w:rPr>
        <w:t>as</w:t>
      </w:r>
      <w:r w:rsidRPr="00FD41D7">
        <w:rPr>
          <w:rFonts w:ascii="Menlo" w:hAnsi="Menlo" w:cs="Menlo"/>
          <w:sz w:val="18"/>
          <w:szCs w:val="18"/>
          <w:lang w:val="en-US"/>
        </w:rPr>
        <w:t>? [</w:t>
      </w:r>
      <w:r w:rsidRPr="00FD41D7">
        <w:rPr>
          <w:rFonts w:ascii="Menlo" w:hAnsi="Menlo" w:cs="Menlo"/>
          <w:color w:val="3F6E74"/>
          <w:sz w:val="18"/>
          <w:szCs w:val="18"/>
          <w:lang w:val="en-US"/>
        </w:rPr>
        <w:t>JSONObject</w:t>
      </w:r>
      <w:r w:rsidRPr="00FD41D7">
        <w:rPr>
          <w:rFonts w:ascii="Menlo" w:hAnsi="Menlo" w:cs="Menlo"/>
          <w:sz w:val="18"/>
          <w:szCs w:val="18"/>
          <w:lang w:val="en-US"/>
        </w:rPr>
        <w:t>] {</w:t>
      </w:r>
    </w:p>
    <w:p w14:paraId="4AB0F2EB"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3F6E74"/>
          <w:sz w:val="18"/>
          <w:szCs w:val="18"/>
          <w:lang w:val="en-US"/>
        </w:rPr>
        <w:t>top10</w:t>
      </w:r>
      <w:r w:rsidRPr="00FD41D7">
        <w:rPr>
          <w:rFonts w:ascii="Menlo" w:hAnsi="Menlo" w:cs="Menlo"/>
          <w:sz w:val="18"/>
          <w:szCs w:val="18"/>
          <w:lang w:val="en-US"/>
        </w:rPr>
        <w:t xml:space="preserve"> = top10Array.</w:t>
      </w:r>
      <w:r w:rsidRPr="00FD41D7">
        <w:rPr>
          <w:rFonts w:ascii="Menlo" w:hAnsi="Menlo" w:cs="Menlo"/>
          <w:color w:val="2E0D6E"/>
          <w:sz w:val="18"/>
          <w:szCs w:val="18"/>
          <w:lang w:val="en-US"/>
        </w:rPr>
        <w:t>map</w:t>
      </w:r>
      <w:r w:rsidRPr="00FD41D7">
        <w:rPr>
          <w:rFonts w:ascii="Menlo" w:hAnsi="Menlo" w:cs="Menlo"/>
          <w:sz w:val="18"/>
          <w:szCs w:val="18"/>
          <w:lang w:val="en-US"/>
        </w:rPr>
        <w:t xml:space="preserve"> </w:t>
      </w:r>
      <w:proofErr w:type="gramStart"/>
      <w:r w:rsidRPr="00FD41D7">
        <w:rPr>
          <w:rFonts w:ascii="Menlo" w:hAnsi="Menlo" w:cs="Menlo"/>
          <w:sz w:val="18"/>
          <w:szCs w:val="18"/>
          <w:lang w:val="en-US"/>
        </w:rPr>
        <w:t xml:space="preserve">{ </w:t>
      </w:r>
      <w:r w:rsidRPr="00FD41D7">
        <w:rPr>
          <w:rFonts w:ascii="Menlo" w:hAnsi="Menlo" w:cs="Menlo"/>
          <w:color w:val="3F6E74"/>
          <w:sz w:val="18"/>
          <w:szCs w:val="18"/>
          <w:lang w:val="en-US"/>
        </w:rPr>
        <w:t>Music</w:t>
      </w:r>
      <w:proofErr w:type="gramEnd"/>
      <w:r w:rsidRPr="00FD41D7">
        <w:rPr>
          <w:rFonts w:ascii="Menlo" w:hAnsi="Menlo" w:cs="Menlo"/>
          <w:sz w:val="18"/>
          <w:szCs w:val="18"/>
          <w:lang w:val="en-US"/>
        </w:rPr>
        <w:t>(from: $0) }</w:t>
      </w:r>
    </w:p>
    <w:p w14:paraId="0164046E"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w:t>
      </w:r>
      <w:r w:rsidRPr="00FD41D7">
        <w:rPr>
          <w:rFonts w:ascii="Menlo" w:hAnsi="Menlo" w:cs="Menlo"/>
          <w:color w:val="AA0D91"/>
          <w:sz w:val="18"/>
          <w:szCs w:val="18"/>
          <w:lang w:val="en-US"/>
        </w:rPr>
        <w:t>else</w:t>
      </w:r>
      <w:proofErr w:type="gramEnd"/>
      <w:r w:rsidRPr="00FD41D7">
        <w:rPr>
          <w:rFonts w:ascii="Menlo" w:hAnsi="Menlo" w:cs="Menlo"/>
          <w:sz w:val="18"/>
          <w:szCs w:val="18"/>
          <w:lang w:val="en-US"/>
        </w:rPr>
        <w:t>{</w:t>
      </w:r>
    </w:p>
    <w:p w14:paraId="750AA861"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3F6E74"/>
          <w:sz w:val="18"/>
          <w:szCs w:val="18"/>
          <w:lang w:val="en-US"/>
        </w:rPr>
        <w:t>top10</w:t>
      </w:r>
      <w:r w:rsidRPr="00FD41D7">
        <w:rPr>
          <w:rFonts w:ascii="Menlo" w:hAnsi="Menlo" w:cs="Menlo"/>
          <w:sz w:val="18"/>
          <w:szCs w:val="18"/>
          <w:lang w:val="en-US"/>
        </w:rPr>
        <w:t xml:space="preserve"> = [</w:t>
      </w:r>
      <w:r w:rsidRPr="00FD41D7">
        <w:rPr>
          <w:rFonts w:ascii="Menlo" w:hAnsi="Menlo" w:cs="Menlo"/>
          <w:color w:val="3F6E74"/>
          <w:sz w:val="18"/>
          <w:szCs w:val="18"/>
          <w:lang w:val="en-US"/>
        </w:rPr>
        <w:t>Music</w:t>
      </w:r>
      <w:proofErr w:type="gramStart"/>
      <w:r w:rsidRPr="00FD41D7">
        <w:rPr>
          <w:rFonts w:ascii="Menlo" w:hAnsi="Menlo" w:cs="Menlo"/>
          <w:sz w:val="18"/>
          <w:szCs w:val="18"/>
          <w:lang w:val="en-US"/>
        </w:rPr>
        <w:t>](</w:t>
      </w:r>
      <w:proofErr w:type="gramEnd"/>
      <w:r w:rsidRPr="00FD41D7">
        <w:rPr>
          <w:rFonts w:ascii="Menlo" w:hAnsi="Menlo" w:cs="Menlo"/>
          <w:sz w:val="18"/>
          <w:szCs w:val="18"/>
          <w:lang w:val="en-US"/>
        </w:rPr>
        <w:t>)</w:t>
      </w:r>
    </w:p>
    <w:p w14:paraId="34EA88D3"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sz w:val="18"/>
          <w:szCs w:val="18"/>
          <w:lang w:val="en-US"/>
        </w:rPr>
        <w:t xml:space="preserve">        }</w:t>
      </w:r>
    </w:p>
    <w:p w14:paraId="248FE823"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sz w:val="18"/>
          <w:szCs w:val="18"/>
          <w:lang w:val="en-US"/>
        </w:rPr>
        <w:lastRenderedPageBreak/>
        <w:t xml:space="preserve">    }</w:t>
      </w:r>
    </w:p>
    <w:p w14:paraId="3FC94641"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sz w:val="18"/>
          <w:szCs w:val="18"/>
          <w:lang w:val="en-US"/>
        </w:rPr>
        <w:t>}</w:t>
      </w:r>
    </w:p>
    <w:p w14:paraId="279906A7"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p>
    <w:p w14:paraId="34A102BF"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color w:val="AA0D91"/>
          <w:sz w:val="18"/>
          <w:szCs w:val="18"/>
          <w:lang w:val="en-US"/>
        </w:rPr>
        <w:t>struct</w:t>
      </w:r>
      <w:r w:rsidRPr="00FD41D7">
        <w:rPr>
          <w:rFonts w:ascii="Menlo" w:hAnsi="Menlo" w:cs="Menlo"/>
          <w:sz w:val="18"/>
          <w:szCs w:val="18"/>
          <w:lang w:val="en-US"/>
        </w:rPr>
        <w:t xml:space="preserve"> Music {</w:t>
      </w:r>
    </w:p>
    <w:p w14:paraId="1FF31734"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let</w:t>
      </w:r>
      <w:r w:rsidRPr="00FD41D7">
        <w:rPr>
          <w:rFonts w:ascii="Menlo" w:hAnsi="Menlo" w:cs="Menlo"/>
          <w:sz w:val="18"/>
          <w:szCs w:val="18"/>
          <w:lang w:val="en-US"/>
        </w:rPr>
        <w:t xml:space="preserve"> artistName: </w:t>
      </w:r>
      <w:r w:rsidRPr="00FD41D7">
        <w:rPr>
          <w:rFonts w:ascii="Menlo" w:hAnsi="Menlo" w:cs="Menlo"/>
          <w:color w:val="5C2699"/>
          <w:sz w:val="18"/>
          <w:szCs w:val="18"/>
          <w:lang w:val="en-US"/>
        </w:rPr>
        <w:t>String</w:t>
      </w:r>
      <w:r w:rsidRPr="00FD41D7">
        <w:rPr>
          <w:rFonts w:ascii="Menlo" w:hAnsi="Menlo" w:cs="Menlo"/>
          <w:sz w:val="18"/>
          <w:szCs w:val="18"/>
          <w:lang w:val="en-US"/>
        </w:rPr>
        <w:t>?</w:t>
      </w:r>
    </w:p>
    <w:p w14:paraId="4BCDFA1C"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let</w:t>
      </w:r>
      <w:r w:rsidRPr="00FD41D7">
        <w:rPr>
          <w:rFonts w:ascii="Menlo" w:hAnsi="Menlo" w:cs="Menlo"/>
          <w:sz w:val="18"/>
          <w:szCs w:val="18"/>
          <w:lang w:val="en-US"/>
        </w:rPr>
        <w:t xml:space="preserve"> imageURL: </w:t>
      </w:r>
      <w:r w:rsidRPr="00FD41D7">
        <w:rPr>
          <w:rFonts w:ascii="Menlo" w:hAnsi="Menlo" w:cs="Menlo"/>
          <w:color w:val="5C2699"/>
          <w:sz w:val="18"/>
          <w:szCs w:val="18"/>
          <w:lang w:val="en-US"/>
        </w:rPr>
        <w:t>String</w:t>
      </w:r>
      <w:r w:rsidRPr="00FD41D7">
        <w:rPr>
          <w:rFonts w:ascii="Menlo" w:hAnsi="Menlo" w:cs="Menlo"/>
          <w:sz w:val="18"/>
          <w:szCs w:val="18"/>
          <w:lang w:val="en-US"/>
        </w:rPr>
        <w:t>?</w:t>
      </w:r>
    </w:p>
    <w:p w14:paraId="3800E44E"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let</w:t>
      </w:r>
      <w:r w:rsidRPr="00FD41D7">
        <w:rPr>
          <w:rFonts w:ascii="Menlo" w:hAnsi="Menlo" w:cs="Menlo"/>
          <w:sz w:val="18"/>
          <w:szCs w:val="18"/>
          <w:lang w:val="en-US"/>
        </w:rPr>
        <w:t xml:space="preserve"> mp3URL: </w:t>
      </w:r>
      <w:r w:rsidRPr="00FD41D7">
        <w:rPr>
          <w:rFonts w:ascii="Menlo" w:hAnsi="Menlo" w:cs="Menlo"/>
          <w:color w:val="5C2699"/>
          <w:sz w:val="18"/>
          <w:szCs w:val="18"/>
          <w:lang w:val="en-US"/>
        </w:rPr>
        <w:t>String</w:t>
      </w:r>
      <w:r w:rsidRPr="00FD41D7">
        <w:rPr>
          <w:rFonts w:ascii="Menlo" w:hAnsi="Menlo" w:cs="Menlo"/>
          <w:sz w:val="18"/>
          <w:szCs w:val="18"/>
          <w:lang w:val="en-US"/>
        </w:rPr>
        <w:t>?</w:t>
      </w:r>
    </w:p>
    <w:p w14:paraId="15435FE7"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let</w:t>
      </w:r>
      <w:r w:rsidRPr="00FD41D7">
        <w:rPr>
          <w:rFonts w:ascii="Menlo" w:hAnsi="Menlo" w:cs="Menlo"/>
          <w:sz w:val="18"/>
          <w:szCs w:val="18"/>
          <w:lang w:val="en-US"/>
        </w:rPr>
        <w:t xml:space="preserve"> name: </w:t>
      </w:r>
      <w:r w:rsidRPr="00FD41D7">
        <w:rPr>
          <w:rFonts w:ascii="Menlo" w:hAnsi="Menlo" w:cs="Menlo"/>
          <w:color w:val="5C2699"/>
          <w:sz w:val="18"/>
          <w:szCs w:val="18"/>
          <w:lang w:val="en-US"/>
        </w:rPr>
        <w:t>String</w:t>
      </w:r>
      <w:r w:rsidRPr="00FD41D7">
        <w:rPr>
          <w:rFonts w:ascii="Menlo" w:hAnsi="Menlo" w:cs="Menlo"/>
          <w:sz w:val="18"/>
          <w:szCs w:val="18"/>
          <w:lang w:val="en-US"/>
        </w:rPr>
        <w:t>?</w:t>
      </w:r>
    </w:p>
    <w:p w14:paraId="54C2D30B"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sz w:val="18"/>
          <w:szCs w:val="18"/>
          <w:lang w:val="en-US"/>
        </w:rPr>
        <w:t xml:space="preserve">    </w:t>
      </w:r>
    </w:p>
    <w:p w14:paraId="51273AB1"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color w:val="AA0D91"/>
          <w:sz w:val="18"/>
          <w:szCs w:val="18"/>
          <w:lang w:val="en-US"/>
        </w:rPr>
        <w:t>init</w:t>
      </w:r>
      <w:r w:rsidRPr="00FD41D7">
        <w:rPr>
          <w:rFonts w:ascii="Menlo" w:hAnsi="Menlo" w:cs="Menlo"/>
          <w:sz w:val="18"/>
          <w:szCs w:val="18"/>
          <w:lang w:val="en-US"/>
        </w:rPr>
        <w:t>(</w:t>
      </w:r>
      <w:proofErr w:type="gramEnd"/>
      <w:r w:rsidRPr="00FD41D7">
        <w:rPr>
          <w:rFonts w:ascii="Menlo" w:hAnsi="Menlo" w:cs="Menlo"/>
          <w:sz w:val="18"/>
          <w:szCs w:val="18"/>
          <w:lang w:val="en-US"/>
        </w:rPr>
        <w:t xml:space="preserve">from json: </w:t>
      </w:r>
      <w:r w:rsidRPr="00FD41D7">
        <w:rPr>
          <w:rFonts w:ascii="Menlo" w:hAnsi="Menlo" w:cs="Menlo"/>
          <w:color w:val="3F6E74"/>
          <w:sz w:val="18"/>
          <w:szCs w:val="18"/>
          <w:lang w:val="en-US"/>
        </w:rPr>
        <w:t>JSONObject</w:t>
      </w:r>
      <w:r w:rsidRPr="00FD41D7">
        <w:rPr>
          <w:rFonts w:ascii="Menlo" w:hAnsi="Menlo" w:cs="Menlo"/>
          <w:sz w:val="18"/>
          <w:szCs w:val="18"/>
          <w:lang w:val="en-US"/>
        </w:rPr>
        <w:t>) {</w:t>
      </w:r>
    </w:p>
    <w:p w14:paraId="69036F24"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3F6E74"/>
          <w:sz w:val="18"/>
          <w:szCs w:val="18"/>
          <w:lang w:val="en-US"/>
        </w:rPr>
        <w:t>artistName</w:t>
      </w:r>
      <w:r w:rsidRPr="00FD41D7">
        <w:rPr>
          <w:rFonts w:ascii="Menlo" w:hAnsi="Menlo" w:cs="Menlo"/>
          <w:sz w:val="18"/>
          <w:szCs w:val="18"/>
          <w:lang w:val="en-US"/>
        </w:rPr>
        <w:t xml:space="preserve"> = json[</w:t>
      </w:r>
      <w:r w:rsidRPr="00FD41D7">
        <w:rPr>
          <w:rFonts w:ascii="Menlo" w:hAnsi="Menlo" w:cs="Menlo"/>
          <w:color w:val="C41A16"/>
          <w:sz w:val="18"/>
          <w:szCs w:val="18"/>
          <w:lang w:val="en-US"/>
        </w:rPr>
        <w:t>"artista"</w:t>
      </w:r>
      <w:r w:rsidRPr="00FD41D7">
        <w:rPr>
          <w:rFonts w:ascii="Menlo" w:hAnsi="Menlo" w:cs="Menlo"/>
          <w:sz w:val="18"/>
          <w:szCs w:val="18"/>
          <w:lang w:val="en-US"/>
        </w:rPr>
        <w:t xml:space="preserve">] </w:t>
      </w:r>
      <w:r w:rsidRPr="00FD41D7">
        <w:rPr>
          <w:rFonts w:ascii="Menlo" w:hAnsi="Menlo" w:cs="Menlo"/>
          <w:color w:val="AA0D91"/>
          <w:sz w:val="18"/>
          <w:szCs w:val="18"/>
          <w:lang w:val="en-US"/>
        </w:rPr>
        <w:t>as</w:t>
      </w:r>
      <w:r w:rsidRPr="00FD41D7">
        <w:rPr>
          <w:rFonts w:ascii="Menlo" w:hAnsi="Menlo" w:cs="Menlo"/>
          <w:sz w:val="18"/>
          <w:szCs w:val="18"/>
          <w:lang w:val="en-US"/>
        </w:rPr>
        <w:t xml:space="preserve">? </w:t>
      </w:r>
      <w:r w:rsidRPr="00FD41D7">
        <w:rPr>
          <w:rFonts w:ascii="Menlo" w:hAnsi="Menlo" w:cs="Menlo"/>
          <w:color w:val="5C2699"/>
          <w:sz w:val="18"/>
          <w:szCs w:val="18"/>
          <w:lang w:val="en-US"/>
        </w:rPr>
        <w:t>String</w:t>
      </w:r>
    </w:p>
    <w:p w14:paraId="43CBA5EC"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3F6E74"/>
          <w:sz w:val="18"/>
          <w:szCs w:val="18"/>
          <w:lang w:val="en-US"/>
        </w:rPr>
        <w:t>imageURL</w:t>
      </w:r>
      <w:r w:rsidRPr="00FD41D7">
        <w:rPr>
          <w:rFonts w:ascii="Menlo" w:hAnsi="Menlo" w:cs="Menlo"/>
          <w:sz w:val="18"/>
          <w:szCs w:val="18"/>
          <w:lang w:val="en-US"/>
        </w:rPr>
        <w:t xml:space="preserve"> = json[</w:t>
      </w:r>
      <w:r w:rsidRPr="00FD41D7">
        <w:rPr>
          <w:rFonts w:ascii="Menlo" w:hAnsi="Menlo" w:cs="Menlo"/>
          <w:color w:val="C41A16"/>
          <w:sz w:val="18"/>
          <w:szCs w:val="18"/>
          <w:lang w:val="en-US"/>
        </w:rPr>
        <w:t>"imagem"</w:t>
      </w:r>
      <w:r w:rsidRPr="00FD41D7">
        <w:rPr>
          <w:rFonts w:ascii="Menlo" w:hAnsi="Menlo" w:cs="Menlo"/>
          <w:sz w:val="18"/>
          <w:szCs w:val="18"/>
          <w:lang w:val="en-US"/>
        </w:rPr>
        <w:t xml:space="preserve">] </w:t>
      </w:r>
      <w:r w:rsidRPr="00FD41D7">
        <w:rPr>
          <w:rFonts w:ascii="Menlo" w:hAnsi="Menlo" w:cs="Menlo"/>
          <w:color w:val="AA0D91"/>
          <w:sz w:val="18"/>
          <w:szCs w:val="18"/>
          <w:lang w:val="en-US"/>
        </w:rPr>
        <w:t>as</w:t>
      </w:r>
      <w:r w:rsidRPr="00FD41D7">
        <w:rPr>
          <w:rFonts w:ascii="Menlo" w:hAnsi="Menlo" w:cs="Menlo"/>
          <w:sz w:val="18"/>
          <w:szCs w:val="18"/>
          <w:lang w:val="en-US"/>
        </w:rPr>
        <w:t xml:space="preserve">? </w:t>
      </w:r>
      <w:r w:rsidRPr="00FD41D7">
        <w:rPr>
          <w:rFonts w:ascii="Menlo" w:hAnsi="Menlo" w:cs="Menlo"/>
          <w:color w:val="5C2699"/>
          <w:sz w:val="18"/>
          <w:szCs w:val="18"/>
          <w:lang w:val="en-US"/>
        </w:rPr>
        <w:t>String</w:t>
      </w:r>
    </w:p>
    <w:p w14:paraId="76A93383"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3F6E74"/>
          <w:sz w:val="18"/>
          <w:szCs w:val="18"/>
          <w:lang w:val="en-US"/>
        </w:rPr>
        <w:t>mp3URL</w:t>
      </w:r>
      <w:r w:rsidRPr="00FD41D7">
        <w:rPr>
          <w:rFonts w:ascii="Menlo" w:hAnsi="Menlo" w:cs="Menlo"/>
          <w:sz w:val="18"/>
          <w:szCs w:val="18"/>
          <w:lang w:val="en-US"/>
        </w:rPr>
        <w:t xml:space="preserve"> = </w:t>
      </w:r>
      <w:proofErr w:type="gramStart"/>
      <w:r w:rsidRPr="00FD41D7">
        <w:rPr>
          <w:rFonts w:ascii="Menlo" w:hAnsi="Menlo" w:cs="Menlo"/>
          <w:sz w:val="18"/>
          <w:szCs w:val="18"/>
          <w:lang w:val="en-US"/>
        </w:rPr>
        <w:t>json[</w:t>
      </w:r>
      <w:proofErr w:type="gramEnd"/>
      <w:r w:rsidRPr="00FD41D7">
        <w:rPr>
          <w:rFonts w:ascii="Menlo" w:hAnsi="Menlo" w:cs="Menlo"/>
          <w:color w:val="C41A16"/>
          <w:sz w:val="18"/>
          <w:szCs w:val="18"/>
          <w:lang w:val="en-US"/>
        </w:rPr>
        <w:t>"mp3"</w:t>
      </w:r>
      <w:r w:rsidRPr="00FD41D7">
        <w:rPr>
          <w:rFonts w:ascii="Menlo" w:hAnsi="Menlo" w:cs="Menlo"/>
          <w:sz w:val="18"/>
          <w:szCs w:val="18"/>
          <w:lang w:val="en-US"/>
        </w:rPr>
        <w:t xml:space="preserve">] </w:t>
      </w:r>
      <w:r w:rsidRPr="00FD41D7">
        <w:rPr>
          <w:rFonts w:ascii="Menlo" w:hAnsi="Menlo" w:cs="Menlo"/>
          <w:color w:val="AA0D91"/>
          <w:sz w:val="18"/>
          <w:szCs w:val="18"/>
          <w:lang w:val="en-US"/>
        </w:rPr>
        <w:t>as</w:t>
      </w:r>
      <w:r w:rsidRPr="00FD41D7">
        <w:rPr>
          <w:rFonts w:ascii="Menlo" w:hAnsi="Menlo" w:cs="Menlo"/>
          <w:sz w:val="18"/>
          <w:szCs w:val="18"/>
          <w:lang w:val="en-US"/>
        </w:rPr>
        <w:t xml:space="preserve">? </w:t>
      </w:r>
      <w:r w:rsidRPr="00FD41D7">
        <w:rPr>
          <w:rFonts w:ascii="Menlo" w:hAnsi="Menlo" w:cs="Menlo"/>
          <w:color w:val="5C2699"/>
          <w:sz w:val="18"/>
          <w:szCs w:val="18"/>
          <w:lang w:val="en-US"/>
        </w:rPr>
        <w:t>String</w:t>
      </w:r>
    </w:p>
    <w:p w14:paraId="542A0E31" w14:textId="77777777" w:rsidR="005F2099" w:rsidRPr="005C0638"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3F6E74"/>
          <w:sz w:val="18"/>
          <w:szCs w:val="18"/>
          <w:lang w:val="en-US"/>
        </w:rPr>
        <w:t>name</w:t>
      </w:r>
      <w:r w:rsidRPr="00FD41D7">
        <w:rPr>
          <w:rFonts w:ascii="Menlo" w:hAnsi="Menlo" w:cs="Menlo"/>
          <w:sz w:val="18"/>
          <w:szCs w:val="18"/>
          <w:lang w:val="en-US"/>
        </w:rPr>
        <w:t xml:space="preserve"> = json[</w:t>
      </w:r>
      <w:r w:rsidRPr="00FD41D7">
        <w:rPr>
          <w:rFonts w:ascii="Menlo" w:hAnsi="Menlo" w:cs="Menlo"/>
          <w:color w:val="C41A16"/>
          <w:sz w:val="18"/>
          <w:szCs w:val="18"/>
          <w:lang w:val="en-US"/>
        </w:rPr>
        <w:t>"nome"</w:t>
      </w:r>
      <w:r w:rsidRPr="00FD41D7">
        <w:rPr>
          <w:rFonts w:ascii="Menlo" w:hAnsi="Menlo" w:cs="Menlo"/>
          <w:sz w:val="18"/>
          <w:szCs w:val="18"/>
          <w:lang w:val="en-US"/>
        </w:rPr>
        <w:t xml:space="preserve">] </w:t>
      </w:r>
      <w:r w:rsidRPr="00FD41D7">
        <w:rPr>
          <w:rFonts w:ascii="Menlo" w:hAnsi="Menlo" w:cs="Menlo"/>
          <w:color w:val="AA0D91"/>
          <w:sz w:val="18"/>
          <w:szCs w:val="18"/>
          <w:lang w:val="en-US"/>
        </w:rPr>
        <w:t>as</w:t>
      </w:r>
      <w:r w:rsidRPr="00FD41D7">
        <w:rPr>
          <w:rFonts w:ascii="Menlo" w:hAnsi="Menlo" w:cs="Menlo"/>
          <w:sz w:val="18"/>
          <w:szCs w:val="18"/>
          <w:lang w:val="en-US"/>
        </w:rPr>
        <w:t xml:space="preserve">? </w:t>
      </w:r>
      <w:r w:rsidRPr="005C0638">
        <w:rPr>
          <w:rFonts w:ascii="Menlo" w:hAnsi="Menlo" w:cs="Menlo"/>
          <w:color w:val="5C2699"/>
          <w:sz w:val="18"/>
          <w:szCs w:val="18"/>
          <w:lang w:val="en-US"/>
        </w:rPr>
        <w:t>String</w:t>
      </w:r>
    </w:p>
    <w:p w14:paraId="6C6F5354"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C0638">
        <w:rPr>
          <w:rFonts w:ascii="Menlo" w:hAnsi="Menlo" w:cs="Menlo"/>
          <w:sz w:val="18"/>
          <w:szCs w:val="18"/>
          <w:lang w:val="en-US"/>
        </w:rPr>
        <w:t xml:space="preserve">    </w:t>
      </w:r>
      <w:r w:rsidRPr="005F2099">
        <w:rPr>
          <w:rFonts w:ascii="Menlo" w:hAnsi="Menlo" w:cs="Menlo"/>
          <w:sz w:val="18"/>
          <w:szCs w:val="18"/>
        </w:rPr>
        <w:t>}</w:t>
      </w:r>
    </w:p>
    <w:p w14:paraId="05DC9C14"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w:t>
      </w:r>
    </w:p>
    <w:p w14:paraId="72B58AA5" w14:textId="77777777" w:rsidR="000478C8" w:rsidRPr="00432F2C" w:rsidRDefault="000478C8" w:rsidP="00432F2C">
      <w:pPr>
        <w:pStyle w:val="Compact"/>
        <w:numPr>
          <w:ilvl w:val="0"/>
          <w:numId w:val="13"/>
        </w:numPr>
      </w:pPr>
      <w:r w:rsidRPr="00432F2C">
        <w:t xml:space="preserve">Os próximos dois comandos atualizam os dados da tabela e em seguida deixa a </w:t>
      </w:r>
      <w:r w:rsidRPr="003E5F5D">
        <w:rPr>
          <w:i/>
        </w:rPr>
        <w:t>table view</w:t>
      </w:r>
      <w:r w:rsidRPr="00432F2C">
        <w:t xml:space="preserve"> visível novamente:</w:t>
      </w:r>
    </w:p>
    <w:p w14:paraId="40BB0517"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proofErr w:type="gramStart"/>
      <w:r w:rsidRPr="00FD41D7">
        <w:rPr>
          <w:rFonts w:ascii="Menlo" w:hAnsi="Menlo" w:cs="Menlo"/>
          <w:color w:val="AA0D91"/>
          <w:sz w:val="18"/>
          <w:szCs w:val="18"/>
          <w:lang w:val="en-US"/>
        </w:rPr>
        <w:t>self</w:t>
      </w:r>
      <w:r w:rsidRPr="00FD41D7">
        <w:rPr>
          <w:rFonts w:ascii="Menlo" w:hAnsi="Menlo" w:cs="Menlo"/>
          <w:sz w:val="18"/>
          <w:szCs w:val="18"/>
          <w:lang w:val="en-US"/>
        </w:rPr>
        <w:t>.tableView.reloadData</w:t>
      </w:r>
      <w:proofErr w:type="gramEnd"/>
      <w:r w:rsidRPr="00FD41D7">
        <w:rPr>
          <w:rFonts w:ascii="Menlo" w:hAnsi="Menlo" w:cs="Menlo"/>
          <w:sz w:val="18"/>
          <w:szCs w:val="18"/>
          <w:lang w:val="en-US"/>
        </w:rPr>
        <w:t>()</w:t>
      </w:r>
    </w:p>
    <w:p w14:paraId="61BF1AB8" w14:textId="77777777" w:rsidR="005F2099" w:rsidRPr="00FD41D7" w:rsidRDefault="005F2099" w:rsidP="005F2099">
      <w:pPr>
        <w:widowControl w:val="0"/>
        <w:tabs>
          <w:tab w:val="left" w:pos="692"/>
        </w:tabs>
        <w:autoSpaceDE w:val="0"/>
        <w:autoSpaceDN w:val="0"/>
        <w:adjustRightInd w:val="0"/>
        <w:ind w:left="1134"/>
        <w:rPr>
          <w:rFonts w:ascii="Menlo" w:hAnsi="Menlo" w:cs="Menlo"/>
          <w:sz w:val="18"/>
          <w:szCs w:val="18"/>
          <w:lang w:val="en-US"/>
        </w:rPr>
      </w:pPr>
      <w:r w:rsidRPr="00FD41D7">
        <w:rPr>
          <w:rFonts w:ascii="Menlo" w:hAnsi="Menlo" w:cs="Menlo"/>
          <w:color w:val="AA0D91"/>
          <w:sz w:val="18"/>
          <w:szCs w:val="18"/>
          <w:lang w:val="en-US"/>
        </w:rPr>
        <w:t>self</w:t>
      </w:r>
      <w:r w:rsidRPr="00FD41D7">
        <w:rPr>
          <w:rFonts w:ascii="Menlo" w:hAnsi="Menlo" w:cs="Menlo"/>
          <w:sz w:val="18"/>
          <w:szCs w:val="18"/>
          <w:lang w:val="en-US"/>
        </w:rPr>
        <w:t xml:space="preserve">.tableView.isHidden = </w:t>
      </w:r>
      <w:r w:rsidRPr="00FD41D7">
        <w:rPr>
          <w:rFonts w:ascii="Menlo" w:hAnsi="Menlo" w:cs="Menlo"/>
          <w:color w:val="AA0D91"/>
          <w:sz w:val="18"/>
          <w:szCs w:val="18"/>
          <w:lang w:val="en-US"/>
        </w:rPr>
        <w:t>false</w:t>
      </w:r>
    </w:p>
    <w:p w14:paraId="0F143287" w14:textId="77777777" w:rsidR="00555790" w:rsidRPr="00FD41D7" w:rsidRDefault="00555790" w:rsidP="000478C8">
      <w:pPr>
        <w:pStyle w:val="SourceCode"/>
        <w:rPr>
          <w:lang w:val="en-US"/>
        </w:rPr>
      </w:pPr>
    </w:p>
    <w:p w14:paraId="1FE51C92" w14:textId="77777777" w:rsidR="000478C8" w:rsidRPr="00432F2C" w:rsidRDefault="000478C8" w:rsidP="000478C8">
      <w:pPr>
        <w:pStyle w:val="Ttulo2"/>
      </w:pPr>
      <w:bookmarkStart w:id="48" w:name="exibindo-imagens-com-a-kingfisher"/>
      <w:bookmarkEnd w:id="48"/>
      <w:r w:rsidRPr="00432F2C">
        <w:t>Exibindo imagens com a Kingfisher</w:t>
      </w:r>
    </w:p>
    <w:p w14:paraId="3385D652" w14:textId="77777777" w:rsidR="000478C8" w:rsidRPr="00432F2C" w:rsidRDefault="000478C8" w:rsidP="00555790">
      <w:r w:rsidRPr="00432F2C">
        <w:t>Tendo nosso Firebase funcionando corretamente é hora de baixarmos as imagens especificadas pelas URLs no JSON. Para isto iremos adicionar mais uma dependência ao projeto, o Kingfisher.</w:t>
      </w:r>
    </w:p>
    <w:p w14:paraId="4D81FEAE" w14:textId="77777777" w:rsidR="00555790" w:rsidRPr="00432F2C" w:rsidRDefault="00555790" w:rsidP="00555790"/>
    <w:p w14:paraId="307BD3FE" w14:textId="77777777" w:rsidR="000478C8" w:rsidRPr="00432F2C" w:rsidRDefault="000478C8" w:rsidP="000478C8">
      <w:pPr>
        <w:pStyle w:val="Ttulo3"/>
      </w:pPr>
      <w:bookmarkStart w:id="49" w:name="kingfisher"/>
      <w:bookmarkEnd w:id="49"/>
      <w:r w:rsidRPr="00432F2C">
        <w:t>Kingfisher</w:t>
      </w:r>
    </w:p>
    <w:p w14:paraId="198086B3" w14:textId="77777777" w:rsidR="000478C8" w:rsidRPr="00432F2C" w:rsidRDefault="000478C8" w:rsidP="00555790">
      <w:r w:rsidRPr="00432F2C">
        <w:t xml:space="preserve">A Kingfisher é uma biblioteca leve, escrita puramente em </w:t>
      </w:r>
      <w:r w:rsidRPr="003E5F5D">
        <w:rPr>
          <w:i/>
        </w:rPr>
        <w:t>Swift</w:t>
      </w:r>
      <w:r w:rsidRPr="00432F2C">
        <w:t xml:space="preserve"> que possibilita o </w:t>
      </w:r>
      <w:r w:rsidRPr="003E5F5D">
        <w:rPr>
          <w:i/>
        </w:rPr>
        <w:t>download</w:t>
      </w:r>
      <w:r w:rsidRPr="00432F2C">
        <w:t xml:space="preserve"> e cache de imagens da </w:t>
      </w:r>
      <w:r w:rsidRPr="003E5F5D">
        <w:rPr>
          <w:i/>
        </w:rPr>
        <w:t>web</w:t>
      </w:r>
      <w:r w:rsidRPr="00432F2C">
        <w:t xml:space="preserve"> no nosso aplicativo.</w:t>
      </w:r>
    </w:p>
    <w:p w14:paraId="22DED599" w14:textId="77777777" w:rsidR="00555790" w:rsidRPr="00432F2C" w:rsidRDefault="000478C8" w:rsidP="00555790">
      <w:pPr>
        <w:pStyle w:val="FigurewithCaption"/>
        <w:jc w:val="center"/>
        <w:rPr>
          <w:lang w:val="pt-BR"/>
        </w:rPr>
      </w:pPr>
      <w:r w:rsidRPr="00432F2C">
        <w:rPr>
          <w:noProof/>
          <w:lang w:val="pt-BR" w:eastAsia="pt-BR"/>
        </w:rPr>
        <w:drawing>
          <wp:inline distT="0" distB="0" distL="0" distR="0" wp14:anchorId="05432282" wp14:editId="7B8F907E">
            <wp:extent cx="5334000" cy="962418"/>
            <wp:effectExtent l="0" t="0" r="0" b="0"/>
            <wp:docPr id="50" name="Picture" descr="Kingfisher"/>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onevcat/Kingfisher/master/images/logo.png"/>
                    <pic:cNvPicPr>
                      <a:picLocks noChangeAspect="1" noChangeArrowheads="1"/>
                    </pic:cNvPicPr>
                  </pic:nvPicPr>
                  <pic:blipFill>
                    <a:blip r:embed="rId48"/>
                    <a:stretch>
                      <a:fillRect/>
                    </a:stretch>
                  </pic:blipFill>
                  <pic:spPr bwMode="auto">
                    <a:xfrm>
                      <a:off x="0" y="0"/>
                      <a:ext cx="5334000" cy="962418"/>
                    </a:xfrm>
                    <a:prstGeom prst="rect">
                      <a:avLst/>
                    </a:prstGeom>
                    <a:noFill/>
                    <a:ln w="9525">
                      <a:noFill/>
                      <a:headEnd/>
                      <a:tailEnd/>
                    </a:ln>
                  </pic:spPr>
                </pic:pic>
              </a:graphicData>
            </a:graphic>
          </wp:inline>
        </w:drawing>
      </w:r>
    </w:p>
    <w:p w14:paraId="72BC492E" w14:textId="482C7B8B" w:rsidR="000478C8" w:rsidRPr="00432F2C" w:rsidRDefault="00555790" w:rsidP="00555790">
      <w:pPr>
        <w:pStyle w:val="Legenda"/>
        <w:jc w:val="center"/>
      </w:pPr>
      <w:r w:rsidRPr="00432F2C">
        <w:t xml:space="preserve">Figura </w:t>
      </w:r>
      <w:fldSimple w:instr=" SEQ Figura \* ARABIC ">
        <w:r w:rsidR="003E5F5D">
          <w:rPr>
            <w:noProof/>
          </w:rPr>
          <w:t>2.11</w:t>
        </w:r>
      </w:fldSimple>
      <w:r w:rsidRPr="00432F2C">
        <w:t xml:space="preserve"> - Logo da Kingfisher</w:t>
      </w:r>
    </w:p>
    <w:p w14:paraId="73862D21" w14:textId="41A14EF2" w:rsidR="000478C8" w:rsidRPr="00432F2C" w:rsidRDefault="00FA59FA" w:rsidP="000478C8">
      <w:pPr>
        <w:pStyle w:val="Corpodetexto"/>
        <w:rPr>
          <w:lang w:val="pt-BR"/>
        </w:rPr>
      </w:pPr>
      <w:r w:rsidRPr="00FA59FA">
        <w:rPr>
          <w:sz w:val="22"/>
          <w:lang w:val="pt-BR"/>
        </w:rPr>
        <w:lastRenderedPageBreak/>
        <w:t>Suas características são</w:t>
      </w:r>
      <w:commentRangeStart w:id="50"/>
      <w:commentRangeStart w:id="51"/>
      <w:r w:rsidR="000478C8" w:rsidRPr="00FA59FA">
        <w:rPr>
          <w:lang w:val="pt-BR"/>
        </w:rPr>
        <w:t>:</w:t>
      </w:r>
      <w:commentRangeEnd w:id="50"/>
      <w:r w:rsidR="003E5F5D" w:rsidRPr="00FA59FA">
        <w:rPr>
          <w:rStyle w:val="Refdecomentrio"/>
          <w:rFonts w:eastAsia="Arial" w:cs="Arial"/>
          <w:color w:val="000000"/>
          <w:lang w:val="pt-BR" w:eastAsia="pt-BR"/>
        </w:rPr>
        <w:commentReference w:id="50"/>
      </w:r>
      <w:commentRangeEnd w:id="51"/>
      <w:r>
        <w:rPr>
          <w:rStyle w:val="Refdecomentrio"/>
          <w:rFonts w:eastAsia="Arial" w:cs="Arial"/>
          <w:color w:val="000000"/>
          <w:lang w:val="pt-BR" w:eastAsia="pt-BR"/>
        </w:rPr>
        <w:commentReference w:id="51"/>
      </w:r>
    </w:p>
    <w:p w14:paraId="7D7E41D2" w14:textId="3E836B4B" w:rsidR="000478C8" w:rsidRPr="00432F2C" w:rsidRDefault="000478C8" w:rsidP="00555790">
      <w:pPr>
        <w:pStyle w:val="Compact"/>
      </w:pPr>
      <w:r w:rsidRPr="003E5F5D">
        <w:rPr>
          <w:i/>
        </w:rPr>
        <w:t>Download</w:t>
      </w:r>
      <w:r w:rsidRPr="00432F2C">
        <w:t xml:space="preserve"> e c</w:t>
      </w:r>
      <w:r w:rsidR="003E5F5D">
        <w:t>ache de imagens assincronamente;</w:t>
      </w:r>
    </w:p>
    <w:p w14:paraId="6FB018C9" w14:textId="73AB1B37" w:rsidR="000478C8" w:rsidRPr="00432F2C" w:rsidRDefault="000478C8" w:rsidP="00555790">
      <w:pPr>
        <w:pStyle w:val="Compact"/>
      </w:pPr>
      <w:r w:rsidRPr="003E5F5D">
        <w:rPr>
          <w:i/>
        </w:rPr>
        <w:t>Networking</w:t>
      </w:r>
      <w:r w:rsidRPr="00432F2C">
        <w:t xml:space="preserve"> baseado no componente nativo do iOS, </w:t>
      </w:r>
      <w:r w:rsidRPr="00432F2C">
        <w:rPr>
          <w:rStyle w:val="VerbatimChar"/>
        </w:rPr>
        <w:t>URLSession</w:t>
      </w:r>
      <w:r w:rsidR="003E5F5D">
        <w:t>;</w:t>
      </w:r>
    </w:p>
    <w:p w14:paraId="51B3CED4" w14:textId="0D632226" w:rsidR="000478C8" w:rsidRPr="00432F2C" w:rsidRDefault="000478C8" w:rsidP="00555790">
      <w:pPr>
        <w:pStyle w:val="Compact"/>
      </w:pPr>
      <w:r w:rsidRPr="00432F2C">
        <w:t xml:space="preserve">Método de cache em disco ou em memória </w:t>
      </w:r>
      <w:del w:id="52" w:author="Carneiro Pinto da Silva, Fernando" w:date="2017-02-02T16:40:00Z">
        <w:r w:rsidR="003E5F5D" w:rsidDel="003E5F5D">
          <w:delText xml:space="preserve">estão </w:delText>
        </w:r>
      </w:del>
      <w:r w:rsidR="003E5F5D">
        <w:t>disponíveis;</w:t>
      </w:r>
    </w:p>
    <w:p w14:paraId="7A1285EF" w14:textId="50259417" w:rsidR="000478C8" w:rsidRPr="00432F2C" w:rsidRDefault="000478C8" w:rsidP="00555790">
      <w:pPr>
        <w:pStyle w:val="Compact"/>
      </w:pPr>
      <w:r w:rsidRPr="003E5F5D">
        <w:rPr>
          <w:i/>
        </w:rPr>
        <w:t>Download</w:t>
      </w:r>
      <w:r w:rsidRPr="00432F2C">
        <w:t xml:space="preserve"> cancelável para melhorar a performance do </w:t>
      </w:r>
      <w:r w:rsidRPr="003E5F5D">
        <w:rPr>
          <w:i/>
        </w:rPr>
        <w:t>app</w:t>
      </w:r>
      <w:r w:rsidR="003E5F5D">
        <w:t xml:space="preserve"> e economia no consumo de dados;</w:t>
      </w:r>
    </w:p>
    <w:p w14:paraId="33A929BF" w14:textId="6FC42EED" w:rsidR="000478C8" w:rsidRPr="00432F2C" w:rsidRDefault="000478C8" w:rsidP="00555790">
      <w:pPr>
        <w:pStyle w:val="Compact"/>
      </w:pPr>
      <w:r w:rsidRPr="00432F2C">
        <w:t>Componentes separados</w:t>
      </w:r>
      <w:ins w:id="53" w:author="Carneiro Pinto da Silva, Fernando" w:date="2017-02-02T16:41:00Z">
        <w:r w:rsidR="003E5F5D">
          <w:t>, em que é possível</w:t>
        </w:r>
      </w:ins>
      <w:del w:id="54" w:author="Carneiro Pinto da Silva, Fernando" w:date="2017-02-02T16:41:00Z">
        <w:r w:rsidRPr="00432F2C" w:rsidDel="003E5F5D">
          <w:delText>. Você pode</w:delText>
        </w:r>
      </w:del>
      <w:r w:rsidRPr="00432F2C">
        <w:t xml:space="preserve"> usar o sistema de </w:t>
      </w:r>
      <w:r w:rsidRPr="003E5F5D">
        <w:rPr>
          <w:i/>
        </w:rPr>
        <w:t>download</w:t>
      </w:r>
      <w:r w:rsidRPr="00432F2C">
        <w:t xml:space="preserve"> ou de </w:t>
      </w:r>
      <w:r w:rsidR="003E5F5D">
        <w:t>cache separadamente</w:t>
      </w:r>
      <w:del w:id="55" w:author="Carneiro Pinto da Silva, Fernando" w:date="2017-02-02T16:41:00Z">
        <w:r w:rsidR="003E5F5D" w:rsidDel="003E5F5D">
          <w:delText xml:space="preserve"> se precisar</w:delText>
        </w:r>
      </w:del>
      <w:r w:rsidR="003E5F5D">
        <w:t>;</w:t>
      </w:r>
    </w:p>
    <w:p w14:paraId="7BB34B0A" w14:textId="395F3C36" w:rsidR="000478C8" w:rsidRPr="00432F2C" w:rsidRDefault="000478C8" w:rsidP="00555790">
      <w:pPr>
        <w:pStyle w:val="Compact"/>
      </w:pPr>
      <w:r w:rsidRPr="00432F2C">
        <w:t xml:space="preserve">Pré-busca e exibição da imagem no cache </w:t>
      </w:r>
      <w:commentRangeStart w:id="56"/>
      <w:commentRangeStart w:id="57"/>
      <w:r w:rsidRPr="00432F2C">
        <w:t>antes</w:t>
      </w:r>
      <w:commentRangeEnd w:id="56"/>
      <w:r w:rsidR="003E5F5D">
        <w:rPr>
          <w:rStyle w:val="Refdecomentrio"/>
          <w:rFonts w:eastAsia="Arial" w:cs="Arial"/>
          <w:color w:val="000000"/>
          <w:lang w:eastAsia="pt-BR"/>
        </w:rPr>
        <w:commentReference w:id="56"/>
      </w:r>
      <w:commentRangeEnd w:id="57"/>
      <w:r w:rsidR="00955F06">
        <w:rPr>
          <w:rStyle w:val="Refdecomentrio"/>
          <w:rFonts w:eastAsia="Arial" w:cs="Arial"/>
          <w:color w:val="000000"/>
          <w:lang w:eastAsia="pt-BR"/>
        </w:rPr>
        <w:commentReference w:id="57"/>
      </w:r>
      <w:r w:rsidR="00955F06">
        <w:t xml:space="preserve"> de fazer download de uma nova imagem</w:t>
      </w:r>
      <w:r w:rsidRPr="00432F2C">
        <w:t>, quando for necessário</w:t>
      </w:r>
      <w:r w:rsidR="003E5F5D">
        <w:t>;</w:t>
      </w:r>
    </w:p>
    <w:p w14:paraId="2852C9DA" w14:textId="23166993" w:rsidR="000478C8" w:rsidRPr="00432F2C" w:rsidRDefault="000478C8" w:rsidP="00555790">
      <w:pPr>
        <w:pStyle w:val="Compact"/>
      </w:pPr>
      <w:r w:rsidRPr="003E5F5D">
        <w:rPr>
          <w:i/>
          <w:rPrChange w:id="58" w:author="Carneiro Pinto da Silva, Fernando" w:date="2017-02-02T16:42:00Z">
            <w:rPr/>
          </w:rPrChange>
        </w:rPr>
        <w:t>Extensions</w:t>
      </w:r>
      <w:r w:rsidRPr="00432F2C">
        <w:t xml:space="preserve"> para </w:t>
      </w:r>
      <w:r w:rsidRPr="00432F2C">
        <w:rPr>
          <w:rStyle w:val="VerbatimChar"/>
        </w:rPr>
        <w:t>UIImageView</w:t>
      </w:r>
      <w:r w:rsidRPr="00432F2C">
        <w:t xml:space="preserve">, </w:t>
      </w:r>
      <w:r w:rsidRPr="00432F2C">
        <w:rPr>
          <w:rStyle w:val="VerbatimChar"/>
        </w:rPr>
        <w:t>NSImage</w:t>
      </w:r>
      <w:r w:rsidRPr="00432F2C">
        <w:t xml:space="preserve"> e </w:t>
      </w:r>
      <w:r w:rsidRPr="00432F2C">
        <w:rPr>
          <w:rStyle w:val="VerbatimChar"/>
        </w:rPr>
        <w:t>UIButton</w:t>
      </w:r>
      <w:r w:rsidRPr="00432F2C">
        <w:t xml:space="preserve"> para definir a imagem diretamente de uma URL</w:t>
      </w:r>
      <w:r w:rsidR="003E5F5D">
        <w:t>;</w:t>
      </w:r>
    </w:p>
    <w:p w14:paraId="0B16768E" w14:textId="2DDCF35C" w:rsidR="000478C8" w:rsidRPr="00432F2C" w:rsidRDefault="000478C8" w:rsidP="00555790">
      <w:pPr>
        <w:pStyle w:val="Compact"/>
      </w:pPr>
      <w:r w:rsidRPr="00432F2C">
        <w:t>E muito mais</w:t>
      </w:r>
      <w:r w:rsidR="003E5F5D">
        <w:t>.</w:t>
      </w:r>
    </w:p>
    <w:p w14:paraId="77CEEE90" w14:textId="0FB48BF6" w:rsidR="000478C8" w:rsidRDefault="000478C8" w:rsidP="00555790">
      <w:r w:rsidRPr="00432F2C">
        <w:t xml:space="preserve">Para se ter uma ideia de como é fácil exibir imagens da </w:t>
      </w:r>
      <w:r w:rsidRPr="003E5F5D">
        <w:rPr>
          <w:i/>
          <w:rPrChange w:id="59" w:author="Carneiro Pinto da Silva, Fernando" w:date="2017-02-02T16:42:00Z">
            <w:rPr/>
          </w:rPrChange>
        </w:rPr>
        <w:t>web</w:t>
      </w:r>
      <w:r w:rsidRPr="00432F2C">
        <w:t xml:space="preserve"> utilizando o Kingfisher</w:t>
      </w:r>
      <w:r w:rsidR="008A7AC1">
        <w:t>,</w:t>
      </w:r>
      <w:r w:rsidRPr="00432F2C">
        <w:t xml:space="preserve"> precisamos apenas das linhas de código abaixo:</w:t>
      </w:r>
    </w:p>
    <w:p w14:paraId="60C2A1C1" w14:textId="77777777" w:rsidR="005F2099" w:rsidRPr="00432F2C" w:rsidRDefault="005F2099" w:rsidP="00555790"/>
    <w:p w14:paraId="27924E0C" w14:textId="77777777" w:rsidR="005F2099" w:rsidRPr="00FD41D7" w:rsidRDefault="005F2099" w:rsidP="005F2099">
      <w:pPr>
        <w:widowControl w:val="0"/>
        <w:tabs>
          <w:tab w:val="left" w:pos="692"/>
        </w:tabs>
        <w:autoSpaceDE w:val="0"/>
        <w:autoSpaceDN w:val="0"/>
        <w:adjustRightInd w:val="0"/>
        <w:ind w:left="567"/>
        <w:rPr>
          <w:rFonts w:ascii="Menlo" w:hAnsi="Menlo" w:cs="Menlo"/>
          <w:sz w:val="18"/>
          <w:szCs w:val="18"/>
          <w:lang w:val="en-US"/>
        </w:rPr>
      </w:pPr>
      <w:r w:rsidRPr="00FD41D7">
        <w:rPr>
          <w:rFonts w:ascii="Menlo" w:hAnsi="Menlo" w:cs="Menlo"/>
          <w:color w:val="AA0D91"/>
          <w:sz w:val="18"/>
          <w:szCs w:val="18"/>
          <w:lang w:val="en-US"/>
        </w:rPr>
        <w:t>let</w:t>
      </w:r>
      <w:r w:rsidRPr="00FD41D7">
        <w:rPr>
          <w:rFonts w:ascii="Menlo" w:hAnsi="Menlo" w:cs="Menlo"/>
          <w:sz w:val="18"/>
          <w:szCs w:val="18"/>
          <w:lang w:val="en-US"/>
        </w:rPr>
        <w:t xml:space="preserve"> url = </w:t>
      </w:r>
      <w:proofErr w:type="gramStart"/>
      <w:r w:rsidRPr="00FD41D7">
        <w:rPr>
          <w:rFonts w:ascii="Menlo" w:hAnsi="Menlo" w:cs="Menlo"/>
          <w:color w:val="5C2699"/>
          <w:sz w:val="18"/>
          <w:szCs w:val="18"/>
          <w:lang w:val="en-US"/>
        </w:rPr>
        <w:t>URL</w:t>
      </w:r>
      <w:r w:rsidRPr="00FD41D7">
        <w:rPr>
          <w:rFonts w:ascii="Menlo" w:hAnsi="Menlo" w:cs="Menlo"/>
          <w:sz w:val="18"/>
          <w:szCs w:val="18"/>
          <w:lang w:val="en-US"/>
        </w:rPr>
        <w:t>(</w:t>
      </w:r>
      <w:proofErr w:type="gramEnd"/>
      <w:r w:rsidRPr="00FD41D7">
        <w:rPr>
          <w:rFonts w:ascii="Menlo" w:hAnsi="Menlo" w:cs="Menlo"/>
          <w:sz w:val="18"/>
          <w:szCs w:val="18"/>
          <w:lang w:val="en-US"/>
        </w:rPr>
        <w:t xml:space="preserve">string: </w:t>
      </w:r>
      <w:r w:rsidRPr="00FD41D7">
        <w:rPr>
          <w:rFonts w:ascii="Menlo" w:hAnsi="Menlo" w:cs="Menlo"/>
          <w:color w:val="C41A16"/>
          <w:sz w:val="18"/>
          <w:szCs w:val="18"/>
          <w:lang w:val="en-US"/>
        </w:rPr>
        <w:t>"url_da_sua_imagem"</w:t>
      </w:r>
      <w:r w:rsidRPr="00FD41D7">
        <w:rPr>
          <w:rFonts w:ascii="Menlo" w:hAnsi="Menlo" w:cs="Menlo"/>
          <w:sz w:val="18"/>
          <w:szCs w:val="18"/>
          <w:lang w:val="en-US"/>
        </w:rPr>
        <w:t>)</w:t>
      </w:r>
    </w:p>
    <w:p w14:paraId="32C8E9EB" w14:textId="77777777" w:rsidR="005F2099" w:rsidRPr="00FD41D7" w:rsidRDefault="005F2099" w:rsidP="005F2099">
      <w:pPr>
        <w:widowControl w:val="0"/>
        <w:tabs>
          <w:tab w:val="left" w:pos="692"/>
        </w:tabs>
        <w:autoSpaceDE w:val="0"/>
        <w:autoSpaceDN w:val="0"/>
        <w:adjustRightInd w:val="0"/>
        <w:ind w:left="567"/>
        <w:rPr>
          <w:rFonts w:ascii="Menlo" w:hAnsi="Menlo" w:cs="Menlo"/>
          <w:sz w:val="18"/>
          <w:szCs w:val="18"/>
          <w:lang w:val="en-US"/>
        </w:rPr>
      </w:pPr>
      <w:proofErr w:type="gramStart"/>
      <w:r w:rsidRPr="00FD41D7">
        <w:rPr>
          <w:rFonts w:ascii="Menlo" w:hAnsi="Menlo" w:cs="Menlo"/>
          <w:sz w:val="18"/>
          <w:szCs w:val="18"/>
          <w:lang w:val="en-US"/>
        </w:rPr>
        <w:t>imageView.kf.setImage</w:t>
      </w:r>
      <w:proofErr w:type="gramEnd"/>
      <w:r w:rsidRPr="00FD41D7">
        <w:rPr>
          <w:rFonts w:ascii="Menlo" w:hAnsi="Menlo" w:cs="Menlo"/>
          <w:sz w:val="18"/>
          <w:szCs w:val="18"/>
          <w:lang w:val="en-US"/>
        </w:rPr>
        <w:t xml:space="preserve">(with: </w:t>
      </w:r>
      <w:r w:rsidRPr="00FD41D7">
        <w:rPr>
          <w:rFonts w:ascii="Menlo" w:hAnsi="Menlo" w:cs="Menlo"/>
          <w:color w:val="3F6E74"/>
          <w:sz w:val="18"/>
          <w:szCs w:val="18"/>
          <w:lang w:val="en-US"/>
        </w:rPr>
        <w:t>url</w:t>
      </w:r>
      <w:r w:rsidRPr="00FD41D7">
        <w:rPr>
          <w:rFonts w:ascii="Menlo" w:hAnsi="Menlo" w:cs="Menlo"/>
          <w:sz w:val="18"/>
          <w:szCs w:val="18"/>
          <w:lang w:val="en-US"/>
        </w:rPr>
        <w:t>)</w:t>
      </w:r>
    </w:p>
    <w:p w14:paraId="015E8123" w14:textId="77777777" w:rsidR="000478C8" w:rsidRPr="00432F2C" w:rsidRDefault="000478C8" w:rsidP="00555790">
      <w:r w:rsidRPr="00432F2C">
        <w:t xml:space="preserve">O Kingfisher irá fazer o </w:t>
      </w:r>
      <w:r w:rsidRPr="003E5F5D">
        <w:rPr>
          <w:i/>
          <w:rPrChange w:id="60" w:author="Carneiro Pinto da Silva, Fernando" w:date="2017-02-02T16:43:00Z">
            <w:rPr/>
          </w:rPrChange>
        </w:rPr>
        <w:t>download</w:t>
      </w:r>
      <w:r w:rsidRPr="00432F2C">
        <w:t xml:space="preserve"> da imagem especificada pela </w:t>
      </w:r>
      <w:r w:rsidRPr="00432F2C">
        <w:rPr>
          <w:rStyle w:val="VerbatimChar"/>
        </w:rPr>
        <w:t>url</w:t>
      </w:r>
      <w:r w:rsidRPr="00432F2C">
        <w:t xml:space="preserve">, enviá-la tanto para memória quanto para o disco como cache, e mostrá-la na </w:t>
      </w:r>
      <w:r w:rsidRPr="00432F2C">
        <w:rPr>
          <w:rStyle w:val="VerbatimChar"/>
        </w:rPr>
        <w:t>imageView</w:t>
      </w:r>
      <w:r w:rsidRPr="00432F2C">
        <w:t>.</w:t>
      </w:r>
    </w:p>
    <w:p w14:paraId="0396DBFC" w14:textId="77777777" w:rsidR="00555790" w:rsidRPr="00432F2C" w:rsidRDefault="00555790" w:rsidP="00555790"/>
    <w:p w14:paraId="218CC2FB" w14:textId="77777777" w:rsidR="000478C8" w:rsidRPr="00432F2C" w:rsidRDefault="000478C8" w:rsidP="000478C8">
      <w:pPr>
        <w:pStyle w:val="Ttulo3"/>
      </w:pPr>
      <w:bookmarkStart w:id="61" w:name="instalando-o-kingfisher"/>
      <w:bookmarkEnd w:id="61"/>
      <w:r w:rsidRPr="00432F2C">
        <w:t>Instalando o Kingfisher</w:t>
      </w:r>
    </w:p>
    <w:p w14:paraId="3020D18E" w14:textId="77777777" w:rsidR="000478C8" w:rsidRPr="00432F2C" w:rsidRDefault="000478C8" w:rsidP="00555790">
      <w:r w:rsidRPr="00432F2C">
        <w:t>Iremos instalar o Kingfisher via CocoaPods então o procedimento é o mesmo das outras bibliotecas que instalamos:</w:t>
      </w:r>
    </w:p>
    <w:p w14:paraId="761406AB" w14:textId="4917D369" w:rsidR="000478C8" w:rsidRPr="00432F2C" w:rsidRDefault="000478C8" w:rsidP="005F2099">
      <w:pPr>
        <w:pBdr>
          <w:bottom w:val="single" w:sz="4" w:space="1" w:color="auto"/>
        </w:pBdr>
      </w:pPr>
    </w:p>
    <w:p w14:paraId="7950BAA7" w14:textId="59E1C574" w:rsidR="000478C8" w:rsidRPr="00432F2C" w:rsidRDefault="000478C8" w:rsidP="00432F2C">
      <w:pPr>
        <w:pStyle w:val="Compact"/>
        <w:numPr>
          <w:ilvl w:val="0"/>
          <w:numId w:val="24"/>
        </w:numPr>
        <w:jc w:val="left"/>
      </w:pPr>
      <w:r w:rsidRPr="00432F2C">
        <w:t xml:space="preserve">Abra o arquivo </w:t>
      </w:r>
      <w:r w:rsidRPr="005F2099">
        <w:rPr>
          <w:b/>
        </w:rPr>
        <w:t>Podfile</w:t>
      </w:r>
      <w:ins w:id="62" w:author="Carneiro Pinto da Silva, Fernando" w:date="2017-02-02T16:45:00Z">
        <w:r w:rsidR="003538B9">
          <w:rPr>
            <w:b/>
          </w:rPr>
          <w:t>;</w:t>
        </w:r>
      </w:ins>
    </w:p>
    <w:p w14:paraId="291589E3" w14:textId="77777777" w:rsidR="000478C8" w:rsidRPr="00432F2C" w:rsidRDefault="000478C8" w:rsidP="00432F2C">
      <w:pPr>
        <w:pStyle w:val="Compact"/>
        <w:numPr>
          <w:ilvl w:val="0"/>
          <w:numId w:val="24"/>
        </w:numPr>
        <w:jc w:val="left"/>
      </w:pPr>
      <w:r w:rsidRPr="00432F2C">
        <w:t>Insira a seguinte linha:</w:t>
      </w:r>
    </w:p>
    <w:p w14:paraId="3A578EA0" w14:textId="77777777" w:rsidR="000478C8" w:rsidRPr="005F2099" w:rsidRDefault="000478C8" w:rsidP="005F2099">
      <w:pPr>
        <w:pStyle w:val="SourceCode"/>
        <w:ind w:left="567"/>
        <w:rPr>
          <w:rFonts w:ascii="Menlo" w:hAnsi="Menlo" w:cs="Menlo"/>
          <w:sz w:val="18"/>
          <w:szCs w:val="18"/>
        </w:rPr>
      </w:pPr>
      <w:proofErr w:type="gramStart"/>
      <w:r w:rsidRPr="005F2099">
        <w:rPr>
          <w:rStyle w:val="NormalTok"/>
          <w:rFonts w:ascii="Menlo" w:hAnsi="Menlo" w:cs="Menlo"/>
          <w:sz w:val="18"/>
          <w:szCs w:val="18"/>
        </w:rPr>
        <w:t>pod</w:t>
      </w:r>
      <w:proofErr w:type="gramEnd"/>
      <w:r w:rsidRPr="005F2099">
        <w:rPr>
          <w:rStyle w:val="NormalTok"/>
          <w:rFonts w:ascii="Menlo" w:hAnsi="Menlo" w:cs="Menlo"/>
          <w:sz w:val="18"/>
          <w:szCs w:val="18"/>
        </w:rPr>
        <w:t xml:space="preserve"> </w:t>
      </w:r>
      <w:r w:rsidRPr="005F2099">
        <w:rPr>
          <w:rStyle w:val="StringTok"/>
          <w:rFonts w:ascii="Menlo" w:hAnsi="Menlo" w:cs="Menlo"/>
          <w:sz w:val="18"/>
          <w:szCs w:val="18"/>
        </w:rPr>
        <w:t>'Kingfisher'</w:t>
      </w:r>
      <w:r w:rsidRPr="005F2099">
        <w:rPr>
          <w:rStyle w:val="NormalTok"/>
          <w:rFonts w:ascii="Menlo" w:hAnsi="Menlo" w:cs="Menlo"/>
          <w:sz w:val="18"/>
          <w:szCs w:val="18"/>
        </w:rPr>
        <w:t xml:space="preserve">, </w:t>
      </w:r>
      <w:r w:rsidRPr="005F2099">
        <w:rPr>
          <w:rStyle w:val="StringTok"/>
          <w:rFonts w:ascii="Menlo" w:hAnsi="Menlo" w:cs="Menlo"/>
          <w:sz w:val="18"/>
          <w:szCs w:val="18"/>
        </w:rPr>
        <w:t>'~&gt; 3.0'</w:t>
      </w:r>
    </w:p>
    <w:p w14:paraId="4C075CB4" w14:textId="77777777" w:rsidR="000478C8" w:rsidRPr="00432F2C" w:rsidRDefault="000478C8" w:rsidP="00432F2C">
      <w:pPr>
        <w:pStyle w:val="Compact"/>
        <w:numPr>
          <w:ilvl w:val="0"/>
          <w:numId w:val="25"/>
        </w:numPr>
        <w:jc w:val="left"/>
      </w:pPr>
      <w:r w:rsidRPr="00432F2C">
        <w:t>Seu Podfile estará da seguinte maneira:</w:t>
      </w:r>
    </w:p>
    <w:p w14:paraId="517C314B" w14:textId="77777777" w:rsidR="000478C8" w:rsidRPr="00FD41D7" w:rsidRDefault="000478C8" w:rsidP="005F2099">
      <w:pPr>
        <w:pStyle w:val="SourceCode"/>
        <w:ind w:left="567"/>
        <w:rPr>
          <w:rFonts w:ascii="Menlo" w:hAnsi="Menlo" w:cs="Menlo"/>
          <w:sz w:val="18"/>
          <w:szCs w:val="18"/>
          <w:lang w:val="en-US"/>
        </w:rPr>
      </w:pPr>
      <w:r w:rsidRPr="00FD41D7">
        <w:rPr>
          <w:rStyle w:val="CommentTok"/>
          <w:rFonts w:ascii="Menlo" w:hAnsi="Menlo" w:cs="Menlo"/>
          <w:sz w:val="18"/>
          <w:szCs w:val="18"/>
          <w:lang w:val="en-US"/>
        </w:rPr>
        <w:t>#Uncomment the next line to define a global platform for your project</w:t>
      </w:r>
      <w:r w:rsidRPr="00FD41D7">
        <w:rPr>
          <w:rFonts w:ascii="Menlo" w:hAnsi="Menlo" w:cs="Menlo"/>
          <w:sz w:val="18"/>
          <w:szCs w:val="18"/>
          <w:lang w:val="en-US"/>
        </w:rPr>
        <w:br/>
      </w:r>
      <w:r w:rsidRPr="00FD41D7">
        <w:rPr>
          <w:rStyle w:val="CommentTok"/>
          <w:rFonts w:ascii="Menlo" w:hAnsi="Menlo" w:cs="Menlo"/>
          <w:sz w:val="18"/>
          <w:szCs w:val="18"/>
          <w:lang w:val="en-US"/>
        </w:rPr>
        <w:t>#platform :ios, '9.0'</w:t>
      </w:r>
      <w:r w:rsidRPr="00FD41D7">
        <w:rPr>
          <w:rFonts w:ascii="Menlo" w:hAnsi="Menlo" w:cs="Menlo"/>
          <w:sz w:val="18"/>
          <w:szCs w:val="18"/>
          <w:lang w:val="en-US"/>
        </w:rPr>
        <w:br/>
      </w:r>
      <w:r w:rsidRPr="00FD41D7">
        <w:rPr>
          <w:rFonts w:ascii="Menlo" w:hAnsi="Menlo" w:cs="Menlo"/>
          <w:sz w:val="18"/>
          <w:szCs w:val="18"/>
          <w:lang w:val="en-US"/>
        </w:rPr>
        <w:br/>
      </w:r>
      <w:r w:rsidRPr="00FD41D7">
        <w:rPr>
          <w:rStyle w:val="NormalTok"/>
          <w:rFonts w:ascii="Menlo" w:hAnsi="Menlo" w:cs="Menlo"/>
          <w:sz w:val="18"/>
          <w:szCs w:val="18"/>
          <w:lang w:val="en-US"/>
        </w:rPr>
        <w:t xml:space="preserve">target </w:t>
      </w:r>
      <w:r w:rsidRPr="00FD41D7">
        <w:rPr>
          <w:rStyle w:val="StringTok"/>
          <w:rFonts w:ascii="Menlo" w:hAnsi="Menlo" w:cs="Menlo"/>
          <w:sz w:val="18"/>
          <w:szCs w:val="18"/>
          <w:lang w:val="en-US"/>
        </w:rPr>
        <w:t>'MusicProject'</w:t>
      </w:r>
      <w:r w:rsidRPr="00FD41D7">
        <w:rPr>
          <w:rStyle w:val="NormalTok"/>
          <w:rFonts w:ascii="Menlo" w:hAnsi="Menlo" w:cs="Menlo"/>
          <w:sz w:val="18"/>
          <w:szCs w:val="18"/>
          <w:lang w:val="en-US"/>
        </w:rPr>
        <w:t xml:space="preserve"> </w:t>
      </w:r>
      <w:r w:rsidRPr="00FD41D7">
        <w:rPr>
          <w:rStyle w:val="KeywordTok"/>
          <w:rFonts w:ascii="Menlo" w:hAnsi="Menlo" w:cs="Menlo"/>
          <w:sz w:val="18"/>
          <w:szCs w:val="18"/>
          <w:lang w:val="en-US"/>
        </w:rPr>
        <w:t>do</w:t>
      </w:r>
      <w:r w:rsidRPr="00FD41D7">
        <w:rPr>
          <w:rFonts w:ascii="Menlo" w:hAnsi="Menlo" w:cs="Menlo"/>
          <w:sz w:val="18"/>
          <w:szCs w:val="18"/>
          <w:lang w:val="en-US"/>
        </w:rPr>
        <w:br/>
      </w:r>
      <w:r w:rsidRPr="00FD41D7">
        <w:rPr>
          <w:rStyle w:val="NormalTok"/>
          <w:rFonts w:ascii="Menlo" w:hAnsi="Menlo" w:cs="Menlo"/>
          <w:sz w:val="18"/>
          <w:szCs w:val="18"/>
          <w:lang w:val="en-US"/>
        </w:rPr>
        <w:t xml:space="preserve"> </w:t>
      </w:r>
      <w:r w:rsidRPr="00FD41D7">
        <w:rPr>
          <w:rStyle w:val="CommentTok"/>
          <w:rFonts w:ascii="Menlo" w:hAnsi="Menlo" w:cs="Menlo"/>
          <w:sz w:val="18"/>
          <w:szCs w:val="18"/>
          <w:lang w:val="en-US"/>
        </w:rPr>
        <w:t># Comment the next line if you're not using Swift and don't want to use dynamic frameworks</w:t>
      </w:r>
      <w:r w:rsidRPr="00FD41D7">
        <w:rPr>
          <w:rFonts w:ascii="Menlo" w:hAnsi="Menlo" w:cs="Menlo"/>
          <w:sz w:val="18"/>
          <w:szCs w:val="18"/>
          <w:lang w:val="en-US"/>
        </w:rPr>
        <w:br/>
      </w:r>
      <w:r w:rsidRPr="00FD41D7">
        <w:rPr>
          <w:rStyle w:val="NormalTok"/>
          <w:rFonts w:ascii="Menlo" w:hAnsi="Menlo" w:cs="Menlo"/>
          <w:sz w:val="18"/>
          <w:szCs w:val="18"/>
          <w:lang w:val="en-US"/>
        </w:rPr>
        <w:t xml:space="preserve"> use_frameworks!</w:t>
      </w:r>
      <w:r w:rsidRPr="00FD41D7">
        <w:rPr>
          <w:rFonts w:ascii="Menlo" w:hAnsi="Menlo" w:cs="Menlo"/>
          <w:sz w:val="18"/>
          <w:szCs w:val="18"/>
          <w:lang w:val="en-US"/>
        </w:rPr>
        <w:br/>
      </w:r>
      <w:r w:rsidRPr="00FD41D7">
        <w:rPr>
          <w:rFonts w:ascii="Menlo" w:hAnsi="Menlo" w:cs="Menlo"/>
          <w:sz w:val="18"/>
          <w:szCs w:val="18"/>
          <w:lang w:val="en-US"/>
        </w:rPr>
        <w:br/>
      </w:r>
      <w:r w:rsidRPr="00FD41D7">
        <w:rPr>
          <w:rStyle w:val="NormalTok"/>
          <w:rFonts w:ascii="Menlo" w:hAnsi="Menlo" w:cs="Menlo"/>
          <w:sz w:val="18"/>
          <w:szCs w:val="18"/>
          <w:lang w:val="en-US"/>
        </w:rPr>
        <w:t xml:space="preserve"> pod </w:t>
      </w:r>
      <w:r w:rsidRPr="00FD41D7">
        <w:rPr>
          <w:rStyle w:val="StringTok"/>
          <w:rFonts w:ascii="Menlo" w:hAnsi="Menlo" w:cs="Menlo"/>
          <w:sz w:val="18"/>
          <w:szCs w:val="18"/>
          <w:lang w:val="en-US"/>
        </w:rPr>
        <w:t>'Firebase/Core'</w:t>
      </w:r>
      <w:r w:rsidRPr="00FD41D7">
        <w:rPr>
          <w:rFonts w:ascii="Menlo" w:hAnsi="Menlo" w:cs="Menlo"/>
          <w:sz w:val="18"/>
          <w:szCs w:val="18"/>
          <w:lang w:val="en-US"/>
        </w:rPr>
        <w:br/>
      </w:r>
      <w:r w:rsidRPr="00FD41D7">
        <w:rPr>
          <w:rStyle w:val="NormalTok"/>
          <w:rFonts w:ascii="Menlo" w:hAnsi="Menlo" w:cs="Menlo"/>
          <w:sz w:val="18"/>
          <w:szCs w:val="18"/>
          <w:lang w:val="en-US"/>
        </w:rPr>
        <w:t xml:space="preserve"> pod </w:t>
      </w:r>
      <w:r w:rsidRPr="00FD41D7">
        <w:rPr>
          <w:rStyle w:val="StringTok"/>
          <w:rFonts w:ascii="Menlo" w:hAnsi="Menlo" w:cs="Menlo"/>
          <w:sz w:val="18"/>
          <w:szCs w:val="18"/>
          <w:lang w:val="en-US"/>
        </w:rPr>
        <w:t>'Firebase/Auth'</w:t>
      </w:r>
      <w:r w:rsidRPr="00FD41D7">
        <w:rPr>
          <w:rFonts w:ascii="Menlo" w:hAnsi="Menlo" w:cs="Menlo"/>
          <w:sz w:val="18"/>
          <w:szCs w:val="18"/>
          <w:lang w:val="en-US"/>
        </w:rPr>
        <w:br/>
      </w:r>
      <w:r w:rsidRPr="00FD41D7">
        <w:rPr>
          <w:rStyle w:val="NormalTok"/>
          <w:rFonts w:ascii="Menlo" w:hAnsi="Menlo" w:cs="Menlo"/>
          <w:sz w:val="18"/>
          <w:szCs w:val="18"/>
          <w:lang w:val="en-US"/>
        </w:rPr>
        <w:t xml:space="preserve"> pod </w:t>
      </w:r>
      <w:r w:rsidRPr="00FD41D7">
        <w:rPr>
          <w:rStyle w:val="StringTok"/>
          <w:rFonts w:ascii="Menlo" w:hAnsi="Menlo" w:cs="Menlo"/>
          <w:sz w:val="18"/>
          <w:szCs w:val="18"/>
          <w:lang w:val="en-US"/>
        </w:rPr>
        <w:t>'Firebase/Database'</w:t>
      </w:r>
      <w:r w:rsidRPr="00FD41D7">
        <w:rPr>
          <w:rFonts w:ascii="Menlo" w:hAnsi="Menlo" w:cs="Menlo"/>
          <w:sz w:val="18"/>
          <w:szCs w:val="18"/>
          <w:lang w:val="en-US"/>
        </w:rPr>
        <w:br/>
      </w:r>
      <w:r w:rsidRPr="00FD41D7">
        <w:rPr>
          <w:rStyle w:val="NormalTok"/>
          <w:rFonts w:ascii="Menlo" w:hAnsi="Menlo" w:cs="Menlo"/>
          <w:sz w:val="18"/>
          <w:szCs w:val="18"/>
          <w:lang w:val="en-US"/>
        </w:rPr>
        <w:t xml:space="preserve"> pod </w:t>
      </w:r>
      <w:r w:rsidRPr="00FD41D7">
        <w:rPr>
          <w:rStyle w:val="StringTok"/>
          <w:rFonts w:ascii="Menlo" w:hAnsi="Menlo" w:cs="Menlo"/>
          <w:sz w:val="18"/>
          <w:szCs w:val="18"/>
          <w:lang w:val="en-US"/>
        </w:rPr>
        <w:t>'Kingfisher'</w:t>
      </w:r>
      <w:r w:rsidRPr="00FD41D7">
        <w:rPr>
          <w:rStyle w:val="NormalTok"/>
          <w:rFonts w:ascii="Menlo" w:hAnsi="Menlo" w:cs="Menlo"/>
          <w:sz w:val="18"/>
          <w:szCs w:val="18"/>
          <w:lang w:val="en-US"/>
        </w:rPr>
        <w:t xml:space="preserve">, </w:t>
      </w:r>
      <w:r w:rsidRPr="00FD41D7">
        <w:rPr>
          <w:rStyle w:val="StringTok"/>
          <w:rFonts w:ascii="Menlo" w:hAnsi="Menlo" w:cs="Menlo"/>
          <w:sz w:val="18"/>
          <w:szCs w:val="18"/>
          <w:lang w:val="en-US"/>
        </w:rPr>
        <w:t>'~&gt; 3.0'</w:t>
      </w:r>
      <w:r w:rsidRPr="00FD41D7">
        <w:rPr>
          <w:rFonts w:ascii="Menlo" w:hAnsi="Menlo" w:cs="Menlo"/>
          <w:sz w:val="18"/>
          <w:szCs w:val="18"/>
          <w:lang w:val="en-US"/>
        </w:rPr>
        <w:br/>
      </w:r>
      <w:r w:rsidRPr="00FD41D7">
        <w:rPr>
          <w:rFonts w:ascii="Menlo" w:hAnsi="Menlo" w:cs="Menlo"/>
          <w:sz w:val="18"/>
          <w:szCs w:val="18"/>
          <w:lang w:val="en-US"/>
        </w:rPr>
        <w:lastRenderedPageBreak/>
        <w:br/>
      </w:r>
      <w:r w:rsidRPr="00FD41D7">
        <w:rPr>
          <w:rStyle w:val="KeywordTok"/>
          <w:rFonts w:ascii="Menlo" w:hAnsi="Menlo" w:cs="Menlo"/>
          <w:sz w:val="18"/>
          <w:szCs w:val="18"/>
          <w:lang w:val="en-US"/>
        </w:rPr>
        <w:t>end</w:t>
      </w:r>
    </w:p>
    <w:p w14:paraId="247BE429" w14:textId="4560E1E2" w:rsidR="000478C8" w:rsidRPr="00432F2C" w:rsidRDefault="000478C8" w:rsidP="00432F2C">
      <w:pPr>
        <w:pStyle w:val="Compact"/>
        <w:numPr>
          <w:ilvl w:val="0"/>
          <w:numId w:val="26"/>
        </w:numPr>
        <w:jc w:val="left"/>
      </w:pPr>
      <w:r w:rsidRPr="00432F2C">
        <w:t>Abra o terminal do seu Mac</w:t>
      </w:r>
      <w:r w:rsidR="003538B9">
        <w:t>;</w:t>
      </w:r>
    </w:p>
    <w:p w14:paraId="3FECD189" w14:textId="77777777" w:rsidR="000478C8" w:rsidRPr="00432F2C" w:rsidRDefault="000478C8" w:rsidP="00432F2C">
      <w:pPr>
        <w:pStyle w:val="Compact"/>
        <w:numPr>
          <w:ilvl w:val="0"/>
          <w:numId w:val="26"/>
        </w:numPr>
        <w:jc w:val="left"/>
      </w:pPr>
      <w:r w:rsidRPr="00432F2C">
        <w:t>Navegue a até o diretório do projeto:</w:t>
      </w:r>
    </w:p>
    <w:p w14:paraId="7B2F4A09" w14:textId="77777777" w:rsidR="000478C8" w:rsidRPr="005F2099" w:rsidRDefault="000478C8" w:rsidP="005F2099">
      <w:pPr>
        <w:pStyle w:val="SourceCode"/>
        <w:ind w:left="1134"/>
        <w:rPr>
          <w:color w:val="7F7F7F" w:themeColor="text1" w:themeTint="80"/>
        </w:rPr>
      </w:pPr>
      <w:r w:rsidRPr="005F2099">
        <w:rPr>
          <w:rStyle w:val="KeywordTok"/>
          <w:color w:val="7F7F7F" w:themeColor="text1" w:themeTint="80"/>
        </w:rPr>
        <w:t>cd</w:t>
      </w:r>
      <w:r w:rsidRPr="005F2099">
        <w:rPr>
          <w:rStyle w:val="NormalTok"/>
          <w:color w:val="7F7F7F" w:themeColor="text1" w:themeTint="80"/>
        </w:rPr>
        <w:t xml:space="preserve"> caminho/para/seu/projeto</w:t>
      </w:r>
    </w:p>
    <w:p w14:paraId="6038303B" w14:textId="77777777" w:rsidR="000478C8" w:rsidRPr="00432F2C" w:rsidRDefault="000478C8" w:rsidP="00432F2C">
      <w:pPr>
        <w:pStyle w:val="Compact"/>
        <w:numPr>
          <w:ilvl w:val="0"/>
          <w:numId w:val="27"/>
        </w:numPr>
        <w:jc w:val="left"/>
      </w:pPr>
      <w:r w:rsidRPr="00432F2C">
        <w:t>Execute o comando de instalação do pod:</w:t>
      </w:r>
    </w:p>
    <w:p w14:paraId="669F361A" w14:textId="77777777" w:rsidR="000478C8" w:rsidRPr="005F2099" w:rsidRDefault="000478C8" w:rsidP="005F2099">
      <w:pPr>
        <w:pStyle w:val="SourceCode"/>
        <w:ind w:left="1134"/>
        <w:rPr>
          <w:color w:val="7F7F7F" w:themeColor="text1" w:themeTint="80"/>
        </w:rPr>
      </w:pPr>
      <w:proofErr w:type="gramStart"/>
      <w:r w:rsidRPr="005F2099">
        <w:rPr>
          <w:rStyle w:val="KeywordTok"/>
          <w:color w:val="7F7F7F" w:themeColor="text1" w:themeTint="80"/>
        </w:rPr>
        <w:t>pod</w:t>
      </w:r>
      <w:proofErr w:type="gramEnd"/>
      <w:r w:rsidRPr="005F2099">
        <w:rPr>
          <w:rStyle w:val="NormalTok"/>
          <w:color w:val="7F7F7F" w:themeColor="text1" w:themeTint="80"/>
        </w:rPr>
        <w:t xml:space="preserve"> install</w:t>
      </w:r>
    </w:p>
    <w:p w14:paraId="04EB6827" w14:textId="77777777" w:rsidR="000478C8" w:rsidRPr="00432F2C" w:rsidRDefault="000478C8" w:rsidP="000478C8">
      <w:pPr>
        <w:pStyle w:val="FirstParagraph"/>
        <w:rPr>
          <w:lang w:val="pt-BR"/>
        </w:rPr>
      </w:pPr>
      <w:r w:rsidRPr="00432F2C">
        <w:rPr>
          <w:lang w:val="pt-BR"/>
        </w:rPr>
        <w:t>Aguarde até o processo de instalação terminar e estará pronto. Vamos utilizá-la.</w:t>
      </w:r>
    </w:p>
    <w:p w14:paraId="56075870" w14:textId="77777777" w:rsidR="000478C8" w:rsidRPr="00432F2C" w:rsidRDefault="000478C8" w:rsidP="000478C8">
      <w:pPr>
        <w:pStyle w:val="Ttulo3"/>
      </w:pPr>
      <w:bookmarkStart w:id="63" w:name="utilizando-o-kingfisher"/>
      <w:bookmarkEnd w:id="63"/>
      <w:r w:rsidRPr="00432F2C">
        <w:t>Utilizando o Kingfisher</w:t>
      </w:r>
    </w:p>
    <w:p w14:paraId="72D8AA55" w14:textId="77777777" w:rsidR="000478C8" w:rsidRPr="00432F2C" w:rsidRDefault="000478C8" w:rsidP="00555790">
      <w:r w:rsidRPr="00432F2C">
        <w:t>A utilização da Kingfisher é mais fácil do que a própria instalação, então execute os seguintes passos:</w:t>
      </w:r>
    </w:p>
    <w:p w14:paraId="14E32C4D" w14:textId="77777777" w:rsidR="00555790" w:rsidRPr="00432F2C" w:rsidRDefault="00555790" w:rsidP="00555790">
      <w:pPr>
        <w:pStyle w:val="Corpodetexto"/>
        <w:jc w:val="both"/>
        <w:rPr>
          <w:lang w:val="pt-BR"/>
        </w:rPr>
      </w:pPr>
    </w:p>
    <w:p w14:paraId="7D0B836C" w14:textId="4B2D3471" w:rsidR="000478C8" w:rsidRPr="00432F2C" w:rsidRDefault="000478C8" w:rsidP="00432F2C">
      <w:pPr>
        <w:pStyle w:val="Compact"/>
        <w:numPr>
          <w:ilvl w:val="0"/>
          <w:numId w:val="28"/>
        </w:numPr>
      </w:pPr>
      <w:r w:rsidRPr="00432F2C">
        <w:t xml:space="preserve">Entre no arquivo </w:t>
      </w:r>
      <w:r w:rsidRPr="00432F2C">
        <w:rPr>
          <w:rStyle w:val="VerbatimChar"/>
        </w:rPr>
        <w:t>BrowseViewController</w:t>
      </w:r>
      <w:r w:rsidR="003538B9">
        <w:t>;</w:t>
      </w:r>
    </w:p>
    <w:p w14:paraId="3DBDD2E0" w14:textId="77777777" w:rsidR="000478C8" w:rsidRPr="00432F2C" w:rsidRDefault="000478C8" w:rsidP="00432F2C">
      <w:pPr>
        <w:pStyle w:val="Compact"/>
        <w:numPr>
          <w:ilvl w:val="0"/>
          <w:numId w:val="28"/>
        </w:numPr>
      </w:pPr>
      <w:r w:rsidRPr="00432F2C">
        <w:t xml:space="preserve">No topo da classe (na região dos </w:t>
      </w:r>
      <w:r w:rsidRPr="003538B9">
        <w:rPr>
          <w:i/>
        </w:rPr>
        <w:t>imports</w:t>
      </w:r>
      <w:r w:rsidRPr="00432F2C">
        <w:t>) importe a Kingfisher:</w:t>
      </w:r>
    </w:p>
    <w:p w14:paraId="3E3B03A6" w14:textId="77777777" w:rsidR="005F2099" w:rsidRDefault="005F2099" w:rsidP="005F2099">
      <w:pPr>
        <w:pStyle w:val="Compact"/>
        <w:numPr>
          <w:ilvl w:val="0"/>
          <w:numId w:val="0"/>
        </w:numPr>
        <w:ind w:left="480"/>
      </w:pPr>
    </w:p>
    <w:p w14:paraId="3B70CFCE" w14:textId="5B203024" w:rsidR="005F2099" w:rsidRPr="005F2099" w:rsidRDefault="005F2099" w:rsidP="005F2099">
      <w:pPr>
        <w:widowControl w:val="0"/>
        <w:tabs>
          <w:tab w:val="left" w:pos="692"/>
        </w:tabs>
        <w:autoSpaceDE w:val="0"/>
        <w:autoSpaceDN w:val="0"/>
        <w:adjustRightInd w:val="0"/>
        <w:ind w:left="567"/>
        <w:rPr>
          <w:rFonts w:ascii="Menlo" w:hAnsi="Menlo" w:cs="Menlo"/>
          <w:sz w:val="18"/>
          <w:szCs w:val="18"/>
        </w:rPr>
      </w:pPr>
      <w:proofErr w:type="gramStart"/>
      <w:r w:rsidRPr="00933CAC">
        <w:rPr>
          <w:rFonts w:ascii="Menlo" w:hAnsi="Menlo" w:cs="Menlo"/>
          <w:color w:val="AA0D91"/>
          <w:sz w:val="18"/>
          <w:szCs w:val="18"/>
        </w:rPr>
        <w:t>import</w:t>
      </w:r>
      <w:proofErr w:type="gramEnd"/>
      <w:r w:rsidRPr="00933CAC">
        <w:rPr>
          <w:rFonts w:ascii="Menlo" w:hAnsi="Menlo" w:cs="Menlo"/>
          <w:sz w:val="18"/>
          <w:szCs w:val="18"/>
        </w:rPr>
        <w:t xml:space="preserve"> Kingfisher</w:t>
      </w:r>
    </w:p>
    <w:p w14:paraId="7907CDD8" w14:textId="77777777" w:rsidR="005F2099" w:rsidRDefault="005F2099" w:rsidP="005F2099">
      <w:pPr>
        <w:pStyle w:val="Compact"/>
        <w:numPr>
          <w:ilvl w:val="0"/>
          <w:numId w:val="0"/>
        </w:numPr>
        <w:ind w:left="480"/>
      </w:pPr>
    </w:p>
    <w:p w14:paraId="2A919489" w14:textId="14FF5C92" w:rsidR="000478C8" w:rsidRPr="00432F2C" w:rsidRDefault="000478C8" w:rsidP="00432F2C">
      <w:pPr>
        <w:pStyle w:val="Compact"/>
        <w:numPr>
          <w:ilvl w:val="0"/>
          <w:numId w:val="29"/>
        </w:numPr>
      </w:pPr>
      <w:r w:rsidRPr="00432F2C">
        <w:t xml:space="preserve">Localize o método </w:t>
      </w:r>
      <w:proofErr w:type="gramStart"/>
      <w:r w:rsidRPr="00432F2C">
        <w:rPr>
          <w:rStyle w:val="VerbatimChar"/>
        </w:rPr>
        <w:t>tableView(</w:t>
      </w:r>
      <w:proofErr w:type="gramEnd"/>
      <w:r w:rsidRPr="00432F2C">
        <w:rPr>
          <w:rStyle w:val="VerbatimChar"/>
        </w:rPr>
        <w:t>_ :, cellForRowAt:)</w:t>
      </w:r>
      <w:r w:rsidR="003538B9">
        <w:t xml:space="preserve"> ;</w:t>
      </w:r>
    </w:p>
    <w:p w14:paraId="2DFC0757" w14:textId="77777777" w:rsidR="000478C8" w:rsidRPr="00432F2C" w:rsidRDefault="000478C8" w:rsidP="00432F2C">
      <w:pPr>
        <w:pStyle w:val="Compact"/>
        <w:numPr>
          <w:ilvl w:val="0"/>
          <w:numId w:val="29"/>
        </w:numPr>
      </w:pPr>
      <w:r w:rsidRPr="00432F2C">
        <w:t>Insira as linhas em destaque de modo que o método fique assim:</w:t>
      </w:r>
    </w:p>
    <w:p w14:paraId="17B1CCDD" w14:textId="77777777" w:rsidR="005F2099" w:rsidRDefault="005F2099" w:rsidP="00555790">
      <w:pPr>
        <w:pStyle w:val="FirstParagraph"/>
        <w:jc w:val="both"/>
        <w:rPr>
          <w:lang w:val="pt-BR"/>
        </w:rPr>
      </w:pPr>
    </w:p>
    <w:p w14:paraId="6EE5E641" w14:textId="77777777" w:rsidR="005F2099" w:rsidRPr="00FD41D7" w:rsidRDefault="005F2099" w:rsidP="005F2099">
      <w:pPr>
        <w:widowControl w:val="0"/>
        <w:tabs>
          <w:tab w:val="left" w:pos="692"/>
        </w:tabs>
        <w:autoSpaceDE w:val="0"/>
        <w:autoSpaceDN w:val="0"/>
        <w:adjustRightInd w:val="0"/>
        <w:ind w:left="567"/>
        <w:jc w:val="left"/>
        <w:rPr>
          <w:rFonts w:ascii="Menlo" w:hAnsi="Menlo" w:cs="Menlo"/>
          <w:sz w:val="18"/>
          <w:szCs w:val="18"/>
          <w:lang w:val="en-US"/>
        </w:rPr>
      </w:pPr>
      <w:r w:rsidRPr="00FD41D7">
        <w:rPr>
          <w:rFonts w:ascii="Menlo" w:hAnsi="Menlo" w:cs="Menlo"/>
          <w:color w:val="AA0D91"/>
          <w:sz w:val="18"/>
          <w:szCs w:val="18"/>
          <w:lang w:val="en-US"/>
        </w:rPr>
        <w:t>func</w:t>
      </w:r>
      <w:r w:rsidRPr="00FD41D7">
        <w:rPr>
          <w:rFonts w:ascii="Menlo" w:hAnsi="Menlo" w:cs="Menlo"/>
          <w:sz w:val="18"/>
          <w:szCs w:val="18"/>
          <w:lang w:val="en-US"/>
        </w:rPr>
        <w:t xml:space="preserve"> </w:t>
      </w:r>
      <w:proofErr w:type="gramStart"/>
      <w:r w:rsidRPr="00FD41D7">
        <w:rPr>
          <w:rFonts w:ascii="Menlo" w:hAnsi="Menlo" w:cs="Menlo"/>
          <w:sz w:val="18"/>
          <w:szCs w:val="18"/>
          <w:lang w:val="en-US"/>
        </w:rPr>
        <w:t>tableView(</w:t>
      </w:r>
      <w:proofErr w:type="gramEnd"/>
      <w:r w:rsidRPr="00FD41D7">
        <w:rPr>
          <w:rFonts w:ascii="Menlo" w:hAnsi="Menlo" w:cs="Menlo"/>
          <w:color w:val="AA0D91"/>
          <w:sz w:val="18"/>
          <w:szCs w:val="18"/>
          <w:lang w:val="en-US"/>
        </w:rPr>
        <w:t>_</w:t>
      </w:r>
      <w:r w:rsidRPr="00FD41D7">
        <w:rPr>
          <w:rFonts w:ascii="Menlo" w:hAnsi="Menlo" w:cs="Menlo"/>
          <w:sz w:val="18"/>
          <w:szCs w:val="18"/>
          <w:lang w:val="en-US"/>
        </w:rPr>
        <w:t xml:space="preserve"> tableView: </w:t>
      </w:r>
      <w:r w:rsidRPr="00FD41D7">
        <w:rPr>
          <w:rFonts w:ascii="Menlo" w:hAnsi="Menlo" w:cs="Menlo"/>
          <w:color w:val="5C2699"/>
          <w:sz w:val="18"/>
          <w:szCs w:val="18"/>
          <w:lang w:val="en-US"/>
        </w:rPr>
        <w:t>UITableView</w:t>
      </w:r>
      <w:r w:rsidRPr="00FD41D7">
        <w:rPr>
          <w:rFonts w:ascii="Menlo" w:hAnsi="Menlo" w:cs="Menlo"/>
          <w:sz w:val="18"/>
          <w:szCs w:val="18"/>
          <w:lang w:val="en-US"/>
        </w:rPr>
        <w:t xml:space="preserve">, cellForRowAt indexPath: </w:t>
      </w:r>
      <w:r w:rsidRPr="00FD41D7">
        <w:rPr>
          <w:rFonts w:ascii="Menlo" w:hAnsi="Menlo" w:cs="Menlo"/>
          <w:color w:val="5C2699"/>
          <w:sz w:val="18"/>
          <w:szCs w:val="18"/>
          <w:lang w:val="en-US"/>
        </w:rPr>
        <w:t>IndexPath</w:t>
      </w:r>
      <w:r w:rsidRPr="00FD41D7">
        <w:rPr>
          <w:rFonts w:ascii="Menlo" w:hAnsi="Menlo" w:cs="Menlo"/>
          <w:sz w:val="18"/>
          <w:szCs w:val="18"/>
          <w:lang w:val="en-US"/>
        </w:rPr>
        <w:t xml:space="preserve">) -&gt; </w:t>
      </w:r>
      <w:r w:rsidRPr="00FD41D7">
        <w:rPr>
          <w:rFonts w:ascii="Menlo" w:hAnsi="Menlo" w:cs="Menlo"/>
          <w:color w:val="5C2699"/>
          <w:sz w:val="18"/>
          <w:szCs w:val="18"/>
          <w:lang w:val="en-US"/>
        </w:rPr>
        <w:t>UITableViewCell</w:t>
      </w:r>
      <w:r w:rsidRPr="00FD41D7">
        <w:rPr>
          <w:rFonts w:ascii="Menlo" w:hAnsi="Menlo" w:cs="Menlo"/>
          <w:sz w:val="18"/>
          <w:szCs w:val="18"/>
          <w:lang w:val="en-US"/>
        </w:rPr>
        <w:t xml:space="preserve"> {</w:t>
      </w:r>
    </w:p>
    <w:p w14:paraId="04BF4E5E" w14:textId="77777777" w:rsidR="005F2099" w:rsidRPr="00FD41D7" w:rsidRDefault="005F2099" w:rsidP="005F2099">
      <w:pPr>
        <w:widowControl w:val="0"/>
        <w:tabs>
          <w:tab w:val="left" w:pos="692"/>
        </w:tabs>
        <w:autoSpaceDE w:val="0"/>
        <w:autoSpaceDN w:val="0"/>
        <w:adjustRightInd w:val="0"/>
        <w:ind w:left="567"/>
        <w:jc w:val="left"/>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let</w:t>
      </w:r>
      <w:r w:rsidRPr="00FD41D7">
        <w:rPr>
          <w:rFonts w:ascii="Menlo" w:hAnsi="Menlo" w:cs="Menlo"/>
          <w:sz w:val="18"/>
          <w:szCs w:val="18"/>
          <w:lang w:val="en-US"/>
        </w:rPr>
        <w:t xml:space="preserve"> cell = tableView.dequeueReusableCell(withIdentifier: </w:t>
      </w:r>
      <w:r w:rsidRPr="00FD41D7">
        <w:rPr>
          <w:rFonts w:ascii="Menlo" w:hAnsi="Menlo" w:cs="Menlo"/>
          <w:color w:val="C41A16"/>
          <w:sz w:val="18"/>
          <w:szCs w:val="18"/>
          <w:lang w:val="en-US"/>
        </w:rPr>
        <w:t>"UITableViewCellIdentifier"</w:t>
      </w:r>
      <w:r w:rsidRPr="00FD41D7">
        <w:rPr>
          <w:rFonts w:ascii="Menlo" w:hAnsi="Menlo" w:cs="Menlo"/>
          <w:sz w:val="18"/>
          <w:szCs w:val="18"/>
          <w:lang w:val="en-US"/>
        </w:rPr>
        <w:t xml:space="preserve">, for: indexPath) </w:t>
      </w:r>
      <w:r w:rsidRPr="00FD41D7">
        <w:rPr>
          <w:rFonts w:ascii="Menlo" w:hAnsi="Menlo" w:cs="Menlo"/>
          <w:color w:val="AA0D91"/>
          <w:sz w:val="18"/>
          <w:szCs w:val="18"/>
          <w:lang w:val="en-US"/>
        </w:rPr>
        <w:t>as</w:t>
      </w:r>
      <w:r w:rsidRPr="00FD41D7">
        <w:rPr>
          <w:rFonts w:ascii="Menlo" w:hAnsi="Menlo" w:cs="Menlo"/>
          <w:sz w:val="18"/>
          <w:szCs w:val="18"/>
          <w:lang w:val="en-US"/>
        </w:rPr>
        <w:t xml:space="preserve">! </w:t>
      </w:r>
      <w:r w:rsidRPr="00FD41D7">
        <w:rPr>
          <w:rFonts w:ascii="Menlo" w:hAnsi="Menlo" w:cs="Menlo"/>
          <w:color w:val="5C2699"/>
          <w:sz w:val="18"/>
          <w:szCs w:val="18"/>
          <w:lang w:val="en-US"/>
        </w:rPr>
        <w:t>BrowseTableViewCell</w:t>
      </w:r>
    </w:p>
    <w:p w14:paraId="3A2E1E47" w14:textId="77777777" w:rsidR="005F2099" w:rsidRPr="00FD41D7" w:rsidRDefault="005F2099" w:rsidP="005F2099">
      <w:pPr>
        <w:widowControl w:val="0"/>
        <w:tabs>
          <w:tab w:val="left" w:pos="692"/>
        </w:tabs>
        <w:autoSpaceDE w:val="0"/>
        <w:autoSpaceDN w:val="0"/>
        <w:adjustRightInd w:val="0"/>
        <w:ind w:left="567"/>
        <w:jc w:val="left"/>
        <w:rPr>
          <w:rFonts w:ascii="Menlo" w:hAnsi="Menlo" w:cs="Menlo"/>
          <w:sz w:val="18"/>
          <w:szCs w:val="18"/>
          <w:lang w:val="en-US"/>
        </w:rPr>
      </w:pPr>
      <w:r w:rsidRPr="00FD41D7">
        <w:rPr>
          <w:rFonts w:ascii="Menlo" w:hAnsi="Menlo" w:cs="Menlo"/>
          <w:sz w:val="18"/>
          <w:szCs w:val="18"/>
          <w:lang w:val="en-US"/>
        </w:rPr>
        <w:t xml:space="preserve">    </w:t>
      </w:r>
    </w:p>
    <w:p w14:paraId="164C5121" w14:textId="77777777" w:rsidR="005F2099" w:rsidRPr="00FD41D7" w:rsidRDefault="005F2099" w:rsidP="005F2099">
      <w:pPr>
        <w:widowControl w:val="0"/>
        <w:tabs>
          <w:tab w:val="left" w:pos="692"/>
        </w:tabs>
        <w:autoSpaceDE w:val="0"/>
        <w:autoSpaceDN w:val="0"/>
        <w:adjustRightInd w:val="0"/>
        <w:ind w:left="567"/>
        <w:jc w:val="left"/>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if</w:t>
      </w:r>
      <w:r w:rsidRPr="00FD41D7">
        <w:rPr>
          <w:rFonts w:ascii="Menlo" w:hAnsi="Menlo" w:cs="Menlo"/>
          <w:sz w:val="18"/>
          <w:szCs w:val="18"/>
          <w:lang w:val="en-US"/>
        </w:rPr>
        <w:t xml:space="preserve"> indexPath.section == </w:t>
      </w:r>
      <w:r w:rsidRPr="00FD41D7">
        <w:rPr>
          <w:rFonts w:ascii="Menlo" w:hAnsi="Menlo" w:cs="Menlo"/>
          <w:color w:val="1C00CF"/>
          <w:sz w:val="18"/>
          <w:szCs w:val="18"/>
          <w:lang w:val="en-US"/>
        </w:rPr>
        <w:t>0</w:t>
      </w:r>
      <w:r w:rsidRPr="00FD41D7">
        <w:rPr>
          <w:rFonts w:ascii="Menlo" w:hAnsi="Menlo" w:cs="Menlo"/>
          <w:sz w:val="18"/>
          <w:szCs w:val="18"/>
          <w:lang w:val="en-US"/>
        </w:rPr>
        <w:t xml:space="preserve"> {</w:t>
      </w:r>
    </w:p>
    <w:p w14:paraId="08D10F78"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cell.artistLabel</w:t>
      </w:r>
      <w:proofErr w:type="gramEnd"/>
      <w:r w:rsidRPr="00FD41D7">
        <w:rPr>
          <w:rFonts w:ascii="Menlo" w:hAnsi="Menlo" w:cs="Menlo"/>
          <w:sz w:val="18"/>
          <w:szCs w:val="18"/>
          <w:lang w:val="en-US"/>
        </w:rPr>
        <w:t xml:space="preserve">?.text = browseData?.releases[indexPath.row].artistName ?? </w:t>
      </w:r>
      <w:r w:rsidRPr="00933CAC">
        <w:rPr>
          <w:rFonts w:ascii="Menlo" w:hAnsi="Menlo" w:cs="Menlo"/>
          <w:color w:val="C41A16"/>
          <w:sz w:val="18"/>
          <w:szCs w:val="18"/>
        </w:rPr>
        <w:t>""</w:t>
      </w:r>
    </w:p>
    <w:p w14:paraId="574B3613"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w:t>
      </w:r>
      <w:proofErr w:type="gramStart"/>
      <w:r w:rsidRPr="005C0638">
        <w:rPr>
          <w:rFonts w:ascii="Menlo" w:hAnsi="Menlo" w:cs="Menlo"/>
          <w:sz w:val="18"/>
          <w:szCs w:val="18"/>
          <w:lang w:val="en-US"/>
        </w:rPr>
        <w:t>cell.musicNameLabel</w:t>
      </w:r>
      <w:proofErr w:type="gramEnd"/>
      <w:r w:rsidRPr="005C0638">
        <w:rPr>
          <w:rFonts w:ascii="Menlo" w:hAnsi="Menlo" w:cs="Menlo"/>
          <w:sz w:val="18"/>
          <w:szCs w:val="18"/>
          <w:lang w:val="en-US"/>
        </w:rPr>
        <w:t xml:space="preserve">?.text = browseData?.releases[indexPath.row].name ?? </w:t>
      </w:r>
      <w:r w:rsidRPr="00933CAC">
        <w:rPr>
          <w:rFonts w:ascii="Menlo" w:hAnsi="Menlo" w:cs="Menlo"/>
          <w:color w:val="C41A16"/>
          <w:sz w:val="18"/>
          <w:szCs w:val="18"/>
        </w:rPr>
        <w:t>""</w:t>
      </w:r>
    </w:p>
    <w:p w14:paraId="7B665BAD"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w:t>
      </w:r>
    </w:p>
    <w:p w14:paraId="20D807D1"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color w:val="007400"/>
          <w:sz w:val="18"/>
          <w:szCs w:val="18"/>
        </w:rPr>
      </w:pPr>
      <w:r w:rsidRPr="00933CAC">
        <w:rPr>
          <w:rFonts w:ascii="Menlo" w:hAnsi="Menlo" w:cs="Menlo"/>
          <w:sz w:val="18"/>
          <w:szCs w:val="18"/>
        </w:rPr>
        <w:t xml:space="preserve">        </w:t>
      </w:r>
      <w:r w:rsidRPr="00933CAC">
        <w:rPr>
          <w:rFonts w:ascii="Menlo" w:hAnsi="Menlo" w:cs="Menlo"/>
          <w:color w:val="007400"/>
          <w:sz w:val="18"/>
          <w:szCs w:val="18"/>
        </w:rPr>
        <w:t>//-----------------------------</w:t>
      </w:r>
    </w:p>
    <w:p w14:paraId="1AB09C18"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color w:val="007400"/>
          <w:sz w:val="18"/>
          <w:szCs w:val="18"/>
        </w:rPr>
      </w:pPr>
      <w:r w:rsidRPr="00933CAC">
        <w:rPr>
          <w:rFonts w:ascii="Menlo" w:hAnsi="Menlo" w:cs="Menlo"/>
          <w:sz w:val="18"/>
          <w:szCs w:val="18"/>
        </w:rPr>
        <w:t xml:space="preserve">        </w:t>
      </w:r>
      <w:r w:rsidRPr="00933CAC">
        <w:rPr>
          <w:rFonts w:ascii="Menlo" w:hAnsi="Menlo" w:cs="Menlo"/>
          <w:color w:val="007400"/>
          <w:sz w:val="18"/>
          <w:szCs w:val="18"/>
        </w:rPr>
        <w:t>// Insira as duas linhas de código abaixo</w:t>
      </w:r>
    </w:p>
    <w:p w14:paraId="0460FCEB" w14:textId="77777777" w:rsidR="005F2099" w:rsidRPr="00FD41D7" w:rsidRDefault="005F2099" w:rsidP="005F2099">
      <w:pPr>
        <w:widowControl w:val="0"/>
        <w:tabs>
          <w:tab w:val="left" w:pos="692"/>
        </w:tabs>
        <w:autoSpaceDE w:val="0"/>
        <w:autoSpaceDN w:val="0"/>
        <w:adjustRightInd w:val="0"/>
        <w:ind w:left="567"/>
        <w:jc w:val="left"/>
        <w:rPr>
          <w:rFonts w:ascii="Menlo" w:hAnsi="Menlo" w:cs="Menlo"/>
          <w:color w:val="007400"/>
          <w:sz w:val="18"/>
          <w:szCs w:val="18"/>
          <w:lang w:val="en-US"/>
        </w:rPr>
      </w:pPr>
      <w:r w:rsidRPr="00933CAC">
        <w:rPr>
          <w:rFonts w:ascii="Menlo" w:hAnsi="Menlo" w:cs="Menlo"/>
          <w:sz w:val="18"/>
          <w:szCs w:val="18"/>
        </w:rPr>
        <w:t xml:space="preserve">        </w:t>
      </w:r>
      <w:r w:rsidRPr="00FD41D7">
        <w:rPr>
          <w:rFonts w:ascii="Menlo" w:hAnsi="Menlo" w:cs="Menlo"/>
          <w:color w:val="007400"/>
          <w:sz w:val="18"/>
          <w:szCs w:val="18"/>
          <w:lang w:val="en-US"/>
        </w:rPr>
        <w:t>//-----------------------------</w:t>
      </w:r>
    </w:p>
    <w:p w14:paraId="17D37FB1" w14:textId="77777777" w:rsidR="005F2099" w:rsidRPr="00FD41D7" w:rsidRDefault="005F2099" w:rsidP="005F2099">
      <w:pPr>
        <w:widowControl w:val="0"/>
        <w:tabs>
          <w:tab w:val="left" w:pos="692"/>
        </w:tabs>
        <w:autoSpaceDE w:val="0"/>
        <w:autoSpaceDN w:val="0"/>
        <w:adjustRightInd w:val="0"/>
        <w:ind w:left="567"/>
        <w:jc w:val="left"/>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let</w:t>
      </w:r>
      <w:r w:rsidRPr="00FD41D7">
        <w:rPr>
          <w:rFonts w:ascii="Menlo" w:hAnsi="Menlo" w:cs="Menlo"/>
          <w:sz w:val="18"/>
          <w:szCs w:val="18"/>
          <w:lang w:val="en-US"/>
        </w:rPr>
        <w:t xml:space="preserve"> url = </w:t>
      </w:r>
      <w:proofErr w:type="gramStart"/>
      <w:r w:rsidRPr="00FD41D7">
        <w:rPr>
          <w:rFonts w:ascii="Menlo" w:hAnsi="Menlo" w:cs="Menlo"/>
          <w:color w:val="5C2699"/>
          <w:sz w:val="18"/>
          <w:szCs w:val="18"/>
          <w:lang w:val="en-US"/>
        </w:rPr>
        <w:t>URL</w:t>
      </w:r>
      <w:r w:rsidRPr="00FD41D7">
        <w:rPr>
          <w:rFonts w:ascii="Menlo" w:hAnsi="Menlo" w:cs="Menlo"/>
          <w:sz w:val="18"/>
          <w:szCs w:val="18"/>
          <w:lang w:val="en-US"/>
        </w:rPr>
        <w:t>(</w:t>
      </w:r>
      <w:proofErr w:type="gramEnd"/>
      <w:r w:rsidRPr="00FD41D7">
        <w:rPr>
          <w:rFonts w:ascii="Menlo" w:hAnsi="Menlo" w:cs="Menlo"/>
          <w:sz w:val="18"/>
          <w:szCs w:val="18"/>
          <w:lang w:val="en-US"/>
        </w:rPr>
        <w:t>string: (browseData?.releases[indexPath.row].imageURL)!)**</w:t>
      </w:r>
    </w:p>
    <w:p w14:paraId="27D6653F" w14:textId="77777777" w:rsidR="005F2099" w:rsidRPr="00FD41D7" w:rsidRDefault="005F2099" w:rsidP="005F2099">
      <w:pPr>
        <w:widowControl w:val="0"/>
        <w:tabs>
          <w:tab w:val="left" w:pos="692"/>
        </w:tabs>
        <w:autoSpaceDE w:val="0"/>
        <w:autoSpaceDN w:val="0"/>
        <w:adjustRightInd w:val="0"/>
        <w:ind w:left="567"/>
        <w:jc w:val="left"/>
        <w:rPr>
          <w:rFonts w:ascii="Menlo" w:hAnsi="Menlo" w:cs="Menlo"/>
          <w:sz w:val="18"/>
          <w:szCs w:val="18"/>
          <w:lang w:val="en-US"/>
        </w:rPr>
      </w:pPr>
      <w:r w:rsidRPr="00FD41D7">
        <w:rPr>
          <w:rFonts w:ascii="Menlo" w:hAnsi="Menlo" w:cs="Menlo"/>
          <w:sz w:val="18"/>
          <w:szCs w:val="18"/>
          <w:lang w:val="en-US"/>
        </w:rPr>
        <w:lastRenderedPageBreak/>
        <w:t xml:space="preserve">        </w:t>
      </w:r>
      <w:proofErr w:type="gramStart"/>
      <w:r w:rsidRPr="00FD41D7">
        <w:rPr>
          <w:rFonts w:ascii="Menlo" w:hAnsi="Menlo" w:cs="Menlo"/>
          <w:sz w:val="18"/>
          <w:szCs w:val="18"/>
          <w:lang w:val="en-US"/>
        </w:rPr>
        <w:t>cell.musicImageView</w:t>
      </w:r>
      <w:proofErr w:type="gramEnd"/>
      <w:r w:rsidRPr="00FD41D7">
        <w:rPr>
          <w:rFonts w:ascii="Menlo" w:hAnsi="Menlo" w:cs="Menlo"/>
          <w:sz w:val="18"/>
          <w:szCs w:val="18"/>
          <w:lang w:val="en-US"/>
        </w:rPr>
        <w:t>?.kf.setImage(with: url)</w:t>
      </w:r>
    </w:p>
    <w:p w14:paraId="66F6E159" w14:textId="77777777" w:rsidR="005F2099" w:rsidRPr="00FD41D7" w:rsidRDefault="005F2099" w:rsidP="005F2099">
      <w:pPr>
        <w:widowControl w:val="0"/>
        <w:tabs>
          <w:tab w:val="left" w:pos="692"/>
        </w:tabs>
        <w:autoSpaceDE w:val="0"/>
        <w:autoSpaceDN w:val="0"/>
        <w:adjustRightInd w:val="0"/>
        <w:ind w:left="567"/>
        <w:jc w:val="left"/>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w:t>
      </w:r>
      <w:r w:rsidRPr="00FD41D7">
        <w:rPr>
          <w:rFonts w:ascii="Menlo" w:hAnsi="Menlo" w:cs="Menlo"/>
          <w:color w:val="AA0D91"/>
          <w:sz w:val="18"/>
          <w:szCs w:val="18"/>
          <w:lang w:val="en-US"/>
        </w:rPr>
        <w:t>else</w:t>
      </w:r>
      <w:proofErr w:type="gramEnd"/>
      <w:r w:rsidRPr="00FD41D7">
        <w:rPr>
          <w:rFonts w:ascii="Menlo" w:hAnsi="Menlo" w:cs="Menlo"/>
          <w:sz w:val="18"/>
          <w:szCs w:val="18"/>
          <w:lang w:val="en-US"/>
        </w:rPr>
        <w:t>{</w:t>
      </w:r>
    </w:p>
    <w:p w14:paraId="28300DC4"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cell.artistLabel</w:t>
      </w:r>
      <w:proofErr w:type="gramEnd"/>
      <w:r w:rsidRPr="00FD41D7">
        <w:rPr>
          <w:rFonts w:ascii="Menlo" w:hAnsi="Menlo" w:cs="Menlo"/>
          <w:sz w:val="18"/>
          <w:szCs w:val="18"/>
          <w:lang w:val="en-US"/>
        </w:rPr>
        <w:t xml:space="preserve">?.text = browseData?.top10[indexPath.row].artistName ?? </w:t>
      </w:r>
      <w:r w:rsidRPr="00933CAC">
        <w:rPr>
          <w:rFonts w:ascii="Menlo" w:hAnsi="Menlo" w:cs="Menlo"/>
          <w:color w:val="C41A16"/>
          <w:sz w:val="18"/>
          <w:szCs w:val="18"/>
        </w:rPr>
        <w:t>""</w:t>
      </w:r>
    </w:p>
    <w:p w14:paraId="568CEA66"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w:t>
      </w:r>
      <w:proofErr w:type="gramStart"/>
      <w:r w:rsidRPr="005C0638">
        <w:rPr>
          <w:rFonts w:ascii="Menlo" w:hAnsi="Menlo" w:cs="Menlo"/>
          <w:sz w:val="18"/>
          <w:szCs w:val="18"/>
          <w:lang w:val="en-US"/>
        </w:rPr>
        <w:t>cell.musicNameLabel</w:t>
      </w:r>
      <w:proofErr w:type="gramEnd"/>
      <w:r w:rsidRPr="005C0638">
        <w:rPr>
          <w:rFonts w:ascii="Menlo" w:hAnsi="Menlo" w:cs="Menlo"/>
          <w:sz w:val="18"/>
          <w:szCs w:val="18"/>
          <w:lang w:val="en-US"/>
        </w:rPr>
        <w:t xml:space="preserve">?.text = browseData?.top10[indexPath.row].name ?? </w:t>
      </w:r>
      <w:r w:rsidRPr="00933CAC">
        <w:rPr>
          <w:rFonts w:ascii="Menlo" w:hAnsi="Menlo" w:cs="Menlo"/>
          <w:color w:val="C41A16"/>
          <w:sz w:val="18"/>
          <w:szCs w:val="18"/>
        </w:rPr>
        <w:t>""</w:t>
      </w:r>
    </w:p>
    <w:p w14:paraId="77092EDB"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w:t>
      </w:r>
    </w:p>
    <w:p w14:paraId="365785AA"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color w:val="007400"/>
          <w:sz w:val="18"/>
          <w:szCs w:val="18"/>
        </w:rPr>
      </w:pPr>
      <w:r w:rsidRPr="00933CAC">
        <w:rPr>
          <w:rFonts w:ascii="Menlo" w:hAnsi="Menlo" w:cs="Menlo"/>
          <w:sz w:val="18"/>
          <w:szCs w:val="18"/>
        </w:rPr>
        <w:t xml:space="preserve">        </w:t>
      </w:r>
      <w:r w:rsidRPr="00933CAC">
        <w:rPr>
          <w:rFonts w:ascii="Menlo" w:hAnsi="Menlo" w:cs="Menlo"/>
          <w:color w:val="007400"/>
          <w:sz w:val="18"/>
          <w:szCs w:val="18"/>
        </w:rPr>
        <w:t>//-----------------------------</w:t>
      </w:r>
    </w:p>
    <w:p w14:paraId="56AF9935"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color w:val="007400"/>
          <w:sz w:val="18"/>
          <w:szCs w:val="18"/>
        </w:rPr>
      </w:pPr>
      <w:r w:rsidRPr="00933CAC">
        <w:rPr>
          <w:rFonts w:ascii="Menlo" w:hAnsi="Menlo" w:cs="Menlo"/>
          <w:sz w:val="18"/>
          <w:szCs w:val="18"/>
        </w:rPr>
        <w:t xml:space="preserve">        </w:t>
      </w:r>
      <w:r w:rsidRPr="00933CAC">
        <w:rPr>
          <w:rFonts w:ascii="Menlo" w:hAnsi="Menlo" w:cs="Menlo"/>
          <w:color w:val="007400"/>
          <w:sz w:val="18"/>
          <w:szCs w:val="18"/>
        </w:rPr>
        <w:t>// Insira as duas linhas de código abaixo</w:t>
      </w:r>
    </w:p>
    <w:p w14:paraId="299566EA" w14:textId="77777777" w:rsidR="005F2099" w:rsidRPr="00FD41D7" w:rsidRDefault="005F2099" w:rsidP="005F2099">
      <w:pPr>
        <w:widowControl w:val="0"/>
        <w:tabs>
          <w:tab w:val="left" w:pos="692"/>
        </w:tabs>
        <w:autoSpaceDE w:val="0"/>
        <w:autoSpaceDN w:val="0"/>
        <w:adjustRightInd w:val="0"/>
        <w:ind w:left="567"/>
        <w:jc w:val="left"/>
        <w:rPr>
          <w:rFonts w:ascii="Menlo" w:hAnsi="Menlo" w:cs="Menlo"/>
          <w:color w:val="007400"/>
          <w:sz w:val="18"/>
          <w:szCs w:val="18"/>
          <w:lang w:val="en-US"/>
        </w:rPr>
      </w:pPr>
      <w:r w:rsidRPr="00933CAC">
        <w:rPr>
          <w:rFonts w:ascii="Menlo" w:hAnsi="Menlo" w:cs="Menlo"/>
          <w:sz w:val="18"/>
          <w:szCs w:val="18"/>
        </w:rPr>
        <w:t xml:space="preserve">        </w:t>
      </w:r>
      <w:r w:rsidRPr="00FD41D7">
        <w:rPr>
          <w:rFonts w:ascii="Menlo" w:hAnsi="Menlo" w:cs="Menlo"/>
          <w:color w:val="007400"/>
          <w:sz w:val="18"/>
          <w:szCs w:val="18"/>
          <w:lang w:val="en-US"/>
        </w:rPr>
        <w:t>//-----------------------------</w:t>
      </w:r>
    </w:p>
    <w:p w14:paraId="6399DE9F" w14:textId="77777777" w:rsidR="005F2099" w:rsidRPr="00FD41D7" w:rsidRDefault="005F2099" w:rsidP="005F2099">
      <w:pPr>
        <w:widowControl w:val="0"/>
        <w:tabs>
          <w:tab w:val="left" w:pos="692"/>
        </w:tabs>
        <w:autoSpaceDE w:val="0"/>
        <w:autoSpaceDN w:val="0"/>
        <w:adjustRightInd w:val="0"/>
        <w:ind w:left="567"/>
        <w:jc w:val="left"/>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let</w:t>
      </w:r>
      <w:r w:rsidRPr="00FD41D7">
        <w:rPr>
          <w:rFonts w:ascii="Menlo" w:hAnsi="Menlo" w:cs="Menlo"/>
          <w:sz w:val="18"/>
          <w:szCs w:val="18"/>
          <w:lang w:val="en-US"/>
        </w:rPr>
        <w:t xml:space="preserve"> url = </w:t>
      </w:r>
      <w:proofErr w:type="gramStart"/>
      <w:r w:rsidRPr="00FD41D7">
        <w:rPr>
          <w:rFonts w:ascii="Menlo" w:hAnsi="Menlo" w:cs="Menlo"/>
          <w:color w:val="5C2699"/>
          <w:sz w:val="18"/>
          <w:szCs w:val="18"/>
          <w:lang w:val="en-US"/>
        </w:rPr>
        <w:t>URL</w:t>
      </w:r>
      <w:r w:rsidRPr="00FD41D7">
        <w:rPr>
          <w:rFonts w:ascii="Menlo" w:hAnsi="Menlo" w:cs="Menlo"/>
          <w:sz w:val="18"/>
          <w:szCs w:val="18"/>
          <w:lang w:val="en-US"/>
        </w:rPr>
        <w:t>(</w:t>
      </w:r>
      <w:proofErr w:type="gramEnd"/>
      <w:r w:rsidRPr="00FD41D7">
        <w:rPr>
          <w:rFonts w:ascii="Menlo" w:hAnsi="Menlo" w:cs="Menlo"/>
          <w:sz w:val="18"/>
          <w:szCs w:val="18"/>
          <w:lang w:val="en-US"/>
        </w:rPr>
        <w:t>string: (browseData?.top10[indexPath.row].imageURL)!)</w:t>
      </w:r>
    </w:p>
    <w:p w14:paraId="20FE5BC5" w14:textId="77777777" w:rsidR="005F2099" w:rsidRPr="00FD41D7" w:rsidRDefault="005F2099" w:rsidP="005F2099">
      <w:pPr>
        <w:widowControl w:val="0"/>
        <w:tabs>
          <w:tab w:val="left" w:pos="692"/>
        </w:tabs>
        <w:autoSpaceDE w:val="0"/>
        <w:autoSpaceDN w:val="0"/>
        <w:adjustRightInd w:val="0"/>
        <w:ind w:left="567"/>
        <w:jc w:val="left"/>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cell.musicImageView</w:t>
      </w:r>
      <w:proofErr w:type="gramEnd"/>
      <w:r w:rsidRPr="00FD41D7">
        <w:rPr>
          <w:rFonts w:ascii="Menlo" w:hAnsi="Menlo" w:cs="Menlo"/>
          <w:sz w:val="18"/>
          <w:szCs w:val="18"/>
          <w:lang w:val="en-US"/>
        </w:rPr>
        <w:t>?.kf.setImage(with: url)</w:t>
      </w:r>
    </w:p>
    <w:p w14:paraId="59135E85"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FD41D7">
        <w:rPr>
          <w:rFonts w:ascii="Menlo" w:hAnsi="Menlo" w:cs="Menlo"/>
          <w:sz w:val="18"/>
          <w:szCs w:val="18"/>
          <w:lang w:val="en-US"/>
        </w:rPr>
        <w:t xml:space="preserve">    </w:t>
      </w:r>
      <w:r w:rsidRPr="00933CAC">
        <w:rPr>
          <w:rFonts w:ascii="Menlo" w:hAnsi="Menlo" w:cs="Menlo"/>
          <w:sz w:val="18"/>
          <w:szCs w:val="18"/>
        </w:rPr>
        <w:t>}</w:t>
      </w:r>
    </w:p>
    <w:p w14:paraId="571DF8DE"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w:t>
      </w:r>
      <w:proofErr w:type="gramStart"/>
      <w:r w:rsidRPr="00933CAC">
        <w:rPr>
          <w:rFonts w:ascii="Menlo" w:hAnsi="Menlo" w:cs="Menlo"/>
          <w:color w:val="AA0D91"/>
          <w:sz w:val="18"/>
          <w:szCs w:val="18"/>
        </w:rPr>
        <w:t>return</w:t>
      </w:r>
      <w:proofErr w:type="gramEnd"/>
      <w:r w:rsidRPr="00933CAC">
        <w:rPr>
          <w:rFonts w:ascii="Menlo" w:hAnsi="Menlo" w:cs="Menlo"/>
          <w:sz w:val="18"/>
          <w:szCs w:val="18"/>
        </w:rPr>
        <w:t xml:space="preserve"> cell</w:t>
      </w:r>
    </w:p>
    <w:p w14:paraId="33E153B6"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w:t>
      </w:r>
    </w:p>
    <w:p w14:paraId="5DE9D6E5" w14:textId="77777777" w:rsidR="005F2099" w:rsidRPr="00FD41D7" w:rsidRDefault="005F2099" w:rsidP="005F2099">
      <w:pPr>
        <w:pStyle w:val="Corpodetexto"/>
        <w:rPr>
          <w:lang w:val="pt-BR"/>
        </w:rPr>
      </w:pPr>
    </w:p>
    <w:p w14:paraId="1B0D079D" w14:textId="77777777" w:rsidR="005F2099" w:rsidRDefault="005F2099" w:rsidP="00555790">
      <w:pPr>
        <w:pStyle w:val="FirstParagraph"/>
        <w:jc w:val="both"/>
        <w:rPr>
          <w:lang w:val="pt-BR"/>
        </w:rPr>
      </w:pPr>
    </w:p>
    <w:p w14:paraId="2CD72488" w14:textId="0A70B34E" w:rsidR="000478C8" w:rsidRPr="00432F2C" w:rsidRDefault="000478C8" w:rsidP="00555790">
      <w:pPr>
        <w:pStyle w:val="FirstParagraph"/>
        <w:jc w:val="both"/>
        <w:rPr>
          <w:lang w:val="pt-BR"/>
        </w:rPr>
      </w:pPr>
      <w:r w:rsidRPr="00432F2C">
        <w:rPr>
          <w:lang w:val="pt-BR"/>
        </w:rPr>
        <w:t xml:space="preserve">Como na demonstração do tópico 2.5.1. precisamos </w:t>
      </w:r>
      <w:commentRangeStart w:id="64"/>
      <w:commentRangeStart w:id="65"/>
      <w:r w:rsidRPr="00432F2C">
        <w:rPr>
          <w:lang w:val="pt-BR"/>
        </w:rPr>
        <w:t>de</w:t>
      </w:r>
      <w:r w:rsidR="008A7AC1">
        <w:rPr>
          <w:lang w:val="pt-BR"/>
        </w:rPr>
        <w:t xml:space="preserve"> apenas</w:t>
      </w:r>
      <w:r w:rsidRPr="00432F2C">
        <w:rPr>
          <w:lang w:val="pt-BR"/>
        </w:rPr>
        <w:t xml:space="preserve"> </w:t>
      </w:r>
      <w:commentRangeEnd w:id="64"/>
      <w:r w:rsidR="008A6DBC">
        <w:rPr>
          <w:rStyle w:val="Refdecomentrio"/>
          <w:rFonts w:eastAsia="Arial" w:cs="Arial"/>
          <w:color w:val="000000"/>
          <w:lang w:val="pt-BR" w:eastAsia="pt-BR"/>
        </w:rPr>
        <w:commentReference w:id="64"/>
      </w:r>
      <w:commentRangeEnd w:id="65"/>
      <w:r w:rsidR="008A7AC1">
        <w:rPr>
          <w:rStyle w:val="Refdecomentrio"/>
          <w:rFonts w:eastAsia="Arial" w:cs="Arial"/>
          <w:color w:val="000000"/>
          <w:lang w:val="pt-BR" w:eastAsia="pt-BR"/>
        </w:rPr>
        <w:commentReference w:id="65"/>
      </w:r>
      <w:r w:rsidRPr="00432F2C">
        <w:rPr>
          <w:lang w:val="pt-BR"/>
        </w:rPr>
        <w:t xml:space="preserve">duas linhas para configurar a imagem, uma para instanciar a </w:t>
      </w:r>
      <w:r w:rsidRPr="008A7AC1">
        <w:rPr>
          <w:lang w:val="pt-BR"/>
        </w:rPr>
        <w:t>URL e outra para definir a imagem da Image</w:t>
      </w:r>
      <w:r w:rsidR="008A7AC1">
        <w:rPr>
          <w:lang w:val="pt-BR"/>
        </w:rPr>
        <w:t xml:space="preserve"> </w:t>
      </w:r>
      <w:r w:rsidRPr="008A7AC1">
        <w:rPr>
          <w:lang w:val="pt-BR"/>
        </w:rPr>
        <w:t xml:space="preserve">View a partir da </w:t>
      </w:r>
      <w:r w:rsidR="008A7AC1" w:rsidRPr="008A7AC1">
        <w:rPr>
          <w:lang w:val="pt-BR"/>
        </w:rPr>
        <w:t>URL</w:t>
      </w:r>
      <w:r w:rsidR="003538B9" w:rsidRPr="008A7AC1">
        <w:rPr>
          <w:rStyle w:val="Refdecomentrio"/>
          <w:rFonts w:eastAsia="Arial" w:cs="Arial"/>
          <w:color w:val="000000"/>
          <w:lang w:val="pt-BR" w:eastAsia="pt-BR"/>
        </w:rPr>
        <w:commentReference w:id="66"/>
      </w:r>
      <w:r w:rsidR="008A7AC1">
        <w:rPr>
          <w:rStyle w:val="Refdecomentrio"/>
          <w:rFonts w:eastAsia="Arial" w:cs="Arial"/>
          <w:color w:val="000000"/>
          <w:lang w:val="pt-BR" w:eastAsia="pt-BR"/>
        </w:rPr>
        <w:commentReference w:id="67"/>
      </w:r>
      <w:r w:rsidRPr="00432F2C">
        <w:rPr>
          <w:lang w:val="pt-BR"/>
        </w:rPr>
        <w:t>.</w:t>
      </w:r>
    </w:p>
    <w:p w14:paraId="54A145BA" w14:textId="77777777" w:rsidR="000478C8" w:rsidRPr="00432F2C" w:rsidRDefault="000478C8" w:rsidP="00555790">
      <w:pPr>
        <w:pStyle w:val="Corpodetexto"/>
        <w:jc w:val="both"/>
        <w:rPr>
          <w:lang w:val="pt-BR"/>
        </w:rPr>
      </w:pPr>
      <w:r w:rsidRPr="00432F2C">
        <w:rPr>
          <w:lang w:val="pt-BR"/>
        </w:rPr>
        <w:t>Execute o projeto e veja o resultado.</w:t>
      </w:r>
    </w:p>
    <w:p w14:paraId="2FB43D80" w14:textId="77777777" w:rsidR="00555790" w:rsidRPr="00432F2C" w:rsidRDefault="000478C8" w:rsidP="00555790">
      <w:pPr>
        <w:pStyle w:val="FigurewithCaption"/>
        <w:jc w:val="center"/>
        <w:rPr>
          <w:lang w:val="pt-BR"/>
        </w:rPr>
      </w:pPr>
      <w:r w:rsidRPr="00432F2C">
        <w:rPr>
          <w:noProof/>
          <w:lang w:val="pt-BR" w:eastAsia="pt-BR"/>
        </w:rPr>
        <w:lastRenderedPageBreak/>
        <w:drawing>
          <wp:inline distT="0" distB="0" distL="0" distR="0" wp14:anchorId="4DA7259D" wp14:editId="5CD61DD9">
            <wp:extent cx="2520000" cy="4473000"/>
            <wp:effectExtent l="0" t="0" r="0" b="0"/>
            <wp:docPr id="51" name="Picture" descr="Figur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i.imgur.com/5M2sVIM.png"/>
                    <pic:cNvPicPr>
                      <a:picLocks noChangeAspect="1" noChangeArrowheads="1"/>
                    </pic:cNvPicPr>
                  </pic:nvPicPr>
                  <pic:blipFill>
                    <a:blip r:embed="rId36"/>
                    <a:stretch>
                      <a:fillRect/>
                    </a:stretch>
                  </pic:blipFill>
                  <pic:spPr bwMode="auto">
                    <a:xfrm>
                      <a:off x="0" y="0"/>
                      <a:ext cx="2520000" cy="4473000"/>
                    </a:xfrm>
                    <a:prstGeom prst="rect">
                      <a:avLst/>
                    </a:prstGeom>
                    <a:noFill/>
                    <a:ln w="9525">
                      <a:noFill/>
                      <a:headEnd/>
                      <a:tailEnd/>
                    </a:ln>
                  </pic:spPr>
                </pic:pic>
              </a:graphicData>
            </a:graphic>
          </wp:inline>
        </w:drawing>
      </w:r>
    </w:p>
    <w:p w14:paraId="49FCE5FC" w14:textId="345C9577" w:rsidR="000478C8" w:rsidRPr="00432F2C" w:rsidRDefault="00555790" w:rsidP="00555790">
      <w:pPr>
        <w:pStyle w:val="Legenda"/>
        <w:jc w:val="center"/>
      </w:pPr>
      <w:r w:rsidRPr="00432F2C">
        <w:t xml:space="preserve">Figura </w:t>
      </w:r>
      <w:fldSimple w:instr=" SEQ Figura \* ARABIC ">
        <w:r w:rsidR="003538B9">
          <w:rPr>
            <w:noProof/>
          </w:rPr>
          <w:t>2.12</w:t>
        </w:r>
      </w:fldSimple>
      <w:r w:rsidRPr="00432F2C">
        <w:t xml:space="preserve"> - Resultado final</w:t>
      </w:r>
    </w:p>
    <w:p w14:paraId="254E3615" w14:textId="77777777" w:rsidR="000478C8" w:rsidRPr="00432F2C" w:rsidRDefault="000478C8" w:rsidP="00555790">
      <w:r w:rsidRPr="00432F2C">
        <w:t xml:space="preserve">A parte visual do nosso aplicativo está finalizada. Na aula que vem aprenderemos a executar um som em mp3 no nosso </w:t>
      </w:r>
      <w:r w:rsidRPr="003538B9">
        <w:rPr>
          <w:i/>
        </w:rPr>
        <w:t>app</w:t>
      </w:r>
      <w:r w:rsidRPr="00432F2C">
        <w:t>.</w:t>
      </w:r>
    </w:p>
    <w:p w14:paraId="447D8245" w14:textId="77777777" w:rsidR="000478C8" w:rsidRPr="00432F2C" w:rsidRDefault="000478C8" w:rsidP="000478C8">
      <w:pPr>
        <w:pStyle w:val="Ttulo2"/>
      </w:pPr>
      <w:bookmarkStart w:id="68" w:name="resumo"/>
      <w:bookmarkEnd w:id="68"/>
      <w:r w:rsidRPr="00432F2C">
        <w:t>Resumo</w:t>
      </w:r>
    </w:p>
    <w:p w14:paraId="1DFB6537" w14:textId="5EDED23E" w:rsidR="000478C8" w:rsidRPr="00432F2C" w:rsidRDefault="000478C8" w:rsidP="00555790">
      <w:r w:rsidRPr="00432F2C">
        <w:t xml:space="preserve">Nesta aula aprendemos a utilizar mais um recurso do Firebase. O Firebase Realtime Database. Vimos que com ele podemos definir JSONs para nossa aplicação consumir e não precisamos de um </w:t>
      </w:r>
      <w:r w:rsidRPr="003538B9">
        <w:rPr>
          <w:i/>
        </w:rPr>
        <w:t>backend</w:t>
      </w:r>
      <w:r w:rsidRPr="00432F2C">
        <w:t xml:space="preserve"> personalizado para isto. Uma coisa que não foi mencionada na aula é que o aplicativo tem </w:t>
      </w:r>
      <w:r w:rsidR="003538B9">
        <w:t xml:space="preserve">o </w:t>
      </w:r>
      <w:r w:rsidRPr="00432F2C">
        <w:t xml:space="preserve">poder de modificar o JSON no Firebase, então temos uma aplicação totalmente dinâmica e na nuvem. Além disso aprendemos a fazer </w:t>
      </w:r>
      <w:r w:rsidRPr="003538B9">
        <w:rPr>
          <w:i/>
        </w:rPr>
        <w:t>download</w:t>
      </w:r>
      <w:r w:rsidRPr="00432F2C">
        <w:t xml:space="preserve"> de imagens da forma mais eficiente possível utilizando a biblioteca Kingfisher. Finalizamos então o estudo sobre Firebase e Networking.</w:t>
      </w:r>
    </w:p>
    <w:p w14:paraId="5066A1C8" w14:textId="77777777" w:rsidR="000478C8" w:rsidRPr="00432F2C" w:rsidRDefault="000478C8" w:rsidP="000478C8">
      <w:pPr>
        <w:pStyle w:val="Ttulo2"/>
      </w:pPr>
      <w:bookmarkStart w:id="69" w:name="exercícios"/>
      <w:bookmarkEnd w:id="69"/>
      <w:r w:rsidRPr="00432F2C">
        <w:t>Exercícios</w:t>
      </w:r>
    </w:p>
    <w:p w14:paraId="0C595558" w14:textId="5425ECA0" w:rsidR="00555790" w:rsidRPr="00432F2C" w:rsidRDefault="000478C8" w:rsidP="000478C8">
      <w:pPr>
        <w:pStyle w:val="Ttulo2"/>
      </w:pPr>
      <w:bookmarkStart w:id="70" w:name="tdp"/>
      <w:bookmarkEnd w:id="70"/>
      <w:r w:rsidRPr="00432F2C">
        <w:t>TDP</w:t>
      </w:r>
    </w:p>
    <w:p w14:paraId="4DF39FD9" w14:textId="77777777" w:rsidR="00555790" w:rsidRPr="00432F2C" w:rsidRDefault="00555790">
      <w:pPr>
        <w:spacing w:after="0"/>
        <w:jc w:val="left"/>
        <w:rPr>
          <w:b/>
          <w:color w:val="7030A0"/>
          <w:sz w:val="28"/>
          <w:szCs w:val="32"/>
        </w:rPr>
      </w:pPr>
      <w:r w:rsidRPr="00432F2C">
        <w:br w:type="page"/>
      </w:r>
    </w:p>
    <w:p w14:paraId="4025B8BD" w14:textId="14D4DA3A" w:rsidR="00555790" w:rsidRPr="00432F2C" w:rsidRDefault="00555790" w:rsidP="00555790">
      <w:pPr>
        <w:pStyle w:val="Ttulo1"/>
      </w:pPr>
      <w:bookmarkStart w:id="71" w:name="aula-3"/>
      <w:bookmarkEnd w:id="71"/>
      <w:r w:rsidRPr="00432F2C">
        <w:lastRenderedPageBreak/>
        <w:t>Aula 3</w:t>
      </w:r>
      <w:bookmarkStart w:id="72" w:name="mídia-sons"/>
      <w:bookmarkEnd w:id="72"/>
      <w:r w:rsidRPr="00432F2C">
        <w:t xml:space="preserve"> - Mídia (Sons)</w:t>
      </w:r>
    </w:p>
    <w:p w14:paraId="022CFF42" w14:textId="47375ABB" w:rsidR="00555790" w:rsidRPr="00432F2C" w:rsidRDefault="00555790" w:rsidP="00555790">
      <w:r w:rsidRPr="00432F2C">
        <w:t xml:space="preserve">Finalizando nosso </w:t>
      </w:r>
      <w:r w:rsidRPr="003538B9">
        <w:rPr>
          <w:i/>
        </w:rPr>
        <w:t>app</w:t>
      </w:r>
      <w:r w:rsidRPr="00432F2C">
        <w:t xml:space="preserve"> e consequentemente nosso curso, iremo</w:t>
      </w:r>
      <w:r w:rsidR="008A7AC1">
        <w:t>s aprender como executar música</w:t>
      </w:r>
      <w:commentRangeStart w:id="73"/>
      <w:r w:rsidRPr="00432F2C">
        <w:t xml:space="preserve"> </w:t>
      </w:r>
      <w:commentRangeEnd w:id="73"/>
      <w:r w:rsidR="00A20E05">
        <w:rPr>
          <w:rStyle w:val="Refdecomentrio"/>
        </w:rPr>
        <w:commentReference w:id="73"/>
      </w:r>
      <w:r w:rsidRPr="00432F2C">
        <w:t xml:space="preserve">no nosso </w:t>
      </w:r>
      <w:r w:rsidRPr="003538B9">
        <w:rPr>
          <w:i/>
        </w:rPr>
        <w:t>app</w:t>
      </w:r>
      <w:r w:rsidRPr="00432F2C">
        <w:t xml:space="preserve">, afinal é um </w:t>
      </w:r>
      <w:r w:rsidR="003538B9">
        <w:t>aplicativo</w:t>
      </w:r>
      <w:r w:rsidRPr="00432F2C">
        <w:t xml:space="preserve"> de música. Existem inúmeras maneiras para isto, como </w:t>
      </w:r>
      <w:r w:rsidRPr="003538B9">
        <w:rPr>
          <w:i/>
        </w:rPr>
        <w:t>stream</w:t>
      </w:r>
      <w:r w:rsidRPr="00432F2C">
        <w:t xml:space="preserve">, </w:t>
      </w:r>
      <w:commentRangeStart w:id="74"/>
      <w:commentRangeStart w:id="75"/>
      <w:r w:rsidRPr="00432F2C">
        <w:t xml:space="preserve">baixar </w:t>
      </w:r>
      <w:r w:rsidR="008A7AC1">
        <w:t xml:space="preserve">e armazenar </w:t>
      </w:r>
      <w:r w:rsidRPr="00432F2C">
        <w:t xml:space="preserve">no </w:t>
      </w:r>
      <w:r w:rsidR="008A7AC1">
        <w:t>dispositivo</w:t>
      </w:r>
      <w:r w:rsidRPr="00432F2C">
        <w:t xml:space="preserve"> </w:t>
      </w:r>
      <w:commentRangeEnd w:id="74"/>
      <w:r w:rsidR="003538B9">
        <w:rPr>
          <w:rStyle w:val="Refdecomentrio"/>
        </w:rPr>
        <w:commentReference w:id="74"/>
      </w:r>
      <w:commentRangeEnd w:id="75"/>
      <w:r w:rsidR="008A7AC1">
        <w:rPr>
          <w:rStyle w:val="Refdecomentrio"/>
        </w:rPr>
        <w:commentReference w:id="75"/>
      </w:r>
      <w:r w:rsidRPr="00432F2C">
        <w:t>ou executar em memória. Iremos ensinar como baixar as músicas para uma pasta temporária do seu iPhone via Firebase e então executá-la. Ao final desta aula você poderá incrementar o projeto e deixá-lo mais profissional.</w:t>
      </w:r>
    </w:p>
    <w:p w14:paraId="13493D3A" w14:textId="44C48E87" w:rsidR="00555790" w:rsidRPr="00432F2C" w:rsidRDefault="00555790" w:rsidP="00555790">
      <w:pPr>
        <w:pStyle w:val="Ttulo2"/>
      </w:pPr>
      <w:bookmarkStart w:id="76" w:name="avaudioplayer"/>
      <w:bookmarkEnd w:id="76"/>
      <w:r w:rsidRPr="00432F2C">
        <w:t>AVAudioPlayer</w:t>
      </w:r>
    </w:p>
    <w:p w14:paraId="7BBEA107" w14:textId="77777777" w:rsidR="00555790" w:rsidRPr="00432F2C" w:rsidRDefault="00555790" w:rsidP="00555790">
      <w:r w:rsidRPr="00432F2C">
        <w:t xml:space="preserve">Para tocar áudios no nosso aplicativo é mais simples do que você imagina. Nós já criamos as </w:t>
      </w:r>
      <w:r w:rsidRPr="008A7AC1">
        <w:rPr>
          <w:i/>
        </w:rPr>
        <w:t>Vi</w:t>
      </w:r>
      <w:r w:rsidRPr="003538B9">
        <w:rPr>
          <w:i/>
        </w:rPr>
        <w:t>ews</w:t>
      </w:r>
      <w:r w:rsidRPr="00432F2C">
        <w:t xml:space="preserve"> e a Apple nos disponibilizou os </w:t>
      </w:r>
      <w:r w:rsidRPr="003538B9">
        <w:rPr>
          <w:u w:val="single"/>
        </w:rPr>
        <w:t>controllers</w:t>
      </w:r>
      <w:r w:rsidRPr="00432F2C">
        <w:t xml:space="preserve">, o </w:t>
      </w:r>
      <w:r w:rsidRPr="00432F2C">
        <w:rPr>
          <w:rStyle w:val="VerbatimChar"/>
        </w:rPr>
        <w:t>AVAudioPlayer</w:t>
      </w:r>
      <w:r w:rsidRPr="00432F2C">
        <w:t>. Basta utilizarmos.</w:t>
      </w:r>
    </w:p>
    <w:p w14:paraId="5B347AE8" w14:textId="77777777" w:rsidR="00555790" w:rsidRPr="00432F2C" w:rsidRDefault="00555790" w:rsidP="00555790">
      <w:r w:rsidRPr="00432F2C">
        <w:t xml:space="preserve">Uma instância da classe </w:t>
      </w:r>
      <w:r w:rsidRPr="00432F2C">
        <w:rPr>
          <w:rStyle w:val="VerbatimChar"/>
        </w:rPr>
        <w:t>AVAudioPlayer</w:t>
      </w:r>
      <w:r w:rsidRPr="00432F2C">
        <w:t>, proporciona a reprodução de dados de áudio a partir de um arquivo ou memória.</w:t>
      </w:r>
    </w:p>
    <w:p w14:paraId="075C0FBE" w14:textId="77777777" w:rsidR="00555790" w:rsidRPr="00432F2C" w:rsidRDefault="00555790" w:rsidP="00555790">
      <w:r w:rsidRPr="00432F2C">
        <w:t>A Apple recomenda que você use essa classe para reprodução de áudio, a menos que você esteja reproduzindo áudio capturado de um fluxo de rede ou exigindo latência de E/S muito baixa.</w:t>
      </w:r>
    </w:p>
    <w:p w14:paraId="71D4B05B" w14:textId="77777777" w:rsidR="00555790" w:rsidRPr="00432F2C" w:rsidRDefault="00555790" w:rsidP="00432F2C">
      <w:r w:rsidRPr="00432F2C">
        <w:t>Usando um reprodutor de áudio você pode:</w:t>
      </w:r>
    </w:p>
    <w:p w14:paraId="077E8614" w14:textId="503363A7" w:rsidR="00555790" w:rsidRPr="00432F2C" w:rsidRDefault="00555790" w:rsidP="00432F2C">
      <w:pPr>
        <w:pStyle w:val="Compact"/>
      </w:pPr>
      <w:r w:rsidRPr="00432F2C">
        <w:t>Reproduzir sons de qualquer duração</w:t>
      </w:r>
      <w:r w:rsidR="003538B9">
        <w:t>;</w:t>
      </w:r>
    </w:p>
    <w:p w14:paraId="1BEA59DA" w14:textId="5CA0C740" w:rsidR="00555790" w:rsidRPr="00432F2C" w:rsidRDefault="00555790" w:rsidP="00432F2C">
      <w:pPr>
        <w:pStyle w:val="Compact"/>
      </w:pPr>
      <w:r w:rsidRPr="00432F2C">
        <w:t xml:space="preserve">Reproduzir sons de arquivos ou em </w:t>
      </w:r>
      <w:r w:rsidRPr="003538B9">
        <w:rPr>
          <w:i/>
        </w:rPr>
        <w:t>buffer</w:t>
      </w:r>
      <w:r w:rsidRPr="00432F2C">
        <w:t xml:space="preserve"> de memória</w:t>
      </w:r>
      <w:r w:rsidR="003538B9">
        <w:t>;</w:t>
      </w:r>
    </w:p>
    <w:p w14:paraId="0885B699" w14:textId="1F08CD66" w:rsidR="00555790" w:rsidRPr="00432F2C" w:rsidRDefault="00555790" w:rsidP="00432F2C">
      <w:pPr>
        <w:pStyle w:val="Compact"/>
      </w:pPr>
      <w:r w:rsidRPr="00432F2C">
        <w:t xml:space="preserve">Reprodução de músicas em </w:t>
      </w:r>
      <w:r w:rsidRPr="003538B9">
        <w:rPr>
          <w:i/>
        </w:rPr>
        <w:t>loop</w:t>
      </w:r>
      <w:r w:rsidR="003538B9">
        <w:t>;</w:t>
      </w:r>
    </w:p>
    <w:p w14:paraId="0CBABA1E" w14:textId="5672E410" w:rsidR="00555790" w:rsidRPr="00432F2C" w:rsidRDefault="00555790" w:rsidP="00432F2C">
      <w:pPr>
        <w:pStyle w:val="Compact"/>
      </w:pPr>
      <w:r w:rsidRPr="00432F2C">
        <w:t>Reproduzir vários sons simultaneamente, um por leitor de áudio, com sincronização precisa</w:t>
      </w:r>
      <w:r w:rsidR="00A5057E">
        <w:t>;</w:t>
      </w:r>
    </w:p>
    <w:p w14:paraId="7282BCA7" w14:textId="10A40DBC" w:rsidR="00555790" w:rsidRPr="00432F2C" w:rsidRDefault="00555790" w:rsidP="00432F2C">
      <w:pPr>
        <w:pStyle w:val="Compact"/>
      </w:pPr>
      <w:r w:rsidRPr="00432F2C">
        <w:t>Controle do nível relativo de reprodução, posicionamento estéreo e taxa de reprodução para cada som que você está tocando</w:t>
      </w:r>
      <w:r w:rsidR="00A5057E">
        <w:t>;</w:t>
      </w:r>
    </w:p>
    <w:p w14:paraId="1C8C55DF" w14:textId="00AFA990" w:rsidR="00555790" w:rsidRPr="00432F2C" w:rsidRDefault="00555790" w:rsidP="00432F2C">
      <w:pPr>
        <w:pStyle w:val="Compact"/>
      </w:pPr>
      <w:r w:rsidRPr="00432F2C">
        <w:t>Procura um ponto específico em um arquivo de som, que suporta tais recursos de aplicativo como avanço rápido e retrocesso</w:t>
      </w:r>
      <w:r w:rsidR="00A5057E">
        <w:t>;</w:t>
      </w:r>
    </w:p>
    <w:p w14:paraId="4EC70196" w14:textId="6E0898A1" w:rsidR="00555790" w:rsidRPr="00432F2C" w:rsidRDefault="00555790" w:rsidP="00432F2C">
      <w:pPr>
        <w:pStyle w:val="Compact"/>
      </w:pPr>
      <w:r w:rsidRPr="00432F2C">
        <w:t>Obtém dados que você pode usar para a medição de nível de reprodução</w:t>
      </w:r>
      <w:r w:rsidR="00A5057E">
        <w:t>.</w:t>
      </w:r>
    </w:p>
    <w:p w14:paraId="4394AC76" w14:textId="77777777" w:rsidR="00555790" w:rsidRPr="00432F2C" w:rsidRDefault="00555790" w:rsidP="00432F2C">
      <w:r w:rsidRPr="00432F2C">
        <w:t xml:space="preserve">A </w:t>
      </w:r>
      <w:r w:rsidRPr="00432F2C">
        <w:rPr>
          <w:rStyle w:val="VerbatimChar"/>
        </w:rPr>
        <w:t>AVAudioPlayer</w:t>
      </w:r>
      <w:r w:rsidRPr="00432F2C">
        <w:t xml:space="preserve"> permite reproduzir som em qualquer formato de áudio disponível no iOS e MacOS. Você implementa um </w:t>
      </w:r>
      <w:r w:rsidRPr="00432F2C">
        <w:rPr>
          <w:rStyle w:val="VerbatimChar"/>
        </w:rPr>
        <w:t>delegate</w:t>
      </w:r>
      <w:r w:rsidRPr="00432F2C">
        <w:t xml:space="preserve"> para lidar com interrupções (como uma chamada telefônica recebida no iOS) e para atualizar a interface do usuário quando um som terminar de ser reproduzido. Os métodos do </w:t>
      </w:r>
      <w:r w:rsidRPr="00432F2C">
        <w:rPr>
          <w:rStyle w:val="VerbatimChar"/>
        </w:rPr>
        <w:t>delegate</w:t>
      </w:r>
      <w:r w:rsidRPr="00432F2C">
        <w:t xml:space="preserve"> são descritos em </w:t>
      </w:r>
      <w:r w:rsidRPr="00432F2C">
        <w:rPr>
          <w:rStyle w:val="VerbatimChar"/>
        </w:rPr>
        <w:t>AVAudioPlayerDelegate</w:t>
      </w:r>
      <w:r w:rsidRPr="00432F2C">
        <w:t>.</w:t>
      </w:r>
    </w:p>
    <w:p w14:paraId="2409A6B9" w14:textId="77777777" w:rsidR="00555790" w:rsidRPr="00432F2C" w:rsidRDefault="00555790" w:rsidP="00432F2C">
      <w:r w:rsidRPr="00432F2C">
        <w:t xml:space="preserve">Essa classe usa o recurso de propriedades declaradas Objective-C para gerenciar informações sobre um som, como o ponto de reprodução dentro da linha de tempo do som e para acessar opções de reprodução, como volume e </w:t>
      </w:r>
      <w:r w:rsidRPr="00A5057E">
        <w:rPr>
          <w:i/>
        </w:rPr>
        <w:t>loop</w:t>
      </w:r>
      <w:r w:rsidRPr="00432F2C">
        <w:t>.</w:t>
      </w:r>
    </w:p>
    <w:p w14:paraId="577D3B5E" w14:textId="77777777" w:rsidR="00432F2C" w:rsidRPr="00432F2C" w:rsidRDefault="00432F2C" w:rsidP="00432F2C"/>
    <w:p w14:paraId="214DBD15" w14:textId="082006A4" w:rsidR="00555790" w:rsidRPr="00432F2C" w:rsidRDefault="00555790" w:rsidP="00555790">
      <w:pPr>
        <w:pStyle w:val="Ttulo3"/>
      </w:pPr>
      <w:bookmarkStart w:id="77" w:name="api---métodos-e-propriedades"/>
      <w:bookmarkEnd w:id="77"/>
      <w:r w:rsidRPr="00432F2C">
        <w:t>API - Métodos e Propriedades</w:t>
      </w:r>
    </w:p>
    <w:p w14:paraId="3E5B991C" w14:textId="417B09D4" w:rsidR="00555790" w:rsidRPr="00432F2C" w:rsidRDefault="00555790" w:rsidP="00555790">
      <w:pPr>
        <w:pStyle w:val="FirstParagraph"/>
        <w:rPr>
          <w:lang w:val="pt-BR"/>
        </w:rPr>
      </w:pPr>
      <w:r w:rsidRPr="00432F2C">
        <w:rPr>
          <w:lang w:val="pt-BR"/>
        </w:rPr>
        <w:t xml:space="preserve">Esta classe é bem fácil de ser utilizada. Possui uma quantidade razoável de métodos, porém são todos muito úteis, caso queira criar um </w:t>
      </w:r>
      <w:r w:rsidRPr="00A5057E">
        <w:rPr>
          <w:i/>
          <w:lang w:val="pt-BR"/>
        </w:rPr>
        <w:t>player</w:t>
      </w:r>
      <w:r w:rsidR="00A5057E">
        <w:rPr>
          <w:lang w:val="pt-BR"/>
        </w:rPr>
        <w:t xml:space="preserve"> de á</w:t>
      </w:r>
      <w:r w:rsidRPr="00432F2C">
        <w:rPr>
          <w:lang w:val="pt-BR"/>
        </w:rPr>
        <w:t>udio completo.</w:t>
      </w:r>
    </w:p>
    <w:p w14:paraId="5B0D8FC7" w14:textId="77777777" w:rsidR="00555790" w:rsidRPr="00432F2C" w:rsidRDefault="00555790" w:rsidP="00555790">
      <w:pPr>
        <w:pStyle w:val="Ttulo4"/>
      </w:pPr>
      <w:bookmarkStart w:id="78" w:name="inicializando-um-objeto-avaudioplayer"/>
      <w:bookmarkEnd w:id="78"/>
      <w:proofErr w:type="gramStart"/>
      <w:r w:rsidRPr="00432F2C">
        <w:t>3.1.1.1 Inicializando</w:t>
      </w:r>
      <w:proofErr w:type="gramEnd"/>
      <w:r w:rsidRPr="00432F2C">
        <w:t xml:space="preserve"> um objeto AVAudioPlayer</w:t>
      </w:r>
    </w:p>
    <w:p w14:paraId="32519F82" w14:textId="5AFB973E" w:rsidR="00555790" w:rsidRPr="00432F2C" w:rsidRDefault="00A928EE" w:rsidP="00432F2C">
      <w:r>
        <w:rPr>
          <w:color w:val="FF0000"/>
        </w:rPr>
        <w:lastRenderedPageBreak/>
        <w:t>O</w:t>
      </w:r>
      <w:r w:rsidR="00555790" w:rsidRPr="00432F2C">
        <w:t xml:space="preserve"> AVAudioPlayer possui algumas opções de inicialização que podem ser úteis, como inicialização a partir de uma URL remota (ou local), ou a partir de um objeto </w:t>
      </w:r>
      <w:r w:rsidR="00555790" w:rsidRPr="00432F2C">
        <w:rPr>
          <w:rStyle w:val="VerbatimChar"/>
        </w:rPr>
        <w:t>Data</w:t>
      </w:r>
      <w:r w:rsidR="00555790" w:rsidRPr="00432F2C">
        <w:t xml:space="preserve">, que é a opção que escolheremos no nosso </w:t>
      </w:r>
      <w:r w:rsidR="00555790" w:rsidRPr="00A5057E">
        <w:rPr>
          <w:i/>
        </w:rPr>
        <w:t>player</w:t>
      </w:r>
      <w:r w:rsidR="00555790" w:rsidRPr="00432F2C">
        <w:t>.</w:t>
      </w:r>
      <w:ins w:id="79" w:author="Carneiro Pinto da Silva, Fernando" w:date="2017-02-02T17:02:00Z">
        <w:r w:rsidR="00A5057E">
          <w:t xml:space="preserve"> São elas:</w:t>
        </w:r>
      </w:ins>
    </w:p>
    <w:p w14:paraId="00610C62" w14:textId="1723E001" w:rsidR="00555790" w:rsidRPr="00432F2C" w:rsidRDefault="00555790" w:rsidP="00432F2C">
      <w:pPr>
        <w:pStyle w:val="Compact"/>
      </w:pPr>
      <w:proofErr w:type="gramStart"/>
      <w:r w:rsidRPr="00432F2C">
        <w:rPr>
          <w:rStyle w:val="VerbatimChar"/>
        </w:rPr>
        <w:t>init(</w:t>
      </w:r>
      <w:proofErr w:type="gramEnd"/>
      <w:r w:rsidRPr="00432F2C">
        <w:rPr>
          <w:rStyle w:val="VerbatimChar"/>
        </w:rPr>
        <w:t>contentsOf: URL)</w:t>
      </w:r>
      <w:r w:rsidRPr="00432F2C">
        <w:t xml:space="preserve">: Inicializa e retorna um </w:t>
      </w:r>
      <w:r w:rsidRPr="00A5057E">
        <w:rPr>
          <w:i/>
        </w:rPr>
        <w:t>player</w:t>
      </w:r>
      <w:r w:rsidRPr="00432F2C">
        <w:t xml:space="preserve"> de áudio pa</w:t>
      </w:r>
      <w:r w:rsidR="00A5057E">
        <w:t>ra reproduzir um arquivo de som;</w:t>
      </w:r>
    </w:p>
    <w:p w14:paraId="2624AA06" w14:textId="217B7D8B" w:rsidR="00555790" w:rsidRPr="00432F2C" w:rsidRDefault="00555790" w:rsidP="00432F2C">
      <w:pPr>
        <w:pStyle w:val="Compact"/>
      </w:pPr>
      <w:proofErr w:type="gramStart"/>
      <w:r w:rsidRPr="00432F2C">
        <w:rPr>
          <w:rStyle w:val="VerbatimChar"/>
        </w:rPr>
        <w:t>init(</w:t>
      </w:r>
      <w:proofErr w:type="gramEnd"/>
      <w:r w:rsidRPr="00432F2C">
        <w:rPr>
          <w:rStyle w:val="VerbatimChar"/>
        </w:rPr>
        <w:t>data: Data)</w:t>
      </w:r>
      <w:r w:rsidRPr="00432F2C">
        <w:t xml:space="preserve">: Inicializa e retorna um </w:t>
      </w:r>
      <w:r w:rsidRPr="00A5057E">
        <w:rPr>
          <w:i/>
        </w:rPr>
        <w:t>player</w:t>
      </w:r>
      <w:r w:rsidRPr="00432F2C">
        <w:t xml:space="preserve"> de áudio para reproduzir um </w:t>
      </w:r>
      <w:r w:rsidRPr="00A5057E">
        <w:rPr>
          <w:i/>
        </w:rPr>
        <w:t>buffer</w:t>
      </w:r>
      <w:r w:rsidR="00A5057E">
        <w:t xml:space="preserve"> de memória;</w:t>
      </w:r>
    </w:p>
    <w:p w14:paraId="679B7847" w14:textId="2AD8D8E9" w:rsidR="00555790" w:rsidRPr="00432F2C" w:rsidRDefault="00555790" w:rsidP="00432F2C">
      <w:pPr>
        <w:pStyle w:val="Compact"/>
      </w:pPr>
      <w:proofErr w:type="gramStart"/>
      <w:r w:rsidRPr="00432F2C">
        <w:rPr>
          <w:rStyle w:val="VerbatimChar"/>
        </w:rPr>
        <w:t>init(</w:t>
      </w:r>
      <w:proofErr w:type="gramEnd"/>
      <w:r w:rsidRPr="00432F2C">
        <w:rPr>
          <w:rStyle w:val="VerbatimChar"/>
        </w:rPr>
        <w:t>contentsOf: URL, fileTypeHint: String?)</w:t>
      </w:r>
      <w:r w:rsidRPr="00432F2C">
        <w:t xml:space="preserve">: Inicializa e retorna um </w:t>
      </w:r>
      <w:r w:rsidRPr="00A5057E">
        <w:rPr>
          <w:i/>
        </w:rPr>
        <w:t>player</w:t>
      </w:r>
      <w:r w:rsidRPr="00432F2C">
        <w:t xml:space="preserve"> de áudio usando a URL especificada e a dica ou</w:t>
      </w:r>
      <w:r w:rsidR="00A5057E">
        <w:t xml:space="preserve"> expectativa do tipo de arquivo;</w:t>
      </w:r>
    </w:p>
    <w:p w14:paraId="52622AB0" w14:textId="76879000" w:rsidR="00555790" w:rsidRPr="00432F2C" w:rsidRDefault="00555790" w:rsidP="00432F2C">
      <w:pPr>
        <w:pStyle w:val="Compact"/>
      </w:pPr>
      <w:proofErr w:type="gramStart"/>
      <w:r w:rsidRPr="00432F2C">
        <w:rPr>
          <w:rStyle w:val="VerbatimChar"/>
        </w:rPr>
        <w:t>init(</w:t>
      </w:r>
      <w:proofErr w:type="gramEnd"/>
      <w:r w:rsidRPr="00432F2C">
        <w:rPr>
          <w:rStyle w:val="VerbatimChar"/>
        </w:rPr>
        <w:t>data: Data, fileTypeHint: String?)</w:t>
      </w:r>
      <w:r w:rsidRPr="00432F2C">
        <w:t>: Inicializa e retorna um player de áudio usando os dados especificados e dica</w:t>
      </w:r>
      <w:r w:rsidR="00A5057E">
        <w:t>/expectativa de tipo de arquivo.</w:t>
      </w:r>
    </w:p>
    <w:p w14:paraId="1B0C752F" w14:textId="77777777" w:rsidR="00555790" w:rsidRPr="00432F2C" w:rsidRDefault="00555790" w:rsidP="00555790">
      <w:pPr>
        <w:pStyle w:val="Ttulo4"/>
      </w:pPr>
      <w:bookmarkStart w:id="80" w:name="configurando-e-controlando-a-reprodução"/>
      <w:bookmarkEnd w:id="80"/>
      <w:r w:rsidRPr="00432F2C">
        <w:t>3.1.1.2. Configurando e controlando a reprodução</w:t>
      </w:r>
    </w:p>
    <w:p w14:paraId="47F85E58" w14:textId="4A52CDFA" w:rsidR="00555790" w:rsidRPr="00432F2C" w:rsidRDefault="00555790" w:rsidP="00432F2C">
      <w:r w:rsidRPr="00432F2C">
        <w:t xml:space="preserve">Além da inicialização, temos também controles de reprodução que vão desde os básicos </w:t>
      </w:r>
      <w:r w:rsidRPr="00432F2C">
        <w:rPr>
          <w:b/>
        </w:rPr>
        <w:t>play, pause, stop</w:t>
      </w:r>
      <w:r w:rsidRPr="00432F2C">
        <w:t xml:space="preserve"> até controles mais específicos como tocar de um certo ponto da música ou controle de </w:t>
      </w:r>
      <w:r w:rsidRPr="00C51551">
        <w:rPr>
          <w:i/>
        </w:rPr>
        <w:t>loops</w:t>
      </w:r>
      <w:r w:rsidRPr="00432F2C">
        <w:t>, volumes e etc.</w:t>
      </w:r>
      <w:ins w:id="81" w:author="Carneiro Pinto da Silva, Fernando" w:date="2017-02-02T17:49:00Z">
        <w:r w:rsidR="008C7E12">
          <w:t xml:space="preserve"> Vamos listar cada um destes </w:t>
        </w:r>
        <w:commentRangeStart w:id="82"/>
        <w:commentRangeStart w:id="83"/>
        <w:r w:rsidR="008C7E12">
          <w:t>controles</w:t>
        </w:r>
        <w:commentRangeEnd w:id="82"/>
        <w:r w:rsidR="008C7E12">
          <w:rPr>
            <w:rStyle w:val="Refdecomentrio"/>
          </w:rPr>
          <w:commentReference w:id="82"/>
        </w:r>
      </w:ins>
      <w:commentRangeEnd w:id="83"/>
      <w:r w:rsidR="0069288C">
        <w:rPr>
          <w:rStyle w:val="Refdecomentrio"/>
        </w:rPr>
        <w:commentReference w:id="83"/>
      </w:r>
      <w:ins w:id="84" w:author="Carneiro Pinto da Silva, Fernando" w:date="2017-02-02T17:49:00Z">
        <w:r w:rsidR="008C7E12">
          <w:t>:</w:t>
        </w:r>
      </w:ins>
    </w:p>
    <w:p w14:paraId="1E4840BE" w14:textId="331F6E62" w:rsidR="00555790" w:rsidRPr="00432F2C" w:rsidRDefault="00555790" w:rsidP="00432F2C">
      <w:pPr>
        <w:pStyle w:val="Compact"/>
      </w:pPr>
      <w:proofErr w:type="gramStart"/>
      <w:r w:rsidRPr="00432F2C">
        <w:rPr>
          <w:rStyle w:val="VerbatimChar"/>
        </w:rPr>
        <w:t>func</w:t>
      </w:r>
      <w:proofErr w:type="gramEnd"/>
      <w:r w:rsidRPr="00432F2C">
        <w:rPr>
          <w:rStyle w:val="VerbatimChar"/>
        </w:rPr>
        <w:t xml:space="preserve"> play()</w:t>
      </w:r>
      <w:r w:rsidRPr="00432F2C">
        <w:t>: Repr</w:t>
      </w:r>
      <w:r w:rsidR="00C51551">
        <w:t>oduz um som de forma assíncrona;</w:t>
      </w:r>
    </w:p>
    <w:p w14:paraId="54E88CA4" w14:textId="725DFA7B" w:rsidR="00555790" w:rsidRPr="00432F2C" w:rsidRDefault="00555790" w:rsidP="00432F2C">
      <w:pPr>
        <w:pStyle w:val="Compact"/>
      </w:pPr>
      <w:proofErr w:type="gramStart"/>
      <w:r w:rsidRPr="00432F2C">
        <w:rPr>
          <w:rStyle w:val="VerbatimChar"/>
        </w:rPr>
        <w:t>func</w:t>
      </w:r>
      <w:proofErr w:type="gramEnd"/>
      <w:r w:rsidRPr="00432F2C">
        <w:rPr>
          <w:rStyle w:val="VerbatimChar"/>
        </w:rPr>
        <w:t xml:space="preserve"> play(atTime: TimeInterval)</w:t>
      </w:r>
      <w:r w:rsidRPr="00432F2C">
        <w:t>: Reproduz um som de forma assíncrona, começando em um ponto especificado na linha de tempo d</w:t>
      </w:r>
      <w:r w:rsidR="00C51551">
        <w:t>o dispositivo de saída de áudio;</w:t>
      </w:r>
    </w:p>
    <w:p w14:paraId="786864B0" w14:textId="7941FA53" w:rsidR="00555790" w:rsidRPr="00432F2C" w:rsidRDefault="00555790" w:rsidP="00432F2C">
      <w:pPr>
        <w:pStyle w:val="Compact"/>
      </w:pPr>
      <w:proofErr w:type="gramStart"/>
      <w:r w:rsidRPr="00432F2C">
        <w:rPr>
          <w:rStyle w:val="VerbatimChar"/>
        </w:rPr>
        <w:t>func</w:t>
      </w:r>
      <w:proofErr w:type="gramEnd"/>
      <w:r w:rsidRPr="00432F2C">
        <w:rPr>
          <w:rStyle w:val="VerbatimChar"/>
        </w:rPr>
        <w:t xml:space="preserve"> pause()</w:t>
      </w:r>
      <w:r w:rsidRPr="00432F2C">
        <w:t xml:space="preserve">: Pausa a reprodução; </w:t>
      </w:r>
      <w:r w:rsidR="00C51551">
        <w:t>o</w:t>
      </w:r>
      <w:r w:rsidRPr="00432F2C">
        <w:t xml:space="preserve"> som permanece pronto para ret</w:t>
      </w:r>
      <w:r w:rsidR="008C7E12">
        <w:t>omar a reprodução de onde parou;</w:t>
      </w:r>
    </w:p>
    <w:p w14:paraId="57EBB078" w14:textId="27FEA9E9" w:rsidR="00555790" w:rsidRPr="00432F2C" w:rsidRDefault="00555790" w:rsidP="00432F2C">
      <w:pPr>
        <w:pStyle w:val="Compact"/>
      </w:pPr>
      <w:proofErr w:type="gramStart"/>
      <w:r w:rsidRPr="00432F2C">
        <w:rPr>
          <w:rStyle w:val="VerbatimChar"/>
        </w:rPr>
        <w:t>func</w:t>
      </w:r>
      <w:proofErr w:type="gramEnd"/>
      <w:r w:rsidRPr="00432F2C">
        <w:rPr>
          <w:rStyle w:val="VerbatimChar"/>
        </w:rPr>
        <w:t xml:space="preserve"> stop()</w:t>
      </w:r>
      <w:r w:rsidRPr="00432F2C">
        <w:t>: Interrompe a reprodução e desfaz a configuraç</w:t>
      </w:r>
      <w:r w:rsidR="008C7E12">
        <w:t>ão necessária para a reprodução;</w:t>
      </w:r>
    </w:p>
    <w:p w14:paraId="07DDC13E" w14:textId="1229D8A8" w:rsidR="00555790" w:rsidRPr="00432F2C" w:rsidRDefault="00555790" w:rsidP="00432F2C">
      <w:pPr>
        <w:pStyle w:val="Compact"/>
      </w:pPr>
      <w:proofErr w:type="gramStart"/>
      <w:r w:rsidRPr="00432F2C">
        <w:rPr>
          <w:rStyle w:val="VerbatimChar"/>
        </w:rPr>
        <w:t>func</w:t>
      </w:r>
      <w:proofErr w:type="gramEnd"/>
      <w:r w:rsidRPr="00432F2C">
        <w:rPr>
          <w:rStyle w:val="VerbatimChar"/>
        </w:rPr>
        <w:t xml:space="preserve"> prepareToPlay()</w:t>
      </w:r>
      <w:r w:rsidRPr="00432F2C">
        <w:t xml:space="preserve">: Prepara o leitor de áudio para reprodução pré-carregada de seus </w:t>
      </w:r>
      <w:r w:rsidRPr="008C7E12">
        <w:rPr>
          <w:i/>
        </w:rPr>
        <w:t>buffers</w:t>
      </w:r>
      <w:r w:rsidR="008C7E12">
        <w:t>;</w:t>
      </w:r>
    </w:p>
    <w:p w14:paraId="614B0C3D" w14:textId="64EE567C"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isPlaying: Bool</w:t>
      </w:r>
      <w:r w:rsidRPr="00432F2C">
        <w:t xml:space="preserve">: Um valor </w:t>
      </w:r>
      <w:r w:rsidRPr="008C7E12">
        <w:rPr>
          <w:i/>
        </w:rPr>
        <w:t>booleano</w:t>
      </w:r>
      <w:r w:rsidRPr="00432F2C">
        <w:t xml:space="preserve"> que indica se o </w:t>
      </w:r>
      <w:r w:rsidRPr="008C7E12">
        <w:rPr>
          <w:i/>
        </w:rPr>
        <w:t>player</w:t>
      </w:r>
      <w:r w:rsidRPr="00432F2C">
        <w:t xml:space="preserve"> de áudio está tocando (</w:t>
      </w:r>
      <w:r w:rsidRPr="00432F2C">
        <w:rPr>
          <w:rStyle w:val="VerbatimChar"/>
          <w:b/>
        </w:rPr>
        <w:t>true</w:t>
      </w:r>
      <w:r w:rsidRPr="00432F2C">
        <w:t>) ou não (</w:t>
      </w:r>
      <w:r w:rsidRPr="00432F2C">
        <w:rPr>
          <w:rStyle w:val="VerbatimChar"/>
          <w:b/>
        </w:rPr>
        <w:t>false</w:t>
      </w:r>
      <w:r w:rsidR="008C7E12">
        <w:t>);</w:t>
      </w:r>
    </w:p>
    <w:p w14:paraId="17215A27" w14:textId="01FCEA91"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volume: Float</w:t>
      </w:r>
      <w:r w:rsidRPr="00432F2C">
        <w:t xml:space="preserve">: O volume de reprodução para o </w:t>
      </w:r>
      <w:r w:rsidRPr="008C7E12">
        <w:rPr>
          <w:i/>
        </w:rPr>
        <w:t>player</w:t>
      </w:r>
      <w:r w:rsidRPr="00432F2C">
        <w:t xml:space="preserve"> de áudio, variando de</w:t>
      </w:r>
      <w:r w:rsidR="008C7E12">
        <w:t xml:space="preserve"> 0.0 a 1.0 em uma escala linear;</w:t>
      </w:r>
    </w:p>
    <w:p w14:paraId="758C4369" w14:textId="71EAD214"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pan: Float</w:t>
      </w:r>
      <w:r w:rsidRPr="00432F2C">
        <w:t xml:space="preserve">: A posição da caixa estéreo do </w:t>
      </w:r>
      <w:r w:rsidRPr="008C7E12">
        <w:rPr>
          <w:i/>
        </w:rPr>
        <w:t>player</w:t>
      </w:r>
      <w:r w:rsidRPr="00432F2C">
        <w:t xml:space="preserve"> de áudio</w:t>
      </w:r>
      <w:r w:rsidR="008C7E12">
        <w:t>;</w:t>
      </w:r>
    </w:p>
    <w:p w14:paraId="21030AA8" w14:textId="4D0328D3"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rate: Float</w:t>
      </w:r>
      <w:r w:rsidRPr="00432F2C">
        <w:t>: A taxa de re</w:t>
      </w:r>
      <w:r w:rsidR="008C7E12">
        <w:t>produção do reprodutor de áudio;</w:t>
      </w:r>
    </w:p>
    <w:p w14:paraId="0CBC9E16" w14:textId="38F149BF"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enableRate: Bool</w:t>
      </w:r>
      <w:r w:rsidRPr="00432F2C">
        <w:t xml:space="preserve">: Um valor </w:t>
      </w:r>
      <w:r w:rsidRPr="008C7E12">
        <w:rPr>
          <w:i/>
        </w:rPr>
        <w:t>booleano</w:t>
      </w:r>
      <w:r w:rsidRPr="00432F2C">
        <w:t xml:space="preserve"> que especifica se o ajuste da taxa de reprodução está ativado para um </w:t>
      </w:r>
      <w:r w:rsidRPr="008C7E12">
        <w:rPr>
          <w:i/>
        </w:rPr>
        <w:t>player</w:t>
      </w:r>
      <w:r w:rsidR="008C7E12">
        <w:t xml:space="preserve"> de áudio;</w:t>
      </w:r>
    </w:p>
    <w:p w14:paraId="3B09574F" w14:textId="700F2D44"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numberOfLoops: Int</w:t>
      </w:r>
      <w:r w:rsidRPr="00432F2C">
        <w:t>: O número de vezes que um som retornará ao início, ao chegar ao f</w:t>
      </w:r>
      <w:r w:rsidR="008C7E12">
        <w:t>inal, para repetir a reprodução;</w:t>
      </w:r>
    </w:p>
    <w:p w14:paraId="706736B5" w14:textId="256C8BCA"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delegate: AVAudioPlayerDelegate?</w:t>
      </w:r>
      <w:r w:rsidRPr="00432F2C">
        <w:t xml:space="preserve">: O objeto delegate para o </w:t>
      </w:r>
      <w:r w:rsidRPr="008C7E12">
        <w:rPr>
          <w:i/>
        </w:rPr>
        <w:t>player</w:t>
      </w:r>
      <w:r w:rsidR="008C7E12">
        <w:t xml:space="preserve"> de áudio;</w:t>
      </w:r>
    </w:p>
    <w:p w14:paraId="42AAA2C2" w14:textId="15A596C2"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settings: [String : Any]</w:t>
      </w:r>
      <w:r w:rsidRPr="00432F2C">
        <w:t xml:space="preserve">: O dicionário de configurações do </w:t>
      </w:r>
      <w:r w:rsidRPr="008C7E12">
        <w:rPr>
          <w:i/>
        </w:rPr>
        <w:t>player</w:t>
      </w:r>
      <w:r w:rsidRPr="00432F2C">
        <w:t xml:space="preserve"> de áudio, contendo informações </w:t>
      </w:r>
      <w:r w:rsidR="008C7E12">
        <w:t xml:space="preserve">sobre o som associado ao </w:t>
      </w:r>
      <w:r w:rsidR="008C7E12" w:rsidRPr="008C7E12">
        <w:rPr>
          <w:i/>
        </w:rPr>
        <w:t>player</w:t>
      </w:r>
      <w:r w:rsidR="008C7E12">
        <w:t>.</w:t>
      </w:r>
    </w:p>
    <w:p w14:paraId="2732C09F" w14:textId="77777777" w:rsidR="00555790" w:rsidRPr="00432F2C" w:rsidRDefault="00555790" w:rsidP="00555790">
      <w:pPr>
        <w:pStyle w:val="Ttulo4"/>
      </w:pPr>
      <w:bookmarkStart w:id="85" w:name="gerenciamento-de-informações-sobre-um-so"/>
      <w:bookmarkEnd w:id="85"/>
      <w:r w:rsidRPr="00432F2C">
        <w:t>3.1.1.3. Gerenciamento de informações sobre um som</w:t>
      </w:r>
    </w:p>
    <w:p w14:paraId="61146CED" w14:textId="23D3F6D6" w:rsidR="00555790" w:rsidRPr="00432F2C" w:rsidRDefault="00555790" w:rsidP="00432F2C">
      <w:r w:rsidRPr="00432F2C">
        <w:lastRenderedPageBreak/>
        <w:t>Podemos também obter os metadados do som, ou seja, as informações adicionais sobre o som.</w:t>
      </w:r>
      <w:r w:rsidR="008C7E12">
        <w:t xml:space="preserve"> </w:t>
      </w:r>
      <w:ins w:id="86" w:author="Carneiro Pinto da Silva, Fernando" w:date="2017-02-02T17:48:00Z">
        <w:r w:rsidR="008C7E12">
          <w:t>São elas:</w:t>
        </w:r>
      </w:ins>
    </w:p>
    <w:p w14:paraId="67A39FC7" w14:textId="5833F898"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numberOfChannels: Int</w:t>
      </w:r>
      <w:r w:rsidRPr="00432F2C">
        <w:t>: O número de canais de áudio no s</w:t>
      </w:r>
      <w:r w:rsidR="008C7E12">
        <w:t>om associado ao leitor de áudio;</w:t>
      </w:r>
    </w:p>
    <w:p w14:paraId="0B3593C7" w14:textId="5CD4B1CA"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channelAssignments: [AVAudioSessionChannelDescription]?</w:t>
      </w:r>
      <w:r w:rsidRPr="00432F2C">
        <w:t xml:space="preserve">: Uma matriz de AVAudioSessionChannelDescriptionobjetos associados com o </w:t>
      </w:r>
      <w:r w:rsidRPr="008C7E12">
        <w:rPr>
          <w:i/>
        </w:rPr>
        <w:t>player</w:t>
      </w:r>
      <w:r w:rsidRPr="00432F2C">
        <w:t xml:space="preserve"> de áudio</w:t>
      </w:r>
      <w:r w:rsidR="008C7E12">
        <w:t>;</w:t>
      </w:r>
    </w:p>
    <w:p w14:paraId="2172DDC9" w14:textId="59FCCD41"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duration: TimeInterval</w:t>
      </w:r>
      <w:r w:rsidRPr="00432F2C">
        <w:t xml:space="preserve">: Retorna a duração total, em segundos, do som associado ao </w:t>
      </w:r>
      <w:r w:rsidRPr="008C7E12">
        <w:rPr>
          <w:i/>
        </w:rPr>
        <w:t>player</w:t>
      </w:r>
      <w:r w:rsidR="008C7E12">
        <w:t xml:space="preserve"> de áudio;</w:t>
      </w:r>
    </w:p>
    <w:p w14:paraId="4EB32D1A" w14:textId="0EE2D228"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currentTime: TimeInterval</w:t>
      </w:r>
      <w:r w:rsidRPr="00432F2C">
        <w:t>: O ponto de reprodução, em segundos, dentro da linha de tempo do s</w:t>
      </w:r>
      <w:r w:rsidR="008C7E12">
        <w:t xml:space="preserve">om associado ao </w:t>
      </w:r>
      <w:r w:rsidR="008C7E12" w:rsidRPr="008C7E12">
        <w:rPr>
          <w:i/>
        </w:rPr>
        <w:t>player</w:t>
      </w:r>
      <w:r w:rsidR="008C7E12">
        <w:t xml:space="preserve"> de áudio;</w:t>
      </w:r>
    </w:p>
    <w:p w14:paraId="4AD62A6B" w14:textId="08E37BBB"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deviceCurrentTime: TimeInterval</w:t>
      </w:r>
      <w:r w:rsidRPr="00432F2C">
        <w:t>: O valor de tempo, em segundos, d</w:t>
      </w:r>
      <w:r w:rsidR="008C7E12">
        <w:t>o dispositivo de saída de áudio;</w:t>
      </w:r>
    </w:p>
    <w:p w14:paraId="15261AE6" w14:textId="37FBBC78"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url: URL?</w:t>
      </w:r>
      <w:r w:rsidRPr="00432F2C">
        <w:t xml:space="preserve">: URL do som associado ao </w:t>
      </w:r>
      <w:r w:rsidRPr="008C7E12">
        <w:rPr>
          <w:i/>
        </w:rPr>
        <w:t>player</w:t>
      </w:r>
      <w:r w:rsidR="008C7E12">
        <w:t xml:space="preserve"> de áudio;</w:t>
      </w:r>
    </w:p>
    <w:p w14:paraId="71E29CBA" w14:textId="77777777"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data: Data?</w:t>
      </w:r>
      <w:r w:rsidRPr="00432F2C">
        <w:t xml:space="preserve">: O objeto de dados contendo o som associado ao </w:t>
      </w:r>
      <w:r w:rsidRPr="008C7E12">
        <w:rPr>
          <w:i/>
        </w:rPr>
        <w:t>player</w:t>
      </w:r>
      <w:r w:rsidRPr="00432F2C">
        <w:t xml:space="preserve"> de áudio.</w:t>
      </w:r>
    </w:p>
    <w:p w14:paraId="1DA38E19" w14:textId="77777777" w:rsidR="00555790" w:rsidRPr="00432F2C" w:rsidRDefault="00555790" w:rsidP="00555790">
      <w:pPr>
        <w:pStyle w:val="Ttulo4"/>
      </w:pPr>
      <w:bookmarkStart w:id="87" w:name="usando-medição-de-nível-de-áudio"/>
      <w:bookmarkEnd w:id="87"/>
      <w:r w:rsidRPr="00432F2C">
        <w:t>3.1.1.4. Usando medição de nível de áudio</w:t>
      </w:r>
    </w:p>
    <w:p w14:paraId="268F18BF" w14:textId="1AFFB565" w:rsidR="00555790" w:rsidRPr="00432F2C" w:rsidRDefault="00555790" w:rsidP="00432F2C">
      <w:r w:rsidRPr="00432F2C">
        <w:t xml:space="preserve">Também existem opções </w:t>
      </w:r>
      <w:r w:rsidR="008C7E12">
        <w:t>mais avançadas para alcançarmos:</w:t>
      </w:r>
    </w:p>
    <w:p w14:paraId="5AB50BAF" w14:textId="7082D7F6" w:rsidR="00555790" w:rsidRPr="00432F2C" w:rsidRDefault="00555790" w:rsidP="00432F2C">
      <w:pPr>
        <w:pStyle w:val="Compact"/>
      </w:pPr>
      <w:r w:rsidRPr="00432F2C">
        <w:rPr>
          <w:rStyle w:val="VerbatimChar"/>
        </w:rPr>
        <w:t>var isMeteringEnabled: Bool</w:t>
      </w:r>
      <w:r w:rsidRPr="00432F2C">
        <w:t xml:space="preserve">: Um valor </w:t>
      </w:r>
      <w:commentRangeStart w:id="88"/>
      <w:commentRangeStart w:id="89"/>
      <w:commentRangeStart w:id="90"/>
      <w:r w:rsidRPr="00432F2C">
        <w:t>b</w:t>
      </w:r>
      <w:r w:rsidR="0069288C">
        <w:t>oo</w:t>
      </w:r>
      <w:r w:rsidRPr="00432F2C">
        <w:t>leano</w:t>
      </w:r>
      <w:commentRangeEnd w:id="88"/>
      <w:r w:rsidR="00A928EE">
        <w:rPr>
          <w:rStyle w:val="Refdecomentrio"/>
          <w:rFonts w:eastAsia="Arial" w:cs="Arial"/>
          <w:color w:val="000000"/>
          <w:lang w:eastAsia="pt-BR"/>
        </w:rPr>
        <w:commentReference w:id="88"/>
      </w:r>
      <w:r w:rsidRPr="00432F2C">
        <w:t xml:space="preserve"> </w:t>
      </w:r>
      <w:commentRangeEnd w:id="89"/>
      <w:r w:rsidR="007F77C2">
        <w:rPr>
          <w:rStyle w:val="Refdecomentrio"/>
          <w:rFonts w:eastAsia="Arial" w:cs="Arial"/>
          <w:color w:val="000000"/>
          <w:lang w:eastAsia="pt-BR"/>
        </w:rPr>
        <w:commentReference w:id="89"/>
      </w:r>
      <w:commentRangeEnd w:id="90"/>
      <w:r w:rsidR="0069288C">
        <w:rPr>
          <w:rStyle w:val="Refdecomentrio"/>
          <w:rFonts w:eastAsia="Arial" w:cs="Arial"/>
          <w:color w:val="000000"/>
          <w:lang w:eastAsia="pt-BR"/>
        </w:rPr>
        <w:commentReference w:id="90"/>
      </w:r>
      <w:r w:rsidRPr="00432F2C">
        <w:t>que especifica o estado de ativação / desativação da medição de nível de á</w:t>
      </w:r>
      <w:r w:rsidR="007F77C2">
        <w:t>udio para o reprodutor de áudio;</w:t>
      </w:r>
    </w:p>
    <w:p w14:paraId="6E8E3088" w14:textId="5C52CC2D" w:rsidR="00555790" w:rsidRPr="00432F2C" w:rsidRDefault="00555790" w:rsidP="00432F2C">
      <w:pPr>
        <w:pStyle w:val="Compact"/>
      </w:pPr>
      <w:proofErr w:type="gramStart"/>
      <w:r w:rsidRPr="00432F2C">
        <w:rPr>
          <w:rStyle w:val="VerbatimChar"/>
        </w:rPr>
        <w:t>func</w:t>
      </w:r>
      <w:proofErr w:type="gramEnd"/>
      <w:r w:rsidRPr="00432F2C">
        <w:rPr>
          <w:rStyle w:val="VerbatimChar"/>
        </w:rPr>
        <w:t xml:space="preserve"> averagePower(forChannel: Int)</w:t>
      </w:r>
      <w:r w:rsidRPr="00432F2C">
        <w:t>: Retorna a potência média para um determinado canal, em decibéis, para o</w:t>
      </w:r>
      <w:r w:rsidR="007F77C2">
        <w:t xml:space="preserve"> som que está sendo reproduzido;</w:t>
      </w:r>
    </w:p>
    <w:p w14:paraId="5FE8CA30" w14:textId="2FBE94CE" w:rsidR="00555790" w:rsidRPr="00432F2C" w:rsidRDefault="00555790" w:rsidP="00432F2C">
      <w:pPr>
        <w:pStyle w:val="Compact"/>
      </w:pPr>
      <w:proofErr w:type="gramStart"/>
      <w:r w:rsidRPr="00432F2C">
        <w:rPr>
          <w:rStyle w:val="VerbatimChar"/>
        </w:rPr>
        <w:t>func</w:t>
      </w:r>
      <w:proofErr w:type="gramEnd"/>
      <w:r w:rsidRPr="00432F2C">
        <w:rPr>
          <w:rStyle w:val="VerbatimChar"/>
        </w:rPr>
        <w:t xml:space="preserve"> peakPower(forChannel: Int)</w:t>
      </w:r>
      <w:r w:rsidRPr="00432F2C">
        <w:t>: Retorna a potência de pico para um determinado canal, em decibéis, para o</w:t>
      </w:r>
      <w:r w:rsidR="007F77C2">
        <w:t xml:space="preserve"> som que está sendo reproduzido;</w:t>
      </w:r>
    </w:p>
    <w:p w14:paraId="00A18C27" w14:textId="0EA9FF4A" w:rsidR="00555790" w:rsidRPr="00432F2C" w:rsidRDefault="00555790" w:rsidP="00432F2C">
      <w:pPr>
        <w:pStyle w:val="Compact"/>
      </w:pPr>
      <w:proofErr w:type="gramStart"/>
      <w:r w:rsidRPr="00432F2C">
        <w:rPr>
          <w:rStyle w:val="VerbatimChar"/>
        </w:rPr>
        <w:t>func</w:t>
      </w:r>
      <w:proofErr w:type="gramEnd"/>
      <w:r w:rsidRPr="00432F2C">
        <w:rPr>
          <w:rStyle w:val="VerbatimChar"/>
        </w:rPr>
        <w:t xml:space="preserve"> updateMeters()</w:t>
      </w:r>
      <w:r w:rsidRPr="00432F2C">
        <w:t>: Refresca os valores de potência média e de pico para todos os c</w:t>
      </w:r>
      <w:r w:rsidR="007F77C2">
        <w:t>anais de um reprodutor de áudio;</w:t>
      </w:r>
    </w:p>
    <w:p w14:paraId="508A592F" w14:textId="2AB36651"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format: AVAudioFormat</w:t>
      </w:r>
      <w:r w:rsidRPr="00432F2C">
        <w:t>: Obtém propriedades da instância</w:t>
      </w:r>
      <w:r w:rsidR="007F77C2">
        <w:t>;</w:t>
      </w:r>
    </w:p>
    <w:p w14:paraId="668C2F93" w14:textId="77777777" w:rsidR="00555790" w:rsidRPr="00432F2C" w:rsidRDefault="00555790" w:rsidP="00432F2C">
      <w:pPr>
        <w:pStyle w:val="Compact"/>
      </w:pPr>
      <w:proofErr w:type="gramStart"/>
      <w:r w:rsidRPr="00432F2C">
        <w:rPr>
          <w:rStyle w:val="VerbatimChar"/>
        </w:rPr>
        <w:t>func</w:t>
      </w:r>
      <w:proofErr w:type="gramEnd"/>
      <w:r w:rsidRPr="00432F2C">
        <w:rPr>
          <w:rStyle w:val="VerbatimChar"/>
        </w:rPr>
        <w:t xml:space="preserve"> setVolume(Float, fadeDuration: TimeInterval)</w:t>
      </w:r>
      <w:r w:rsidRPr="00432F2C">
        <w:t xml:space="preserve">: Ajusta o volume do som com efeito </w:t>
      </w:r>
      <w:r w:rsidRPr="007F77C2">
        <w:rPr>
          <w:i/>
        </w:rPr>
        <w:t>fade</w:t>
      </w:r>
      <w:r w:rsidRPr="00432F2C">
        <w:t xml:space="preserve"> (ajuste gradual).</w:t>
      </w:r>
    </w:p>
    <w:p w14:paraId="2B09F4FE" w14:textId="4FAB8696" w:rsidR="00555790" w:rsidRPr="00432F2C" w:rsidRDefault="00555790" w:rsidP="00555790">
      <w:pPr>
        <w:pStyle w:val="Ttulo2"/>
      </w:pPr>
      <w:bookmarkStart w:id="91" w:name="prática"/>
      <w:bookmarkEnd w:id="91"/>
      <w:r w:rsidRPr="00432F2C">
        <w:t>Prática</w:t>
      </w:r>
    </w:p>
    <w:p w14:paraId="38087EE7" w14:textId="77777777" w:rsidR="00555790" w:rsidRPr="00432F2C" w:rsidRDefault="00555790" w:rsidP="00432F2C">
      <w:r w:rsidRPr="00432F2C">
        <w:t xml:space="preserve">Vamos agora aplicar os conhecimentos adquiridos nesta aula e relembrar alguns conhecimentos obtidos ao decorrer do curso de desenvolvimento </w:t>
      </w:r>
      <w:r w:rsidRPr="007F77C2">
        <w:rPr>
          <w:i/>
        </w:rPr>
        <w:t>mobile</w:t>
      </w:r>
      <w:r w:rsidRPr="00432F2C">
        <w:t>.</w:t>
      </w:r>
    </w:p>
    <w:p w14:paraId="38F93A76" w14:textId="77777777" w:rsidR="00555790" w:rsidRPr="00432F2C" w:rsidRDefault="00555790" w:rsidP="00555790">
      <w:pPr>
        <w:pStyle w:val="Ttulo3"/>
      </w:pPr>
      <w:bookmarkStart w:id="92" w:name="padrão-de-projeto"/>
      <w:bookmarkEnd w:id="92"/>
      <w:r w:rsidRPr="00432F2C">
        <w:t>Padrão de Projeto</w:t>
      </w:r>
    </w:p>
    <w:p w14:paraId="4C4492D7" w14:textId="77777777" w:rsidR="00555790" w:rsidRPr="00432F2C" w:rsidRDefault="00555790" w:rsidP="00432F2C">
      <w:r w:rsidRPr="00432F2C">
        <w:t xml:space="preserve">Você deve estar cansado de ouvir o termo </w:t>
      </w:r>
      <w:r w:rsidRPr="00432F2C">
        <w:rPr>
          <w:b/>
        </w:rPr>
        <w:t>Reusabilidade</w:t>
      </w:r>
      <w:r w:rsidRPr="00432F2C">
        <w:t xml:space="preserve"> nestas aulas, mas não há o que fazer. O princípio fundamental de POO é a </w:t>
      </w:r>
      <w:commentRangeStart w:id="93"/>
      <w:commentRangeStart w:id="94"/>
      <w:commentRangeStart w:id="95"/>
      <w:r w:rsidRPr="00577799">
        <w:rPr>
          <w:i/>
        </w:rPr>
        <w:t>reusabilidade</w:t>
      </w:r>
      <w:commentRangeEnd w:id="93"/>
      <w:commentRangeEnd w:id="94"/>
      <w:commentRangeEnd w:id="95"/>
      <w:r w:rsidR="005270B4" w:rsidRPr="00577799">
        <w:rPr>
          <w:rStyle w:val="Refdecomentrio"/>
          <w:i/>
        </w:rPr>
        <w:commentReference w:id="93"/>
      </w:r>
      <w:r w:rsidR="007F77C2">
        <w:rPr>
          <w:rStyle w:val="Refdecomentrio"/>
        </w:rPr>
        <w:commentReference w:id="94"/>
      </w:r>
      <w:r w:rsidR="00577799">
        <w:rPr>
          <w:rStyle w:val="Refdecomentrio"/>
        </w:rPr>
        <w:commentReference w:id="95"/>
      </w:r>
      <w:r w:rsidRPr="00432F2C">
        <w:t>.</w:t>
      </w:r>
    </w:p>
    <w:p w14:paraId="7DC21100" w14:textId="77777777" w:rsidR="00555790" w:rsidRPr="00432F2C" w:rsidRDefault="00555790" w:rsidP="00432F2C">
      <w:r w:rsidRPr="00432F2C">
        <w:t xml:space="preserve">Veja que no nosso projeto </w:t>
      </w:r>
      <w:r w:rsidRPr="00432F2C">
        <w:rPr>
          <w:b/>
        </w:rPr>
        <w:t>MusicProject</w:t>
      </w:r>
      <w:r w:rsidRPr="00432F2C">
        <w:t xml:space="preserve"> temos dois possíveis lugares destinados a tocar música. O mini </w:t>
      </w:r>
      <w:r w:rsidRPr="007F77C2">
        <w:rPr>
          <w:i/>
        </w:rPr>
        <w:t>player</w:t>
      </w:r>
      <w:r w:rsidRPr="00432F2C">
        <w:t xml:space="preserve">, criado na </w:t>
      </w:r>
      <w:proofErr w:type="gramStart"/>
      <w:r w:rsidRPr="00432F2C">
        <w:t xml:space="preserve">cena </w:t>
      </w:r>
      <w:r w:rsidRPr="00432F2C">
        <w:rPr>
          <w:b/>
        </w:rPr>
        <w:t>Navegar</w:t>
      </w:r>
      <w:proofErr w:type="gramEnd"/>
      <w:r w:rsidRPr="00432F2C">
        <w:t xml:space="preserve"> e o </w:t>
      </w:r>
      <w:r w:rsidRPr="007F77C2">
        <w:rPr>
          <w:i/>
        </w:rPr>
        <w:t>player</w:t>
      </w:r>
      <w:r w:rsidRPr="00432F2C">
        <w:t xml:space="preserve"> completo localizado na cena </w:t>
      </w:r>
      <w:r w:rsidRPr="00432F2C">
        <w:rPr>
          <w:b/>
        </w:rPr>
        <w:t>Música</w:t>
      </w:r>
      <w:r w:rsidRPr="00432F2C">
        <w:t xml:space="preserve">. Tendo isto em vista, temos que desenvolver um componente que manipule o </w:t>
      </w:r>
      <w:r w:rsidRPr="00432F2C">
        <w:rPr>
          <w:rStyle w:val="VerbatimChar"/>
        </w:rPr>
        <w:t>AVAudioPlayer</w:t>
      </w:r>
      <w:r w:rsidRPr="00432F2C">
        <w:t xml:space="preserve"> de forma democrática entre estas cenas, ou seja, reusando código de forma genérica.</w:t>
      </w:r>
    </w:p>
    <w:p w14:paraId="19133778" w14:textId="77777777" w:rsidR="00555790" w:rsidRPr="00432F2C" w:rsidRDefault="00555790" w:rsidP="00432F2C">
      <w:r w:rsidRPr="007F77C2">
        <w:rPr>
          <w:highlight w:val="cyan"/>
        </w:rPr>
        <w:lastRenderedPageBreak/>
        <w:t xml:space="preserve">Para isto iremos criar uma classe chamada </w:t>
      </w:r>
      <w:r w:rsidRPr="007F77C2">
        <w:rPr>
          <w:b/>
          <w:highlight w:val="cyan"/>
        </w:rPr>
        <w:t>MusicPlayer</w:t>
      </w:r>
      <w:r w:rsidRPr="007F77C2">
        <w:rPr>
          <w:highlight w:val="cyan"/>
        </w:rPr>
        <w:t xml:space="preserve"> que estará desacoplada de qualquer ViewController/Cena e sua instância poderá ser utilizada de forma </w:t>
      </w:r>
      <w:r w:rsidRPr="007F77C2">
        <w:rPr>
          <w:b/>
          <w:highlight w:val="cyan"/>
        </w:rPr>
        <w:t>compartilhada</w:t>
      </w:r>
      <w:r w:rsidRPr="007F77C2">
        <w:rPr>
          <w:highlight w:val="cyan"/>
        </w:rPr>
        <w:t>.</w:t>
      </w:r>
    </w:p>
    <w:p w14:paraId="1143C3D9" w14:textId="04D74E99" w:rsidR="00555790" w:rsidRPr="00432F2C" w:rsidRDefault="00555790" w:rsidP="00432F2C">
      <w:r w:rsidRPr="00432F2C">
        <w:t xml:space="preserve">Repare no comportamento dos demais </w:t>
      </w:r>
      <w:r w:rsidRPr="007F77C2">
        <w:rPr>
          <w:i/>
        </w:rPr>
        <w:t>players</w:t>
      </w:r>
      <w:r w:rsidRPr="00432F2C">
        <w:t xml:space="preserve"> de outros aplicativos, como o Spot</w:t>
      </w:r>
      <w:r w:rsidR="007F77C2">
        <w:t>i</w:t>
      </w:r>
      <w:r w:rsidRPr="00432F2C">
        <w:t xml:space="preserve">fy, que também possui um miniplayer. A música é tocada de forma assíncrona como se estivesse de fundo. Uma vez que você a coloca para tocar, você pode continuar navegando no </w:t>
      </w:r>
      <w:r w:rsidRPr="005870AA">
        <w:rPr>
          <w:i/>
        </w:rPr>
        <w:t>app</w:t>
      </w:r>
      <w:r w:rsidRPr="00432F2C">
        <w:t xml:space="preserve"> sem interromper sua execução. Então termos que ter uma </w:t>
      </w:r>
      <w:r w:rsidRPr="00432F2C">
        <w:rPr>
          <w:b/>
        </w:rPr>
        <w:t>instância única compartilhada</w:t>
      </w:r>
      <w:r w:rsidRPr="00432F2C">
        <w:t xml:space="preserve"> para que não haja instâncias conflitantes tentando executar mais de uma música simultaneamente e para que a </w:t>
      </w:r>
      <w:r w:rsidRPr="00432F2C">
        <w:rPr>
          <w:rStyle w:val="VerbatimChar"/>
        </w:rPr>
        <w:t>MusicPlayer</w:t>
      </w:r>
      <w:r w:rsidRPr="00432F2C">
        <w:t xml:space="preserve"> não seja perdida ao </w:t>
      </w:r>
      <w:commentRangeStart w:id="96"/>
      <w:commentRangeStart w:id="97"/>
      <w:commentRangeStart w:id="98"/>
      <w:commentRangeStart w:id="99"/>
      <w:r w:rsidRPr="00432F2C">
        <w:t>destruirmos</w:t>
      </w:r>
      <w:commentRangeEnd w:id="96"/>
      <w:r w:rsidR="005270B4">
        <w:rPr>
          <w:rStyle w:val="Refdecomentrio"/>
        </w:rPr>
        <w:commentReference w:id="96"/>
      </w:r>
      <w:commentRangeEnd w:id="98"/>
      <w:r w:rsidR="00577799">
        <w:rPr>
          <w:rStyle w:val="Refdecomentrio"/>
        </w:rPr>
        <w:commentReference w:id="98"/>
      </w:r>
      <w:r w:rsidRPr="00432F2C">
        <w:t xml:space="preserve"> </w:t>
      </w:r>
      <w:commentRangeEnd w:id="97"/>
      <w:r w:rsidR="005870AA">
        <w:rPr>
          <w:rStyle w:val="Refdecomentrio"/>
        </w:rPr>
        <w:commentReference w:id="97"/>
      </w:r>
      <w:commentRangeEnd w:id="99"/>
      <w:r w:rsidR="00577799">
        <w:rPr>
          <w:rStyle w:val="Refdecomentrio"/>
        </w:rPr>
        <w:commentReference w:id="99"/>
      </w:r>
      <w:r w:rsidRPr="00432F2C">
        <w:t>um View Controller.</w:t>
      </w:r>
    </w:p>
    <w:p w14:paraId="6FBD19B8" w14:textId="77777777" w:rsidR="00555790" w:rsidRPr="00432F2C" w:rsidRDefault="00555790" w:rsidP="00432F2C">
      <w:r w:rsidRPr="00432F2C">
        <w:t xml:space="preserve">O requisito </w:t>
      </w:r>
      <w:r w:rsidRPr="00432F2C">
        <w:rPr>
          <w:b/>
        </w:rPr>
        <w:t>instância única compartilhada</w:t>
      </w:r>
      <w:r w:rsidRPr="00432F2C">
        <w:t xml:space="preserve"> te lembra de algum padrão de projeto? Sim, teremos que utilizar novamente um </w:t>
      </w:r>
      <w:r w:rsidRPr="00432F2C">
        <w:rPr>
          <w:b/>
        </w:rPr>
        <w:t>Singleton</w:t>
      </w:r>
      <w:r w:rsidRPr="00432F2C">
        <w:t>.</w:t>
      </w:r>
    </w:p>
    <w:p w14:paraId="4490A965" w14:textId="77777777" w:rsidR="00555790" w:rsidRPr="00432F2C" w:rsidRDefault="00555790" w:rsidP="00555790">
      <w:pPr>
        <w:pStyle w:val="Ttulo3"/>
      </w:pPr>
      <w:bookmarkStart w:id="100" w:name="requisitos"/>
      <w:bookmarkEnd w:id="100"/>
      <w:r w:rsidRPr="00432F2C">
        <w:t>Requisitos</w:t>
      </w:r>
    </w:p>
    <w:p w14:paraId="7CBF63C6" w14:textId="03CD0BEB" w:rsidR="00555790" w:rsidRPr="00432F2C" w:rsidRDefault="00555790" w:rsidP="00432F2C">
      <w:r w:rsidRPr="00432F2C">
        <w:t xml:space="preserve">Nesta aula colocaremos para funcionar apenas o </w:t>
      </w:r>
      <w:commentRangeStart w:id="101"/>
      <w:commentRangeStart w:id="102"/>
      <w:r w:rsidRPr="00432F2C">
        <w:t>m</w:t>
      </w:r>
      <w:r w:rsidR="00577799">
        <w:t>ini</w:t>
      </w:r>
      <w:r w:rsidRPr="00432F2C">
        <w:t>player</w:t>
      </w:r>
      <w:commentRangeEnd w:id="101"/>
      <w:r w:rsidR="005870AA">
        <w:rPr>
          <w:rStyle w:val="Refdecomentrio"/>
        </w:rPr>
        <w:commentReference w:id="101"/>
      </w:r>
      <w:commentRangeEnd w:id="102"/>
      <w:r w:rsidR="00577799">
        <w:rPr>
          <w:rStyle w:val="Refdecomentrio"/>
        </w:rPr>
        <w:commentReference w:id="102"/>
      </w:r>
      <w:r w:rsidRPr="00432F2C">
        <w:t xml:space="preserve">. Ele é mais prático e objetivo para aprendermos. Além disso na classe </w:t>
      </w:r>
      <w:r w:rsidRPr="00432F2C">
        <w:rPr>
          <w:rStyle w:val="VerbatimChar"/>
        </w:rPr>
        <w:t>MusicViewController</w:t>
      </w:r>
      <w:r w:rsidRPr="00432F2C">
        <w:t xml:space="preserve"> existem algumas propriedades que precisarão ser substituídas, pois o </w:t>
      </w:r>
      <w:r w:rsidRPr="00432F2C">
        <w:rPr>
          <w:rStyle w:val="VerbatimChar"/>
        </w:rPr>
        <w:t>AVAudioPlayer</w:t>
      </w:r>
      <w:r w:rsidRPr="00432F2C">
        <w:t xml:space="preserve"> já possui propriedades similares. Após terminarmos esta aula você poderá implementar sozinho o player na </w:t>
      </w:r>
      <w:r w:rsidRPr="00432F2C">
        <w:rPr>
          <w:rStyle w:val="VerbatimChar"/>
        </w:rPr>
        <w:t>MusicViewController</w:t>
      </w:r>
      <w:r w:rsidRPr="00432F2C">
        <w:t xml:space="preserve"> e completar seu app.</w:t>
      </w:r>
    </w:p>
    <w:p w14:paraId="5563AC33" w14:textId="77777777" w:rsidR="00555790" w:rsidRPr="00432F2C" w:rsidRDefault="00555790" w:rsidP="00432F2C">
      <w:r w:rsidRPr="00432F2C">
        <w:t>Os requisitos que localizamos logo de cara são:</w:t>
      </w:r>
    </w:p>
    <w:p w14:paraId="6BD1F15F" w14:textId="77777777" w:rsidR="00555790" w:rsidRPr="00432F2C" w:rsidRDefault="00555790" w:rsidP="00432F2C">
      <w:pPr>
        <w:pStyle w:val="Compact"/>
      </w:pPr>
      <w:r w:rsidRPr="00432F2C">
        <w:rPr>
          <w:b/>
        </w:rPr>
        <w:t xml:space="preserve">A música não poderá ser interrompida quando sairmos da </w:t>
      </w:r>
      <w:proofErr w:type="gramStart"/>
      <w:r w:rsidRPr="00432F2C">
        <w:rPr>
          <w:b/>
        </w:rPr>
        <w:t>cena Navegar</w:t>
      </w:r>
      <w:proofErr w:type="gramEnd"/>
      <w:r w:rsidRPr="00432F2C">
        <w:t>: Isto resolveremos com o Singleton.</w:t>
      </w:r>
    </w:p>
    <w:p w14:paraId="7025C956" w14:textId="77777777" w:rsidR="00555790" w:rsidRPr="00432F2C" w:rsidRDefault="00555790" w:rsidP="00432F2C">
      <w:pPr>
        <w:pStyle w:val="Compact"/>
      </w:pPr>
      <w:r w:rsidRPr="005870AA">
        <w:rPr>
          <w:b/>
        </w:rPr>
        <w:t>As músicas devem ser baixadas utilizando uma URL</w:t>
      </w:r>
      <w:r w:rsidRPr="00432F2C">
        <w:t>: Se você retornar na aula 2, verá que no JSON temos a URL da localização das músicas, então será estas que utilizamos.</w:t>
      </w:r>
    </w:p>
    <w:p w14:paraId="74A9E3F2" w14:textId="77777777" w:rsidR="00555790" w:rsidRPr="00432F2C" w:rsidRDefault="00555790" w:rsidP="00432F2C">
      <w:pPr>
        <w:pStyle w:val="Compact"/>
      </w:pPr>
      <w:r w:rsidRPr="00432F2C">
        <w:rPr>
          <w:b/>
        </w:rPr>
        <w:t>As músicas devem ser executadas preferencialmente sem interrupções:</w:t>
      </w:r>
      <w:r w:rsidRPr="00432F2C">
        <w:t xml:space="preserve"> Não gostamos muito quando nossa música favorita para de tocar quando nossa internet está com conexão lenta, não é? Então para evitar isto devemos optar pela técnica de buffer ao invés de stream nos aparelhos mobile. Esta técnica pode ser alcançada da forma mais simples: baixando a música completamente para o dispositivo e só assim executá-la.</w:t>
      </w:r>
    </w:p>
    <w:p w14:paraId="349AB6EC" w14:textId="77777777" w:rsidR="00555790" w:rsidRPr="00432F2C" w:rsidRDefault="00555790" w:rsidP="00432F2C">
      <w:pPr>
        <w:pStyle w:val="Compact"/>
      </w:pPr>
      <w:r w:rsidRPr="00432F2C">
        <w:rPr>
          <w:b/>
        </w:rPr>
        <w:t xml:space="preserve">Deveremos poder pausar e retomar a música em execução: </w:t>
      </w:r>
      <w:r w:rsidRPr="00432F2C">
        <w:t>Uma vez em execução, deveremos conseguir pausar e retomar a música utilizando o botão de pause/play que inserimos no mini player.</w:t>
      </w:r>
    </w:p>
    <w:p w14:paraId="2E6846E4" w14:textId="77777777" w:rsidR="00555790" w:rsidRPr="00432F2C" w:rsidRDefault="00555790" w:rsidP="00432F2C">
      <w:pPr>
        <w:pStyle w:val="Compact"/>
      </w:pPr>
      <w:r w:rsidRPr="00432F2C">
        <w:rPr>
          <w:b/>
        </w:rPr>
        <w:t xml:space="preserve">O progresso da execução da música deverá ser exibido: </w:t>
      </w:r>
      <w:r w:rsidRPr="00432F2C">
        <w:t>Iremos utilizar a barra cor violeta para mostrar o progresso da música. Utilizaremos animações e restrições para alterar o tamanho da barra conforme o progresso da música.</w:t>
      </w:r>
    </w:p>
    <w:p w14:paraId="7174536B" w14:textId="77777777" w:rsidR="00555790" w:rsidRPr="00432F2C" w:rsidRDefault="00555790" w:rsidP="00432F2C">
      <w:pPr>
        <w:pStyle w:val="Compact"/>
      </w:pPr>
      <w:r w:rsidRPr="00432F2C">
        <w:rPr>
          <w:b/>
        </w:rPr>
        <w:t>As músicas não devem ser acumuladas em buffer:</w:t>
      </w:r>
      <w:r w:rsidRPr="00432F2C">
        <w:t xml:space="preserve"> Gerenciamento de memória é algo critico no device. Se deixarmos todas as músicas baixadas no device, logo o usuário terá um problema de espaço em disco, e isto não é legal. </w:t>
      </w:r>
      <w:proofErr w:type="gramStart"/>
      <w:r w:rsidRPr="00432F2C">
        <w:t>Por outro lado</w:t>
      </w:r>
      <w:proofErr w:type="gramEnd"/>
      <w:r w:rsidRPr="00432F2C">
        <w:t xml:space="preserve"> é um pouco complexo aplicar uma heurística de cache que nos mantenha entre manter apenas uma música em cache ou manter inteligentemente as músicas mais tocadas de modo a aumentar a performance na execução das músicas e um baixo consumo de memória de armazenamento. Optaremos por apenas manter a música em execução no disco do device.</w:t>
      </w:r>
    </w:p>
    <w:p w14:paraId="16B131BA" w14:textId="77777777" w:rsidR="00555790" w:rsidRPr="00432F2C" w:rsidRDefault="00555790" w:rsidP="00555790">
      <w:pPr>
        <w:pStyle w:val="FirstParagraph"/>
        <w:rPr>
          <w:lang w:val="pt-BR"/>
        </w:rPr>
      </w:pPr>
      <w:r w:rsidRPr="00432F2C">
        <w:rPr>
          <w:lang w:val="pt-BR"/>
        </w:rPr>
        <w:t>Vamos colocar em prática.</w:t>
      </w:r>
    </w:p>
    <w:p w14:paraId="26CD57CE" w14:textId="77777777" w:rsidR="00555790" w:rsidRPr="00432F2C" w:rsidRDefault="00555790" w:rsidP="00555790">
      <w:pPr>
        <w:pStyle w:val="Ttulo3"/>
      </w:pPr>
      <w:bookmarkStart w:id="103" w:name="criando-um-singleton"/>
      <w:bookmarkEnd w:id="103"/>
      <w:r w:rsidRPr="00432F2C">
        <w:lastRenderedPageBreak/>
        <w:t>Criando um Singleton</w:t>
      </w:r>
    </w:p>
    <w:p w14:paraId="2EAE4C42" w14:textId="77777777" w:rsidR="00555790" w:rsidRPr="00432F2C" w:rsidRDefault="00555790" w:rsidP="00432F2C">
      <w:r w:rsidRPr="00432F2C">
        <w:t xml:space="preserve">De todas as formas que vimos nos outros cursos, criar um Singleton no Swift é a mais fácil. Vamos então criar nossa classe Singleton </w:t>
      </w:r>
      <w:r w:rsidRPr="00432F2C">
        <w:rPr>
          <w:b/>
        </w:rPr>
        <w:t>MusicPlayer</w:t>
      </w:r>
      <w:r w:rsidRPr="00432F2C">
        <w:t>. Vamos continuar do ponto em que paramos na aula passada.</w:t>
      </w:r>
    </w:p>
    <w:p w14:paraId="6FB05252" w14:textId="4F4D8547" w:rsidR="00555790" w:rsidRPr="00432F2C" w:rsidRDefault="00555790" w:rsidP="00432F2C">
      <w:pPr>
        <w:pBdr>
          <w:bottom w:val="single" w:sz="4" w:space="1" w:color="auto"/>
        </w:pBdr>
      </w:pPr>
    </w:p>
    <w:p w14:paraId="5A530587" w14:textId="77777777" w:rsidR="00555790" w:rsidRPr="00432F2C" w:rsidRDefault="00555790" w:rsidP="00577799">
      <w:pPr>
        <w:pStyle w:val="Compactordered"/>
        <w:numPr>
          <w:ilvl w:val="0"/>
          <w:numId w:val="37"/>
        </w:numPr>
        <w:tabs>
          <w:tab w:val="left" w:pos="426"/>
        </w:tabs>
        <w:ind w:left="-142" w:firstLine="426"/>
      </w:pPr>
      <w:commentRangeStart w:id="104"/>
      <w:commentRangeStart w:id="105"/>
      <w:r w:rsidRPr="00432F2C">
        <w:t>Crie</w:t>
      </w:r>
      <w:commentRangeEnd w:id="104"/>
      <w:r w:rsidR="006B69AB">
        <w:rPr>
          <w:rStyle w:val="Refdecomentrio"/>
          <w:rFonts w:eastAsia="Arial" w:cs="Arial"/>
          <w:color w:val="000000"/>
          <w:lang w:eastAsia="pt-BR"/>
        </w:rPr>
        <w:commentReference w:id="104"/>
      </w:r>
      <w:commentRangeEnd w:id="105"/>
      <w:r w:rsidR="00577799">
        <w:rPr>
          <w:rStyle w:val="Refdecomentrio"/>
          <w:rFonts w:eastAsia="Arial" w:cs="Arial"/>
          <w:color w:val="000000"/>
          <w:lang w:eastAsia="pt-BR"/>
        </w:rPr>
        <w:commentReference w:id="105"/>
      </w:r>
      <w:r w:rsidRPr="00432F2C">
        <w:t xml:space="preserve"> um novo arquivo clicando em </w:t>
      </w:r>
      <w:r w:rsidRPr="00577799">
        <w:rPr>
          <w:b/>
        </w:rPr>
        <w:t>File &gt; New File</w:t>
      </w:r>
      <w:r w:rsidRPr="00432F2C">
        <w:t xml:space="preserve"> do tipo </w:t>
      </w:r>
      <w:r w:rsidRPr="00577799">
        <w:rPr>
          <w:b/>
        </w:rPr>
        <w:t>Swift File</w:t>
      </w:r>
      <w:r w:rsidRPr="00432F2C">
        <w:t>:</w:t>
      </w:r>
    </w:p>
    <w:p w14:paraId="3E08020E" w14:textId="77777777" w:rsidR="00555790" w:rsidRPr="00432F2C" w:rsidRDefault="00555790" w:rsidP="00577799">
      <w:pPr>
        <w:pStyle w:val="Compact"/>
        <w:numPr>
          <w:ilvl w:val="0"/>
          <w:numId w:val="31"/>
        </w:numPr>
        <w:ind w:left="426" w:hanging="142"/>
      </w:pPr>
      <w:r w:rsidRPr="00432F2C">
        <w:t xml:space="preserve">Nomeie-o para </w:t>
      </w:r>
      <w:r w:rsidRPr="00432F2C">
        <w:rPr>
          <w:b/>
        </w:rPr>
        <w:t>MusicPlayer</w:t>
      </w:r>
      <w:r w:rsidRPr="00432F2C">
        <w:t>, escolha o local de armazenamento e finalize.</w:t>
      </w:r>
    </w:p>
    <w:p w14:paraId="5443B025" w14:textId="77777777" w:rsidR="00555790" w:rsidRPr="00432F2C" w:rsidRDefault="00555790" w:rsidP="00577799">
      <w:pPr>
        <w:pStyle w:val="Compact"/>
        <w:numPr>
          <w:ilvl w:val="0"/>
          <w:numId w:val="31"/>
        </w:numPr>
        <w:ind w:left="426" w:hanging="142"/>
      </w:pPr>
      <w:r w:rsidRPr="00432F2C">
        <w:t xml:space="preserve">Você terá apenas um arquivo com a linha </w:t>
      </w:r>
      <w:r w:rsidRPr="00432F2C">
        <w:rPr>
          <w:rStyle w:val="VerbatimChar"/>
        </w:rPr>
        <w:t>import Foundation</w:t>
      </w:r>
      <w:r w:rsidRPr="00432F2C">
        <w:t xml:space="preserve">. Defina a classe </w:t>
      </w:r>
      <w:r w:rsidRPr="00432F2C">
        <w:rPr>
          <w:rStyle w:val="VerbatimChar"/>
          <w:b/>
        </w:rPr>
        <w:t>MusicPlayer</w:t>
      </w:r>
    </w:p>
    <w:p w14:paraId="2BA2511C" w14:textId="77777777" w:rsidR="006D7745" w:rsidRDefault="006D7745" w:rsidP="006D7745">
      <w:pPr>
        <w:pStyle w:val="Compactordered"/>
        <w:numPr>
          <w:ilvl w:val="0"/>
          <w:numId w:val="0"/>
        </w:numPr>
        <w:ind w:left="426"/>
      </w:pPr>
    </w:p>
    <w:p w14:paraId="0B68FC75"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roofErr w:type="gramStart"/>
      <w:r w:rsidRPr="00D12EDC">
        <w:rPr>
          <w:rFonts w:ascii="Menlo" w:hAnsi="Menlo" w:cs="Menlo"/>
          <w:color w:val="AA0D91"/>
          <w:sz w:val="18"/>
          <w:szCs w:val="18"/>
        </w:rPr>
        <w:t>import</w:t>
      </w:r>
      <w:proofErr w:type="gramEnd"/>
      <w:r w:rsidRPr="00D12EDC">
        <w:rPr>
          <w:rFonts w:ascii="Menlo" w:hAnsi="Menlo" w:cs="Menlo"/>
          <w:sz w:val="18"/>
          <w:szCs w:val="18"/>
        </w:rPr>
        <w:t xml:space="preserve"> Foundation</w:t>
      </w:r>
    </w:p>
    <w:p w14:paraId="55A9B9BE"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
    <w:p w14:paraId="6B47926D"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roofErr w:type="gramStart"/>
      <w:r w:rsidRPr="00D12EDC">
        <w:rPr>
          <w:rFonts w:ascii="Menlo" w:hAnsi="Menlo" w:cs="Menlo"/>
          <w:color w:val="AA0D91"/>
          <w:sz w:val="18"/>
          <w:szCs w:val="18"/>
        </w:rPr>
        <w:t>class</w:t>
      </w:r>
      <w:proofErr w:type="gramEnd"/>
      <w:r w:rsidRPr="00D12EDC">
        <w:rPr>
          <w:rFonts w:ascii="Menlo" w:hAnsi="Menlo" w:cs="Menlo"/>
          <w:sz w:val="18"/>
          <w:szCs w:val="18"/>
        </w:rPr>
        <w:t xml:space="preserve"> MusicPlayer {</w:t>
      </w:r>
    </w:p>
    <w:p w14:paraId="33C948B9"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7F5C38B9" w14:textId="78E99760" w:rsidR="006D7745" w:rsidRPr="00A93570"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0D0E799D" w14:textId="77777777" w:rsidR="006D7745" w:rsidRDefault="006D7745" w:rsidP="006D7745">
      <w:pPr>
        <w:pStyle w:val="Compactordered"/>
        <w:numPr>
          <w:ilvl w:val="0"/>
          <w:numId w:val="0"/>
        </w:numPr>
        <w:ind w:left="426"/>
      </w:pPr>
    </w:p>
    <w:p w14:paraId="21491542" w14:textId="77777777" w:rsidR="00555790" w:rsidRPr="00432F2C" w:rsidRDefault="00555790" w:rsidP="00432F2C">
      <w:pPr>
        <w:pStyle w:val="Compactordered"/>
      </w:pPr>
      <w:r w:rsidRPr="00432F2C">
        <w:t xml:space="preserve">Agora vamos criar uma </w:t>
      </w:r>
      <w:r w:rsidRPr="00432F2C">
        <w:rPr>
          <w:b/>
        </w:rPr>
        <w:t>instância compartilhada</w:t>
      </w:r>
      <w:r w:rsidRPr="00432F2C">
        <w:t xml:space="preserve"> desta classe. Adicione a seguinte propriedade:</w:t>
      </w:r>
    </w:p>
    <w:p w14:paraId="1452B09E" w14:textId="77777777" w:rsidR="00432F2C" w:rsidRDefault="00432F2C" w:rsidP="00555790">
      <w:pPr>
        <w:pStyle w:val="SourceCode"/>
      </w:pPr>
    </w:p>
    <w:p w14:paraId="388645F5"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roofErr w:type="gramStart"/>
      <w:r w:rsidRPr="00D12EDC">
        <w:rPr>
          <w:rFonts w:ascii="Menlo" w:hAnsi="Menlo" w:cs="Menlo"/>
          <w:color w:val="AA0D91"/>
          <w:sz w:val="18"/>
          <w:szCs w:val="18"/>
        </w:rPr>
        <w:t>static</w:t>
      </w:r>
      <w:proofErr w:type="gramEnd"/>
      <w:r w:rsidRPr="00D12EDC">
        <w:rPr>
          <w:rFonts w:ascii="Menlo" w:hAnsi="Menlo" w:cs="Menlo"/>
          <w:sz w:val="18"/>
          <w:szCs w:val="18"/>
        </w:rPr>
        <w:t xml:space="preserve"> </w:t>
      </w:r>
      <w:r w:rsidRPr="00D12EDC">
        <w:rPr>
          <w:rFonts w:ascii="Menlo" w:hAnsi="Menlo" w:cs="Menlo"/>
          <w:color w:val="AA0D91"/>
          <w:sz w:val="18"/>
          <w:szCs w:val="18"/>
        </w:rPr>
        <w:t>let</w:t>
      </w:r>
      <w:r w:rsidRPr="00D12EDC">
        <w:rPr>
          <w:rFonts w:ascii="Menlo" w:hAnsi="Menlo" w:cs="Menlo"/>
          <w:sz w:val="18"/>
          <w:szCs w:val="18"/>
        </w:rPr>
        <w:t xml:space="preserve"> shared = </w:t>
      </w:r>
      <w:r w:rsidRPr="00D12EDC">
        <w:rPr>
          <w:rFonts w:ascii="Menlo" w:hAnsi="Menlo" w:cs="Menlo"/>
          <w:color w:val="3F6E74"/>
          <w:sz w:val="18"/>
          <w:szCs w:val="18"/>
        </w:rPr>
        <w:t>MusicPlayer</w:t>
      </w:r>
      <w:r w:rsidRPr="00D12EDC">
        <w:rPr>
          <w:rFonts w:ascii="Menlo" w:hAnsi="Menlo" w:cs="Menlo"/>
          <w:sz w:val="18"/>
          <w:szCs w:val="18"/>
        </w:rPr>
        <w:t>()</w:t>
      </w:r>
    </w:p>
    <w:p w14:paraId="5D26E75A" w14:textId="77777777" w:rsidR="00A93570" w:rsidRPr="00432F2C" w:rsidRDefault="00A93570" w:rsidP="00555790">
      <w:pPr>
        <w:pStyle w:val="SourceCode"/>
      </w:pPr>
    </w:p>
    <w:p w14:paraId="0F4C040E" w14:textId="77777777" w:rsidR="00555790" w:rsidRPr="00FD41D7" w:rsidRDefault="00555790" w:rsidP="00432F2C">
      <w:pPr>
        <w:rPr>
          <w:lang w:val="en-US"/>
        </w:rPr>
      </w:pPr>
      <w:r w:rsidRPr="00432F2C">
        <w:t xml:space="preserve">Pronto. É só disso que precisamos para definir um Singleton no Swift. </w:t>
      </w:r>
      <w:r w:rsidRPr="00FD41D7">
        <w:rPr>
          <w:lang w:val="en-US"/>
        </w:rPr>
        <w:t>Sua classe completa estará assim:</w:t>
      </w:r>
    </w:p>
    <w:p w14:paraId="6D49AF1B"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bookmarkStart w:id="106" w:name="download-de-músicas-utilizando-firebase-"/>
      <w:bookmarkEnd w:id="106"/>
      <w:r w:rsidRPr="00FD41D7">
        <w:rPr>
          <w:rFonts w:ascii="Menlo" w:hAnsi="Menlo" w:cs="Menlo"/>
          <w:color w:val="AA0D91"/>
          <w:sz w:val="18"/>
          <w:szCs w:val="18"/>
          <w:lang w:val="en-US"/>
        </w:rPr>
        <w:t>import</w:t>
      </w:r>
      <w:r w:rsidRPr="00FD41D7">
        <w:rPr>
          <w:rFonts w:ascii="Menlo" w:hAnsi="Menlo" w:cs="Menlo"/>
          <w:sz w:val="18"/>
          <w:szCs w:val="18"/>
          <w:lang w:val="en-US"/>
        </w:rPr>
        <w:t xml:space="preserve"> Foundation</w:t>
      </w:r>
    </w:p>
    <w:p w14:paraId="3ECF89A8"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p>
    <w:p w14:paraId="3AE0CCC5"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color w:val="AA0D91"/>
          <w:sz w:val="18"/>
          <w:szCs w:val="18"/>
          <w:lang w:val="en-US"/>
        </w:rPr>
        <w:t>class</w:t>
      </w:r>
      <w:r w:rsidRPr="00FD41D7">
        <w:rPr>
          <w:rFonts w:ascii="Menlo" w:hAnsi="Menlo" w:cs="Menlo"/>
          <w:sz w:val="18"/>
          <w:szCs w:val="18"/>
          <w:lang w:val="en-US"/>
        </w:rPr>
        <w:t xml:space="preserve"> MusicPlayer {</w:t>
      </w:r>
    </w:p>
    <w:p w14:paraId="5D1C7A21"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static</w:t>
      </w:r>
      <w:r w:rsidRPr="00FD41D7">
        <w:rPr>
          <w:rFonts w:ascii="Menlo" w:hAnsi="Menlo" w:cs="Menlo"/>
          <w:sz w:val="18"/>
          <w:szCs w:val="18"/>
          <w:lang w:val="en-US"/>
        </w:rPr>
        <w:t xml:space="preserve"> </w:t>
      </w:r>
      <w:r w:rsidRPr="00FD41D7">
        <w:rPr>
          <w:rFonts w:ascii="Menlo" w:hAnsi="Menlo" w:cs="Menlo"/>
          <w:color w:val="AA0D91"/>
          <w:sz w:val="18"/>
          <w:szCs w:val="18"/>
          <w:lang w:val="en-US"/>
        </w:rPr>
        <w:t>let</w:t>
      </w:r>
      <w:r w:rsidRPr="00FD41D7">
        <w:rPr>
          <w:rFonts w:ascii="Menlo" w:hAnsi="Menlo" w:cs="Menlo"/>
          <w:sz w:val="18"/>
          <w:szCs w:val="18"/>
          <w:lang w:val="en-US"/>
        </w:rPr>
        <w:t xml:space="preserve"> shared = </w:t>
      </w:r>
      <w:proofErr w:type="gramStart"/>
      <w:r w:rsidRPr="00FD41D7">
        <w:rPr>
          <w:rFonts w:ascii="Menlo" w:hAnsi="Menlo" w:cs="Menlo"/>
          <w:sz w:val="18"/>
          <w:szCs w:val="18"/>
          <w:lang w:val="en-US"/>
        </w:rPr>
        <w:t>MusicPlayer(</w:t>
      </w:r>
      <w:proofErr w:type="gramEnd"/>
      <w:r w:rsidRPr="00FD41D7">
        <w:rPr>
          <w:rFonts w:ascii="Menlo" w:hAnsi="Menlo" w:cs="Menlo"/>
          <w:sz w:val="18"/>
          <w:szCs w:val="18"/>
          <w:lang w:val="en-US"/>
        </w:rPr>
        <w:t>)</w:t>
      </w:r>
    </w:p>
    <w:p w14:paraId="288638A7"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428CC208" w14:textId="77777777" w:rsidR="00555790" w:rsidRPr="00432F2C" w:rsidRDefault="00555790" w:rsidP="00555790">
      <w:pPr>
        <w:pStyle w:val="Ttulo3"/>
      </w:pPr>
      <w:r w:rsidRPr="00432F2C">
        <w:t>Download de músicas utilizando Firebase Storage</w:t>
      </w:r>
    </w:p>
    <w:p w14:paraId="2CFC8B8B" w14:textId="77777777" w:rsidR="00555790" w:rsidRPr="00432F2C" w:rsidRDefault="00555790" w:rsidP="00432F2C">
      <w:r w:rsidRPr="00432F2C">
        <w:t>Todas as imagens e arquivos mp3 estão armazenados no Storage do Firebase, então temos mais uma facilidade aqui.</w:t>
      </w:r>
    </w:p>
    <w:p w14:paraId="6F8216C7" w14:textId="77777777" w:rsidR="00555790" w:rsidRPr="00432F2C" w:rsidRDefault="00555790" w:rsidP="00432F2C">
      <w:r w:rsidRPr="00432F2C">
        <w:t>Vamos então instalar e utilizar o Storage.</w:t>
      </w:r>
    </w:p>
    <w:p w14:paraId="6CB0D4D7" w14:textId="77777777" w:rsidR="00555790" w:rsidRPr="00432F2C" w:rsidRDefault="00B27638" w:rsidP="00555790">
      <w:r>
        <w:pict w14:anchorId="1F996B5C">
          <v:rect id="_x0000_i1025" style="width:0;height:1.5pt" o:hralign="center" o:hrstd="t" o:hr="t"/>
        </w:pict>
      </w:r>
    </w:p>
    <w:p w14:paraId="56E22262" w14:textId="77777777" w:rsidR="00555790" w:rsidRPr="00432F2C" w:rsidRDefault="00555790" w:rsidP="00577799">
      <w:pPr>
        <w:pStyle w:val="Compactordered"/>
        <w:numPr>
          <w:ilvl w:val="0"/>
          <w:numId w:val="38"/>
        </w:numPr>
        <w:tabs>
          <w:tab w:val="left" w:pos="426"/>
        </w:tabs>
        <w:ind w:left="426" w:hanging="142"/>
      </w:pPr>
      <w:commentRangeStart w:id="107"/>
      <w:commentRangeStart w:id="108"/>
      <w:r w:rsidRPr="00432F2C">
        <w:t>Instale</w:t>
      </w:r>
      <w:commentRangeEnd w:id="107"/>
      <w:r w:rsidR="006B69AB">
        <w:rPr>
          <w:rStyle w:val="Refdecomentrio"/>
          <w:rFonts w:eastAsia="Arial" w:cs="Arial"/>
          <w:color w:val="000000"/>
          <w:lang w:eastAsia="pt-BR"/>
        </w:rPr>
        <w:commentReference w:id="107"/>
      </w:r>
      <w:commentRangeEnd w:id="108"/>
      <w:r w:rsidR="00577799">
        <w:rPr>
          <w:rStyle w:val="Refdecomentrio"/>
          <w:rFonts w:eastAsia="Arial" w:cs="Arial"/>
          <w:color w:val="000000"/>
          <w:lang w:eastAsia="pt-BR"/>
        </w:rPr>
        <w:commentReference w:id="108"/>
      </w:r>
      <w:r w:rsidRPr="00432F2C">
        <w:t xml:space="preserve"> o Firebase Storage utilizando o mesmo procedimento utilizando nos demais módulos do Firebase, via Cocoa Pods. Insira a seguinte linha no </w:t>
      </w:r>
      <w:r w:rsidRPr="00577799">
        <w:rPr>
          <w:b/>
        </w:rPr>
        <w:t>Podfile</w:t>
      </w:r>
      <w:r w:rsidRPr="00432F2C">
        <w:t>:</w:t>
      </w:r>
    </w:p>
    <w:p w14:paraId="3C4DE131" w14:textId="77777777" w:rsidR="00555790" w:rsidRPr="00432F2C" w:rsidRDefault="00555790" w:rsidP="00A93570">
      <w:pPr>
        <w:pStyle w:val="SourceCode"/>
        <w:ind w:left="1134"/>
      </w:pPr>
      <w:proofErr w:type="gramStart"/>
      <w:r w:rsidRPr="00432F2C">
        <w:rPr>
          <w:rStyle w:val="NormalTok"/>
        </w:rPr>
        <w:t>pod</w:t>
      </w:r>
      <w:proofErr w:type="gramEnd"/>
      <w:r w:rsidRPr="00432F2C">
        <w:rPr>
          <w:rStyle w:val="NormalTok"/>
        </w:rPr>
        <w:t xml:space="preserve"> </w:t>
      </w:r>
      <w:r w:rsidRPr="00432F2C">
        <w:rPr>
          <w:rStyle w:val="StringTok"/>
        </w:rPr>
        <w:t>'Firebase/Storage'</w:t>
      </w:r>
    </w:p>
    <w:p w14:paraId="12C4FB9B" w14:textId="77777777" w:rsidR="00555790" w:rsidRPr="00432F2C" w:rsidRDefault="00555790" w:rsidP="00432F2C">
      <w:pPr>
        <w:pStyle w:val="Compactordered"/>
      </w:pPr>
      <w:r w:rsidRPr="00432F2C">
        <w:t xml:space="preserve">Instale as dependências. Abra o </w:t>
      </w:r>
      <w:r w:rsidRPr="00432F2C">
        <w:rPr>
          <w:b/>
        </w:rPr>
        <w:t>Terminal</w:t>
      </w:r>
      <w:r w:rsidRPr="00432F2C">
        <w:t>, navegue até o diretório do seu projeto e execute o comando:</w:t>
      </w:r>
    </w:p>
    <w:p w14:paraId="29F524E1" w14:textId="77777777" w:rsidR="00555790" w:rsidRPr="00432F2C" w:rsidRDefault="00555790" w:rsidP="00A93570">
      <w:pPr>
        <w:pStyle w:val="SourceCode"/>
        <w:ind w:left="1134"/>
      </w:pPr>
      <w:proofErr w:type="gramStart"/>
      <w:r w:rsidRPr="00432F2C">
        <w:rPr>
          <w:rStyle w:val="KeywordTok"/>
        </w:rPr>
        <w:t>pod</w:t>
      </w:r>
      <w:proofErr w:type="gramEnd"/>
      <w:r w:rsidRPr="00432F2C">
        <w:rPr>
          <w:rStyle w:val="NormalTok"/>
        </w:rPr>
        <w:t xml:space="preserve"> install</w:t>
      </w:r>
    </w:p>
    <w:p w14:paraId="3C948EBA" w14:textId="07566756" w:rsidR="00555790" w:rsidRPr="00432F2C" w:rsidRDefault="00555790" w:rsidP="00577799">
      <w:pPr>
        <w:pStyle w:val="Compactordered"/>
      </w:pPr>
      <w:r w:rsidRPr="00432F2C">
        <w:lastRenderedPageBreak/>
        <w:t xml:space="preserve">Agora vamos criar o método de download. Entre na classe </w:t>
      </w:r>
      <w:r w:rsidRPr="00432F2C">
        <w:rPr>
          <w:b/>
        </w:rPr>
        <w:t>MusicPlayer</w:t>
      </w:r>
      <w:r w:rsidR="00577799">
        <w:rPr>
          <w:b/>
        </w:rPr>
        <w:t>.</w:t>
      </w:r>
    </w:p>
    <w:p w14:paraId="2A3437E2" w14:textId="77777777" w:rsidR="00555790" w:rsidRPr="00432F2C" w:rsidRDefault="00555790" w:rsidP="00432F2C">
      <w:pPr>
        <w:pStyle w:val="Compactordered"/>
      </w:pPr>
      <w:commentRangeStart w:id="109"/>
      <w:commentRangeStart w:id="110"/>
      <w:r w:rsidRPr="00432F2C">
        <w:t>Importe</w:t>
      </w:r>
      <w:commentRangeEnd w:id="109"/>
      <w:r w:rsidR="006B69AB">
        <w:rPr>
          <w:rStyle w:val="Refdecomentrio"/>
          <w:rFonts w:eastAsia="Arial" w:cs="Arial"/>
          <w:color w:val="000000"/>
          <w:lang w:eastAsia="pt-BR"/>
        </w:rPr>
        <w:commentReference w:id="109"/>
      </w:r>
      <w:commentRangeEnd w:id="110"/>
      <w:r w:rsidR="00577799">
        <w:rPr>
          <w:rStyle w:val="Refdecomentrio"/>
          <w:rFonts w:eastAsia="Arial" w:cs="Arial"/>
          <w:color w:val="000000"/>
          <w:lang w:eastAsia="pt-BR"/>
        </w:rPr>
        <w:commentReference w:id="110"/>
      </w:r>
      <w:r w:rsidRPr="00432F2C">
        <w:t xml:space="preserve"> o Firebase Storage:</w:t>
      </w:r>
    </w:p>
    <w:p w14:paraId="3050A96D" w14:textId="77777777" w:rsidR="00555790" w:rsidRPr="00432F2C" w:rsidRDefault="00555790" w:rsidP="00A93570">
      <w:pPr>
        <w:pStyle w:val="SourceCode"/>
        <w:ind w:left="1134"/>
      </w:pPr>
      <w:proofErr w:type="gramStart"/>
      <w:r w:rsidRPr="00432F2C">
        <w:rPr>
          <w:rStyle w:val="VerbatimChar"/>
        </w:rPr>
        <w:t>import</w:t>
      </w:r>
      <w:proofErr w:type="gramEnd"/>
      <w:r w:rsidRPr="00432F2C">
        <w:rPr>
          <w:rStyle w:val="VerbatimChar"/>
        </w:rPr>
        <w:t xml:space="preserve"> FirebaseStorage</w:t>
      </w:r>
    </w:p>
    <w:p w14:paraId="218089A6" w14:textId="658602FA" w:rsidR="00555790" w:rsidRPr="00432F2C" w:rsidRDefault="00555790" w:rsidP="00432F2C">
      <w:pPr>
        <w:pStyle w:val="Compactordered"/>
      </w:pPr>
      <w:r w:rsidRPr="00432F2C">
        <w:t>Vamos criar uma closure para receber o arquivo mp3. Então a primeira coisa a se fazer é definir o cabeçalho do método. No nosso caso estamos esperando uma URL especificando o caminho local da música. Então adicione as seguinte</w:t>
      </w:r>
      <w:r w:rsidR="006B69AB">
        <w:t>s</w:t>
      </w:r>
      <w:r w:rsidRPr="00432F2C">
        <w:t xml:space="preserve"> linhas na sua classe:</w:t>
      </w:r>
    </w:p>
    <w:p w14:paraId="2750E93F" w14:textId="195E8B7E" w:rsidR="00A93570" w:rsidRDefault="00A93570" w:rsidP="00F35057">
      <w:pPr>
        <w:widowControl w:val="0"/>
        <w:tabs>
          <w:tab w:val="left" w:pos="692"/>
        </w:tabs>
        <w:autoSpaceDE w:val="0"/>
        <w:autoSpaceDN w:val="0"/>
        <w:adjustRightInd w:val="0"/>
        <w:spacing w:after="0"/>
        <w:ind w:left="567"/>
        <w:rPr>
          <w:rFonts w:ascii="Menlo" w:hAnsi="Menlo" w:cs="Menlo"/>
          <w:sz w:val="18"/>
          <w:szCs w:val="18"/>
        </w:rPr>
      </w:pPr>
    </w:p>
    <w:p w14:paraId="594801B6" w14:textId="77777777" w:rsidR="00F35057" w:rsidRDefault="00F35057" w:rsidP="00A93570">
      <w:pPr>
        <w:widowControl w:val="0"/>
        <w:tabs>
          <w:tab w:val="left" w:pos="692"/>
        </w:tabs>
        <w:autoSpaceDE w:val="0"/>
        <w:autoSpaceDN w:val="0"/>
        <w:adjustRightInd w:val="0"/>
        <w:spacing w:after="0"/>
        <w:ind w:left="567"/>
        <w:rPr>
          <w:rFonts w:ascii="Menlo" w:hAnsi="Menlo" w:cs="Menlo"/>
          <w:sz w:val="18"/>
          <w:szCs w:val="18"/>
        </w:rPr>
      </w:pPr>
    </w:p>
    <w:p w14:paraId="602AD62A" w14:textId="77777777" w:rsidR="00F35057" w:rsidRPr="00FD41D7" w:rsidRDefault="00F35057" w:rsidP="00F35057">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color w:val="AA0D91"/>
          <w:sz w:val="18"/>
          <w:szCs w:val="18"/>
          <w:lang w:val="en-US"/>
        </w:rPr>
        <w:t>func</w:t>
      </w:r>
      <w:r w:rsidRPr="00FD41D7">
        <w:rPr>
          <w:rFonts w:ascii="Menlo" w:eastAsia="Times New Roman" w:hAnsi="Menlo" w:cs="Menlo"/>
          <w:sz w:val="18"/>
          <w:szCs w:val="18"/>
          <w:shd w:val="clear" w:color="auto" w:fill="FFFFFF"/>
          <w:lang w:val="en-US"/>
        </w:rPr>
        <w:t xml:space="preserve"> </w:t>
      </w:r>
      <w:r w:rsidRPr="00FD41D7">
        <w:rPr>
          <w:rFonts w:ascii="Menlo" w:hAnsi="Menlo" w:cs="Menlo"/>
          <w:sz w:val="18"/>
          <w:szCs w:val="18"/>
          <w:lang w:val="en-US"/>
        </w:rPr>
        <w:t xml:space="preserve">downloadMusic(at url: </w:t>
      </w:r>
      <w:r w:rsidRPr="00FD41D7">
        <w:rPr>
          <w:rFonts w:ascii="Menlo" w:hAnsi="Menlo" w:cs="Menlo"/>
          <w:color w:val="5C2699"/>
          <w:sz w:val="18"/>
          <w:szCs w:val="18"/>
          <w:lang w:val="en-US"/>
        </w:rPr>
        <w:t>String</w:t>
      </w:r>
      <w:r w:rsidRPr="00FD41D7">
        <w:rPr>
          <w:rFonts w:ascii="Menlo" w:hAnsi="Menlo" w:cs="Menlo"/>
          <w:sz w:val="18"/>
          <w:szCs w:val="18"/>
          <w:lang w:val="en-US"/>
        </w:rPr>
        <w:t>, completion:</w:t>
      </w:r>
      <w:r w:rsidRPr="00FD41D7">
        <w:rPr>
          <w:rFonts w:ascii="Menlo" w:eastAsia="Times New Roman" w:hAnsi="Menlo" w:cs="Menlo"/>
          <w:sz w:val="18"/>
          <w:szCs w:val="18"/>
          <w:shd w:val="clear" w:color="auto" w:fill="FFFFFF"/>
          <w:lang w:val="en-US"/>
        </w:rPr>
        <w:t xml:space="preserve"> </w:t>
      </w:r>
      <w:r w:rsidRPr="00FD41D7">
        <w:rPr>
          <w:rFonts w:ascii="Menlo" w:hAnsi="Menlo" w:cs="Menlo"/>
          <w:color w:val="AA0D91"/>
          <w:sz w:val="18"/>
          <w:szCs w:val="18"/>
          <w:lang w:val="en-US"/>
        </w:rPr>
        <w:t>@escaping</w:t>
      </w:r>
      <w:r w:rsidRPr="00FD41D7">
        <w:rPr>
          <w:rFonts w:ascii="Menlo" w:eastAsia="Times New Roman" w:hAnsi="Menlo" w:cs="Menlo"/>
          <w:sz w:val="18"/>
          <w:szCs w:val="18"/>
          <w:shd w:val="clear" w:color="auto" w:fill="FFFFFF"/>
          <w:lang w:val="en-US"/>
        </w:rPr>
        <w:t xml:space="preserve"> </w:t>
      </w:r>
      <w:r w:rsidRPr="00FD41D7">
        <w:rPr>
          <w:rFonts w:ascii="Menlo" w:hAnsi="Menlo" w:cs="Menlo"/>
          <w:sz w:val="18"/>
          <w:szCs w:val="18"/>
          <w:lang w:val="en-US"/>
        </w:rPr>
        <w:t xml:space="preserve">(URL) -&gt; </w:t>
      </w:r>
      <w:r w:rsidRPr="00FD41D7">
        <w:rPr>
          <w:rFonts w:ascii="Menlo" w:hAnsi="Menlo" w:cs="Menlo"/>
          <w:color w:val="5C2699"/>
          <w:sz w:val="18"/>
          <w:szCs w:val="18"/>
          <w:lang w:val="en-US"/>
        </w:rPr>
        <w:t>Void</w:t>
      </w:r>
      <w:r w:rsidRPr="00FD41D7">
        <w:rPr>
          <w:rFonts w:ascii="Menlo" w:hAnsi="Menlo" w:cs="Menlo"/>
          <w:sz w:val="18"/>
          <w:szCs w:val="18"/>
          <w:lang w:val="en-US"/>
        </w:rPr>
        <w:t>) {</w:t>
      </w:r>
      <w:r w:rsidRPr="00FD41D7">
        <w:rPr>
          <w:rFonts w:ascii="Menlo" w:hAnsi="Menlo" w:cs="Menlo"/>
          <w:sz w:val="18"/>
          <w:szCs w:val="18"/>
          <w:lang w:val="en-US"/>
        </w:rPr>
        <w:br/>
      </w:r>
      <w:r w:rsidRPr="00FD41D7">
        <w:rPr>
          <w:rFonts w:ascii="Menlo" w:hAnsi="Menlo" w:cs="Menlo"/>
          <w:sz w:val="18"/>
          <w:szCs w:val="18"/>
          <w:lang w:val="en-US"/>
        </w:rPr>
        <w:br/>
        <w:t>}</w:t>
      </w:r>
    </w:p>
    <w:p w14:paraId="3A768B58" w14:textId="77777777" w:rsidR="00F35057" w:rsidRPr="00FD41D7" w:rsidRDefault="00F35057" w:rsidP="00A93570">
      <w:pPr>
        <w:widowControl w:val="0"/>
        <w:tabs>
          <w:tab w:val="left" w:pos="692"/>
        </w:tabs>
        <w:autoSpaceDE w:val="0"/>
        <w:autoSpaceDN w:val="0"/>
        <w:adjustRightInd w:val="0"/>
        <w:spacing w:after="0"/>
        <w:ind w:left="567"/>
        <w:rPr>
          <w:rFonts w:ascii="Menlo" w:hAnsi="Menlo" w:cs="Menlo"/>
          <w:sz w:val="18"/>
          <w:szCs w:val="18"/>
          <w:lang w:val="en-US"/>
        </w:rPr>
      </w:pPr>
    </w:p>
    <w:p w14:paraId="5B2D70FB" w14:textId="40383164" w:rsidR="00555790" w:rsidRPr="00FD41D7" w:rsidRDefault="00555790" w:rsidP="00555790">
      <w:pPr>
        <w:pStyle w:val="SourceCode"/>
        <w:rPr>
          <w:lang w:val="en-US"/>
        </w:rPr>
      </w:pPr>
    </w:p>
    <w:p w14:paraId="7954388D" w14:textId="77777777" w:rsidR="00555790" w:rsidRPr="00432F2C" w:rsidRDefault="00555790" w:rsidP="00432F2C">
      <w:pPr>
        <w:pStyle w:val="Dica"/>
      </w:pPr>
      <w:r w:rsidRPr="00432F2C">
        <w:t xml:space="preserve">DICA: </w:t>
      </w:r>
      <w:r w:rsidRPr="00432F2C">
        <w:rPr>
          <w:b w:val="0"/>
        </w:rPr>
        <w:t xml:space="preserve">Utilizamos a anotação </w:t>
      </w:r>
      <w:r w:rsidRPr="00432F2C">
        <w:rPr>
          <w:rStyle w:val="VerbatimChar"/>
          <w:b w:val="0"/>
        </w:rPr>
        <w:t>@escaping</w:t>
      </w:r>
      <w:r w:rsidRPr="00432F2C">
        <w:rPr>
          <w:b w:val="0"/>
        </w:rPr>
        <w:t xml:space="preserve"> para podermos omitir o rótulo </w:t>
      </w:r>
      <w:r w:rsidRPr="00432F2C">
        <w:rPr>
          <w:rStyle w:val="VerbatimChar"/>
          <w:b w:val="0"/>
        </w:rPr>
        <w:t>completion:</w:t>
      </w:r>
      <w:r w:rsidRPr="00432F2C">
        <w:rPr>
          <w:b w:val="0"/>
        </w:rPr>
        <w:t xml:space="preserve"> na chamada do método.</w:t>
      </w:r>
    </w:p>
    <w:p w14:paraId="2F0A8497" w14:textId="5BA053FB" w:rsidR="00555790" w:rsidRPr="00432F2C" w:rsidRDefault="00555790" w:rsidP="00577799">
      <w:pPr>
        <w:pStyle w:val="Compactordered"/>
      </w:pPr>
      <w:commentRangeStart w:id="111"/>
      <w:commentRangeStart w:id="112"/>
      <w:r w:rsidRPr="00432F2C">
        <w:t>Adicione</w:t>
      </w:r>
      <w:commentRangeEnd w:id="111"/>
      <w:r w:rsidR="006B69AB">
        <w:rPr>
          <w:rStyle w:val="Refdecomentrio"/>
          <w:rFonts w:eastAsia="Arial" w:cs="Arial"/>
          <w:color w:val="000000"/>
          <w:lang w:eastAsia="pt-BR"/>
        </w:rPr>
        <w:commentReference w:id="111"/>
      </w:r>
      <w:commentRangeEnd w:id="112"/>
      <w:r w:rsidR="00577799">
        <w:rPr>
          <w:rStyle w:val="Refdecomentrio"/>
          <w:rFonts w:eastAsia="Arial" w:cs="Arial"/>
          <w:color w:val="000000"/>
          <w:lang w:eastAsia="pt-BR"/>
        </w:rPr>
        <w:commentReference w:id="112"/>
      </w:r>
      <w:r w:rsidRPr="00432F2C">
        <w:t xml:space="preserve"> o seguinte código para download:</w:t>
      </w:r>
    </w:p>
    <w:p w14:paraId="26C8ACA4" w14:textId="77777777" w:rsidR="00A93570" w:rsidRDefault="00555790" w:rsidP="00555790">
      <w:pPr>
        <w:pStyle w:val="SourceCode"/>
        <w:rPr>
          <w:rStyle w:val="VerbatimChar"/>
        </w:rPr>
      </w:pPr>
      <w:r w:rsidRPr="00432F2C">
        <w:rPr>
          <w:rStyle w:val="VerbatimChar"/>
        </w:rPr>
        <w:tab/>
      </w:r>
      <w:r w:rsidRPr="00432F2C">
        <w:rPr>
          <w:rStyle w:val="VerbatimChar"/>
        </w:rPr>
        <w:tab/>
      </w:r>
    </w:p>
    <w:p w14:paraId="72047B58" w14:textId="77777777" w:rsidR="00A93570" w:rsidRPr="00D12EDC" w:rsidRDefault="00A93570" w:rsidP="00ED3081">
      <w:pPr>
        <w:widowControl w:val="0"/>
        <w:tabs>
          <w:tab w:val="left" w:pos="692"/>
        </w:tabs>
        <w:autoSpaceDE w:val="0"/>
        <w:autoSpaceDN w:val="0"/>
        <w:adjustRightInd w:val="0"/>
        <w:spacing w:after="0"/>
        <w:ind w:left="567"/>
        <w:jc w:val="left"/>
        <w:rPr>
          <w:rFonts w:ascii="Menlo" w:hAnsi="Menlo" w:cs="Menlo"/>
          <w:color w:val="007400"/>
          <w:sz w:val="18"/>
          <w:szCs w:val="18"/>
        </w:rPr>
      </w:pPr>
      <w:r w:rsidRPr="00D12EDC">
        <w:rPr>
          <w:rFonts w:ascii="Menlo" w:hAnsi="Menlo" w:cs="Menlo"/>
          <w:color w:val="007400"/>
          <w:sz w:val="18"/>
          <w:szCs w:val="18"/>
        </w:rPr>
        <w:t>// Cria um sistema local de referência para o Firebase</w:t>
      </w:r>
    </w:p>
    <w:p w14:paraId="30FCE278" w14:textId="77777777" w:rsidR="00A93570" w:rsidRPr="00FD41D7" w:rsidRDefault="00A93570" w:rsidP="00ED3081">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color w:val="AA0D91"/>
          <w:sz w:val="18"/>
          <w:szCs w:val="18"/>
          <w:lang w:val="en-US"/>
        </w:rPr>
        <w:t>let</w:t>
      </w:r>
      <w:r w:rsidRPr="00FD41D7">
        <w:rPr>
          <w:rFonts w:ascii="Menlo" w:hAnsi="Menlo" w:cs="Menlo"/>
          <w:sz w:val="18"/>
          <w:szCs w:val="18"/>
          <w:lang w:val="en-US"/>
        </w:rPr>
        <w:t xml:space="preserve"> httpsReference = FIRStorage.storage(</w:t>
      </w:r>
      <w:proofErr w:type="gramStart"/>
      <w:r w:rsidRPr="00FD41D7">
        <w:rPr>
          <w:rFonts w:ascii="Menlo" w:hAnsi="Menlo" w:cs="Menlo"/>
          <w:sz w:val="18"/>
          <w:szCs w:val="18"/>
          <w:lang w:val="en-US"/>
        </w:rPr>
        <w:t>).reference</w:t>
      </w:r>
      <w:proofErr w:type="gramEnd"/>
      <w:r w:rsidRPr="00FD41D7">
        <w:rPr>
          <w:rFonts w:ascii="Menlo" w:hAnsi="Menlo" w:cs="Menlo"/>
          <w:sz w:val="18"/>
          <w:szCs w:val="18"/>
          <w:lang w:val="en-US"/>
        </w:rPr>
        <w:t>(forURL: url)</w:t>
      </w:r>
    </w:p>
    <w:p w14:paraId="7088E70A" w14:textId="77777777" w:rsidR="00A93570" w:rsidRPr="00FD41D7" w:rsidRDefault="00A93570" w:rsidP="00ED3081">
      <w:pPr>
        <w:widowControl w:val="0"/>
        <w:tabs>
          <w:tab w:val="left" w:pos="692"/>
        </w:tabs>
        <w:autoSpaceDE w:val="0"/>
        <w:autoSpaceDN w:val="0"/>
        <w:adjustRightInd w:val="0"/>
        <w:spacing w:after="0"/>
        <w:ind w:left="567"/>
        <w:jc w:val="left"/>
        <w:rPr>
          <w:rFonts w:ascii="Menlo" w:hAnsi="Menlo" w:cs="Menlo"/>
          <w:sz w:val="18"/>
          <w:szCs w:val="18"/>
          <w:lang w:val="en-US"/>
        </w:rPr>
      </w:pPr>
    </w:p>
    <w:p w14:paraId="4F14557B" w14:textId="77777777" w:rsidR="00A93570" w:rsidRPr="00D12EDC" w:rsidRDefault="00A93570" w:rsidP="00ED3081">
      <w:pPr>
        <w:widowControl w:val="0"/>
        <w:tabs>
          <w:tab w:val="left" w:pos="692"/>
        </w:tabs>
        <w:autoSpaceDE w:val="0"/>
        <w:autoSpaceDN w:val="0"/>
        <w:adjustRightInd w:val="0"/>
        <w:spacing w:after="0"/>
        <w:ind w:left="567"/>
        <w:jc w:val="left"/>
        <w:rPr>
          <w:rFonts w:ascii="Menlo" w:hAnsi="Menlo" w:cs="Menlo"/>
          <w:color w:val="007400"/>
          <w:sz w:val="18"/>
          <w:szCs w:val="18"/>
        </w:rPr>
      </w:pPr>
      <w:r w:rsidRPr="00D12EDC">
        <w:rPr>
          <w:rFonts w:ascii="Menlo" w:hAnsi="Menlo" w:cs="Menlo"/>
          <w:color w:val="007400"/>
          <w:sz w:val="18"/>
          <w:szCs w:val="18"/>
        </w:rPr>
        <w:t>// Define um diretório temporário para a música a ser baixada</w:t>
      </w:r>
    </w:p>
    <w:p w14:paraId="5A202A6C" w14:textId="77777777" w:rsidR="00A93570" w:rsidRPr="00FD41D7" w:rsidRDefault="00A93570" w:rsidP="00ED3081">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color w:val="AA0D91"/>
          <w:sz w:val="18"/>
          <w:szCs w:val="18"/>
          <w:lang w:val="en-US"/>
        </w:rPr>
        <w:t>let</w:t>
      </w:r>
      <w:r w:rsidRPr="00FD41D7">
        <w:rPr>
          <w:rFonts w:ascii="Menlo" w:hAnsi="Menlo" w:cs="Menlo"/>
          <w:sz w:val="18"/>
          <w:szCs w:val="18"/>
          <w:lang w:val="en-US"/>
        </w:rPr>
        <w:t xml:space="preserve"> tempDirUrl = </w:t>
      </w:r>
      <w:proofErr w:type="gramStart"/>
      <w:r w:rsidRPr="00FD41D7">
        <w:rPr>
          <w:rFonts w:ascii="Menlo" w:hAnsi="Menlo" w:cs="Menlo"/>
          <w:color w:val="5C2699"/>
          <w:sz w:val="18"/>
          <w:szCs w:val="18"/>
          <w:lang w:val="en-US"/>
        </w:rPr>
        <w:t>URL</w:t>
      </w:r>
      <w:r w:rsidRPr="00FD41D7">
        <w:rPr>
          <w:rFonts w:ascii="Menlo" w:hAnsi="Menlo" w:cs="Menlo"/>
          <w:sz w:val="18"/>
          <w:szCs w:val="18"/>
          <w:lang w:val="en-US"/>
        </w:rPr>
        <w:t>(</w:t>
      </w:r>
      <w:proofErr w:type="gramEnd"/>
      <w:r w:rsidRPr="00FD41D7">
        <w:rPr>
          <w:rFonts w:ascii="Menlo" w:hAnsi="Menlo" w:cs="Menlo"/>
          <w:sz w:val="18"/>
          <w:szCs w:val="18"/>
          <w:lang w:val="en-US"/>
        </w:rPr>
        <w:t xml:space="preserve">fileURLWithPath: </w:t>
      </w:r>
      <w:r w:rsidRPr="00FD41D7">
        <w:rPr>
          <w:rFonts w:ascii="Menlo" w:hAnsi="Menlo" w:cs="Menlo"/>
          <w:color w:val="2E0D6E"/>
          <w:sz w:val="18"/>
          <w:szCs w:val="18"/>
          <w:lang w:val="en-US"/>
        </w:rPr>
        <w:t>NSTemporaryDirectory</w:t>
      </w:r>
      <w:r w:rsidRPr="00FD41D7">
        <w:rPr>
          <w:rFonts w:ascii="Menlo" w:hAnsi="Menlo" w:cs="Menlo"/>
          <w:sz w:val="18"/>
          <w:szCs w:val="18"/>
          <w:lang w:val="en-US"/>
        </w:rPr>
        <w:t>())</w:t>
      </w:r>
    </w:p>
    <w:p w14:paraId="1F0849CD" w14:textId="77777777" w:rsidR="00A93570" w:rsidRPr="00FD41D7" w:rsidRDefault="00A93570" w:rsidP="00ED3081">
      <w:pPr>
        <w:widowControl w:val="0"/>
        <w:tabs>
          <w:tab w:val="left" w:pos="692"/>
        </w:tabs>
        <w:autoSpaceDE w:val="0"/>
        <w:autoSpaceDN w:val="0"/>
        <w:adjustRightInd w:val="0"/>
        <w:spacing w:after="0"/>
        <w:ind w:left="567"/>
        <w:jc w:val="left"/>
        <w:rPr>
          <w:rFonts w:ascii="Menlo" w:hAnsi="Menlo" w:cs="Menlo"/>
          <w:sz w:val="18"/>
          <w:szCs w:val="18"/>
          <w:lang w:val="en-US"/>
        </w:rPr>
      </w:pPr>
    </w:p>
    <w:p w14:paraId="1C040BC6" w14:textId="77777777" w:rsidR="00A93570" w:rsidRPr="00FD41D7" w:rsidRDefault="00A93570" w:rsidP="00ED3081">
      <w:pPr>
        <w:widowControl w:val="0"/>
        <w:tabs>
          <w:tab w:val="left" w:pos="692"/>
        </w:tabs>
        <w:autoSpaceDE w:val="0"/>
        <w:autoSpaceDN w:val="0"/>
        <w:adjustRightInd w:val="0"/>
        <w:spacing w:after="0"/>
        <w:ind w:left="567"/>
        <w:jc w:val="left"/>
        <w:rPr>
          <w:rFonts w:ascii="Menlo" w:hAnsi="Menlo" w:cs="Menlo"/>
          <w:color w:val="007400"/>
          <w:sz w:val="18"/>
          <w:szCs w:val="18"/>
          <w:lang w:val="en-US"/>
        </w:rPr>
      </w:pPr>
      <w:r w:rsidRPr="00D12EDC">
        <w:rPr>
          <w:rFonts w:ascii="Menlo" w:hAnsi="Menlo" w:cs="Menlo"/>
          <w:color w:val="007400"/>
          <w:sz w:val="18"/>
          <w:szCs w:val="18"/>
        </w:rPr>
        <w:t xml:space="preserve">// Define um nome para o arquivo no diretório local. </w:t>
      </w:r>
      <w:r w:rsidRPr="00FD41D7">
        <w:rPr>
          <w:rFonts w:ascii="Menlo" w:hAnsi="Menlo" w:cs="Menlo"/>
          <w:color w:val="007400"/>
          <w:sz w:val="18"/>
          <w:szCs w:val="18"/>
          <w:lang w:val="en-US"/>
        </w:rPr>
        <w:t>Chamará "current.mp3"</w:t>
      </w:r>
    </w:p>
    <w:p w14:paraId="62447DA6" w14:textId="77777777" w:rsidR="00A93570" w:rsidRPr="00FD41D7" w:rsidRDefault="00A93570" w:rsidP="00ED3081">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color w:val="AA0D91"/>
          <w:sz w:val="18"/>
          <w:szCs w:val="18"/>
          <w:lang w:val="en-US"/>
        </w:rPr>
        <w:t>let</w:t>
      </w:r>
      <w:r w:rsidRPr="00FD41D7">
        <w:rPr>
          <w:rFonts w:ascii="Menlo" w:hAnsi="Menlo" w:cs="Menlo"/>
          <w:sz w:val="18"/>
          <w:szCs w:val="18"/>
          <w:lang w:val="en-US"/>
        </w:rPr>
        <w:t xml:space="preserve"> localURL: </w:t>
      </w:r>
      <w:r w:rsidRPr="00FD41D7">
        <w:rPr>
          <w:rFonts w:ascii="Menlo" w:hAnsi="Menlo" w:cs="Menlo"/>
          <w:color w:val="5C2699"/>
          <w:sz w:val="18"/>
          <w:szCs w:val="18"/>
          <w:lang w:val="en-US"/>
        </w:rPr>
        <w:t>URL</w:t>
      </w:r>
      <w:r w:rsidRPr="00FD41D7">
        <w:rPr>
          <w:rFonts w:ascii="Menlo" w:hAnsi="Menlo" w:cs="Menlo"/>
          <w:sz w:val="18"/>
          <w:szCs w:val="18"/>
          <w:lang w:val="en-US"/>
        </w:rPr>
        <w:t xml:space="preserve">! = </w:t>
      </w:r>
      <w:r w:rsidRPr="00FD41D7">
        <w:rPr>
          <w:rFonts w:ascii="Menlo" w:hAnsi="Menlo" w:cs="Menlo"/>
          <w:color w:val="3F6E74"/>
          <w:sz w:val="18"/>
          <w:szCs w:val="18"/>
          <w:lang w:val="en-US"/>
        </w:rPr>
        <w:t>tempDirUrl</w:t>
      </w:r>
      <w:r w:rsidRPr="00FD41D7">
        <w:rPr>
          <w:rFonts w:ascii="Menlo" w:hAnsi="Menlo" w:cs="Menlo"/>
          <w:sz w:val="18"/>
          <w:szCs w:val="18"/>
          <w:lang w:val="en-US"/>
        </w:rPr>
        <w:t>.</w:t>
      </w:r>
      <w:r w:rsidRPr="00FD41D7">
        <w:rPr>
          <w:rFonts w:ascii="Menlo" w:hAnsi="Menlo" w:cs="Menlo"/>
          <w:color w:val="2E0D6E"/>
          <w:sz w:val="18"/>
          <w:szCs w:val="18"/>
          <w:lang w:val="en-US"/>
        </w:rPr>
        <w:t>appendingPathComponent</w:t>
      </w:r>
      <w:r w:rsidRPr="00FD41D7">
        <w:rPr>
          <w:rFonts w:ascii="Menlo" w:hAnsi="Menlo" w:cs="Menlo"/>
          <w:sz w:val="18"/>
          <w:szCs w:val="18"/>
          <w:lang w:val="en-US"/>
        </w:rPr>
        <w:t>(</w:t>
      </w:r>
      <w:r w:rsidRPr="00FD41D7">
        <w:rPr>
          <w:rFonts w:ascii="Menlo" w:hAnsi="Menlo" w:cs="Menlo"/>
          <w:color w:val="C41A16"/>
          <w:sz w:val="18"/>
          <w:szCs w:val="18"/>
          <w:lang w:val="en-US"/>
        </w:rPr>
        <w:t>"current"</w:t>
      </w:r>
      <w:proofErr w:type="gramStart"/>
      <w:r w:rsidRPr="00FD41D7">
        <w:rPr>
          <w:rFonts w:ascii="Menlo" w:hAnsi="Menlo" w:cs="Menlo"/>
          <w:sz w:val="18"/>
          <w:szCs w:val="18"/>
          <w:lang w:val="en-US"/>
        </w:rPr>
        <w:t>).</w:t>
      </w:r>
      <w:r w:rsidRPr="00FD41D7">
        <w:rPr>
          <w:rFonts w:ascii="Menlo" w:hAnsi="Menlo" w:cs="Menlo"/>
          <w:color w:val="2E0D6E"/>
          <w:sz w:val="18"/>
          <w:szCs w:val="18"/>
          <w:lang w:val="en-US"/>
        </w:rPr>
        <w:t>appendingPathExtension</w:t>
      </w:r>
      <w:proofErr w:type="gramEnd"/>
      <w:r w:rsidRPr="00FD41D7">
        <w:rPr>
          <w:rFonts w:ascii="Menlo" w:hAnsi="Menlo" w:cs="Menlo"/>
          <w:sz w:val="18"/>
          <w:szCs w:val="18"/>
          <w:lang w:val="en-US"/>
        </w:rPr>
        <w:t>(</w:t>
      </w:r>
      <w:r w:rsidRPr="00FD41D7">
        <w:rPr>
          <w:rFonts w:ascii="Menlo" w:hAnsi="Menlo" w:cs="Menlo"/>
          <w:color w:val="C41A16"/>
          <w:sz w:val="18"/>
          <w:szCs w:val="18"/>
          <w:lang w:val="en-US"/>
        </w:rPr>
        <w:t>".mp3"</w:t>
      </w:r>
      <w:r w:rsidRPr="00FD41D7">
        <w:rPr>
          <w:rFonts w:ascii="Menlo" w:hAnsi="Menlo" w:cs="Menlo"/>
          <w:sz w:val="18"/>
          <w:szCs w:val="18"/>
          <w:lang w:val="en-US"/>
        </w:rPr>
        <w:t>)</w:t>
      </w:r>
    </w:p>
    <w:p w14:paraId="78953785" w14:textId="77777777" w:rsidR="00A93570" w:rsidRPr="00FD41D7" w:rsidRDefault="00A93570" w:rsidP="00ED3081">
      <w:pPr>
        <w:widowControl w:val="0"/>
        <w:tabs>
          <w:tab w:val="left" w:pos="692"/>
        </w:tabs>
        <w:autoSpaceDE w:val="0"/>
        <w:autoSpaceDN w:val="0"/>
        <w:adjustRightInd w:val="0"/>
        <w:spacing w:after="0"/>
        <w:ind w:left="567"/>
        <w:jc w:val="left"/>
        <w:rPr>
          <w:rFonts w:ascii="Menlo" w:hAnsi="Menlo" w:cs="Menlo"/>
          <w:sz w:val="18"/>
          <w:szCs w:val="18"/>
          <w:lang w:val="en-US"/>
        </w:rPr>
      </w:pPr>
    </w:p>
    <w:p w14:paraId="0F7FF0F1" w14:textId="77777777" w:rsidR="00A93570" w:rsidRPr="00D12EDC" w:rsidRDefault="00A93570" w:rsidP="00ED3081">
      <w:pPr>
        <w:widowControl w:val="0"/>
        <w:tabs>
          <w:tab w:val="left" w:pos="692"/>
        </w:tabs>
        <w:autoSpaceDE w:val="0"/>
        <w:autoSpaceDN w:val="0"/>
        <w:adjustRightInd w:val="0"/>
        <w:spacing w:after="0"/>
        <w:ind w:left="567"/>
        <w:jc w:val="left"/>
        <w:rPr>
          <w:rFonts w:ascii="Menlo" w:hAnsi="Menlo" w:cs="Menlo"/>
          <w:color w:val="007400"/>
          <w:sz w:val="18"/>
          <w:szCs w:val="18"/>
        </w:rPr>
      </w:pPr>
      <w:r w:rsidRPr="00D12EDC">
        <w:rPr>
          <w:rFonts w:ascii="Menlo" w:hAnsi="Menlo" w:cs="Menlo"/>
          <w:color w:val="007400"/>
          <w:sz w:val="18"/>
          <w:szCs w:val="18"/>
        </w:rPr>
        <w:t xml:space="preserve">// Chamamos o método </w:t>
      </w:r>
      <w:proofErr w:type="gramStart"/>
      <w:r w:rsidRPr="00D12EDC">
        <w:rPr>
          <w:rFonts w:ascii="Menlo" w:hAnsi="Menlo" w:cs="Menlo"/>
          <w:color w:val="007400"/>
          <w:sz w:val="18"/>
          <w:szCs w:val="18"/>
        </w:rPr>
        <w:t>write(</w:t>
      </w:r>
      <w:proofErr w:type="gramEnd"/>
      <w:r w:rsidRPr="00D12EDC">
        <w:rPr>
          <w:rFonts w:ascii="Menlo" w:hAnsi="Menlo" w:cs="Menlo"/>
          <w:color w:val="007400"/>
          <w:sz w:val="18"/>
          <w:szCs w:val="18"/>
        </w:rPr>
        <w:t>toFile:)</w:t>
      </w:r>
    </w:p>
    <w:p w14:paraId="3A4AF856" w14:textId="77777777" w:rsidR="00A93570" w:rsidRPr="00FD41D7" w:rsidRDefault="00A93570" w:rsidP="00ED3081">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color w:val="AA0D91"/>
          <w:sz w:val="18"/>
          <w:szCs w:val="18"/>
          <w:lang w:val="en-US"/>
        </w:rPr>
        <w:t>_</w:t>
      </w:r>
      <w:r w:rsidRPr="00FD41D7">
        <w:rPr>
          <w:rFonts w:ascii="Menlo" w:hAnsi="Menlo" w:cs="Menlo"/>
          <w:sz w:val="18"/>
          <w:szCs w:val="18"/>
          <w:lang w:val="en-US"/>
        </w:rPr>
        <w:t xml:space="preserve"> = </w:t>
      </w:r>
      <w:r w:rsidRPr="00FD41D7">
        <w:rPr>
          <w:rFonts w:ascii="Menlo" w:hAnsi="Menlo" w:cs="Menlo"/>
          <w:color w:val="3F6E74"/>
          <w:sz w:val="18"/>
          <w:szCs w:val="18"/>
          <w:lang w:val="en-US"/>
        </w:rPr>
        <w:t>httpsReference</w:t>
      </w:r>
      <w:r w:rsidRPr="00FD41D7">
        <w:rPr>
          <w:rFonts w:ascii="Menlo" w:hAnsi="Menlo" w:cs="Menlo"/>
          <w:sz w:val="18"/>
          <w:szCs w:val="18"/>
          <w:lang w:val="en-US"/>
        </w:rPr>
        <w:t xml:space="preserve">.write(toFile: </w:t>
      </w:r>
      <w:r w:rsidRPr="00FD41D7">
        <w:rPr>
          <w:rFonts w:ascii="Menlo" w:hAnsi="Menlo" w:cs="Menlo"/>
          <w:color w:val="3F6E74"/>
          <w:sz w:val="18"/>
          <w:szCs w:val="18"/>
          <w:lang w:val="en-US"/>
        </w:rPr>
        <w:t>localURL</w:t>
      </w:r>
      <w:r w:rsidRPr="00FD41D7">
        <w:rPr>
          <w:rFonts w:ascii="Menlo" w:hAnsi="Menlo" w:cs="Menlo"/>
          <w:sz w:val="18"/>
          <w:szCs w:val="18"/>
          <w:lang w:val="en-US"/>
        </w:rPr>
        <w:t xml:space="preserve">) </w:t>
      </w:r>
      <w:proofErr w:type="gramStart"/>
      <w:r w:rsidRPr="00FD41D7">
        <w:rPr>
          <w:rFonts w:ascii="Menlo" w:hAnsi="Menlo" w:cs="Menlo"/>
          <w:sz w:val="18"/>
          <w:szCs w:val="18"/>
          <w:lang w:val="en-US"/>
        </w:rPr>
        <w:t>{ (</w:t>
      </w:r>
      <w:proofErr w:type="gramEnd"/>
      <w:r w:rsidRPr="00FD41D7">
        <w:rPr>
          <w:rFonts w:ascii="Menlo" w:hAnsi="Menlo" w:cs="Menlo"/>
          <w:sz w:val="18"/>
          <w:szCs w:val="18"/>
          <w:lang w:val="en-US"/>
        </w:rPr>
        <w:t xml:space="preserve">URL, error) -&gt; </w:t>
      </w:r>
      <w:r w:rsidRPr="00FD41D7">
        <w:rPr>
          <w:rFonts w:ascii="Menlo" w:hAnsi="Menlo" w:cs="Menlo"/>
          <w:color w:val="5C2699"/>
          <w:sz w:val="18"/>
          <w:szCs w:val="18"/>
          <w:lang w:val="en-US"/>
        </w:rPr>
        <w:t>Void</w:t>
      </w:r>
      <w:r w:rsidRPr="00FD41D7">
        <w:rPr>
          <w:rFonts w:ascii="Menlo" w:hAnsi="Menlo" w:cs="Menlo"/>
          <w:sz w:val="18"/>
          <w:szCs w:val="18"/>
          <w:lang w:val="en-US"/>
        </w:rPr>
        <w:t xml:space="preserve"> </w:t>
      </w:r>
      <w:r w:rsidRPr="00FD41D7">
        <w:rPr>
          <w:rFonts w:ascii="Menlo" w:hAnsi="Menlo" w:cs="Menlo"/>
          <w:color w:val="AA0D91"/>
          <w:sz w:val="18"/>
          <w:szCs w:val="18"/>
          <w:lang w:val="en-US"/>
        </w:rPr>
        <w:t>in</w:t>
      </w:r>
    </w:p>
    <w:p w14:paraId="6925CA37" w14:textId="77777777" w:rsidR="00A93570" w:rsidRPr="00D12EDC" w:rsidRDefault="00A93570" w:rsidP="00ED3081">
      <w:pPr>
        <w:widowControl w:val="0"/>
        <w:tabs>
          <w:tab w:val="left" w:pos="692"/>
        </w:tabs>
        <w:autoSpaceDE w:val="0"/>
        <w:autoSpaceDN w:val="0"/>
        <w:adjustRightInd w:val="0"/>
        <w:spacing w:after="0"/>
        <w:ind w:left="567"/>
        <w:jc w:val="left"/>
        <w:rPr>
          <w:rFonts w:ascii="Menlo" w:hAnsi="Menlo" w:cs="Menlo"/>
          <w:color w:val="007400"/>
          <w:sz w:val="18"/>
          <w:szCs w:val="18"/>
        </w:rPr>
      </w:pPr>
      <w:r w:rsidRPr="00FD41D7">
        <w:rPr>
          <w:rFonts w:ascii="Menlo" w:hAnsi="Menlo" w:cs="Menlo"/>
          <w:sz w:val="18"/>
          <w:szCs w:val="18"/>
          <w:lang w:val="en-US"/>
        </w:rPr>
        <w:t xml:space="preserve">    </w:t>
      </w:r>
      <w:r w:rsidRPr="00D12EDC">
        <w:rPr>
          <w:rFonts w:ascii="Menlo" w:hAnsi="Menlo" w:cs="Menlo"/>
          <w:color w:val="007400"/>
          <w:sz w:val="18"/>
          <w:szCs w:val="18"/>
        </w:rPr>
        <w:t xml:space="preserve">// Este método tentará </w:t>
      </w:r>
      <w:proofErr w:type="gramStart"/>
      <w:r w:rsidRPr="00D12EDC">
        <w:rPr>
          <w:rFonts w:ascii="Menlo" w:hAnsi="Menlo" w:cs="Menlo"/>
          <w:color w:val="007400"/>
          <w:sz w:val="18"/>
          <w:szCs w:val="18"/>
        </w:rPr>
        <w:t>baixar  o</w:t>
      </w:r>
      <w:proofErr w:type="gramEnd"/>
      <w:r w:rsidRPr="00D12EDC">
        <w:rPr>
          <w:rFonts w:ascii="Menlo" w:hAnsi="Menlo" w:cs="Menlo"/>
          <w:color w:val="007400"/>
          <w:sz w:val="18"/>
          <w:szCs w:val="18"/>
        </w:rPr>
        <w:t xml:space="preserve"> arquivo especificado em `httpReference` no diretório definido em `localURL`</w:t>
      </w:r>
    </w:p>
    <w:p w14:paraId="69CB8B0D" w14:textId="77777777" w:rsidR="00A93570" w:rsidRPr="00FD41D7" w:rsidRDefault="00A93570" w:rsidP="00ED3081">
      <w:pPr>
        <w:widowControl w:val="0"/>
        <w:tabs>
          <w:tab w:val="left" w:pos="692"/>
        </w:tabs>
        <w:autoSpaceDE w:val="0"/>
        <w:autoSpaceDN w:val="0"/>
        <w:adjustRightInd w:val="0"/>
        <w:spacing w:after="0"/>
        <w:ind w:left="567"/>
        <w:jc w:val="left"/>
        <w:rPr>
          <w:rFonts w:ascii="Menlo" w:hAnsi="Menlo" w:cs="Menlo"/>
          <w:sz w:val="18"/>
          <w:szCs w:val="18"/>
          <w:lang w:val="en-US"/>
        </w:rPr>
      </w:pPr>
      <w:r w:rsidRPr="00D12EDC">
        <w:rPr>
          <w:rFonts w:ascii="Menlo" w:hAnsi="Menlo" w:cs="Menlo"/>
          <w:sz w:val="18"/>
          <w:szCs w:val="18"/>
        </w:rPr>
        <w:t xml:space="preserve">    </w:t>
      </w:r>
      <w:r w:rsidRPr="00FD41D7">
        <w:rPr>
          <w:rFonts w:ascii="Menlo" w:hAnsi="Menlo" w:cs="Menlo"/>
          <w:color w:val="AA0D91"/>
          <w:sz w:val="18"/>
          <w:szCs w:val="18"/>
          <w:lang w:val="en-US"/>
        </w:rPr>
        <w:t>if</w:t>
      </w:r>
      <w:r w:rsidRPr="00FD41D7">
        <w:rPr>
          <w:rFonts w:ascii="Menlo" w:hAnsi="Menlo" w:cs="Menlo"/>
          <w:sz w:val="18"/>
          <w:szCs w:val="18"/>
          <w:lang w:val="en-US"/>
        </w:rPr>
        <w:t xml:space="preserve"> (</w:t>
      </w:r>
      <w:proofErr w:type="gramStart"/>
      <w:r w:rsidRPr="00FD41D7">
        <w:rPr>
          <w:rFonts w:ascii="Menlo" w:hAnsi="Menlo" w:cs="Menlo"/>
          <w:sz w:val="18"/>
          <w:szCs w:val="18"/>
          <w:lang w:val="en-US"/>
        </w:rPr>
        <w:t>error !</w:t>
      </w:r>
      <w:proofErr w:type="gramEnd"/>
      <w:r w:rsidRPr="00FD41D7">
        <w:rPr>
          <w:rFonts w:ascii="Menlo" w:hAnsi="Menlo" w:cs="Menlo"/>
          <w:sz w:val="18"/>
          <w:szCs w:val="18"/>
          <w:lang w:val="en-US"/>
        </w:rPr>
        <w:t xml:space="preserve">= </w:t>
      </w:r>
      <w:r w:rsidRPr="00FD41D7">
        <w:rPr>
          <w:rFonts w:ascii="Menlo" w:hAnsi="Menlo" w:cs="Menlo"/>
          <w:color w:val="AA0D91"/>
          <w:sz w:val="18"/>
          <w:szCs w:val="18"/>
          <w:lang w:val="en-US"/>
        </w:rPr>
        <w:t>nil</w:t>
      </w:r>
      <w:r w:rsidRPr="00FD41D7">
        <w:rPr>
          <w:rFonts w:ascii="Menlo" w:hAnsi="Menlo" w:cs="Menlo"/>
          <w:sz w:val="18"/>
          <w:szCs w:val="18"/>
          <w:lang w:val="en-US"/>
        </w:rPr>
        <w:t>) {</w:t>
      </w:r>
    </w:p>
    <w:p w14:paraId="40A26137" w14:textId="77777777" w:rsidR="00A93570" w:rsidRPr="00FD41D7" w:rsidRDefault="00A93570" w:rsidP="00ED3081">
      <w:pPr>
        <w:widowControl w:val="0"/>
        <w:tabs>
          <w:tab w:val="left" w:pos="692"/>
        </w:tabs>
        <w:autoSpaceDE w:val="0"/>
        <w:autoSpaceDN w:val="0"/>
        <w:adjustRightInd w:val="0"/>
        <w:spacing w:after="0"/>
        <w:ind w:left="567"/>
        <w:jc w:val="left"/>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print(</w:t>
      </w:r>
      <w:proofErr w:type="gramEnd"/>
      <w:r w:rsidRPr="00FD41D7">
        <w:rPr>
          <w:rFonts w:ascii="Menlo" w:hAnsi="Menlo" w:cs="Menlo"/>
          <w:color w:val="C41A16"/>
          <w:sz w:val="18"/>
          <w:szCs w:val="18"/>
          <w:lang w:val="en-US"/>
        </w:rPr>
        <w:t xml:space="preserve">"Download error: </w:t>
      </w:r>
      <w:r w:rsidRPr="00FD41D7">
        <w:rPr>
          <w:rFonts w:ascii="Menlo" w:hAnsi="Menlo" w:cs="Menlo"/>
          <w:sz w:val="18"/>
          <w:szCs w:val="18"/>
          <w:lang w:val="en-US"/>
        </w:rPr>
        <w:t>\</w:t>
      </w:r>
      <w:r w:rsidRPr="00FD41D7">
        <w:rPr>
          <w:rFonts w:ascii="Menlo" w:hAnsi="Menlo" w:cs="Menlo"/>
          <w:color w:val="C41A16"/>
          <w:sz w:val="18"/>
          <w:szCs w:val="18"/>
          <w:lang w:val="en-US"/>
        </w:rPr>
        <w:t>(</w:t>
      </w:r>
      <w:r w:rsidRPr="00FD41D7">
        <w:rPr>
          <w:rFonts w:ascii="Menlo" w:hAnsi="Menlo" w:cs="Menlo"/>
          <w:sz w:val="18"/>
          <w:szCs w:val="18"/>
          <w:lang w:val="en-US"/>
        </w:rPr>
        <w:t>error!</w:t>
      </w:r>
      <w:r w:rsidRPr="00FD41D7">
        <w:rPr>
          <w:rFonts w:ascii="Menlo" w:hAnsi="Menlo" w:cs="Menlo"/>
          <w:color w:val="C41A16"/>
          <w:sz w:val="18"/>
          <w:szCs w:val="18"/>
          <w:lang w:val="en-US"/>
        </w:rPr>
        <w:t>)"</w:t>
      </w:r>
      <w:r w:rsidRPr="00FD41D7">
        <w:rPr>
          <w:rFonts w:ascii="Menlo" w:hAnsi="Menlo" w:cs="Menlo"/>
          <w:sz w:val="18"/>
          <w:szCs w:val="18"/>
          <w:lang w:val="en-US"/>
        </w:rPr>
        <w:t>)</w:t>
      </w:r>
    </w:p>
    <w:p w14:paraId="30785F9C" w14:textId="77777777" w:rsidR="00A93570" w:rsidRPr="00D12EDC" w:rsidRDefault="00A93570" w:rsidP="00ED3081">
      <w:pPr>
        <w:widowControl w:val="0"/>
        <w:tabs>
          <w:tab w:val="left" w:pos="692"/>
        </w:tabs>
        <w:autoSpaceDE w:val="0"/>
        <w:autoSpaceDN w:val="0"/>
        <w:adjustRightInd w:val="0"/>
        <w:spacing w:after="0"/>
        <w:ind w:left="567"/>
        <w:jc w:val="left"/>
        <w:rPr>
          <w:rFonts w:ascii="Menlo" w:hAnsi="Menlo" w:cs="Menlo"/>
          <w:sz w:val="18"/>
          <w:szCs w:val="18"/>
        </w:rPr>
      </w:pPr>
      <w:r w:rsidRPr="00FD41D7">
        <w:rPr>
          <w:rFonts w:ascii="Menlo" w:hAnsi="Menlo" w:cs="Menlo"/>
          <w:sz w:val="18"/>
          <w:szCs w:val="18"/>
          <w:lang w:val="en-US"/>
        </w:rPr>
        <w:t xml:space="preserve">    </w:t>
      </w:r>
      <w:r w:rsidRPr="00D12EDC">
        <w:rPr>
          <w:rFonts w:ascii="Menlo" w:hAnsi="Menlo" w:cs="Menlo"/>
          <w:sz w:val="18"/>
          <w:szCs w:val="18"/>
        </w:rPr>
        <w:t xml:space="preserve">} </w:t>
      </w:r>
      <w:r w:rsidRPr="00D12EDC">
        <w:rPr>
          <w:rFonts w:ascii="Menlo" w:hAnsi="Menlo" w:cs="Menlo"/>
          <w:color w:val="AA0D91"/>
          <w:sz w:val="18"/>
          <w:szCs w:val="18"/>
        </w:rPr>
        <w:t>else</w:t>
      </w:r>
      <w:r w:rsidRPr="00D12EDC">
        <w:rPr>
          <w:rFonts w:ascii="Menlo" w:hAnsi="Menlo" w:cs="Menlo"/>
          <w:sz w:val="18"/>
          <w:szCs w:val="18"/>
        </w:rPr>
        <w:t xml:space="preserve"> {</w:t>
      </w:r>
    </w:p>
    <w:p w14:paraId="14F8BB57" w14:textId="77777777" w:rsidR="00A93570" w:rsidRPr="00D12EDC" w:rsidRDefault="00A93570" w:rsidP="00ED3081">
      <w:pPr>
        <w:widowControl w:val="0"/>
        <w:tabs>
          <w:tab w:val="left" w:pos="692"/>
        </w:tabs>
        <w:autoSpaceDE w:val="0"/>
        <w:autoSpaceDN w:val="0"/>
        <w:adjustRightInd w:val="0"/>
        <w:spacing w:after="0"/>
        <w:ind w:left="567"/>
        <w:jc w:val="left"/>
        <w:rPr>
          <w:rFonts w:ascii="Menlo" w:hAnsi="Menlo" w:cs="Menlo"/>
          <w:color w:val="007400"/>
          <w:sz w:val="18"/>
          <w:szCs w:val="18"/>
        </w:rPr>
      </w:pPr>
      <w:r w:rsidRPr="00D12EDC">
        <w:rPr>
          <w:rFonts w:ascii="Menlo" w:hAnsi="Menlo" w:cs="Menlo"/>
          <w:sz w:val="18"/>
          <w:szCs w:val="18"/>
        </w:rPr>
        <w:t xml:space="preserve">        </w:t>
      </w:r>
      <w:r w:rsidRPr="00D12EDC">
        <w:rPr>
          <w:rFonts w:ascii="Menlo" w:hAnsi="Menlo" w:cs="Menlo"/>
          <w:color w:val="007400"/>
          <w:sz w:val="18"/>
          <w:szCs w:val="18"/>
        </w:rPr>
        <w:t xml:space="preserve">// Se a operação for </w:t>
      </w:r>
      <w:proofErr w:type="gramStart"/>
      <w:r w:rsidRPr="00D12EDC">
        <w:rPr>
          <w:rFonts w:ascii="Menlo" w:hAnsi="Menlo" w:cs="Menlo"/>
          <w:color w:val="007400"/>
          <w:sz w:val="18"/>
          <w:szCs w:val="18"/>
        </w:rPr>
        <w:t>bem sucedida</w:t>
      </w:r>
      <w:proofErr w:type="gramEnd"/>
      <w:r w:rsidRPr="00D12EDC">
        <w:rPr>
          <w:rFonts w:ascii="Menlo" w:hAnsi="Menlo" w:cs="Menlo"/>
          <w:color w:val="007400"/>
          <w:sz w:val="18"/>
          <w:szCs w:val="18"/>
        </w:rPr>
        <w:t>, enviamos a URL local do arquivo para fora da closure</w:t>
      </w:r>
    </w:p>
    <w:p w14:paraId="2537C004" w14:textId="77777777" w:rsidR="00A93570" w:rsidRPr="00D12EDC" w:rsidRDefault="00A93570" w:rsidP="00ED3081">
      <w:pPr>
        <w:widowControl w:val="0"/>
        <w:tabs>
          <w:tab w:val="left" w:pos="692"/>
        </w:tabs>
        <w:autoSpaceDE w:val="0"/>
        <w:autoSpaceDN w:val="0"/>
        <w:adjustRightInd w:val="0"/>
        <w:spacing w:after="0"/>
        <w:ind w:left="567"/>
        <w:jc w:val="left"/>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sz w:val="18"/>
          <w:szCs w:val="18"/>
        </w:rPr>
        <w:t>completion(</w:t>
      </w:r>
      <w:proofErr w:type="gramEnd"/>
      <w:r w:rsidRPr="00D12EDC">
        <w:rPr>
          <w:rFonts w:ascii="Menlo" w:hAnsi="Menlo" w:cs="Menlo"/>
          <w:sz w:val="18"/>
          <w:szCs w:val="18"/>
        </w:rPr>
        <w:t>URL!)</w:t>
      </w:r>
    </w:p>
    <w:p w14:paraId="66CE10E6" w14:textId="77777777" w:rsidR="00A93570" w:rsidRPr="00D12EDC" w:rsidRDefault="00A93570" w:rsidP="00ED3081">
      <w:pPr>
        <w:widowControl w:val="0"/>
        <w:tabs>
          <w:tab w:val="left" w:pos="692"/>
        </w:tabs>
        <w:autoSpaceDE w:val="0"/>
        <w:autoSpaceDN w:val="0"/>
        <w:adjustRightInd w:val="0"/>
        <w:spacing w:after="0"/>
        <w:ind w:left="567"/>
        <w:jc w:val="left"/>
        <w:rPr>
          <w:rFonts w:ascii="Menlo" w:hAnsi="Menlo" w:cs="Menlo"/>
          <w:sz w:val="18"/>
          <w:szCs w:val="18"/>
        </w:rPr>
      </w:pPr>
      <w:r w:rsidRPr="00D12EDC">
        <w:rPr>
          <w:rFonts w:ascii="Menlo" w:hAnsi="Menlo" w:cs="Menlo"/>
          <w:sz w:val="18"/>
          <w:szCs w:val="18"/>
        </w:rPr>
        <w:t xml:space="preserve">    }</w:t>
      </w:r>
    </w:p>
    <w:p w14:paraId="0A6B3148" w14:textId="77777777" w:rsidR="00A93570" w:rsidRDefault="00A93570" w:rsidP="00ED3081">
      <w:pPr>
        <w:widowControl w:val="0"/>
        <w:tabs>
          <w:tab w:val="left" w:pos="692"/>
        </w:tabs>
        <w:autoSpaceDE w:val="0"/>
        <w:autoSpaceDN w:val="0"/>
        <w:adjustRightInd w:val="0"/>
        <w:spacing w:after="0"/>
        <w:ind w:left="567"/>
        <w:jc w:val="left"/>
        <w:rPr>
          <w:rFonts w:ascii="Menlo" w:hAnsi="Menlo" w:cs="Menlo"/>
          <w:sz w:val="18"/>
          <w:szCs w:val="18"/>
        </w:rPr>
      </w:pPr>
      <w:r w:rsidRPr="00D12EDC">
        <w:rPr>
          <w:rFonts w:ascii="Menlo" w:hAnsi="Menlo" w:cs="Menlo"/>
          <w:sz w:val="18"/>
          <w:szCs w:val="18"/>
        </w:rPr>
        <w:t>}</w:t>
      </w:r>
    </w:p>
    <w:p w14:paraId="4D4E55F2"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
    <w:p w14:paraId="6901FE2A" w14:textId="77777777" w:rsidR="00555790" w:rsidRDefault="00555790" w:rsidP="00432F2C">
      <w:r w:rsidRPr="00432F2C">
        <w:t>Este método é o suficiente para fazermos download da mídia.</w:t>
      </w:r>
    </w:p>
    <w:p w14:paraId="434E56DE" w14:textId="77777777" w:rsidR="00432F2C" w:rsidRPr="00432F2C" w:rsidRDefault="00432F2C" w:rsidP="00432F2C"/>
    <w:p w14:paraId="0C8070F2" w14:textId="77777777" w:rsidR="00555790" w:rsidRPr="00432F2C" w:rsidRDefault="00555790" w:rsidP="00555790">
      <w:pPr>
        <w:pStyle w:val="Ttulo3"/>
      </w:pPr>
      <w:bookmarkStart w:id="113" w:name="manipulando-um-avaudioplayer"/>
      <w:bookmarkEnd w:id="113"/>
      <w:r w:rsidRPr="00432F2C">
        <w:t>Manipulando um AVAudioPlayer</w:t>
      </w:r>
    </w:p>
    <w:p w14:paraId="3679A5AB" w14:textId="77777777" w:rsidR="00555790" w:rsidRPr="00432F2C" w:rsidRDefault="00555790" w:rsidP="00432F2C">
      <w:r w:rsidRPr="00432F2C">
        <w:t>O próximo passo é criar uma instância do AVAudio player e criar alguns controles básicos.</w:t>
      </w:r>
    </w:p>
    <w:p w14:paraId="73D55BF9" w14:textId="2F6768B4" w:rsidR="00555790" w:rsidRPr="00432F2C" w:rsidRDefault="00555790" w:rsidP="00432F2C">
      <w:pPr>
        <w:pBdr>
          <w:bottom w:val="single" w:sz="4" w:space="1" w:color="auto"/>
        </w:pBdr>
      </w:pPr>
    </w:p>
    <w:p w14:paraId="5B364AE7" w14:textId="77777777" w:rsidR="00555790" w:rsidRPr="00432F2C" w:rsidRDefault="00555790" w:rsidP="00577799">
      <w:pPr>
        <w:pStyle w:val="Compactordered"/>
        <w:numPr>
          <w:ilvl w:val="0"/>
          <w:numId w:val="39"/>
        </w:numPr>
        <w:ind w:left="426" w:hanging="142"/>
      </w:pPr>
      <w:commentRangeStart w:id="114"/>
      <w:commentRangeStart w:id="115"/>
      <w:r w:rsidRPr="00432F2C">
        <w:t>Importe</w:t>
      </w:r>
      <w:commentRangeEnd w:id="114"/>
      <w:r w:rsidR="006B69AB">
        <w:rPr>
          <w:rStyle w:val="Refdecomentrio"/>
          <w:rFonts w:eastAsia="Arial" w:cs="Arial"/>
          <w:color w:val="000000"/>
          <w:lang w:eastAsia="pt-BR"/>
        </w:rPr>
        <w:commentReference w:id="114"/>
      </w:r>
      <w:commentRangeEnd w:id="115"/>
      <w:r w:rsidR="00577799">
        <w:rPr>
          <w:rStyle w:val="Refdecomentrio"/>
          <w:rFonts w:eastAsia="Arial" w:cs="Arial"/>
          <w:color w:val="000000"/>
          <w:lang w:eastAsia="pt-BR"/>
        </w:rPr>
        <w:commentReference w:id="115"/>
      </w:r>
      <w:r w:rsidRPr="00432F2C">
        <w:t xml:space="preserve"> o </w:t>
      </w:r>
      <w:r w:rsidRPr="00432F2C">
        <w:rPr>
          <w:rStyle w:val="VerbatimChar"/>
        </w:rPr>
        <w:t>AVFoundation</w:t>
      </w:r>
      <w:r w:rsidRPr="00432F2C">
        <w:t>:</w:t>
      </w:r>
    </w:p>
    <w:p w14:paraId="4CE46C0A" w14:textId="77777777" w:rsidR="00555790" w:rsidRPr="00432F2C" w:rsidRDefault="00555790" w:rsidP="00555790">
      <w:pPr>
        <w:pStyle w:val="SourceCode"/>
      </w:pPr>
      <w:proofErr w:type="gramStart"/>
      <w:r w:rsidRPr="00432F2C">
        <w:rPr>
          <w:rStyle w:val="VerbatimChar"/>
        </w:rPr>
        <w:t>import</w:t>
      </w:r>
      <w:proofErr w:type="gramEnd"/>
      <w:r w:rsidRPr="00432F2C">
        <w:rPr>
          <w:rStyle w:val="VerbatimChar"/>
        </w:rPr>
        <w:t xml:space="preserve"> AVFoundation</w:t>
      </w:r>
    </w:p>
    <w:p w14:paraId="72119997" w14:textId="77777777" w:rsidR="00555790" w:rsidRDefault="00555790" w:rsidP="00432F2C">
      <w:pPr>
        <w:pStyle w:val="Compactordered"/>
      </w:pPr>
      <w:r w:rsidRPr="00432F2C">
        <w:lastRenderedPageBreak/>
        <w:t>Crie as seguintes propriedades:</w:t>
      </w:r>
    </w:p>
    <w:p w14:paraId="0D279C92" w14:textId="77777777" w:rsidR="00A93570" w:rsidRDefault="00A93570" w:rsidP="00A93570">
      <w:pPr>
        <w:pStyle w:val="Compactordered"/>
        <w:numPr>
          <w:ilvl w:val="0"/>
          <w:numId w:val="0"/>
        </w:numPr>
        <w:ind w:left="426"/>
      </w:pPr>
    </w:p>
    <w:p w14:paraId="418075FA"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color w:val="007400"/>
          <w:sz w:val="18"/>
          <w:szCs w:val="18"/>
        </w:rPr>
      </w:pPr>
      <w:proofErr w:type="gramStart"/>
      <w:r w:rsidRPr="00D12EDC">
        <w:rPr>
          <w:rFonts w:ascii="Menlo" w:hAnsi="Menlo" w:cs="Menlo"/>
          <w:color w:val="AA0D91"/>
          <w:sz w:val="18"/>
          <w:szCs w:val="18"/>
        </w:rPr>
        <w:t>var</w:t>
      </w:r>
      <w:proofErr w:type="gramEnd"/>
      <w:r w:rsidRPr="00D12EDC">
        <w:rPr>
          <w:rFonts w:ascii="Menlo" w:hAnsi="Menlo" w:cs="Menlo"/>
          <w:sz w:val="18"/>
          <w:szCs w:val="18"/>
        </w:rPr>
        <w:t xml:space="preserve"> currentMusic: </w:t>
      </w:r>
      <w:r w:rsidRPr="00D12EDC">
        <w:rPr>
          <w:rFonts w:ascii="Menlo" w:hAnsi="Menlo" w:cs="Menlo"/>
          <w:color w:val="5C2699"/>
          <w:sz w:val="18"/>
          <w:szCs w:val="18"/>
        </w:rPr>
        <w:t>Music</w:t>
      </w:r>
      <w:r w:rsidRPr="00D12EDC">
        <w:rPr>
          <w:rFonts w:ascii="Menlo" w:hAnsi="Menlo" w:cs="Menlo"/>
          <w:sz w:val="18"/>
          <w:szCs w:val="18"/>
        </w:rPr>
        <w:t>?</w:t>
      </w:r>
      <w:r w:rsidRPr="00D12EDC">
        <w:rPr>
          <w:rFonts w:ascii="Menlo" w:hAnsi="Menlo" w:cs="Menlo"/>
          <w:sz w:val="18"/>
          <w:szCs w:val="18"/>
        </w:rPr>
        <w:tab/>
      </w:r>
      <w:r w:rsidRPr="00D12EDC">
        <w:rPr>
          <w:rFonts w:ascii="Menlo" w:hAnsi="Menlo" w:cs="Menlo"/>
          <w:color w:val="007400"/>
          <w:sz w:val="18"/>
          <w:szCs w:val="18"/>
        </w:rPr>
        <w:t>// Armazena um objeto do modelo Music da musica sendo tocada</w:t>
      </w:r>
    </w:p>
    <w:p w14:paraId="783ACA17"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color w:val="007400"/>
          <w:sz w:val="18"/>
          <w:szCs w:val="18"/>
          <w:lang w:val="en-US"/>
        </w:rPr>
      </w:pPr>
      <w:r w:rsidRPr="00FD41D7">
        <w:rPr>
          <w:rFonts w:ascii="Menlo" w:hAnsi="Menlo" w:cs="Menlo"/>
          <w:color w:val="AA0D91"/>
          <w:sz w:val="18"/>
          <w:szCs w:val="18"/>
          <w:lang w:val="en-US"/>
        </w:rPr>
        <w:t>var</w:t>
      </w:r>
      <w:r w:rsidRPr="00FD41D7">
        <w:rPr>
          <w:rFonts w:ascii="Menlo" w:hAnsi="Menlo" w:cs="Menlo"/>
          <w:sz w:val="18"/>
          <w:szCs w:val="18"/>
          <w:lang w:val="en-US"/>
        </w:rPr>
        <w:t xml:space="preserve"> audioPlayer: </w:t>
      </w:r>
      <w:r w:rsidRPr="00FD41D7">
        <w:rPr>
          <w:rFonts w:ascii="Menlo" w:hAnsi="Menlo" w:cs="Menlo"/>
          <w:color w:val="5C2699"/>
          <w:sz w:val="18"/>
          <w:szCs w:val="18"/>
          <w:lang w:val="en-US"/>
        </w:rPr>
        <w:t>AVAudioPlayer</w:t>
      </w:r>
      <w:r w:rsidRPr="00FD41D7">
        <w:rPr>
          <w:rFonts w:ascii="Menlo" w:hAnsi="Menlo" w:cs="Menlo"/>
          <w:sz w:val="18"/>
          <w:szCs w:val="18"/>
          <w:lang w:val="en-US"/>
        </w:rPr>
        <w:t xml:space="preserve">? </w:t>
      </w:r>
      <w:r w:rsidRPr="00FD41D7">
        <w:rPr>
          <w:rFonts w:ascii="Menlo" w:hAnsi="Menlo" w:cs="Menlo"/>
          <w:color w:val="007400"/>
          <w:sz w:val="18"/>
          <w:szCs w:val="18"/>
          <w:lang w:val="en-US"/>
        </w:rPr>
        <w:t>// Nosso player</w:t>
      </w:r>
    </w:p>
    <w:p w14:paraId="0267BF22"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color w:val="007400"/>
          <w:sz w:val="18"/>
          <w:szCs w:val="18"/>
        </w:rPr>
      </w:pPr>
      <w:r w:rsidRPr="00FD41D7">
        <w:rPr>
          <w:rFonts w:ascii="Menlo" w:hAnsi="Menlo" w:cs="Menlo"/>
          <w:color w:val="AA0D91"/>
          <w:sz w:val="18"/>
          <w:szCs w:val="18"/>
          <w:lang w:val="en-US"/>
        </w:rPr>
        <w:t>var</w:t>
      </w:r>
      <w:r w:rsidRPr="00FD41D7">
        <w:rPr>
          <w:rFonts w:ascii="Menlo" w:hAnsi="Menlo" w:cs="Menlo"/>
          <w:sz w:val="18"/>
          <w:szCs w:val="18"/>
          <w:lang w:val="en-US"/>
        </w:rPr>
        <w:t xml:space="preserve"> timer: </w:t>
      </w:r>
      <w:r w:rsidRPr="00FD41D7">
        <w:rPr>
          <w:rFonts w:ascii="Menlo" w:hAnsi="Menlo" w:cs="Menlo"/>
          <w:color w:val="5C2699"/>
          <w:sz w:val="18"/>
          <w:szCs w:val="18"/>
          <w:lang w:val="en-US"/>
        </w:rPr>
        <w:t>Timer</w:t>
      </w:r>
      <w:r w:rsidRPr="00FD41D7">
        <w:rPr>
          <w:rFonts w:ascii="Menlo" w:hAnsi="Menlo" w:cs="Menlo"/>
          <w:sz w:val="18"/>
          <w:szCs w:val="18"/>
          <w:lang w:val="en-US"/>
        </w:rPr>
        <w:t xml:space="preserve">! </w:t>
      </w:r>
      <w:r w:rsidRPr="00D12EDC">
        <w:rPr>
          <w:rFonts w:ascii="Menlo" w:hAnsi="Menlo" w:cs="Menlo"/>
          <w:sz w:val="18"/>
          <w:szCs w:val="18"/>
        </w:rPr>
        <w:t xml:space="preserve">= </w:t>
      </w:r>
      <w:r w:rsidRPr="00D12EDC">
        <w:rPr>
          <w:rFonts w:ascii="Menlo" w:hAnsi="Menlo" w:cs="Menlo"/>
          <w:color w:val="AA0D91"/>
          <w:sz w:val="18"/>
          <w:szCs w:val="18"/>
        </w:rPr>
        <w:t>nil</w:t>
      </w:r>
      <w:r w:rsidRPr="00D12EDC">
        <w:rPr>
          <w:rFonts w:ascii="Menlo" w:hAnsi="Menlo" w:cs="Menlo"/>
          <w:sz w:val="18"/>
          <w:szCs w:val="18"/>
        </w:rPr>
        <w:t xml:space="preserve"> </w:t>
      </w:r>
      <w:r w:rsidRPr="00D12EDC">
        <w:rPr>
          <w:rFonts w:ascii="Menlo" w:hAnsi="Menlo" w:cs="Menlo"/>
          <w:sz w:val="18"/>
          <w:szCs w:val="18"/>
        </w:rPr>
        <w:tab/>
      </w:r>
      <w:r w:rsidRPr="00D12EDC">
        <w:rPr>
          <w:rFonts w:ascii="Menlo" w:hAnsi="Menlo" w:cs="Menlo"/>
          <w:color w:val="007400"/>
          <w:sz w:val="18"/>
          <w:szCs w:val="18"/>
        </w:rPr>
        <w:t>// Timer para calcular o tempo da música</w:t>
      </w:r>
    </w:p>
    <w:p w14:paraId="1FE76E7C" w14:textId="77777777" w:rsidR="00A93570" w:rsidRDefault="00A93570" w:rsidP="00A93570">
      <w:pPr>
        <w:pStyle w:val="Compactordered"/>
        <w:numPr>
          <w:ilvl w:val="0"/>
          <w:numId w:val="0"/>
        </w:numPr>
        <w:ind w:left="426"/>
      </w:pPr>
    </w:p>
    <w:p w14:paraId="43AE4F0D" w14:textId="77777777" w:rsidR="00A93570" w:rsidRPr="00432F2C" w:rsidRDefault="00A93570" w:rsidP="00A93570">
      <w:pPr>
        <w:pStyle w:val="Compactordered"/>
        <w:numPr>
          <w:ilvl w:val="0"/>
          <w:numId w:val="0"/>
        </w:numPr>
        <w:ind w:left="426"/>
      </w:pPr>
    </w:p>
    <w:p w14:paraId="7464FDF0" w14:textId="77777777" w:rsidR="00555790" w:rsidRPr="00432F2C" w:rsidRDefault="00555790" w:rsidP="00432F2C">
      <w:pPr>
        <w:pStyle w:val="Compactordered"/>
      </w:pPr>
      <w:r w:rsidRPr="00432F2C">
        <w:t>Agora insira os seguintes métodos:</w:t>
      </w:r>
    </w:p>
    <w:p w14:paraId="6537B26E" w14:textId="51BFCF36"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color w:val="AA0D91"/>
          <w:sz w:val="18"/>
          <w:szCs w:val="18"/>
          <w:lang w:val="en-US"/>
        </w:rPr>
        <w:t>func</w:t>
      </w:r>
      <w:r w:rsidRPr="00FD41D7">
        <w:rPr>
          <w:rFonts w:ascii="Menlo" w:hAnsi="Menlo" w:cs="Menlo"/>
          <w:sz w:val="18"/>
          <w:szCs w:val="18"/>
          <w:lang w:val="en-US"/>
        </w:rPr>
        <w:t xml:space="preserve"> </w:t>
      </w:r>
      <w:proofErr w:type="gramStart"/>
      <w:r w:rsidRPr="00FD41D7">
        <w:rPr>
          <w:rFonts w:ascii="Menlo" w:hAnsi="Menlo" w:cs="Menlo"/>
          <w:sz w:val="18"/>
          <w:szCs w:val="18"/>
          <w:lang w:val="en-US"/>
        </w:rPr>
        <w:t>pauseMusic(</w:t>
      </w:r>
      <w:proofErr w:type="gramEnd"/>
      <w:r w:rsidRPr="00FD41D7">
        <w:rPr>
          <w:rFonts w:ascii="Menlo" w:hAnsi="Menlo" w:cs="Menlo"/>
          <w:sz w:val="18"/>
          <w:szCs w:val="18"/>
          <w:lang w:val="en-US"/>
        </w:rPr>
        <w:t>) {</w:t>
      </w:r>
    </w:p>
    <w:p w14:paraId="24C501E6"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34E6A986"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guard</w:t>
      </w:r>
      <w:r w:rsidRPr="00FD41D7">
        <w:rPr>
          <w:rFonts w:ascii="Menlo" w:hAnsi="Menlo" w:cs="Menlo"/>
          <w:sz w:val="18"/>
          <w:szCs w:val="18"/>
          <w:lang w:val="en-US"/>
        </w:rPr>
        <w:t xml:space="preserve"> </w:t>
      </w:r>
      <w:r w:rsidRPr="00FD41D7">
        <w:rPr>
          <w:rFonts w:ascii="Menlo" w:hAnsi="Menlo" w:cs="Menlo"/>
          <w:color w:val="AA0D91"/>
          <w:sz w:val="18"/>
          <w:szCs w:val="18"/>
          <w:lang w:val="en-US"/>
        </w:rPr>
        <w:t>let</w:t>
      </w:r>
      <w:r w:rsidRPr="00FD41D7">
        <w:rPr>
          <w:rFonts w:ascii="Menlo" w:hAnsi="Menlo" w:cs="Menlo"/>
          <w:sz w:val="18"/>
          <w:szCs w:val="18"/>
          <w:lang w:val="en-US"/>
        </w:rPr>
        <w:t xml:space="preserve"> player = </w:t>
      </w:r>
      <w:r w:rsidRPr="00FD41D7">
        <w:rPr>
          <w:rFonts w:ascii="Menlo" w:hAnsi="Menlo" w:cs="Menlo"/>
          <w:color w:val="3F6E74"/>
          <w:sz w:val="18"/>
          <w:szCs w:val="18"/>
          <w:lang w:val="en-US"/>
        </w:rPr>
        <w:t>audioPlayer</w:t>
      </w:r>
      <w:r w:rsidRPr="00FD41D7">
        <w:rPr>
          <w:rFonts w:ascii="Menlo" w:hAnsi="Menlo" w:cs="Menlo"/>
          <w:sz w:val="18"/>
          <w:szCs w:val="18"/>
          <w:lang w:val="en-US"/>
        </w:rPr>
        <w:t xml:space="preserve"> </w:t>
      </w:r>
      <w:r w:rsidRPr="00FD41D7">
        <w:rPr>
          <w:rFonts w:ascii="Menlo" w:hAnsi="Menlo" w:cs="Menlo"/>
          <w:color w:val="AA0D91"/>
          <w:sz w:val="18"/>
          <w:szCs w:val="18"/>
          <w:lang w:val="en-US"/>
        </w:rPr>
        <w:t>else</w:t>
      </w:r>
      <w:r w:rsidRPr="00FD41D7">
        <w:rPr>
          <w:rFonts w:ascii="Menlo" w:hAnsi="Menlo" w:cs="Menlo"/>
          <w:sz w:val="18"/>
          <w:szCs w:val="18"/>
          <w:lang w:val="en-US"/>
        </w:rPr>
        <w:t xml:space="preserve"> </w:t>
      </w:r>
      <w:proofErr w:type="gramStart"/>
      <w:r w:rsidRPr="00FD41D7">
        <w:rPr>
          <w:rFonts w:ascii="Menlo" w:hAnsi="Menlo" w:cs="Menlo"/>
          <w:sz w:val="18"/>
          <w:szCs w:val="18"/>
          <w:lang w:val="en-US"/>
        </w:rPr>
        <w:t xml:space="preserve">{ </w:t>
      </w:r>
      <w:r w:rsidRPr="00FD41D7">
        <w:rPr>
          <w:rFonts w:ascii="Menlo" w:hAnsi="Menlo" w:cs="Menlo"/>
          <w:color w:val="AA0D91"/>
          <w:sz w:val="18"/>
          <w:szCs w:val="18"/>
          <w:lang w:val="en-US"/>
        </w:rPr>
        <w:t>return</w:t>
      </w:r>
      <w:proofErr w:type="gramEnd"/>
      <w:r w:rsidRPr="00FD41D7">
        <w:rPr>
          <w:rFonts w:ascii="Menlo" w:hAnsi="Menlo" w:cs="Menlo"/>
          <w:sz w:val="18"/>
          <w:szCs w:val="18"/>
          <w:lang w:val="en-US"/>
        </w:rPr>
        <w:t xml:space="preserve"> }</w:t>
      </w:r>
    </w:p>
    <w:p w14:paraId="100252C6"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442E2848"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if</w:t>
      </w:r>
      <w:r w:rsidRPr="00FD41D7">
        <w:rPr>
          <w:rFonts w:ascii="Menlo" w:hAnsi="Menlo" w:cs="Menlo"/>
          <w:sz w:val="18"/>
          <w:szCs w:val="18"/>
          <w:lang w:val="en-US"/>
        </w:rPr>
        <w:t xml:space="preserve"> </w:t>
      </w:r>
      <w:proofErr w:type="gramStart"/>
      <w:r w:rsidRPr="00FD41D7">
        <w:rPr>
          <w:rFonts w:ascii="Menlo" w:hAnsi="Menlo" w:cs="Menlo"/>
          <w:sz w:val="18"/>
          <w:szCs w:val="18"/>
          <w:lang w:val="en-US"/>
        </w:rPr>
        <w:t>player.</w:t>
      </w:r>
      <w:r w:rsidRPr="00FD41D7">
        <w:rPr>
          <w:rFonts w:ascii="Menlo" w:hAnsi="Menlo" w:cs="Menlo"/>
          <w:color w:val="5C2699"/>
          <w:sz w:val="18"/>
          <w:szCs w:val="18"/>
          <w:lang w:val="en-US"/>
        </w:rPr>
        <w:t>isPlaying</w:t>
      </w:r>
      <w:proofErr w:type="gramEnd"/>
      <w:r w:rsidRPr="00FD41D7">
        <w:rPr>
          <w:rFonts w:ascii="Menlo" w:hAnsi="Menlo" w:cs="Menlo"/>
          <w:sz w:val="18"/>
          <w:szCs w:val="18"/>
          <w:lang w:val="en-US"/>
        </w:rPr>
        <w:t xml:space="preserve"> {</w:t>
      </w:r>
    </w:p>
    <w:p w14:paraId="39CC2E65"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player.</w:t>
      </w:r>
      <w:r w:rsidRPr="00FD41D7">
        <w:rPr>
          <w:rFonts w:ascii="Menlo" w:hAnsi="Menlo" w:cs="Menlo"/>
          <w:color w:val="2E0D6E"/>
          <w:sz w:val="18"/>
          <w:szCs w:val="18"/>
          <w:lang w:val="en-US"/>
        </w:rPr>
        <w:t>pause</w:t>
      </w:r>
      <w:proofErr w:type="gramEnd"/>
      <w:r w:rsidRPr="00FD41D7">
        <w:rPr>
          <w:rFonts w:ascii="Menlo" w:hAnsi="Menlo" w:cs="Menlo"/>
          <w:sz w:val="18"/>
          <w:szCs w:val="18"/>
          <w:lang w:val="en-US"/>
        </w:rPr>
        <w:t>()</w:t>
      </w:r>
    </w:p>
    <w:p w14:paraId="691CA32B"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color w:val="3F6E74"/>
          <w:sz w:val="18"/>
          <w:szCs w:val="18"/>
          <w:lang w:val="en-US"/>
        </w:rPr>
        <w:t>timer</w:t>
      </w:r>
      <w:r w:rsidRPr="00FD41D7">
        <w:rPr>
          <w:rFonts w:ascii="Menlo" w:hAnsi="Menlo" w:cs="Menlo"/>
          <w:sz w:val="18"/>
          <w:szCs w:val="18"/>
          <w:lang w:val="en-US"/>
        </w:rPr>
        <w:t>.</w:t>
      </w:r>
      <w:r w:rsidRPr="00FD41D7">
        <w:rPr>
          <w:rFonts w:ascii="Menlo" w:hAnsi="Menlo" w:cs="Menlo"/>
          <w:color w:val="2E0D6E"/>
          <w:sz w:val="18"/>
          <w:szCs w:val="18"/>
          <w:lang w:val="en-US"/>
        </w:rPr>
        <w:t>invalidate</w:t>
      </w:r>
      <w:proofErr w:type="gramEnd"/>
      <w:r w:rsidRPr="00FD41D7">
        <w:rPr>
          <w:rFonts w:ascii="Menlo" w:hAnsi="Menlo" w:cs="Menlo"/>
          <w:sz w:val="18"/>
          <w:szCs w:val="18"/>
          <w:lang w:val="en-US"/>
        </w:rPr>
        <w:t>()</w:t>
      </w:r>
    </w:p>
    <w:p w14:paraId="0AAC9798"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1A405612"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w:t>
      </w:r>
    </w:p>
    <w:p w14:paraId="3132BEB1"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p>
    <w:p w14:paraId="02CA5117"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color w:val="AA0D91"/>
          <w:sz w:val="18"/>
          <w:szCs w:val="18"/>
          <w:lang w:val="en-US"/>
        </w:rPr>
        <w:t>func</w:t>
      </w:r>
      <w:r w:rsidRPr="00FD41D7">
        <w:rPr>
          <w:rFonts w:ascii="Menlo" w:hAnsi="Menlo" w:cs="Menlo"/>
          <w:sz w:val="18"/>
          <w:szCs w:val="18"/>
          <w:lang w:val="en-US"/>
        </w:rPr>
        <w:t xml:space="preserve"> </w:t>
      </w:r>
      <w:proofErr w:type="gramStart"/>
      <w:r w:rsidRPr="00FD41D7">
        <w:rPr>
          <w:rFonts w:ascii="Menlo" w:hAnsi="Menlo" w:cs="Menlo"/>
          <w:sz w:val="18"/>
          <w:szCs w:val="18"/>
          <w:lang w:val="en-US"/>
        </w:rPr>
        <w:t>resumeMusic(</w:t>
      </w:r>
      <w:proofErr w:type="gramEnd"/>
      <w:r w:rsidRPr="00FD41D7">
        <w:rPr>
          <w:rFonts w:ascii="Menlo" w:hAnsi="Menlo" w:cs="Menlo"/>
          <w:sz w:val="18"/>
          <w:szCs w:val="18"/>
          <w:lang w:val="en-US"/>
        </w:rPr>
        <w:t>) {</w:t>
      </w:r>
    </w:p>
    <w:p w14:paraId="26958918"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guard</w:t>
      </w:r>
      <w:r w:rsidRPr="00FD41D7">
        <w:rPr>
          <w:rFonts w:ascii="Menlo" w:hAnsi="Menlo" w:cs="Menlo"/>
          <w:sz w:val="18"/>
          <w:szCs w:val="18"/>
          <w:lang w:val="en-US"/>
        </w:rPr>
        <w:t xml:space="preserve"> </w:t>
      </w:r>
      <w:r w:rsidRPr="00FD41D7">
        <w:rPr>
          <w:rFonts w:ascii="Menlo" w:hAnsi="Menlo" w:cs="Menlo"/>
          <w:color w:val="AA0D91"/>
          <w:sz w:val="18"/>
          <w:szCs w:val="18"/>
          <w:lang w:val="en-US"/>
        </w:rPr>
        <w:t>let</w:t>
      </w:r>
      <w:r w:rsidRPr="00FD41D7">
        <w:rPr>
          <w:rFonts w:ascii="Menlo" w:hAnsi="Menlo" w:cs="Menlo"/>
          <w:sz w:val="18"/>
          <w:szCs w:val="18"/>
          <w:lang w:val="en-US"/>
        </w:rPr>
        <w:t xml:space="preserve"> player = </w:t>
      </w:r>
      <w:r w:rsidRPr="00FD41D7">
        <w:rPr>
          <w:rFonts w:ascii="Menlo" w:hAnsi="Menlo" w:cs="Menlo"/>
          <w:color w:val="3F6E74"/>
          <w:sz w:val="18"/>
          <w:szCs w:val="18"/>
          <w:lang w:val="en-US"/>
        </w:rPr>
        <w:t>audioPlayer</w:t>
      </w:r>
      <w:r w:rsidRPr="00FD41D7">
        <w:rPr>
          <w:rFonts w:ascii="Menlo" w:hAnsi="Menlo" w:cs="Menlo"/>
          <w:sz w:val="18"/>
          <w:szCs w:val="18"/>
          <w:lang w:val="en-US"/>
        </w:rPr>
        <w:t xml:space="preserve"> </w:t>
      </w:r>
      <w:r w:rsidRPr="00FD41D7">
        <w:rPr>
          <w:rFonts w:ascii="Menlo" w:hAnsi="Menlo" w:cs="Menlo"/>
          <w:color w:val="AA0D91"/>
          <w:sz w:val="18"/>
          <w:szCs w:val="18"/>
          <w:lang w:val="en-US"/>
        </w:rPr>
        <w:t>else</w:t>
      </w:r>
      <w:r w:rsidRPr="00FD41D7">
        <w:rPr>
          <w:rFonts w:ascii="Menlo" w:hAnsi="Menlo" w:cs="Menlo"/>
          <w:sz w:val="18"/>
          <w:szCs w:val="18"/>
          <w:lang w:val="en-US"/>
        </w:rPr>
        <w:t xml:space="preserve"> </w:t>
      </w:r>
      <w:proofErr w:type="gramStart"/>
      <w:r w:rsidRPr="00FD41D7">
        <w:rPr>
          <w:rFonts w:ascii="Menlo" w:hAnsi="Menlo" w:cs="Menlo"/>
          <w:sz w:val="18"/>
          <w:szCs w:val="18"/>
          <w:lang w:val="en-US"/>
        </w:rPr>
        <w:t xml:space="preserve">{ </w:t>
      </w:r>
      <w:r w:rsidRPr="00FD41D7">
        <w:rPr>
          <w:rFonts w:ascii="Menlo" w:hAnsi="Menlo" w:cs="Menlo"/>
          <w:color w:val="AA0D91"/>
          <w:sz w:val="18"/>
          <w:szCs w:val="18"/>
          <w:lang w:val="en-US"/>
        </w:rPr>
        <w:t>return</w:t>
      </w:r>
      <w:proofErr w:type="gramEnd"/>
      <w:r w:rsidRPr="00FD41D7">
        <w:rPr>
          <w:rFonts w:ascii="Menlo" w:hAnsi="Menlo" w:cs="Menlo"/>
          <w:sz w:val="18"/>
          <w:szCs w:val="18"/>
          <w:lang w:val="en-US"/>
        </w:rPr>
        <w:t xml:space="preserve"> }</w:t>
      </w:r>
    </w:p>
    <w:p w14:paraId="51B917DD"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44D56854"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color w:val="AA0D91"/>
          <w:sz w:val="18"/>
          <w:szCs w:val="18"/>
          <w:lang w:val="en-US"/>
        </w:rPr>
        <w:t>if</w:t>
      </w:r>
      <w:r w:rsidRPr="00FD41D7">
        <w:rPr>
          <w:rFonts w:ascii="Menlo" w:hAnsi="Menlo" w:cs="Menlo"/>
          <w:sz w:val="18"/>
          <w:szCs w:val="18"/>
          <w:lang w:val="en-US"/>
        </w:rPr>
        <w:t xml:space="preserve"> </w:t>
      </w:r>
      <w:r w:rsidRPr="00FD41D7">
        <w:rPr>
          <w:rFonts w:ascii="Menlo" w:hAnsi="Menlo" w:cs="Menlo"/>
          <w:color w:val="2E0D6E"/>
          <w:sz w:val="18"/>
          <w:szCs w:val="18"/>
          <w:lang w:val="en-US"/>
        </w:rPr>
        <w:t>!</w:t>
      </w:r>
      <w:r w:rsidRPr="00FD41D7">
        <w:rPr>
          <w:rFonts w:ascii="Menlo" w:hAnsi="Menlo" w:cs="Menlo"/>
          <w:sz w:val="18"/>
          <w:szCs w:val="18"/>
          <w:lang w:val="en-US"/>
        </w:rPr>
        <w:t>player</w:t>
      </w:r>
      <w:proofErr w:type="gramEnd"/>
      <w:r w:rsidRPr="00FD41D7">
        <w:rPr>
          <w:rFonts w:ascii="Menlo" w:hAnsi="Menlo" w:cs="Menlo"/>
          <w:sz w:val="18"/>
          <w:szCs w:val="18"/>
          <w:lang w:val="en-US"/>
        </w:rPr>
        <w:t>.</w:t>
      </w:r>
      <w:r w:rsidRPr="00FD41D7">
        <w:rPr>
          <w:rFonts w:ascii="Menlo" w:hAnsi="Menlo" w:cs="Menlo"/>
          <w:color w:val="5C2699"/>
          <w:sz w:val="18"/>
          <w:szCs w:val="18"/>
          <w:lang w:val="en-US"/>
        </w:rPr>
        <w:t>isPlaying</w:t>
      </w:r>
      <w:r w:rsidRPr="00FD41D7">
        <w:rPr>
          <w:rFonts w:ascii="Menlo" w:hAnsi="Menlo" w:cs="Menlo"/>
          <w:sz w:val="18"/>
          <w:szCs w:val="18"/>
          <w:lang w:val="en-US"/>
        </w:rPr>
        <w:t xml:space="preserve"> {</w:t>
      </w:r>
    </w:p>
    <w:p w14:paraId="4A103FB3"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player.</w:t>
      </w:r>
      <w:r w:rsidRPr="00FD41D7">
        <w:rPr>
          <w:rFonts w:ascii="Menlo" w:hAnsi="Menlo" w:cs="Menlo"/>
          <w:color w:val="2E0D6E"/>
          <w:sz w:val="18"/>
          <w:szCs w:val="18"/>
          <w:lang w:val="en-US"/>
        </w:rPr>
        <w:t>play</w:t>
      </w:r>
      <w:proofErr w:type="gramEnd"/>
      <w:r w:rsidRPr="00FD41D7">
        <w:rPr>
          <w:rFonts w:ascii="Menlo" w:hAnsi="Menlo" w:cs="Menlo"/>
          <w:sz w:val="18"/>
          <w:szCs w:val="18"/>
          <w:lang w:val="en-US"/>
        </w:rPr>
        <w:t>()</w:t>
      </w:r>
    </w:p>
    <w:p w14:paraId="6C68800E"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color w:val="26474B"/>
          <w:sz w:val="18"/>
          <w:szCs w:val="18"/>
          <w:lang w:val="en-US"/>
        </w:rPr>
        <w:t>startTimer</w:t>
      </w:r>
      <w:r w:rsidRPr="00FD41D7">
        <w:rPr>
          <w:rFonts w:ascii="Menlo" w:hAnsi="Menlo" w:cs="Menlo"/>
          <w:sz w:val="18"/>
          <w:szCs w:val="18"/>
          <w:lang w:val="en-US"/>
        </w:rPr>
        <w:t>(</w:t>
      </w:r>
      <w:proofErr w:type="gramEnd"/>
      <w:r w:rsidRPr="00FD41D7">
        <w:rPr>
          <w:rFonts w:ascii="Menlo" w:hAnsi="Menlo" w:cs="Menlo"/>
          <w:sz w:val="18"/>
          <w:szCs w:val="18"/>
          <w:lang w:val="en-US"/>
        </w:rPr>
        <w:t>)</w:t>
      </w:r>
    </w:p>
    <w:p w14:paraId="0005849D"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6EBD2152"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w:t>
      </w:r>
    </w:p>
    <w:p w14:paraId="68B44006"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p>
    <w:p w14:paraId="660909E8"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color w:val="AA0D91"/>
          <w:sz w:val="18"/>
          <w:szCs w:val="18"/>
          <w:lang w:val="en-US"/>
        </w:rPr>
        <w:t>func</w:t>
      </w:r>
      <w:r w:rsidRPr="00FD41D7">
        <w:rPr>
          <w:rFonts w:ascii="Menlo" w:hAnsi="Menlo" w:cs="Menlo"/>
          <w:sz w:val="18"/>
          <w:szCs w:val="18"/>
          <w:lang w:val="en-US"/>
        </w:rPr>
        <w:t xml:space="preserve"> </w:t>
      </w:r>
      <w:proofErr w:type="gramStart"/>
      <w:r w:rsidRPr="00FD41D7">
        <w:rPr>
          <w:rFonts w:ascii="Menlo" w:hAnsi="Menlo" w:cs="Menlo"/>
          <w:sz w:val="18"/>
          <w:szCs w:val="18"/>
          <w:lang w:val="en-US"/>
        </w:rPr>
        <w:t>stopMusic(</w:t>
      </w:r>
      <w:proofErr w:type="gramEnd"/>
      <w:r w:rsidRPr="00FD41D7">
        <w:rPr>
          <w:rFonts w:ascii="Menlo" w:hAnsi="Menlo" w:cs="Menlo"/>
          <w:sz w:val="18"/>
          <w:szCs w:val="18"/>
          <w:lang w:val="en-US"/>
        </w:rPr>
        <w:t>) {</w:t>
      </w:r>
    </w:p>
    <w:p w14:paraId="03CE006C"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guard</w:t>
      </w:r>
      <w:r w:rsidRPr="00FD41D7">
        <w:rPr>
          <w:rFonts w:ascii="Menlo" w:hAnsi="Menlo" w:cs="Menlo"/>
          <w:sz w:val="18"/>
          <w:szCs w:val="18"/>
          <w:lang w:val="en-US"/>
        </w:rPr>
        <w:t xml:space="preserve"> </w:t>
      </w:r>
      <w:r w:rsidRPr="00FD41D7">
        <w:rPr>
          <w:rFonts w:ascii="Menlo" w:hAnsi="Menlo" w:cs="Menlo"/>
          <w:color w:val="AA0D91"/>
          <w:sz w:val="18"/>
          <w:szCs w:val="18"/>
          <w:lang w:val="en-US"/>
        </w:rPr>
        <w:t>let</w:t>
      </w:r>
      <w:r w:rsidRPr="00FD41D7">
        <w:rPr>
          <w:rFonts w:ascii="Menlo" w:hAnsi="Menlo" w:cs="Menlo"/>
          <w:sz w:val="18"/>
          <w:szCs w:val="18"/>
          <w:lang w:val="en-US"/>
        </w:rPr>
        <w:t xml:space="preserve"> player = </w:t>
      </w:r>
      <w:r w:rsidRPr="00FD41D7">
        <w:rPr>
          <w:rFonts w:ascii="Menlo" w:hAnsi="Menlo" w:cs="Menlo"/>
          <w:color w:val="3F6E74"/>
          <w:sz w:val="18"/>
          <w:szCs w:val="18"/>
          <w:lang w:val="en-US"/>
        </w:rPr>
        <w:t>audioPlayer</w:t>
      </w:r>
      <w:r w:rsidRPr="00FD41D7">
        <w:rPr>
          <w:rFonts w:ascii="Menlo" w:hAnsi="Menlo" w:cs="Menlo"/>
          <w:sz w:val="18"/>
          <w:szCs w:val="18"/>
          <w:lang w:val="en-US"/>
        </w:rPr>
        <w:t xml:space="preserve"> </w:t>
      </w:r>
      <w:r w:rsidRPr="00FD41D7">
        <w:rPr>
          <w:rFonts w:ascii="Menlo" w:hAnsi="Menlo" w:cs="Menlo"/>
          <w:color w:val="AA0D91"/>
          <w:sz w:val="18"/>
          <w:szCs w:val="18"/>
          <w:lang w:val="en-US"/>
        </w:rPr>
        <w:t>else</w:t>
      </w:r>
      <w:r w:rsidRPr="00FD41D7">
        <w:rPr>
          <w:rFonts w:ascii="Menlo" w:hAnsi="Menlo" w:cs="Menlo"/>
          <w:sz w:val="18"/>
          <w:szCs w:val="18"/>
          <w:lang w:val="en-US"/>
        </w:rPr>
        <w:t xml:space="preserve"> </w:t>
      </w:r>
      <w:proofErr w:type="gramStart"/>
      <w:r w:rsidRPr="00FD41D7">
        <w:rPr>
          <w:rFonts w:ascii="Menlo" w:hAnsi="Menlo" w:cs="Menlo"/>
          <w:sz w:val="18"/>
          <w:szCs w:val="18"/>
          <w:lang w:val="en-US"/>
        </w:rPr>
        <w:t xml:space="preserve">{ </w:t>
      </w:r>
      <w:r w:rsidRPr="00FD41D7">
        <w:rPr>
          <w:rFonts w:ascii="Menlo" w:hAnsi="Menlo" w:cs="Menlo"/>
          <w:color w:val="AA0D91"/>
          <w:sz w:val="18"/>
          <w:szCs w:val="18"/>
          <w:lang w:val="en-US"/>
        </w:rPr>
        <w:t>return</w:t>
      </w:r>
      <w:proofErr w:type="gramEnd"/>
      <w:r w:rsidRPr="00FD41D7">
        <w:rPr>
          <w:rFonts w:ascii="Menlo" w:hAnsi="Menlo" w:cs="Menlo"/>
          <w:sz w:val="18"/>
          <w:szCs w:val="18"/>
          <w:lang w:val="en-US"/>
        </w:rPr>
        <w:t xml:space="preserve"> }</w:t>
      </w:r>
    </w:p>
    <w:p w14:paraId="10F2DB5F"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4FD67E76"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if</w:t>
      </w:r>
      <w:r w:rsidRPr="00FD41D7">
        <w:rPr>
          <w:rFonts w:ascii="Menlo" w:hAnsi="Menlo" w:cs="Menlo"/>
          <w:sz w:val="18"/>
          <w:szCs w:val="18"/>
          <w:lang w:val="en-US"/>
        </w:rPr>
        <w:t xml:space="preserve"> </w:t>
      </w:r>
      <w:proofErr w:type="gramStart"/>
      <w:r w:rsidRPr="00FD41D7">
        <w:rPr>
          <w:rFonts w:ascii="Menlo" w:hAnsi="Menlo" w:cs="Menlo"/>
          <w:sz w:val="18"/>
          <w:szCs w:val="18"/>
          <w:lang w:val="en-US"/>
        </w:rPr>
        <w:t>player.</w:t>
      </w:r>
      <w:r w:rsidRPr="00FD41D7">
        <w:rPr>
          <w:rFonts w:ascii="Menlo" w:hAnsi="Menlo" w:cs="Menlo"/>
          <w:color w:val="5C2699"/>
          <w:sz w:val="18"/>
          <w:szCs w:val="18"/>
          <w:lang w:val="en-US"/>
        </w:rPr>
        <w:t>isPlaying</w:t>
      </w:r>
      <w:proofErr w:type="gramEnd"/>
      <w:r w:rsidRPr="00FD41D7">
        <w:rPr>
          <w:rFonts w:ascii="Menlo" w:hAnsi="Menlo" w:cs="Menlo"/>
          <w:sz w:val="18"/>
          <w:szCs w:val="18"/>
          <w:lang w:val="en-US"/>
        </w:rPr>
        <w:t xml:space="preserve"> {</w:t>
      </w:r>
    </w:p>
    <w:p w14:paraId="72BE627C"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player.</w:t>
      </w:r>
      <w:r w:rsidRPr="00FD41D7">
        <w:rPr>
          <w:rFonts w:ascii="Menlo" w:hAnsi="Menlo" w:cs="Menlo"/>
          <w:color w:val="2E0D6E"/>
          <w:sz w:val="18"/>
          <w:szCs w:val="18"/>
          <w:lang w:val="en-US"/>
        </w:rPr>
        <w:t>stop</w:t>
      </w:r>
      <w:proofErr w:type="gramEnd"/>
      <w:r w:rsidRPr="00FD41D7">
        <w:rPr>
          <w:rFonts w:ascii="Menlo" w:hAnsi="Menlo" w:cs="Menlo"/>
          <w:sz w:val="18"/>
          <w:szCs w:val="18"/>
          <w:lang w:val="en-US"/>
        </w:rPr>
        <w:t>()</w:t>
      </w:r>
    </w:p>
    <w:p w14:paraId="0CD5254A"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FD41D7">
        <w:rPr>
          <w:rFonts w:ascii="Menlo" w:hAnsi="Menlo" w:cs="Menlo"/>
          <w:sz w:val="18"/>
          <w:szCs w:val="18"/>
          <w:lang w:val="en-US"/>
        </w:rPr>
        <w:t xml:space="preserve">        </w:t>
      </w:r>
      <w:proofErr w:type="gramStart"/>
      <w:r w:rsidRPr="00D12EDC">
        <w:rPr>
          <w:rFonts w:ascii="Menlo" w:hAnsi="Menlo" w:cs="Menlo"/>
          <w:color w:val="3F6E74"/>
          <w:sz w:val="18"/>
          <w:szCs w:val="18"/>
        </w:rPr>
        <w:t>currentMusic</w:t>
      </w:r>
      <w:proofErr w:type="gramEnd"/>
      <w:r w:rsidRPr="00D12EDC">
        <w:rPr>
          <w:rFonts w:ascii="Menlo" w:hAnsi="Menlo" w:cs="Menlo"/>
          <w:sz w:val="18"/>
          <w:szCs w:val="18"/>
        </w:rPr>
        <w:t xml:space="preserve"> = </w:t>
      </w:r>
      <w:r w:rsidRPr="00D12EDC">
        <w:rPr>
          <w:rFonts w:ascii="Menlo" w:hAnsi="Menlo" w:cs="Menlo"/>
          <w:color w:val="AA0D91"/>
          <w:sz w:val="18"/>
          <w:szCs w:val="18"/>
        </w:rPr>
        <w:t>nil</w:t>
      </w:r>
    </w:p>
    <w:p w14:paraId="68042D45"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0349A269"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7247B4AA" w14:textId="77FAA277" w:rsidR="00555790" w:rsidRPr="00432F2C" w:rsidRDefault="00555790" w:rsidP="00A93570">
      <w:r w:rsidRPr="00432F2C">
        <w:t>Nos métodos acima temos ações de Pause, Retomar e Parar a reprodução da música. Agora vamos adicionar os dois métodos mais complexos:</w:t>
      </w:r>
    </w:p>
    <w:p w14:paraId="43EAE215" w14:textId="77777777" w:rsidR="00555790" w:rsidRPr="00432F2C" w:rsidRDefault="00555790" w:rsidP="00432F2C">
      <w:pPr>
        <w:pStyle w:val="Compactordered"/>
      </w:pPr>
      <w:r w:rsidRPr="00432F2C">
        <w:t>Adicione os métodos para Play da música:</w:t>
      </w:r>
    </w:p>
    <w:p w14:paraId="24F01114" w14:textId="584E56F9" w:rsidR="00555790" w:rsidRDefault="00555790" w:rsidP="00A93570">
      <w:pPr>
        <w:pStyle w:val="SourceCode"/>
        <w:ind w:left="426"/>
        <w:rPr>
          <w:rStyle w:val="VerbatimChar"/>
        </w:rPr>
      </w:pPr>
    </w:p>
    <w:p w14:paraId="506B648D"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color w:val="AA0D91"/>
          <w:sz w:val="18"/>
          <w:szCs w:val="18"/>
          <w:lang w:val="en-US"/>
        </w:rPr>
        <w:t>func</w:t>
      </w:r>
      <w:r w:rsidRPr="00FD41D7">
        <w:rPr>
          <w:rFonts w:ascii="Menlo" w:hAnsi="Menlo" w:cs="Menlo"/>
          <w:sz w:val="18"/>
          <w:szCs w:val="18"/>
          <w:lang w:val="en-US"/>
        </w:rPr>
        <w:t xml:space="preserve"> </w:t>
      </w:r>
      <w:proofErr w:type="gramStart"/>
      <w:r w:rsidRPr="00FD41D7">
        <w:rPr>
          <w:rFonts w:ascii="Menlo" w:hAnsi="Menlo" w:cs="Menlo"/>
          <w:sz w:val="18"/>
          <w:szCs w:val="18"/>
          <w:lang w:val="en-US"/>
        </w:rPr>
        <w:t>playMusic(</w:t>
      </w:r>
      <w:proofErr w:type="gramEnd"/>
      <w:r w:rsidRPr="00FD41D7">
        <w:rPr>
          <w:rFonts w:ascii="Menlo" w:hAnsi="Menlo" w:cs="Menlo"/>
          <w:sz w:val="18"/>
          <w:szCs w:val="18"/>
          <w:lang w:val="en-US"/>
        </w:rPr>
        <w:t xml:space="preserve">music: </w:t>
      </w:r>
      <w:r w:rsidRPr="00FD41D7">
        <w:rPr>
          <w:rFonts w:ascii="Menlo" w:hAnsi="Menlo" w:cs="Menlo"/>
          <w:color w:val="5C2699"/>
          <w:sz w:val="18"/>
          <w:szCs w:val="18"/>
          <w:lang w:val="en-US"/>
        </w:rPr>
        <w:t>Music</w:t>
      </w:r>
      <w:r w:rsidRPr="00FD41D7">
        <w:rPr>
          <w:rFonts w:ascii="Menlo" w:hAnsi="Menlo" w:cs="Menlo"/>
          <w:sz w:val="18"/>
          <w:szCs w:val="18"/>
          <w:lang w:val="en-US"/>
        </w:rPr>
        <w:t>) {</w:t>
      </w:r>
    </w:p>
    <w:p w14:paraId="42FD43BF"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3F6E74"/>
          <w:sz w:val="18"/>
          <w:szCs w:val="18"/>
          <w:lang w:val="en-US"/>
        </w:rPr>
        <w:t>currentMusic</w:t>
      </w:r>
      <w:r w:rsidRPr="00FD41D7">
        <w:rPr>
          <w:rFonts w:ascii="Menlo" w:hAnsi="Menlo" w:cs="Menlo"/>
          <w:sz w:val="18"/>
          <w:szCs w:val="18"/>
          <w:lang w:val="en-US"/>
        </w:rPr>
        <w:t xml:space="preserve"> = music</w:t>
      </w:r>
    </w:p>
    <w:p w14:paraId="091CDE04"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337DFAF3"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color w:val="26474B"/>
          <w:sz w:val="18"/>
          <w:szCs w:val="18"/>
          <w:lang w:val="en-US"/>
        </w:rPr>
        <w:t>stopMusic</w:t>
      </w:r>
      <w:r w:rsidRPr="00FD41D7">
        <w:rPr>
          <w:rFonts w:ascii="Menlo" w:hAnsi="Menlo" w:cs="Menlo"/>
          <w:sz w:val="18"/>
          <w:szCs w:val="18"/>
          <w:lang w:val="en-US"/>
        </w:rPr>
        <w:t>(</w:t>
      </w:r>
      <w:proofErr w:type="gramEnd"/>
      <w:r w:rsidRPr="00FD41D7">
        <w:rPr>
          <w:rFonts w:ascii="Menlo" w:hAnsi="Menlo" w:cs="Menlo"/>
          <w:sz w:val="18"/>
          <w:szCs w:val="18"/>
          <w:lang w:val="en-US"/>
        </w:rPr>
        <w:t>)</w:t>
      </w:r>
    </w:p>
    <w:p w14:paraId="0310F84D"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3D12420B"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color w:val="26474B"/>
          <w:sz w:val="18"/>
          <w:szCs w:val="18"/>
          <w:lang w:val="en-US"/>
        </w:rPr>
        <w:t>downloadMusic</w:t>
      </w:r>
      <w:r w:rsidRPr="00FD41D7">
        <w:rPr>
          <w:rFonts w:ascii="Menlo" w:hAnsi="Menlo" w:cs="Menlo"/>
          <w:sz w:val="18"/>
          <w:szCs w:val="18"/>
          <w:lang w:val="en-US"/>
        </w:rPr>
        <w:t>(</w:t>
      </w:r>
      <w:proofErr w:type="gramEnd"/>
      <w:r w:rsidRPr="00FD41D7">
        <w:rPr>
          <w:rFonts w:ascii="Menlo" w:hAnsi="Menlo" w:cs="Menlo"/>
          <w:sz w:val="18"/>
          <w:szCs w:val="18"/>
          <w:lang w:val="en-US"/>
        </w:rPr>
        <w:t xml:space="preserve">at: music.mp3URL ?? </w:t>
      </w:r>
      <w:r w:rsidRPr="00FD41D7">
        <w:rPr>
          <w:rFonts w:ascii="Menlo" w:hAnsi="Menlo" w:cs="Menlo"/>
          <w:color w:val="C41A16"/>
          <w:sz w:val="18"/>
          <w:szCs w:val="18"/>
          <w:lang w:val="en-US"/>
        </w:rPr>
        <w:t>""</w:t>
      </w:r>
      <w:r w:rsidRPr="00FD41D7">
        <w:rPr>
          <w:rFonts w:ascii="Menlo" w:hAnsi="Menlo" w:cs="Menlo"/>
          <w:sz w:val="18"/>
          <w:szCs w:val="18"/>
          <w:lang w:val="en-US"/>
        </w:rPr>
        <w:t xml:space="preserve">) </w:t>
      </w:r>
      <w:proofErr w:type="gramStart"/>
      <w:r w:rsidRPr="00FD41D7">
        <w:rPr>
          <w:rFonts w:ascii="Menlo" w:hAnsi="Menlo" w:cs="Menlo"/>
          <w:sz w:val="18"/>
          <w:szCs w:val="18"/>
          <w:lang w:val="en-US"/>
        </w:rPr>
        <w:t>{ (</w:t>
      </w:r>
      <w:proofErr w:type="gramEnd"/>
      <w:r w:rsidRPr="00FD41D7">
        <w:rPr>
          <w:rFonts w:ascii="Menlo" w:hAnsi="Menlo" w:cs="Menlo"/>
          <w:sz w:val="18"/>
          <w:szCs w:val="18"/>
          <w:lang w:val="en-US"/>
        </w:rPr>
        <w:t xml:space="preserve">localURL) </w:t>
      </w:r>
      <w:r w:rsidRPr="00FD41D7">
        <w:rPr>
          <w:rFonts w:ascii="Menlo" w:hAnsi="Menlo" w:cs="Menlo"/>
          <w:color w:val="AA0D91"/>
          <w:sz w:val="18"/>
          <w:szCs w:val="18"/>
          <w:lang w:val="en-US"/>
        </w:rPr>
        <w:t>in</w:t>
      </w:r>
    </w:p>
    <w:p w14:paraId="007C6FF3"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do</w:t>
      </w:r>
      <w:r w:rsidRPr="00FD41D7">
        <w:rPr>
          <w:rFonts w:ascii="Menlo" w:hAnsi="Menlo" w:cs="Menlo"/>
          <w:sz w:val="18"/>
          <w:szCs w:val="18"/>
          <w:lang w:val="en-US"/>
        </w:rPr>
        <w:t xml:space="preserve"> {</w:t>
      </w:r>
    </w:p>
    <w:p w14:paraId="40DF807D"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color w:val="AA0D91"/>
          <w:sz w:val="18"/>
          <w:szCs w:val="18"/>
          <w:lang w:val="en-US"/>
        </w:rPr>
        <w:t>self</w:t>
      </w:r>
      <w:r w:rsidRPr="00FD41D7">
        <w:rPr>
          <w:rFonts w:ascii="Menlo" w:hAnsi="Menlo" w:cs="Menlo"/>
          <w:sz w:val="18"/>
          <w:szCs w:val="18"/>
          <w:lang w:val="en-US"/>
        </w:rPr>
        <w:t>.audioPlayer</w:t>
      </w:r>
      <w:proofErr w:type="gramEnd"/>
      <w:r w:rsidRPr="00FD41D7">
        <w:rPr>
          <w:rFonts w:ascii="Menlo" w:hAnsi="Menlo" w:cs="Menlo"/>
          <w:sz w:val="18"/>
          <w:szCs w:val="18"/>
          <w:lang w:val="en-US"/>
        </w:rPr>
        <w:t xml:space="preserve"> = </w:t>
      </w:r>
      <w:r w:rsidRPr="00FD41D7">
        <w:rPr>
          <w:rFonts w:ascii="Menlo" w:hAnsi="Menlo" w:cs="Menlo"/>
          <w:color w:val="AA0D91"/>
          <w:sz w:val="18"/>
          <w:szCs w:val="18"/>
          <w:lang w:val="en-US"/>
        </w:rPr>
        <w:t>try</w:t>
      </w:r>
      <w:r w:rsidRPr="00FD41D7">
        <w:rPr>
          <w:rFonts w:ascii="Menlo" w:hAnsi="Menlo" w:cs="Menlo"/>
          <w:sz w:val="18"/>
          <w:szCs w:val="18"/>
          <w:lang w:val="en-US"/>
        </w:rPr>
        <w:t xml:space="preserve"> AVAudioPlayer(contentsOf: localURL)</w:t>
      </w:r>
    </w:p>
    <w:p w14:paraId="595112A0"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color w:val="AA0D91"/>
          <w:sz w:val="18"/>
          <w:szCs w:val="18"/>
          <w:lang w:val="en-US"/>
        </w:rPr>
        <w:t>self</w:t>
      </w:r>
      <w:r w:rsidRPr="00FD41D7">
        <w:rPr>
          <w:rFonts w:ascii="Menlo" w:hAnsi="Menlo" w:cs="Menlo"/>
          <w:sz w:val="18"/>
          <w:szCs w:val="18"/>
          <w:lang w:val="en-US"/>
        </w:rPr>
        <w:t>.audioPlayer?.</w:t>
      </w:r>
      <w:proofErr w:type="gramEnd"/>
      <w:r w:rsidRPr="00FD41D7">
        <w:rPr>
          <w:rFonts w:ascii="Menlo" w:hAnsi="Menlo" w:cs="Menlo"/>
          <w:sz w:val="18"/>
          <w:szCs w:val="18"/>
          <w:lang w:val="en-US"/>
        </w:rPr>
        <w:t>prepareToPlay()</w:t>
      </w:r>
    </w:p>
    <w:p w14:paraId="164479EA"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color w:val="AA0D91"/>
          <w:sz w:val="18"/>
          <w:szCs w:val="18"/>
          <w:lang w:val="en-US"/>
        </w:rPr>
        <w:t>self</w:t>
      </w:r>
      <w:r w:rsidRPr="00FD41D7">
        <w:rPr>
          <w:rFonts w:ascii="Menlo" w:hAnsi="Menlo" w:cs="Menlo"/>
          <w:sz w:val="18"/>
          <w:szCs w:val="18"/>
          <w:lang w:val="en-US"/>
        </w:rPr>
        <w:t>.audioPlayer?.</w:t>
      </w:r>
      <w:proofErr w:type="gramEnd"/>
      <w:r w:rsidRPr="00FD41D7">
        <w:rPr>
          <w:rFonts w:ascii="Menlo" w:hAnsi="Menlo" w:cs="Menlo"/>
          <w:sz w:val="18"/>
          <w:szCs w:val="18"/>
          <w:lang w:val="en-US"/>
        </w:rPr>
        <w:t>play()</w:t>
      </w:r>
    </w:p>
    <w:p w14:paraId="5C05CE2A"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color w:val="AA0D91"/>
          <w:sz w:val="18"/>
          <w:szCs w:val="18"/>
          <w:lang w:val="en-US"/>
        </w:rPr>
        <w:t>self</w:t>
      </w:r>
      <w:r w:rsidRPr="00FD41D7">
        <w:rPr>
          <w:rFonts w:ascii="Menlo" w:hAnsi="Menlo" w:cs="Menlo"/>
          <w:sz w:val="18"/>
          <w:szCs w:val="18"/>
          <w:lang w:val="en-US"/>
        </w:rPr>
        <w:t>.startTimer</w:t>
      </w:r>
      <w:proofErr w:type="gramEnd"/>
      <w:r w:rsidRPr="00FD41D7">
        <w:rPr>
          <w:rFonts w:ascii="Menlo" w:hAnsi="Menlo" w:cs="Menlo"/>
          <w:sz w:val="18"/>
          <w:szCs w:val="18"/>
          <w:lang w:val="en-US"/>
        </w:rPr>
        <w:t>()</w:t>
      </w:r>
    </w:p>
    <w:p w14:paraId="65C2F806"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 </w:t>
      </w:r>
      <w:r w:rsidRPr="00FD41D7">
        <w:rPr>
          <w:rFonts w:ascii="Menlo" w:hAnsi="Menlo" w:cs="Menlo"/>
          <w:color w:val="AA0D91"/>
          <w:sz w:val="18"/>
          <w:szCs w:val="18"/>
          <w:lang w:val="en-US"/>
        </w:rPr>
        <w:t>catch</w:t>
      </w:r>
      <w:r w:rsidRPr="00FD41D7">
        <w:rPr>
          <w:rFonts w:ascii="Menlo" w:hAnsi="Menlo" w:cs="Menlo"/>
          <w:sz w:val="18"/>
          <w:szCs w:val="18"/>
          <w:lang w:val="en-US"/>
        </w:rPr>
        <w:t xml:space="preserve"> {</w:t>
      </w:r>
    </w:p>
    <w:p w14:paraId="03B1E50F"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print(</w:t>
      </w:r>
      <w:proofErr w:type="gramEnd"/>
      <w:r w:rsidRPr="00FD41D7">
        <w:rPr>
          <w:rFonts w:ascii="Menlo" w:hAnsi="Menlo" w:cs="Menlo"/>
          <w:color w:val="C41A16"/>
          <w:sz w:val="18"/>
          <w:szCs w:val="18"/>
          <w:lang w:val="en-US"/>
        </w:rPr>
        <w:t xml:space="preserve">"Audio error: </w:t>
      </w:r>
      <w:r w:rsidRPr="00FD41D7">
        <w:rPr>
          <w:rFonts w:ascii="Menlo" w:hAnsi="Menlo" w:cs="Menlo"/>
          <w:sz w:val="18"/>
          <w:szCs w:val="18"/>
          <w:lang w:val="en-US"/>
        </w:rPr>
        <w:t>\</w:t>
      </w:r>
      <w:r w:rsidRPr="00FD41D7">
        <w:rPr>
          <w:rFonts w:ascii="Menlo" w:hAnsi="Menlo" w:cs="Menlo"/>
          <w:color w:val="C41A16"/>
          <w:sz w:val="18"/>
          <w:szCs w:val="18"/>
          <w:lang w:val="en-US"/>
        </w:rPr>
        <w:t>(</w:t>
      </w:r>
      <w:r w:rsidRPr="00FD41D7">
        <w:rPr>
          <w:rFonts w:ascii="Menlo" w:hAnsi="Menlo" w:cs="Menlo"/>
          <w:sz w:val="18"/>
          <w:szCs w:val="18"/>
          <w:lang w:val="en-US"/>
        </w:rPr>
        <w:t>error</w:t>
      </w:r>
      <w:r w:rsidRPr="00FD41D7">
        <w:rPr>
          <w:rFonts w:ascii="Menlo" w:hAnsi="Menlo" w:cs="Menlo"/>
          <w:color w:val="C41A16"/>
          <w:sz w:val="18"/>
          <w:szCs w:val="18"/>
          <w:lang w:val="en-US"/>
        </w:rPr>
        <w:t>)"</w:t>
      </w:r>
      <w:r w:rsidRPr="00FD41D7">
        <w:rPr>
          <w:rFonts w:ascii="Menlo" w:hAnsi="Menlo" w:cs="Menlo"/>
          <w:sz w:val="18"/>
          <w:szCs w:val="18"/>
          <w:lang w:val="en-US"/>
        </w:rPr>
        <w:t>)</w:t>
      </w:r>
    </w:p>
    <w:p w14:paraId="5AAD32FC"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4189D2C6"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5F67DEFA"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w:t>
      </w:r>
    </w:p>
    <w:p w14:paraId="2EE20FFD"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p>
    <w:p w14:paraId="318C175B"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color w:val="AA0D91"/>
          <w:sz w:val="18"/>
          <w:szCs w:val="18"/>
          <w:lang w:val="en-US"/>
        </w:rPr>
        <w:t>func</w:t>
      </w:r>
      <w:r w:rsidRPr="00FD41D7">
        <w:rPr>
          <w:rFonts w:ascii="Menlo" w:hAnsi="Menlo" w:cs="Menlo"/>
          <w:sz w:val="18"/>
          <w:szCs w:val="18"/>
          <w:lang w:val="en-US"/>
        </w:rPr>
        <w:t xml:space="preserve"> </w:t>
      </w:r>
      <w:proofErr w:type="gramStart"/>
      <w:r w:rsidRPr="00FD41D7">
        <w:rPr>
          <w:rFonts w:ascii="Menlo" w:hAnsi="Menlo" w:cs="Menlo"/>
          <w:sz w:val="18"/>
          <w:szCs w:val="18"/>
          <w:lang w:val="en-US"/>
        </w:rPr>
        <w:t>startTimer(</w:t>
      </w:r>
      <w:proofErr w:type="gramEnd"/>
      <w:r w:rsidRPr="00FD41D7">
        <w:rPr>
          <w:rFonts w:ascii="Menlo" w:hAnsi="Menlo" w:cs="Menlo"/>
          <w:sz w:val="18"/>
          <w:szCs w:val="18"/>
          <w:lang w:val="en-US"/>
        </w:rPr>
        <w:t>) {</w:t>
      </w:r>
    </w:p>
    <w:p w14:paraId="6668CB9B"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3F6E74"/>
          <w:sz w:val="18"/>
          <w:szCs w:val="18"/>
          <w:lang w:val="en-US"/>
        </w:rPr>
        <w:t>timer</w:t>
      </w:r>
      <w:r w:rsidRPr="00FD41D7">
        <w:rPr>
          <w:rFonts w:ascii="Menlo" w:hAnsi="Menlo" w:cs="Menlo"/>
          <w:sz w:val="18"/>
          <w:szCs w:val="18"/>
          <w:lang w:val="en-US"/>
        </w:rPr>
        <w:t xml:space="preserve"> = </w:t>
      </w:r>
      <w:r w:rsidRPr="00FD41D7">
        <w:rPr>
          <w:rFonts w:ascii="Menlo" w:hAnsi="Menlo" w:cs="Menlo"/>
          <w:color w:val="5C2699"/>
          <w:sz w:val="18"/>
          <w:szCs w:val="18"/>
          <w:lang w:val="en-US"/>
        </w:rPr>
        <w:t>Timer</w:t>
      </w:r>
      <w:r w:rsidRPr="00FD41D7">
        <w:rPr>
          <w:rFonts w:ascii="Menlo" w:hAnsi="Menlo" w:cs="Menlo"/>
          <w:sz w:val="18"/>
          <w:szCs w:val="18"/>
          <w:lang w:val="en-US"/>
        </w:rPr>
        <w:t>.</w:t>
      </w:r>
      <w:r w:rsidRPr="00FD41D7">
        <w:rPr>
          <w:rFonts w:ascii="Menlo" w:hAnsi="Menlo" w:cs="Menlo"/>
          <w:color w:val="2E0D6E"/>
          <w:sz w:val="18"/>
          <w:szCs w:val="18"/>
          <w:lang w:val="en-US"/>
        </w:rPr>
        <w:t>scheduledTimer</w:t>
      </w:r>
      <w:r w:rsidRPr="00FD41D7">
        <w:rPr>
          <w:rFonts w:ascii="Menlo" w:hAnsi="Menlo" w:cs="Menlo"/>
          <w:sz w:val="18"/>
          <w:szCs w:val="18"/>
          <w:lang w:val="en-US"/>
        </w:rPr>
        <w:t xml:space="preserve">(withTimeInterval: </w:t>
      </w:r>
      <w:r w:rsidRPr="00FD41D7">
        <w:rPr>
          <w:rFonts w:ascii="Menlo" w:hAnsi="Menlo" w:cs="Menlo"/>
          <w:color w:val="1C00CF"/>
          <w:sz w:val="18"/>
          <w:szCs w:val="18"/>
          <w:lang w:val="en-US"/>
        </w:rPr>
        <w:t>1</w:t>
      </w:r>
      <w:r w:rsidRPr="00FD41D7">
        <w:rPr>
          <w:rFonts w:ascii="Menlo" w:hAnsi="Menlo" w:cs="Menlo"/>
          <w:sz w:val="18"/>
          <w:szCs w:val="18"/>
          <w:lang w:val="en-US"/>
        </w:rPr>
        <w:t xml:space="preserve">, repeats: </w:t>
      </w:r>
      <w:r w:rsidRPr="00FD41D7">
        <w:rPr>
          <w:rFonts w:ascii="Menlo" w:hAnsi="Menlo" w:cs="Menlo"/>
          <w:color w:val="AA0D91"/>
          <w:sz w:val="18"/>
          <w:szCs w:val="18"/>
          <w:lang w:val="en-US"/>
        </w:rPr>
        <w:t>true</w:t>
      </w:r>
      <w:r w:rsidRPr="00FD41D7">
        <w:rPr>
          <w:rFonts w:ascii="Menlo" w:hAnsi="Menlo" w:cs="Menlo"/>
          <w:sz w:val="18"/>
          <w:szCs w:val="18"/>
          <w:lang w:val="en-US"/>
        </w:rPr>
        <w:t>) {</w:t>
      </w:r>
      <w:r w:rsidRPr="00FD41D7">
        <w:rPr>
          <w:rFonts w:ascii="Menlo" w:hAnsi="Menlo" w:cs="Menlo"/>
          <w:color w:val="AA0D91"/>
          <w:sz w:val="18"/>
          <w:szCs w:val="18"/>
          <w:lang w:val="en-US"/>
        </w:rPr>
        <w:t>_</w:t>
      </w:r>
      <w:r w:rsidRPr="00FD41D7">
        <w:rPr>
          <w:rFonts w:ascii="Menlo" w:hAnsi="Menlo" w:cs="Menlo"/>
          <w:sz w:val="18"/>
          <w:szCs w:val="18"/>
          <w:lang w:val="en-US"/>
        </w:rPr>
        <w:t xml:space="preserve"> </w:t>
      </w:r>
      <w:r w:rsidRPr="00FD41D7">
        <w:rPr>
          <w:rFonts w:ascii="Menlo" w:hAnsi="Menlo" w:cs="Menlo"/>
          <w:color w:val="AA0D91"/>
          <w:sz w:val="18"/>
          <w:szCs w:val="18"/>
          <w:lang w:val="en-US"/>
        </w:rPr>
        <w:t>in</w:t>
      </w:r>
    </w:p>
    <w:p w14:paraId="5D57F96F"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13090865"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guard</w:t>
      </w:r>
      <w:r w:rsidRPr="00FD41D7">
        <w:rPr>
          <w:rFonts w:ascii="Menlo" w:hAnsi="Menlo" w:cs="Menlo"/>
          <w:sz w:val="18"/>
          <w:szCs w:val="18"/>
          <w:lang w:val="en-US"/>
        </w:rPr>
        <w:t xml:space="preserve"> </w:t>
      </w:r>
      <w:r w:rsidRPr="00FD41D7">
        <w:rPr>
          <w:rFonts w:ascii="Menlo" w:hAnsi="Menlo" w:cs="Menlo"/>
          <w:color w:val="AA0D91"/>
          <w:sz w:val="18"/>
          <w:szCs w:val="18"/>
          <w:lang w:val="en-US"/>
        </w:rPr>
        <w:t>let</w:t>
      </w:r>
      <w:r w:rsidRPr="00FD41D7">
        <w:rPr>
          <w:rFonts w:ascii="Menlo" w:hAnsi="Menlo" w:cs="Menlo"/>
          <w:sz w:val="18"/>
          <w:szCs w:val="18"/>
          <w:lang w:val="en-US"/>
        </w:rPr>
        <w:t xml:space="preserve"> player = </w:t>
      </w:r>
      <w:proofErr w:type="gramStart"/>
      <w:r w:rsidRPr="00FD41D7">
        <w:rPr>
          <w:rFonts w:ascii="Menlo" w:hAnsi="Menlo" w:cs="Menlo"/>
          <w:color w:val="AA0D91"/>
          <w:sz w:val="18"/>
          <w:szCs w:val="18"/>
          <w:lang w:val="en-US"/>
        </w:rPr>
        <w:t>self</w:t>
      </w:r>
      <w:r w:rsidRPr="00FD41D7">
        <w:rPr>
          <w:rFonts w:ascii="Menlo" w:hAnsi="Menlo" w:cs="Menlo"/>
          <w:sz w:val="18"/>
          <w:szCs w:val="18"/>
          <w:lang w:val="en-US"/>
        </w:rPr>
        <w:t>.audioPlayer</w:t>
      </w:r>
      <w:proofErr w:type="gramEnd"/>
      <w:r w:rsidRPr="00FD41D7">
        <w:rPr>
          <w:rFonts w:ascii="Menlo" w:hAnsi="Menlo" w:cs="Menlo"/>
          <w:sz w:val="18"/>
          <w:szCs w:val="18"/>
          <w:lang w:val="en-US"/>
        </w:rPr>
        <w:t xml:space="preserve"> </w:t>
      </w:r>
      <w:r w:rsidRPr="00FD41D7">
        <w:rPr>
          <w:rFonts w:ascii="Menlo" w:hAnsi="Menlo" w:cs="Menlo"/>
          <w:color w:val="AA0D91"/>
          <w:sz w:val="18"/>
          <w:szCs w:val="18"/>
          <w:lang w:val="en-US"/>
        </w:rPr>
        <w:t>else</w:t>
      </w:r>
      <w:r w:rsidRPr="00FD41D7">
        <w:rPr>
          <w:rFonts w:ascii="Menlo" w:hAnsi="Menlo" w:cs="Menlo"/>
          <w:sz w:val="18"/>
          <w:szCs w:val="18"/>
          <w:lang w:val="en-US"/>
        </w:rPr>
        <w:t xml:space="preserve"> { </w:t>
      </w:r>
      <w:r w:rsidRPr="00FD41D7">
        <w:rPr>
          <w:rFonts w:ascii="Menlo" w:hAnsi="Menlo" w:cs="Menlo"/>
          <w:color w:val="AA0D91"/>
          <w:sz w:val="18"/>
          <w:szCs w:val="18"/>
          <w:lang w:val="en-US"/>
        </w:rPr>
        <w:t>return</w:t>
      </w:r>
      <w:r w:rsidRPr="00FD41D7">
        <w:rPr>
          <w:rFonts w:ascii="Menlo" w:hAnsi="Menlo" w:cs="Menlo"/>
          <w:sz w:val="18"/>
          <w:szCs w:val="18"/>
          <w:lang w:val="en-US"/>
        </w:rPr>
        <w:t xml:space="preserve"> }</w:t>
      </w:r>
    </w:p>
    <w:p w14:paraId="5C93C1D6"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FD41D7">
        <w:rPr>
          <w:rFonts w:ascii="Menlo" w:hAnsi="Menlo" w:cs="Menlo"/>
          <w:sz w:val="18"/>
          <w:szCs w:val="18"/>
          <w:lang w:val="en-US"/>
        </w:rPr>
        <w:t xml:space="preserve">    </w:t>
      </w:r>
      <w:r w:rsidRPr="00D12EDC">
        <w:rPr>
          <w:rFonts w:ascii="Menlo" w:hAnsi="Menlo" w:cs="Menlo"/>
          <w:sz w:val="18"/>
          <w:szCs w:val="18"/>
        </w:rPr>
        <w:t>}</w:t>
      </w:r>
    </w:p>
    <w:p w14:paraId="2B8022F5"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443FA29E" w14:textId="77777777" w:rsidR="00A93570" w:rsidRPr="00432F2C" w:rsidRDefault="00A93570" w:rsidP="00555790">
      <w:pPr>
        <w:pStyle w:val="SourceCode"/>
      </w:pPr>
    </w:p>
    <w:p w14:paraId="28CBF0C0" w14:textId="4FDAC0AA" w:rsidR="00555790" w:rsidRPr="00432F2C" w:rsidRDefault="00555790" w:rsidP="00432F2C">
      <w:r w:rsidRPr="00432F2C">
        <w:t>O método play</w:t>
      </w:r>
      <w:r w:rsidR="006B69AB">
        <w:t>,</w:t>
      </w:r>
      <w:r w:rsidRPr="00432F2C">
        <w:t xml:space="preserve"> para a reprodução de uma possível música, faz o download da nova música utilizando a closure que criamos e então instancia um AVAudioPlayer com a URL obtida. Ao instanciar, utilizamos o método </w:t>
      </w:r>
      <w:proofErr w:type="gramStart"/>
      <w:r w:rsidRPr="00432F2C">
        <w:rPr>
          <w:rStyle w:val="VerbatimChar"/>
        </w:rPr>
        <w:t>play(</w:t>
      </w:r>
      <w:proofErr w:type="gramEnd"/>
      <w:r w:rsidRPr="00432F2C">
        <w:rPr>
          <w:rStyle w:val="VerbatimChar"/>
        </w:rPr>
        <w:t>)</w:t>
      </w:r>
      <w:r w:rsidRPr="00432F2C">
        <w:t xml:space="preserve"> para reproduzir a música.</w:t>
      </w:r>
    </w:p>
    <w:p w14:paraId="32DFD057" w14:textId="77777777" w:rsidR="00555790" w:rsidRDefault="00555790" w:rsidP="00432F2C">
      <w:r w:rsidRPr="00432F2C">
        <w:t xml:space="preserve">Criamos também o método </w:t>
      </w:r>
      <w:proofErr w:type="gramStart"/>
      <w:r w:rsidRPr="00432F2C">
        <w:rPr>
          <w:rStyle w:val="VerbatimChar"/>
        </w:rPr>
        <w:t>startTimer(</w:t>
      </w:r>
      <w:proofErr w:type="gramEnd"/>
      <w:r w:rsidRPr="00432F2C">
        <w:rPr>
          <w:rStyle w:val="VerbatimChar"/>
        </w:rPr>
        <w:t>)</w:t>
      </w:r>
      <w:r w:rsidRPr="00432F2C">
        <w:t xml:space="preserve"> que inicia um temporizador que de segundo em segundo obterá o tempo corrente da música. Mas não acontece nele ainda. Faremos um delegate para passar este dado para os Controllers.</w:t>
      </w:r>
    </w:p>
    <w:p w14:paraId="2D288401" w14:textId="77777777" w:rsidR="00432F2C" w:rsidRPr="00432F2C" w:rsidRDefault="00432F2C" w:rsidP="00432F2C"/>
    <w:p w14:paraId="4F48643C" w14:textId="77777777" w:rsidR="00555790" w:rsidRPr="00432F2C" w:rsidRDefault="00555790" w:rsidP="00555790">
      <w:pPr>
        <w:pStyle w:val="Ttulo3"/>
      </w:pPr>
      <w:bookmarkStart w:id="116" w:name="executando-músicas"/>
      <w:bookmarkEnd w:id="116"/>
      <w:r w:rsidRPr="00432F2C">
        <w:t>Executando músicas</w:t>
      </w:r>
    </w:p>
    <w:p w14:paraId="273A2857" w14:textId="77777777" w:rsidR="00555790" w:rsidRPr="00432F2C" w:rsidRDefault="00555790" w:rsidP="00432F2C">
      <w:r w:rsidRPr="00432F2C">
        <w:t>Agora temos o básico para reproduzir músicas no nosso mini player.</w:t>
      </w:r>
    </w:p>
    <w:p w14:paraId="2BCCD4FB" w14:textId="77777777" w:rsidR="00A93570" w:rsidRPr="00577799" w:rsidRDefault="00555790" w:rsidP="00577799">
      <w:pPr>
        <w:pStyle w:val="Compactordered"/>
        <w:numPr>
          <w:ilvl w:val="0"/>
          <w:numId w:val="40"/>
        </w:numPr>
        <w:ind w:left="426" w:hanging="142"/>
        <w:rPr>
          <w:rStyle w:val="VerbatimChar"/>
          <w:rFonts w:asciiTheme="minorHAnsi" w:hAnsiTheme="minorHAnsi"/>
        </w:rPr>
      </w:pPr>
      <w:r w:rsidRPr="00432F2C">
        <w:t xml:space="preserve">Entre na classe </w:t>
      </w:r>
      <w:r w:rsidRPr="00577799">
        <w:rPr>
          <w:b/>
        </w:rPr>
        <w:t>BrowseViewController</w:t>
      </w:r>
      <w:r w:rsidRPr="00432F2C">
        <w:t xml:space="preserve"> e em </w:t>
      </w:r>
      <w:proofErr w:type="gramStart"/>
      <w:r w:rsidRPr="00432F2C">
        <w:rPr>
          <w:rStyle w:val="VerbatimChar"/>
        </w:rPr>
        <w:t>hideMiniPlayer(</w:t>
      </w:r>
      <w:proofErr w:type="gramEnd"/>
      <w:r w:rsidRPr="00432F2C">
        <w:rPr>
          <w:rStyle w:val="VerbatimChar"/>
        </w:rPr>
        <w:t>)</w:t>
      </w:r>
      <w:r w:rsidRPr="00432F2C">
        <w:t xml:space="preserve"> adicione o método </w:t>
      </w:r>
      <w:r w:rsidRPr="00432F2C">
        <w:rPr>
          <w:rStyle w:val="VerbatimChar"/>
        </w:rPr>
        <w:t>stopMusic</w:t>
      </w:r>
      <w:r w:rsidRPr="00432F2C">
        <w:t xml:space="preserve"> da nossa instância compartilhada de MusicPlayer.</w:t>
      </w:r>
    </w:p>
    <w:p w14:paraId="3F7DC838" w14:textId="77777777" w:rsidR="00A93570" w:rsidRDefault="00A93570" w:rsidP="00A93570">
      <w:pPr>
        <w:pStyle w:val="Compactordered"/>
        <w:numPr>
          <w:ilvl w:val="0"/>
          <w:numId w:val="0"/>
        </w:numPr>
        <w:ind w:left="426"/>
        <w:rPr>
          <w:rStyle w:val="VerbatimChar"/>
          <w:sz w:val="24"/>
          <w:szCs w:val="24"/>
        </w:rPr>
      </w:pPr>
    </w:p>
    <w:p w14:paraId="44EAE3F3"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color w:val="AA0D91"/>
          <w:sz w:val="18"/>
          <w:szCs w:val="18"/>
          <w:lang w:val="en-US"/>
        </w:rPr>
        <w:t>func</w:t>
      </w:r>
      <w:r w:rsidRPr="00FD41D7">
        <w:rPr>
          <w:rFonts w:ascii="Menlo" w:hAnsi="Menlo" w:cs="Menlo"/>
          <w:sz w:val="18"/>
          <w:szCs w:val="18"/>
          <w:lang w:val="en-US"/>
        </w:rPr>
        <w:t xml:space="preserve"> </w:t>
      </w:r>
      <w:proofErr w:type="gramStart"/>
      <w:r w:rsidRPr="00FD41D7">
        <w:rPr>
          <w:rFonts w:ascii="Menlo" w:hAnsi="Menlo" w:cs="Menlo"/>
          <w:sz w:val="18"/>
          <w:szCs w:val="18"/>
          <w:lang w:val="en-US"/>
        </w:rPr>
        <w:t>hideMiniPlayer(</w:t>
      </w:r>
      <w:proofErr w:type="gramEnd"/>
      <w:r w:rsidRPr="00FD41D7">
        <w:rPr>
          <w:rFonts w:ascii="Menlo" w:hAnsi="Menlo" w:cs="Menlo"/>
          <w:sz w:val="18"/>
          <w:szCs w:val="18"/>
          <w:lang w:val="en-US"/>
        </w:rPr>
        <w:t>) {</w:t>
      </w:r>
    </w:p>
    <w:p w14:paraId="0237BEB8"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miniPlayerBottomConstraint.constant = </w:t>
      </w:r>
      <w:r w:rsidRPr="00FD41D7">
        <w:rPr>
          <w:rFonts w:ascii="Menlo" w:hAnsi="Menlo" w:cs="Menlo"/>
          <w:color w:val="AA0D91"/>
          <w:sz w:val="18"/>
          <w:szCs w:val="18"/>
          <w:lang w:val="en-US"/>
        </w:rPr>
        <w:t>self</w:t>
      </w:r>
      <w:r w:rsidRPr="00FD41D7">
        <w:rPr>
          <w:rFonts w:ascii="Menlo" w:hAnsi="Menlo" w:cs="Menlo"/>
          <w:sz w:val="18"/>
          <w:szCs w:val="18"/>
          <w:lang w:val="en-US"/>
        </w:rPr>
        <w:t>.bottomSpaceWhenHidden</w:t>
      </w:r>
    </w:p>
    <w:p w14:paraId="2F9C395D"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FD41D7">
        <w:rPr>
          <w:rFonts w:ascii="Menlo" w:hAnsi="Menlo" w:cs="Menlo"/>
          <w:sz w:val="18"/>
          <w:szCs w:val="18"/>
          <w:lang w:val="en-US"/>
        </w:rPr>
        <w:t xml:space="preserve">    </w:t>
      </w:r>
      <w:r w:rsidRPr="00D12EDC">
        <w:rPr>
          <w:rFonts w:ascii="Menlo" w:hAnsi="Menlo" w:cs="Menlo"/>
          <w:sz w:val="18"/>
          <w:szCs w:val="18"/>
        </w:rPr>
        <w:t>view.layoutIfNeeded()</w:t>
      </w:r>
    </w:p>
    <w:p w14:paraId="1751782F"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color w:val="007400"/>
          <w:sz w:val="18"/>
          <w:szCs w:val="18"/>
        </w:rPr>
      </w:pPr>
      <w:r w:rsidRPr="00D12EDC">
        <w:rPr>
          <w:rFonts w:ascii="Menlo" w:hAnsi="Menlo" w:cs="Menlo"/>
          <w:sz w:val="18"/>
          <w:szCs w:val="18"/>
        </w:rPr>
        <w:t xml:space="preserve">    </w:t>
      </w:r>
      <w:r w:rsidRPr="00D12EDC">
        <w:rPr>
          <w:rFonts w:ascii="Menlo" w:hAnsi="Menlo" w:cs="Menlo"/>
          <w:color w:val="007400"/>
          <w:sz w:val="18"/>
          <w:szCs w:val="18"/>
        </w:rPr>
        <w:t>// Adicione o código abaixo</w:t>
      </w:r>
    </w:p>
    <w:p w14:paraId="2B7C73EC"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MusicPlayer.shared.stopMusic()</w:t>
      </w:r>
    </w:p>
    <w:p w14:paraId="6077FE32"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5776DACB" w14:textId="77777777" w:rsidR="00A93570" w:rsidRDefault="00A93570" w:rsidP="00A93570">
      <w:pPr>
        <w:pStyle w:val="Compactordered"/>
        <w:numPr>
          <w:ilvl w:val="0"/>
          <w:numId w:val="0"/>
        </w:numPr>
        <w:ind w:left="426"/>
        <w:rPr>
          <w:rStyle w:val="VerbatimChar"/>
          <w:sz w:val="24"/>
          <w:szCs w:val="24"/>
        </w:rPr>
      </w:pPr>
    </w:p>
    <w:p w14:paraId="16A2A4F1" w14:textId="6C1367B0" w:rsidR="00555790" w:rsidRPr="00432F2C" w:rsidRDefault="00A93570" w:rsidP="00A93570">
      <w:pPr>
        <w:pStyle w:val="Compactordered"/>
        <w:numPr>
          <w:ilvl w:val="0"/>
          <w:numId w:val="0"/>
        </w:numPr>
        <w:ind w:left="426"/>
      </w:pPr>
      <w:r w:rsidRPr="00432F2C">
        <w:t xml:space="preserve"> </w:t>
      </w:r>
      <w:r w:rsidR="00555790" w:rsidRPr="00432F2C">
        <w:t>Quando o mini player se fechar a música que estava tocando irá parar.</w:t>
      </w:r>
    </w:p>
    <w:p w14:paraId="789E5F67" w14:textId="77777777" w:rsidR="00555790" w:rsidRPr="00432F2C" w:rsidRDefault="00555790" w:rsidP="00432F2C">
      <w:pPr>
        <w:pStyle w:val="Compactordered"/>
      </w:pPr>
      <w:r w:rsidRPr="00432F2C">
        <w:t xml:space="preserve">Incremente o conteúdo do método </w:t>
      </w:r>
      <w:proofErr w:type="gramStart"/>
      <w:r w:rsidRPr="00432F2C">
        <w:rPr>
          <w:rStyle w:val="VerbatimChar"/>
        </w:rPr>
        <w:t>pauseButtonTouchUpInside(</w:t>
      </w:r>
      <w:proofErr w:type="gramEnd"/>
      <w:r w:rsidRPr="00432F2C">
        <w:rPr>
          <w:rStyle w:val="VerbatimChar"/>
        </w:rPr>
        <w:t>_ :)</w:t>
      </w:r>
      <w:r w:rsidRPr="00432F2C">
        <w:t xml:space="preserve"> com o seguinte código:</w:t>
      </w:r>
    </w:p>
    <w:p w14:paraId="6EBEF8E9" w14:textId="348FADCE" w:rsidR="00555790" w:rsidRDefault="00555790" w:rsidP="00A93570">
      <w:pPr>
        <w:pStyle w:val="SourceCode"/>
        <w:ind w:left="426"/>
        <w:rPr>
          <w:rStyle w:val="VerbatimChar"/>
        </w:rPr>
      </w:pPr>
    </w:p>
    <w:p w14:paraId="5ECFAED3"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color w:val="AA0D91"/>
          <w:sz w:val="18"/>
          <w:szCs w:val="18"/>
          <w:lang w:val="en-US"/>
        </w:rPr>
        <w:t>@IBAction</w:t>
      </w:r>
      <w:r w:rsidRPr="00FD41D7">
        <w:rPr>
          <w:rFonts w:ascii="Menlo" w:hAnsi="Menlo" w:cs="Menlo"/>
          <w:sz w:val="18"/>
          <w:szCs w:val="18"/>
          <w:lang w:val="en-US"/>
        </w:rPr>
        <w:t xml:space="preserve"> </w:t>
      </w:r>
      <w:r w:rsidRPr="00FD41D7">
        <w:rPr>
          <w:rFonts w:ascii="Menlo" w:hAnsi="Menlo" w:cs="Menlo"/>
          <w:color w:val="AA0D91"/>
          <w:sz w:val="18"/>
          <w:szCs w:val="18"/>
          <w:lang w:val="en-US"/>
        </w:rPr>
        <w:t>func</w:t>
      </w:r>
      <w:r w:rsidRPr="00FD41D7">
        <w:rPr>
          <w:rFonts w:ascii="Menlo" w:hAnsi="Menlo" w:cs="Menlo"/>
          <w:sz w:val="18"/>
          <w:szCs w:val="18"/>
          <w:lang w:val="en-US"/>
        </w:rPr>
        <w:t xml:space="preserve"> </w:t>
      </w:r>
      <w:proofErr w:type="gramStart"/>
      <w:r w:rsidRPr="00FD41D7">
        <w:rPr>
          <w:rFonts w:ascii="Menlo" w:hAnsi="Menlo" w:cs="Menlo"/>
          <w:sz w:val="18"/>
          <w:szCs w:val="18"/>
          <w:lang w:val="en-US"/>
        </w:rPr>
        <w:t>pauseButtonTouchUpInside(</w:t>
      </w:r>
      <w:proofErr w:type="gramEnd"/>
      <w:r w:rsidRPr="00FD41D7">
        <w:rPr>
          <w:rFonts w:ascii="Menlo" w:hAnsi="Menlo" w:cs="Menlo"/>
          <w:color w:val="AA0D91"/>
          <w:sz w:val="18"/>
          <w:szCs w:val="18"/>
          <w:lang w:val="en-US"/>
        </w:rPr>
        <w:t>_</w:t>
      </w:r>
      <w:r w:rsidRPr="00FD41D7">
        <w:rPr>
          <w:rFonts w:ascii="Menlo" w:hAnsi="Menlo" w:cs="Menlo"/>
          <w:sz w:val="18"/>
          <w:szCs w:val="18"/>
          <w:lang w:val="en-US"/>
        </w:rPr>
        <w:t xml:space="preserve"> sender: </w:t>
      </w:r>
      <w:r w:rsidRPr="00FD41D7">
        <w:rPr>
          <w:rFonts w:ascii="Menlo" w:hAnsi="Menlo" w:cs="Menlo"/>
          <w:color w:val="5C2699"/>
          <w:sz w:val="18"/>
          <w:szCs w:val="18"/>
          <w:lang w:val="en-US"/>
        </w:rPr>
        <w:t>UIButton</w:t>
      </w:r>
      <w:r w:rsidRPr="00FD41D7">
        <w:rPr>
          <w:rFonts w:ascii="Menlo" w:hAnsi="Menlo" w:cs="Menlo"/>
          <w:sz w:val="18"/>
          <w:szCs w:val="18"/>
          <w:lang w:val="en-US"/>
        </w:rPr>
        <w:t>) {</w:t>
      </w:r>
    </w:p>
    <w:p w14:paraId="6072BA8E"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sender.isSelected</w:t>
      </w:r>
      <w:proofErr w:type="gramEnd"/>
      <w:r w:rsidRPr="00FD41D7">
        <w:rPr>
          <w:rFonts w:ascii="Menlo" w:hAnsi="Menlo" w:cs="Menlo"/>
          <w:sz w:val="18"/>
          <w:szCs w:val="18"/>
          <w:lang w:val="en-US"/>
        </w:rPr>
        <w:t xml:space="preserve"> = </w:t>
      </w:r>
      <w:r w:rsidRPr="00FD41D7">
        <w:rPr>
          <w:rFonts w:ascii="Menlo" w:hAnsi="Menlo" w:cs="Menlo"/>
          <w:color w:val="2E0D6E"/>
          <w:sz w:val="18"/>
          <w:szCs w:val="18"/>
          <w:lang w:val="en-US"/>
        </w:rPr>
        <w:t>!</w:t>
      </w:r>
      <w:r w:rsidRPr="00FD41D7">
        <w:rPr>
          <w:rFonts w:ascii="Menlo" w:hAnsi="Menlo" w:cs="Menlo"/>
          <w:sz w:val="18"/>
          <w:szCs w:val="18"/>
          <w:lang w:val="en-US"/>
        </w:rPr>
        <w:t>sender.isSelected</w:t>
      </w:r>
    </w:p>
    <w:p w14:paraId="2C6BB4A0"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3AFD2C33"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color w:val="007400"/>
          <w:sz w:val="18"/>
          <w:szCs w:val="18"/>
        </w:rPr>
      </w:pPr>
      <w:r w:rsidRPr="00FD41D7">
        <w:rPr>
          <w:rFonts w:ascii="Menlo" w:hAnsi="Menlo" w:cs="Menlo"/>
          <w:sz w:val="18"/>
          <w:szCs w:val="18"/>
          <w:lang w:val="en-US"/>
        </w:rPr>
        <w:t xml:space="preserve">    </w:t>
      </w:r>
      <w:r w:rsidRPr="00D12EDC">
        <w:rPr>
          <w:rFonts w:ascii="Menlo" w:hAnsi="Menlo" w:cs="Menlo"/>
          <w:color w:val="007400"/>
          <w:sz w:val="18"/>
          <w:szCs w:val="18"/>
        </w:rPr>
        <w:t>// Adicione o códico abaixo</w:t>
      </w:r>
    </w:p>
    <w:p w14:paraId="1D9584B5" w14:textId="77777777" w:rsidR="00A93570" w:rsidRPr="005C0638"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D12EDC">
        <w:rPr>
          <w:rFonts w:ascii="Menlo" w:hAnsi="Menlo" w:cs="Menlo"/>
          <w:sz w:val="18"/>
          <w:szCs w:val="18"/>
        </w:rPr>
        <w:t xml:space="preserve">    </w:t>
      </w:r>
      <w:r w:rsidRPr="005C0638">
        <w:rPr>
          <w:rFonts w:ascii="Menlo" w:hAnsi="Menlo" w:cs="Menlo"/>
          <w:color w:val="AA0D91"/>
          <w:sz w:val="18"/>
          <w:szCs w:val="18"/>
          <w:lang w:val="en-US"/>
        </w:rPr>
        <w:t>if</w:t>
      </w:r>
      <w:r w:rsidRPr="005C0638">
        <w:rPr>
          <w:rFonts w:ascii="Menlo" w:hAnsi="Menlo" w:cs="Menlo"/>
          <w:sz w:val="18"/>
          <w:szCs w:val="18"/>
          <w:lang w:val="en-US"/>
        </w:rPr>
        <w:t xml:space="preserve"> </w:t>
      </w:r>
      <w:proofErr w:type="gramStart"/>
      <w:r w:rsidRPr="005C0638">
        <w:rPr>
          <w:rFonts w:ascii="Menlo" w:hAnsi="Menlo" w:cs="Menlo"/>
          <w:sz w:val="18"/>
          <w:szCs w:val="18"/>
          <w:lang w:val="en-US"/>
        </w:rPr>
        <w:t>sender.isSelected</w:t>
      </w:r>
      <w:proofErr w:type="gramEnd"/>
      <w:r w:rsidRPr="005C0638">
        <w:rPr>
          <w:rFonts w:ascii="Menlo" w:hAnsi="Menlo" w:cs="Menlo"/>
          <w:sz w:val="18"/>
          <w:szCs w:val="18"/>
          <w:lang w:val="en-US"/>
        </w:rPr>
        <w:t xml:space="preserve"> {</w:t>
      </w:r>
    </w:p>
    <w:p w14:paraId="0C10E7FA"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5C0638">
        <w:rPr>
          <w:rFonts w:ascii="Menlo" w:hAnsi="Menlo" w:cs="Menlo"/>
          <w:sz w:val="18"/>
          <w:szCs w:val="18"/>
          <w:lang w:val="en-US"/>
        </w:rPr>
        <w:t xml:space="preserve">        </w:t>
      </w:r>
      <w:proofErr w:type="gramStart"/>
      <w:r w:rsidRPr="00FD41D7">
        <w:rPr>
          <w:rFonts w:ascii="Menlo" w:hAnsi="Menlo" w:cs="Menlo"/>
          <w:sz w:val="18"/>
          <w:szCs w:val="18"/>
          <w:lang w:val="en-US"/>
        </w:rPr>
        <w:t>MusicPlayer.shared.pauseMusic</w:t>
      </w:r>
      <w:proofErr w:type="gramEnd"/>
      <w:r w:rsidRPr="00FD41D7">
        <w:rPr>
          <w:rFonts w:ascii="Menlo" w:hAnsi="Menlo" w:cs="Menlo"/>
          <w:sz w:val="18"/>
          <w:szCs w:val="18"/>
          <w:lang w:val="en-US"/>
        </w:rPr>
        <w:t>()</w:t>
      </w:r>
    </w:p>
    <w:p w14:paraId="7FA01B96" w14:textId="77777777" w:rsidR="00A93570" w:rsidRPr="005C0638"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FD41D7">
        <w:rPr>
          <w:rFonts w:ascii="Menlo" w:hAnsi="Menlo" w:cs="Menlo"/>
          <w:sz w:val="18"/>
          <w:szCs w:val="18"/>
          <w:lang w:val="en-US"/>
        </w:rPr>
        <w:t xml:space="preserve">    </w:t>
      </w:r>
      <w:proofErr w:type="gramStart"/>
      <w:r w:rsidRPr="005C0638">
        <w:rPr>
          <w:rFonts w:ascii="Menlo" w:hAnsi="Menlo" w:cs="Menlo"/>
          <w:sz w:val="18"/>
          <w:szCs w:val="18"/>
        </w:rPr>
        <w:t>}</w:t>
      </w:r>
      <w:r w:rsidRPr="005C0638">
        <w:rPr>
          <w:rFonts w:ascii="Menlo" w:hAnsi="Menlo" w:cs="Menlo"/>
          <w:color w:val="AA0D91"/>
          <w:sz w:val="18"/>
          <w:szCs w:val="18"/>
        </w:rPr>
        <w:t>else</w:t>
      </w:r>
      <w:proofErr w:type="gramEnd"/>
      <w:r w:rsidRPr="005C0638">
        <w:rPr>
          <w:rFonts w:ascii="Menlo" w:hAnsi="Menlo" w:cs="Menlo"/>
          <w:sz w:val="18"/>
          <w:szCs w:val="18"/>
        </w:rPr>
        <w:t xml:space="preserve"> {</w:t>
      </w:r>
    </w:p>
    <w:p w14:paraId="3C4F4B6B" w14:textId="77777777" w:rsidR="00A93570" w:rsidRPr="005C0638"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5C0638">
        <w:rPr>
          <w:rFonts w:ascii="Menlo" w:hAnsi="Menlo" w:cs="Menlo"/>
          <w:sz w:val="18"/>
          <w:szCs w:val="18"/>
        </w:rPr>
        <w:t xml:space="preserve">        MusicPlayer.shared.resumeMusic()</w:t>
      </w:r>
    </w:p>
    <w:p w14:paraId="490D2083"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5C0638">
        <w:rPr>
          <w:rFonts w:ascii="Menlo" w:hAnsi="Menlo" w:cs="Menlo"/>
          <w:sz w:val="18"/>
          <w:szCs w:val="18"/>
        </w:rPr>
        <w:t xml:space="preserve">    </w:t>
      </w:r>
      <w:r w:rsidRPr="00D12EDC">
        <w:rPr>
          <w:rFonts w:ascii="Menlo" w:hAnsi="Menlo" w:cs="Menlo"/>
          <w:sz w:val="18"/>
          <w:szCs w:val="18"/>
        </w:rPr>
        <w:t>}</w:t>
      </w:r>
    </w:p>
    <w:p w14:paraId="17A516DC"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3569BD4B" w14:textId="77777777" w:rsidR="00A93570" w:rsidRDefault="00A93570" w:rsidP="00555790">
      <w:pPr>
        <w:pStyle w:val="SourceCode"/>
        <w:rPr>
          <w:rStyle w:val="VerbatimChar"/>
        </w:rPr>
      </w:pPr>
    </w:p>
    <w:p w14:paraId="070B7D39" w14:textId="77777777" w:rsidR="00A93570" w:rsidRPr="00432F2C" w:rsidRDefault="00A93570" w:rsidP="00555790">
      <w:pPr>
        <w:pStyle w:val="SourceCode"/>
      </w:pPr>
    </w:p>
    <w:p w14:paraId="2F6004A5" w14:textId="77777777" w:rsidR="00555790" w:rsidRPr="00432F2C" w:rsidRDefault="00555790" w:rsidP="00577799">
      <w:pPr>
        <w:ind w:left="567"/>
      </w:pPr>
      <w:r w:rsidRPr="00432F2C">
        <w:t>Neste método utilizamos os controles pause e resume da nossa instância compartilhada de MusicPlayer. Quando o botão é tocado a música é pausada ou retomada.</w:t>
      </w:r>
    </w:p>
    <w:p w14:paraId="119F0D7A" w14:textId="77777777" w:rsidR="00555790" w:rsidRPr="00432F2C" w:rsidRDefault="00555790" w:rsidP="00432F2C">
      <w:pPr>
        <w:pStyle w:val="Compactordered"/>
      </w:pPr>
      <w:r w:rsidRPr="00432F2C">
        <w:lastRenderedPageBreak/>
        <w:t xml:space="preserve">A última coisa é atualizar o método </w:t>
      </w:r>
      <w:proofErr w:type="gramStart"/>
      <w:r w:rsidRPr="00432F2C">
        <w:rPr>
          <w:rStyle w:val="VerbatimChar"/>
        </w:rPr>
        <w:t>tableView(</w:t>
      </w:r>
      <w:proofErr w:type="gramEnd"/>
      <w:r w:rsidRPr="00432F2C">
        <w:rPr>
          <w:rStyle w:val="VerbatimChar"/>
        </w:rPr>
        <w:t>_ :, didSelectRowAt:)</w:t>
      </w:r>
      <w:r w:rsidRPr="00432F2C">
        <w:t xml:space="preserve"> com o código abaixo:</w:t>
      </w:r>
    </w:p>
    <w:p w14:paraId="5E8E552C" w14:textId="77777777" w:rsidR="00A93570" w:rsidRDefault="00A93570" w:rsidP="00432F2C"/>
    <w:p w14:paraId="169A5FBE"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color w:val="AA0D91"/>
          <w:sz w:val="18"/>
          <w:szCs w:val="18"/>
          <w:lang w:val="en-US"/>
        </w:rPr>
        <w:t>func</w:t>
      </w:r>
      <w:r w:rsidRPr="00FD41D7">
        <w:rPr>
          <w:rFonts w:ascii="Menlo" w:hAnsi="Menlo" w:cs="Menlo"/>
          <w:sz w:val="18"/>
          <w:szCs w:val="18"/>
          <w:lang w:val="en-US"/>
        </w:rPr>
        <w:t xml:space="preserve"> </w:t>
      </w:r>
      <w:proofErr w:type="gramStart"/>
      <w:r w:rsidRPr="00FD41D7">
        <w:rPr>
          <w:rFonts w:ascii="Menlo" w:hAnsi="Menlo" w:cs="Menlo"/>
          <w:sz w:val="18"/>
          <w:szCs w:val="18"/>
          <w:lang w:val="en-US"/>
        </w:rPr>
        <w:t>tableView(</w:t>
      </w:r>
      <w:proofErr w:type="gramEnd"/>
      <w:r w:rsidRPr="00FD41D7">
        <w:rPr>
          <w:rFonts w:ascii="Menlo" w:hAnsi="Menlo" w:cs="Menlo"/>
          <w:color w:val="AA0D91"/>
          <w:sz w:val="18"/>
          <w:szCs w:val="18"/>
          <w:lang w:val="en-US"/>
        </w:rPr>
        <w:t>_</w:t>
      </w:r>
      <w:r w:rsidRPr="00FD41D7">
        <w:rPr>
          <w:rFonts w:ascii="Menlo" w:hAnsi="Menlo" w:cs="Menlo"/>
          <w:sz w:val="18"/>
          <w:szCs w:val="18"/>
          <w:lang w:val="en-US"/>
        </w:rPr>
        <w:t xml:space="preserve"> tableView: </w:t>
      </w:r>
      <w:r w:rsidRPr="00FD41D7">
        <w:rPr>
          <w:rFonts w:ascii="Menlo" w:hAnsi="Menlo" w:cs="Menlo"/>
          <w:color w:val="5C2699"/>
          <w:sz w:val="18"/>
          <w:szCs w:val="18"/>
          <w:lang w:val="en-US"/>
        </w:rPr>
        <w:t>UITableView</w:t>
      </w:r>
      <w:r w:rsidRPr="00FD41D7">
        <w:rPr>
          <w:rFonts w:ascii="Menlo" w:hAnsi="Menlo" w:cs="Menlo"/>
          <w:sz w:val="18"/>
          <w:szCs w:val="18"/>
          <w:lang w:val="en-US"/>
        </w:rPr>
        <w:t xml:space="preserve">, didSelectRowAt indexPath: </w:t>
      </w:r>
      <w:r w:rsidRPr="00FD41D7">
        <w:rPr>
          <w:rFonts w:ascii="Menlo" w:hAnsi="Menlo" w:cs="Menlo"/>
          <w:color w:val="5C2699"/>
          <w:sz w:val="18"/>
          <w:szCs w:val="18"/>
          <w:lang w:val="en-US"/>
        </w:rPr>
        <w:t>IndexPath</w:t>
      </w:r>
      <w:r w:rsidRPr="00FD41D7">
        <w:rPr>
          <w:rFonts w:ascii="Menlo" w:hAnsi="Menlo" w:cs="Menlo"/>
          <w:sz w:val="18"/>
          <w:szCs w:val="18"/>
          <w:lang w:val="en-US"/>
        </w:rPr>
        <w:t>) {</w:t>
      </w:r>
    </w:p>
    <w:p w14:paraId="3B57BC03"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if</w:t>
      </w:r>
      <w:r w:rsidRPr="00FD41D7">
        <w:rPr>
          <w:rFonts w:ascii="Menlo" w:hAnsi="Menlo" w:cs="Menlo"/>
          <w:sz w:val="18"/>
          <w:szCs w:val="18"/>
          <w:lang w:val="en-US"/>
        </w:rPr>
        <w:t xml:space="preserve"> indexPath.section == </w:t>
      </w:r>
      <w:r w:rsidRPr="00FD41D7">
        <w:rPr>
          <w:rFonts w:ascii="Menlo" w:hAnsi="Menlo" w:cs="Menlo"/>
          <w:color w:val="1C00CF"/>
          <w:sz w:val="18"/>
          <w:szCs w:val="18"/>
          <w:lang w:val="en-US"/>
        </w:rPr>
        <w:t>0</w:t>
      </w:r>
      <w:r w:rsidRPr="00FD41D7">
        <w:rPr>
          <w:rFonts w:ascii="Menlo" w:hAnsi="Menlo" w:cs="Menlo"/>
          <w:sz w:val="18"/>
          <w:szCs w:val="18"/>
          <w:lang w:val="en-US"/>
        </w:rPr>
        <w:t xml:space="preserve"> {</w:t>
      </w:r>
    </w:p>
    <w:p w14:paraId="2FD49D93"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showMiniPlayer(</w:t>
      </w:r>
      <w:proofErr w:type="gramEnd"/>
      <w:r w:rsidRPr="00FD41D7">
        <w:rPr>
          <w:rFonts w:ascii="Menlo" w:hAnsi="Menlo" w:cs="Menlo"/>
          <w:sz w:val="18"/>
          <w:szCs w:val="18"/>
          <w:lang w:val="en-US"/>
        </w:rPr>
        <w:t>withMusic: (browseData?.releases[indexPath.row])!)</w:t>
      </w:r>
    </w:p>
    <w:p w14:paraId="0AADEC1E"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color w:val="007400"/>
          <w:sz w:val="18"/>
          <w:szCs w:val="18"/>
          <w:lang w:val="en-US"/>
        </w:rPr>
      </w:pPr>
      <w:r w:rsidRPr="00FD41D7">
        <w:rPr>
          <w:rFonts w:ascii="Menlo" w:hAnsi="Menlo" w:cs="Menlo"/>
          <w:sz w:val="18"/>
          <w:szCs w:val="18"/>
          <w:lang w:val="en-US"/>
        </w:rPr>
        <w:t xml:space="preserve">        </w:t>
      </w:r>
      <w:r w:rsidRPr="00FD41D7">
        <w:rPr>
          <w:rFonts w:ascii="Menlo" w:hAnsi="Menlo" w:cs="Menlo"/>
          <w:color w:val="007400"/>
          <w:sz w:val="18"/>
          <w:szCs w:val="18"/>
          <w:lang w:val="en-US"/>
        </w:rPr>
        <w:t>// Adicione a linha abaixo</w:t>
      </w:r>
    </w:p>
    <w:p w14:paraId="4D47FAF6"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MusicPlayer.shared.playMusic</w:t>
      </w:r>
      <w:proofErr w:type="gramEnd"/>
      <w:r w:rsidRPr="00FD41D7">
        <w:rPr>
          <w:rFonts w:ascii="Menlo" w:hAnsi="Menlo" w:cs="Menlo"/>
          <w:sz w:val="18"/>
          <w:szCs w:val="18"/>
          <w:lang w:val="en-US"/>
        </w:rPr>
        <w:t>(music: (browseData?.releases[indexPath.row])!)</w:t>
      </w:r>
    </w:p>
    <w:p w14:paraId="5D7394D2"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 </w:t>
      </w:r>
      <w:r w:rsidRPr="00FD41D7">
        <w:rPr>
          <w:rFonts w:ascii="Menlo" w:hAnsi="Menlo" w:cs="Menlo"/>
          <w:color w:val="AA0D91"/>
          <w:sz w:val="18"/>
          <w:szCs w:val="18"/>
          <w:lang w:val="en-US"/>
        </w:rPr>
        <w:t>else</w:t>
      </w:r>
      <w:r w:rsidRPr="00FD41D7">
        <w:rPr>
          <w:rFonts w:ascii="Menlo" w:hAnsi="Menlo" w:cs="Menlo"/>
          <w:sz w:val="18"/>
          <w:szCs w:val="18"/>
          <w:lang w:val="en-US"/>
        </w:rPr>
        <w:t xml:space="preserve"> {</w:t>
      </w:r>
    </w:p>
    <w:p w14:paraId="362113E2"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showMiniPlayer(</w:t>
      </w:r>
      <w:proofErr w:type="gramEnd"/>
      <w:r w:rsidRPr="00FD41D7">
        <w:rPr>
          <w:rFonts w:ascii="Menlo" w:hAnsi="Menlo" w:cs="Menlo"/>
          <w:sz w:val="18"/>
          <w:szCs w:val="18"/>
          <w:lang w:val="en-US"/>
        </w:rPr>
        <w:t>withMusic: (browseData?.top10[indexPath.row])!)</w:t>
      </w:r>
    </w:p>
    <w:p w14:paraId="2E04858B"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color w:val="007400"/>
          <w:sz w:val="18"/>
          <w:szCs w:val="18"/>
          <w:lang w:val="en-US"/>
        </w:rPr>
      </w:pPr>
      <w:r w:rsidRPr="00FD41D7">
        <w:rPr>
          <w:rFonts w:ascii="Menlo" w:hAnsi="Menlo" w:cs="Menlo"/>
          <w:sz w:val="18"/>
          <w:szCs w:val="18"/>
          <w:lang w:val="en-US"/>
        </w:rPr>
        <w:t xml:space="preserve">        </w:t>
      </w:r>
      <w:r w:rsidRPr="00FD41D7">
        <w:rPr>
          <w:rFonts w:ascii="Menlo" w:hAnsi="Menlo" w:cs="Menlo"/>
          <w:color w:val="007400"/>
          <w:sz w:val="18"/>
          <w:szCs w:val="18"/>
          <w:lang w:val="en-US"/>
        </w:rPr>
        <w:t>// Adicione a linha abaixo</w:t>
      </w:r>
    </w:p>
    <w:p w14:paraId="7E83E110"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MusicPlayer.shared.playMusic</w:t>
      </w:r>
      <w:proofErr w:type="gramEnd"/>
      <w:r w:rsidRPr="00FD41D7">
        <w:rPr>
          <w:rFonts w:ascii="Menlo" w:hAnsi="Menlo" w:cs="Menlo"/>
          <w:sz w:val="18"/>
          <w:szCs w:val="18"/>
          <w:lang w:val="en-US"/>
        </w:rPr>
        <w:t>(music: (browseData?.top10[indexPath.row])!)</w:t>
      </w:r>
    </w:p>
    <w:p w14:paraId="245E0C2A"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FD41D7">
        <w:rPr>
          <w:rFonts w:ascii="Menlo" w:hAnsi="Menlo" w:cs="Menlo"/>
          <w:sz w:val="18"/>
          <w:szCs w:val="18"/>
          <w:lang w:val="en-US"/>
        </w:rPr>
        <w:t xml:space="preserve">    </w:t>
      </w:r>
      <w:r w:rsidRPr="00D12EDC">
        <w:rPr>
          <w:rFonts w:ascii="Menlo" w:hAnsi="Menlo" w:cs="Menlo"/>
          <w:sz w:val="18"/>
          <w:szCs w:val="18"/>
        </w:rPr>
        <w:t>}</w:t>
      </w:r>
    </w:p>
    <w:p w14:paraId="156674C5" w14:textId="470569B8" w:rsidR="00A93570" w:rsidRDefault="00A93570" w:rsidP="00A93570">
      <w:r w:rsidRPr="00D12EDC">
        <w:rPr>
          <w:rFonts w:ascii="Menlo" w:hAnsi="Menlo" w:cs="Menlo"/>
          <w:sz w:val="18"/>
          <w:szCs w:val="18"/>
        </w:rPr>
        <w:t>}</w:t>
      </w:r>
    </w:p>
    <w:p w14:paraId="078FC099" w14:textId="77777777" w:rsidR="00555790" w:rsidRPr="00432F2C" w:rsidRDefault="00555790" w:rsidP="00432F2C">
      <w:r w:rsidRPr="00432F2C">
        <w:t>Execute o aplicativo e veja a mágica. Ou melhor, ouça.</w:t>
      </w:r>
    </w:p>
    <w:p w14:paraId="30DC71EB" w14:textId="77777777" w:rsidR="00555790" w:rsidRPr="00432F2C" w:rsidRDefault="00555790" w:rsidP="00432F2C">
      <w:r w:rsidRPr="00432F2C">
        <w:t>Tente pausar e retomar a música para testar.</w:t>
      </w:r>
    </w:p>
    <w:p w14:paraId="140B1107" w14:textId="77777777" w:rsidR="00555790" w:rsidRDefault="00555790" w:rsidP="00432F2C">
      <w:r w:rsidRPr="00432F2C">
        <w:t>Agora vamos fazer um extra. Atualizar a rosa do mini player para vermos o progresso da música.</w:t>
      </w:r>
    </w:p>
    <w:p w14:paraId="28763CE6" w14:textId="77777777" w:rsidR="00432F2C" w:rsidRPr="00432F2C" w:rsidRDefault="00432F2C" w:rsidP="00432F2C"/>
    <w:p w14:paraId="0798E60E" w14:textId="77777777" w:rsidR="00555790" w:rsidRPr="00432F2C" w:rsidRDefault="00555790" w:rsidP="00555790">
      <w:pPr>
        <w:pStyle w:val="Ttulo3"/>
      </w:pPr>
      <w:bookmarkStart w:id="117" w:name="obtendo-o-progresso-da-música"/>
      <w:bookmarkEnd w:id="117"/>
      <w:r w:rsidRPr="00432F2C">
        <w:t>Obtendo o progresso da música</w:t>
      </w:r>
    </w:p>
    <w:p w14:paraId="0FBE5685" w14:textId="77777777" w:rsidR="00555790" w:rsidRPr="00432F2C" w:rsidRDefault="00555790" w:rsidP="00432F2C">
      <w:r w:rsidRPr="00432F2C">
        <w:t xml:space="preserve">Iremos implementar nosso método </w:t>
      </w:r>
      <w:proofErr w:type="gramStart"/>
      <w:r w:rsidRPr="00432F2C">
        <w:rPr>
          <w:rStyle w:val="VerbatimChar"/>
        </w:rPr>
        <w:t>startTimer(</w:t>
      </w:r>
      <w:proofErr w:type="gramEnd"/>
      <w:r w:rsidRPr="00432F2C">
        <w:rPr>
          <w:rStyle w:val="VerbatimChar"/>
        </w:rPr>
        <w:t>)</w:t>
      </w:r>
      <w:r w:rsidRPr="00432F2C">
        <w:t xml:space="preserve"> com a chamada de um delegate. Para isto execute os seguintes passos:</w:t>
      </w:r>
    </w:p>
    <w:p w14:paraId="1409DEF9" w14:textId="77777777" w:rsidR="00555790" w:rsidRPr="00432F2C" w:rsidRDefault="00555790" w:rsidP="00577799">
      <w:pPr>
        <w:pStyle w:val="Compactordered"/>
        <w:numPr>
          <w:ilvl w:val="0"/>
          <w:numId w:val="41"/>
        </w:numPr>
        <w:ind w:left="284" w:hanging="142"/>
      </w:pPr>
      <w:commentRangeStart w:id="118"/>
      <w:commentRangeStart w:id="119"/>
      <w:r w:rsidRPr="00432F2C">
        <w:t>Vamos</w:t>
      </w:r>
      <w:commentRangeEnd w:id="118"/>
      <w:r w:rsidR="006B69AB">
        <w:rPr>
          <w:rStyle w:val="Refdecomentrio"/>
          <w:rFonts w:eastAsia="Arial" w:cs="Arial"/>
          <w:color w:val="000000"/>
          <w:lang w:eastAsia="pt-BR"/>
        </w:rPr>
        <w:commentReference w:id="118"/>
      </w:r>
      <w:commentRangeEnd w:id="119"/>
      <w:r w:rsidR="00577799">
        <w:rPr>
          <w:rStyle w:val="Refdecomentrio"/>
          <w:rFonts w:eastAsia="Arial" w:cs="Arial"/>
          <w:color w:val="000000"/>
          <w:lang w:eastAsia="pt-BR"/>
        </w:rPr>
        <w:commentReference w:id="119"/>
      </w:r>
      <w:r w:rsidRPr="00432F2C">
        <w:t xml:space="preserve"> criar um protocolo que defina este delegate. No arquivo </w:t>
      </w:r>
      <w:r w:rsidRPr="00577799">
        <w:rPr>
          <w:b/>
        </w:rPr>
        <w:t>MusicPlayer</w:t>
      </w:r>
      <w:r w:rsidRPr="00432F2C">
        <w:t xml:space="preserve"> declare o seguinte protocolo (fora da classe):</w:t>
      </w:r>
    </w:p>
    <w:p w14:paraId="039F4A58" w14:textId="77777777" w:rsidR="00A93570" w:rsidRDefault="00A93570" w:rsidP="00432F2C"/>
    <w:p w14:paraId="729FBB72"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roofErr w:type="gramStart"/>
      <w:r w:rsidRPr="00D12EDC">
        <w:rPr>
          <w:rFonts w:ascii="Menlo" w:hAnsi="Menlo" w:cs="Menlo"/>
          <w:color w:val="AA0D91"/>
          <w:sz w:val="18"/>
          <w:szCs w:val="18"/>
        </w:rPr>
        <w:t>protocol</w:t>
      </w:r>
      <w:proofErr w:type="gramEnd"/>
      <w:r w:rsidRPr="00D12EDC">
        <w:rPr>
          <w:rFonts w:ascii="Menlo" w:hAnsi="Menlo" w:cs="Menlo"/>
          <w:sz w:val="18"/>
          <w:szCs w:val="18"/>
        </w:rPr>
        <w:t xml:space="preserve"> MusicPlayerDelegate: </w:t>
      </w:r>
      <w:r w:rsidRPr="00D12EDC">
        <w:rPr>
          <w:rFonts w:ascii="Menlo" w:hAnsi="Menlo" w:cs="Menlo"/>
          <w:color w:val="AA0D91"/>
          <w:sz w:val="18"/>
          <w:szCs w:val="18"/>
        </w:rPr>
        <w:t>class</w:t>
      </w:r>
      <w:r w:rsidRPr="00D12EDC">
        <w:rPr>
          <w:rFonts w:ascii="Menlo" w:hAnsi="Menlo" w:cs="Menlo"/>
          <w:sz w:val="18"/>
          <w:szCs w:val="18"/>
        </w:rPr>
        <w:t xml:space="preserve"> {</w:t>
      </w:r>
    </w:p>
    <w:p w14:paraId="74E6FC39"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AA0D91"/>
          <w:sz w:val="18"/>
          <w:szCs w:val="18"/>
        </w:rPr>
        <w:t>func</w:t>
      </w:r>
      <w:proofErr w:type="gramEnd"/>
      <w:r w:rsidRPr="00D12EDC">
        <w:rPr>
          <w:rFonts w:ascii="Menlo" w:hAnsi="Menlo" w:cs="Menlo"/>
          <w:sz w:val="18"/>
          <w:szCs w:val="18"/>
        </w:rPr>
        <w:t xml:space="preserve"> progressDidChange(currentTime: </w:t>
      </w:r>
      <w:r w:rsidRPr="00D12EDC">
        <w:rPr>
          <w:rFonts w:ascii="Menlo" w:hAnsi="Menlo" w:cs="Menlo"/>
          <w:color w:val="5C2699"/>
          <w:sz w:val="18"/>
          <w:szCs w:val="18"/>
        </w:rPr>
        <w:t>TimeInterval</w:t>
      </w:r>
      <w:r w:rsidRPr="00D12EDC">
        <w:rPr>
          <w:rFonts w:ascii="Menlo" w:hAnsi="Menlo" w:cs="Menlo"/>
          <w:sz w:val="18"/>
          <w:szCs w:val="18"/>
        </w:rPr>
        <w:t xml:space="preserve">, duration: </w:t>
      </w:r>
      <w:r w:rsidRPr="00D12EDC">
        <w:rPr>
          <w:rFonts w:ascii="Menlo" w:hAnsi="Menlo" w:cs="Menlo"/>
          <w:color w:val="5C2699"/>
          <w:sz w:val="18"/>
          <w:szCs w:val="18"/>
        </w:rPr>
        <w:t>TimeInterval</w:t>
      </w:r>
      <w:r w:rsidRPr="00D12EDC">
        <w:rPr>
          <w:rFonts w:ascii="Menlo" w:hAnsi="Menlo" w:cs="Menlo"/>
          <w:sz w:val="18"/>
          <w:szCs w:val="18"/>
        </w:rPr>
        <w:t>)</w:t>
      </w:r>
    </w:p>
    <w:p w14:paraId="5C6701A1"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10F3C380" w14:textId="77777777" w:rsidR="00A93570" w:rsidRDefault="00A93570" w:rsidP="00432F2C"/>
    <w:p w14:paraId="0E3C9577" w14:textId="77777777" w:rsidR="00555790" w:rsidRPr="00432F2C" w:rsidRDefault="00555790" w:rsidP="00432F2C">
      <w:r w:rsidRPr="00432F2C">
        <w:t>Este delegate será passado para a classe que o conforma, enviando o tempo atual da música e sua duração total.</w:t>
      </w:r>
    </w:p>
    <w:p w14:paraId="453EC056" w14:textId="77777777" w:rsidR="00555790" w:rsidRPr="00432F2C" w:rsidRDefault="00555790" w:rsidP="00577799">
      <w:pPr>
        <w:pStyle w:val="Compactordered"/>
        <w:ind w:left="284" w:hanging="142"/>
      </w:pPr>
      <w:r w:rsidRPr="00432F2C">
        <w:t xml:space="preserve">Crie uma propriedade delegate para este protocolo na classe </w:t>
      </w:r>
      <w:r w:rsidRPr="00432F2C">
        <w:rPr>
          <w:rStyle w:val="VerbatimChar"/>
        </w:rPr>
        <w:t>MusicPlayer</w:t>
      </w:r>
      <w:r w:rsidRPr="00432F2C">
        <w:t>:</w:t>
      </w:r>
    </w:p>
    <w:p w14:paraId="4D6BF5BD" w14:textId="77777777" w:rsidR="00A93570" w:rsidRDefault="00A93570" w:rsidP="00A93570">
      <w:pPr>
        <w:pStyle w:val="Compact"/>
        <w:numPr>
          <w:ilvl w:val="0"/>
          <w:numId w:val="0"/>
        </w:numPr>
        <w:spacing w:before="36" w:after="36"/>
        <w:ind w:left="480"/>
        <w:jc w:val="left"/>
      </w:pPr>
    </w:p>
    <w:p w14:paraId="5D38E512" w14:textId="4B884C72" w:rsidR="00A93570" w:rsidRPr="00A93570" w:rsidRDefault="00A93570" w:rsidP="00A93570">
      <w:pPr>
        <w:widowControl w:val="0"/>
        <w:tabs>
          <w:tab w:val="left" w:pos="692"/>
        </w:tabs>
        <w:autoSpaceDE w:val="0"/>
        <w:autoSpaceDN w:val="0"/>
        <w:adjustRightInd w:val="0"/>
        <w:spacing w:after="0"/>
        <w:ind w:left="567"/>
        <w:rPr>
          <w:rFonts w:ascii="Menlo" w:hAnsi="Menlo" w:cs="Menlo"/>
          <w:sz w:val="18"/>
          <w:szCs w:val="18"/>
        </w:rPr>
      </w:pPr>
      <w:proofErr w:type="gramStart"/>
      <w:r w:rsidRPr="00D12EDC">
        <w:rPr>
          <w:rFonts w:ascii="Menlo" w:hAnsi="Menlo" w:cs="Menlo"/>
          <w:color w:val="AA0D91"/>
          <w:sz w:val="18"/>
          <w:szCs w:val="18"/>
        </w:rPr>
        <w:t>weak</w:t>
      </w:r>
      <w:proofErr w:type="gramEnd"/>
      <w:r w:rsidRPr="00D12EDC">
        <w:rPr>
          <w:rFonts w:ascii="Menlo" w:hAnsi="Menlo" w:cs="Menlo"/>
          <w:sz w:val="18"/>
          <w:szCs w:val="18"/>
        </w:rPr>
        <w:t xml:space="preserve"> </w:t>
      </w:r>
      <w:r w:rsidRPr="00D12EDC">
        <w:rPr>
          <w:rFonts w:ascii="Menlo" w:hAnsi="Menlo" w:cs="Menlo"/>
          <w:color w:val="AA0D91"/>
          <w:sz w:val="18"/>
          <w:szCs w:val="18"/>
        </w:rPr>
        <w:t>var</w:t>
      </w:r>
      <w:r w:rsidRPr="00D12EDC">
        <w:rPr>
          <w:rFonts w:ascii="Menlo" w:hAnsi="Menlo" w:cs="Menlo"/>
          <w:sz w:val="18"/>
          <w:szCs w:val="18"/>
        </w:rPr>
        <w:t xml:space="preserve"> delegate: </w:t>
      </w:r>
      <w:r w:rsidRPr="00D12EDC">
        <w:rPr>
          <w:rFonts w:ascii="Menlo" w:hAnsi="Menlo" w:cs="Menlo"/>
          <w:color w:val="3F6E74"/>
          <w:sz w:val="18"/>
          <w:szCs w:val="18"/>
        </w:rPr>
        <w:t>MusicPlayerDelegate</w:t>
      </w:r>
      <w:r w:rsidRPr="00D12EDC">
        <w:rPr>
          <w:rFonts w:ascii="Menlo" w:hAnsi="Menlo" w:cs="Menlo"/>
          <w:sz w:val="18"/>
          <w:szCs w:val="18"/>
        </w:rPr>
        <w:t>?</w:t>
      </w:r>
    </w:p>
    <w:p w14:paraId="41BF269B" w14:textId="77777777" w:rsidR="00A93570" w:rsidRDefault="00A93570" w:rsidP="00A93570">
      <w:pPr>
        <w:pStyle w:val="Compact"/>
        <w:numPr>
          <w:ilvl w:val="0"/>
          <w:numId w:val="0"/>
        </w:numPr>
        <w:spacing w:before="36" w:after="36"/>
        <w:ind w:left="480"/>
        <w:jc w:val="left"/>
      </w:pPr>
    </w:p>
    <w:p w14:paraId="356E57F8" w14:textId="77777777" w:rsidR="00555790" w:rsidRPr="00432F2C" w:rsidRDefault="00555790" w:rsidP="00577799">
      <w:pPr>
        <w:pStyle w:val="Compactordered"/>
        <w:ind w:left="284" w:hanging="142"/>
      </w:pPr>
      <w:r w:rsidRPr="00432F2C">
        <w:t xml:space="preserve">Por fim, no método </w:t>
      </w:r>
      <w:proofErr w:type="gramStart"/>
      <w:r w:rsidRPr="00432F2C">
        <w:rPr>
          <w:rStyle w:val="VerbatimChar"/>
        </w:rPr>
        <w:t>startTimer(</w:t>
      </w:r>
      <w:proofErr w:type="gramEnd"/>
      <w:r w:rsidRPr="00432F2C">
        <w:rPr>
          <w:rStyle w:val="VerbatimChar"/>
        </w:rPr>
        <w:t>)</w:t>
      </w:r>
      <w:r w:rsidRPr="00432F2C">
        <w:t xml:space="preserve"> execute o método deste delegate:</w:t>
      </w:r>
    </w:p>
    <w:p w14:paraId="6531915E" w14:textId="6A865F72" w:rsidR="00555790" w:rsidRDefault="00555790" w:rsidP="00A93570">
      <w:pPr>
        <w:pStyle w:val="SourceCode"/>
        <w:ind w:left="480"/>
        <w:rPr>
          <w:rStyle w:val="VerbatimChar"/>
        </w:rPr>
      </w:pPr>
    </w:p>
    <w:p w14:paraId="40087EEB"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color w:val="AA0D91"/>
          <w:sz w:val="18"/>
          <w:szCs w:val="18"/>
          <w:lang w:val="en-US"/>
        </w:rPr>
        <w:t>func</w:t>
      </w:r>
      <w:r w:rsidRPr="00FD41D7">
        <w:rPr>
          <w:rFonts w:ascii="Menlo" w:hAnsi="Menlo" w:cs="Menlo"/>
          <w:sz w:val="18"/>
          <w:szCs w:val="18"/>
          <w:lang w:val="en-US"/>
        </w:rPr>
        <w:t xml:space="preserve"> </w:t>
      </w:r>
      <w:proofErr w:type="gramStart"/>
      <w:r w:rsidRPr="00FD41D7">
        <w:rPr>
          <w:rFonts w:ascii="Menlo" w:hAnsi="Menlo" w:cs="Menlo"/>
          <w:sz w:val="18"/>
          <w:szCs w:val="18"/>
          <w:lang w:val="en-US"/>
        </w:rPr>
        <w:t>startTimer(</w:t>
      </w:r>
      <w:proofErr w:type="gramEnd"/>
      <w:r w:rsidRPr="00FD41D7">
        <w:rPr>
          <w:rFonts w:ascii="Menlo" w:hAnsi="Menlo" w:cs="Menlo"/>
          <w:sz w:val="18"/>
          <w:szCs w:val="18"/>
          <w:lang w:val="en-US"/>
        </w:rPr>
        <w:t>) {</w:t>
      </w:r>
    </w:p>
    <w:p w14:paraId="20F9C36E"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3F6E74"/>
          <w:sz w:val="18"/>
          <w:szCs w:val="18"/>
          <w:lang w:val="en-US"/>
        </w:rPr>
        <w:t>timer</w:t>
      </w:r>
      <w:r w:rsidRPr="00FD41D7">
        <w:rPr>
          <w:rFonts w:ascii="Menlo" w:hAnsi="Menlo" w:cs="Menlo"/>
          <w:sz w:val="18"/>
          <w:szCs w:val="18"/>
          <w:lang w:val="en-US"/>
        </w:rPr>
        <w:t xml:space="preserve"> = </w:t>
      </w:r>
      <w:r w:rsidRPr="00FD41D7">
        <w:rPr>
          <w:rFonts w:ascii="Menlo" w:hAnsi="Menlo" w:cs="Menlo"/>
          <w:color w:val="5C2699"/>
          <w:sz w:val="18"/>
          <w:szCs w:val="18"/>
          <w:lang w:val="en-US"/>
        </w:rPr>
        <w:t>Timer</w:t>
      </w:r>
      <w:r w:rsidRPr="00FD41D7">
        <w:rPr>
          <w:rFonts w:ascii="Menlo" w:hAnsi="Menlo" w:cs="Menlo"/>
          <w:sz w:val="18"/>
          <w:szCs w:val="18"/>
          <w:lang w:val="en-US"/>
        </w:rPr>
        <w:t>.</w:t>
      </w:r>
      <w:r w:rsidRPr="00FD41D7">
        <w:rPr>
          <w:rFonts w:ascii="Menlo" w:hAnsi="Menlo" w:cs="Menlo"/>
          <w:color w:val="2E0D6E"/>
          <w:sz w:val="18"/>
          <w:szCs w:val="18"/>
          <w:lang w:val="en-US"/>
        </w:rPr>
        <w:t>scheduledTimer</w:t>
      </w:r>
      <w:r w:rsidRPr="00FD41D7">
        <w:rPr>
          <w:rFonts w:ascii="Menlo" w:hAnsi="Menlo" w:cs="Menlo"/>
          <w:sz w:val="18"/>
          <w:szCs w:val="18"/>
          <w:lang w:val="en-US"/>
        </w:rPr>
        <w:t xml:space="preserve">(withTimeInterval: </w:t>
      </w:r>
      <w:r w:rsidRPr="00FD41D7">
        <w:rPr>
          <w:rFonts w:ascii="Menlo" w:hAnsi="Menlo" w:cs="Menlo"/>
          <w:color w:val="1C00CF"/>
          <w:sz w:val="18"/>
          <w:szCs w:val="18"/>
          <w:lang w:val="en-US"/>
        </w:rPr>
        <w:t>1</w:t>
      </w:r>
      <w:r w:rsidRPr="00FD41D7">
        <w:rPr>
          <w:rFonts w:ascii="Menlo" w:hAnsi="Menlo" w:cs="Menlo"/>
          <w:sz w:val="18"/>
          <w:szCs w:val="18"/>
          <w:lang w:val="en-US"/>
        </w:rPr>
        <w:t xml:space="preserve">, repeats: </w:t>
      </w:r>
      <w:r w:rsidRPr="00FD41D7">
        <w:rPr>
          <w:rFonts w:ascii="Menlo" w:hAnsi="Menlo" w:cs="Menlo"/>
          <w:color w:val="AA0D91"/>
          <w:sz w:val="18"/>
          <w:szCs w:val="18"/>
          <w:lang w:val="en-US"/>
        </w:rPr>
        <w:t>true</w:t>
      </w:r>
      <w:r w:rsidRPr="00FD41D7">
        <w:rPr>
          <w:rFonts w:ascii="Menlo" w:hAnsi="Menlo" w:cs="Menlo"/>
          <w:sz w:val="18"/>
          <w:szCs w:val="18"/>
          <w:lang w:val="en-US"/>
        </w:rPr>
        <w:t>) {</w:t>
      </w:r>
      <w:r w:rsidRPr="00FD41D7">
        <w:rPr>
          <w:rFonts w:ascii="Menlo" w:hAnsi="Menlo" w:cs="Menlo"/>
          <w:color w:val="AA0D91"/>
          <w:sz w:val="18"/>
          <w:szCs w:val="18"/>
          <w:lang w:val="en-US"/>
        </w:rPr>
        <w:t>_</w:t>
      </w:r>
      <w:r w:rsidRPr="00FD41D7">
        <w:rPr>
          <w:rFonts w:ascii="Menlo" w:hAnsi="Menlo" w:cs="Menlo"/>
          <w:sz w:val="18"/>
          <w:szCs w:val="18"/>
          <w:lang w:val="en-US"/>
        </w:rPr>
        <w:t xml:space="preserve"> </w:t>
      </w:r>
      <w:r w:rsidRPr="00FD41D7">
        <w:rPr>
          <w:rFonts w:ascii="Menlo" w:hAnsi="Menlo" w:cs="Menlo"/>
          <w:color w:val="AA0D91"/>
          <w:sz w:val="18"/>
          <w:szCs w:val="18"/>
          <w:lang w:val="en-US"/>
        </w:rPr>
        <w:t>in</w:t>
      </w:r>
    </w:p>
    <w:p w14:paraId="28CB266F"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148E3124"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guard</w:t>
      </w:r>
      <w:r w:rsidRPr="00FD41D7">
        <w:rPr>
          <w:rFonts w:ascii="Menlo" w:hAnsi="Menlo" w:cs="Menlo"/>
          <w:sz w:val="18"/>
          <w:szCs w:val="18"/>
          <w:lang w:val="en-US"/>
        </w:rPr>
        <w:t xml:space="preserve"> </w:t>
      </w:r>
      <w:r w:rsidRPr="00FD41D7">
        <w:rPr>
          <w:rFonts w:ascii="Menlo" w:hAnsi="Menlo" w:cs="Menlo"/>
          <w:color w:val="AA0D91"/>
          <w:sz w:val="18"/>
          <w:szCs w:val="18"/>
          <w:lang w:val="en-US"/>
        </w:rPr>
        <w:t>let</w:t>
      </w:r>
      <w:r w:rsidRPr="00FD41D7">
        <w:rPr>
          <w:rFonts w:ascii="Menlo" w:hAnsi="Menlo" w:cs="Menlo"/>
          <w:sz w:val="18"/>
          <w:szCs w:val="18"/>
          <w:lang w:val="en-US"/>
        </w:rPr>
        <w:t xml:space="preserve"> player = </w:t>
      </w:r>
      <w:proofErr w:type="gramStart"/>
      <w:r w:rsidRPr="00FD41D7">
        <w:rPr>
          <w:rFonts w:ascii="Menlo" w:hAnsi="Menlo" w:cs="Menlo"/>
          <w:color w:val="AA0D91"/>
          <w:sz w:val="18"/>
          <w:szCs w:val="18"/>
          <w:lang w:val="en-US"/>
        </w:rPr>
        <w:t>self</w:t>
      </w:r>
      <w:r w:rsidRPr="00FD41D7">
        <w:rPr>
          <w:rFonts w:ascii="Menlo" w:hAnsi="Menlo" w:cs="Menlo"/>
          <w:sz w:val="18"/>
          <w:szCs w:val="18"/>
          <w:lang w:val="en-US"/>
        </w:rPr>
        <w:t>.audioPlayer</w:t>
      </w:r>
      <w:proofErr w:type="gramEnd"/>
      <w:r w:rsidRPr="00FD41D7">
        <w:rPr>
          <w:rFonts w:ascii="Menlo" w:hAnsi="Menlo" w:cs="Menlo"/>
          <w:sz w:val="18"/>
          <w:szCs w:val="18"/>
          <w:lang w:val="en-US"/>
        </w:rPr>
        <w:t xml:space="preserve"> </w:t>
      </w:r>
      <w:r w:rsidRPr="00FD41D7">
        <w:rPr>
          <w:rFonts w:ascii="Menlo" w:hAnsi="Menlo" w:cs="Menlo"/>
          <w:color w:val="AA0D91"/>
          <w:sz w:val="18"/>
          <w:szCs w:val="18"/>
          <w:lang w:val="en-US"/>
        </w:rPr>
        <w:t>else</w:t>
      </w:r>
      <w:r w:rsidRPr="00FD41D7">
        <w:rPr>
          <w:rFonts w:ascii="Menlo" w:hAnsi="Menlo" w:cs="Menlo"/>
          <w:sz w:val="18"/>
          <w:szCs w:val="18"/>
          <w:lang w:val="en-US"/>
        </w:rPr>
        <w:t xml:space="preserve"> { </w:t>
      </w:r>
      <w:r w:rsidRPr="00FD41D7">
        <w:rPr>
          <w:rFonts w:ascii="Menlo" w:hAnsi="Menlo" w:cs="Menlo"/>
          <w:color w:val="AA0D91"/>
          <w:sz w:val="18"/>
          <w:szCs w:val="18"/>
          <w:lang w:val="en-US"/>
        </w:rPr>
        <w:t>return</w:t>
      </w:r>
      <w:r w:rsidRPr="00FD41D7">
        <w:rPr>
          <w:rFonts w:ascii="Menlo" w:hAnsi="Menlo" w:cs="Menlo"/>
          <w:sz w:val="18"/>
          <w:szCs w:val="18"/>
          <w:lang w:val="en-US"/>
        </w:rPr>
        <w:t xml:space="preserve"> }</w:t>
      </w:r>
    </w:p>
    <w:p w14:paraId="2DFFEA20"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4DC5A25E"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lastRenderedPageBreak/>
        <w:t xml:space="preserve">        </w:t>
      </w:r>
      <w:proofErr w:type="gramStart"/>
      <w:r w:rsidRPr="00FD41D7">
        <w:rPr>
          <w:rFonts w:ascii="Menlo" w:hAnsi="Menlo" w:cs="Menlo"/>
          <w:color w:val="AA0D91"/>
          <w:sz w:val="18"/>
          <w:szCs w:val="18"/>
          <w:lang w:val="en-US"/>
        </w:rPr>
        <w:t>self</w:t>
      </w:r>
      <w:r w:rsidRPr="00FD41D7">
        <w:rPr>
          <w:rFonts w:ascii="Menlo" w:hAnsi="Menlo" w:cs="Menlo"/>
          <w:sz w:val="18"/>
          <w:szCs w:val="18"/>
          <w:lang w:val="en-US"/>
        </w:rPr>
        <w:t>.delegate?.</w:t>
      </w:r>
      <w:proofErr w:type="gramEnd"/>
      <w:r w:rsidRPr="00FD41D7">
        <w:rPr>
          <w:rFonts w:ascii="Menlo" w:hAnsi="Menlo" w:cs="Menlo"/>
          <w:sz w:val="18"/>
          <w:szCs w:val="18"/>
          <w:lang w:val="en-US"/>
        </w:rPr>
        <w:t>progressDidChange(currentTime: player.currentTime, duration: player.duration)</w:t>
      </w:r>
    </w:p>
    <w:p w14:paraId="31F2DAB3"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FD41D7">
        <w:rPr>
          <w:rFonts w:ascii="Menlo" w:hAnsi="Menlo" w:cs="Menlo"/>
          <w:sz w:val="18"/>
          <w:szCs w:val="18"/>
          <w:lang w:val="en-US"/>
        </w:rPr>
        <w:t xml:space="preserve">    </w:t>
      </w:r>
      <w:r w:rsidRPr="00D12EDC">
        <w:rPr>
          <w:rFonts w:ascii="Menlo" w:hAnsi="Menlo" w:cs="Menlo"/>
          <w:sz w:val="18"/>
          <w:szCs w:val="18"/>
        </w:rPr>
        <w:t>}</w:t>
      </w:r>
    </w:p>
    <w:p w14:paraId="4CBCC3BE"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66FF4852" w14:textId="77777777" w:rsidR="00A93570" w:rsidRPr="00432F2C" w:rsidRDefault="00A93570" w:rsidP="00555790">
      <w:pPr>
        <w:pStyle w:val="SourceCode"/>
      </w:pPr>
    </w:p>
    <w:p w14:paraId="39A2BFE8" w14:textId="77777777" w:rsidR="00555790" w:rsidRPr="00432F2C" w:rsidRDefault="00555790" w:rsidP="00432F2C">
      <w:r w:rsidRPr="00432F2C">
        <w:t xml:space="preserve">A classe </w:t>
      </w:r>
      <w:r w:rsidRPr="00432F2C">
        <w:rPr>
          <w:rStyle w:val="VerbatimChar"/>
        </w:rPr>
        <w:t>MusicPlayer</w:t>
      </w:r>
      <w:r w:rsidRPr="00432F2C">
        <w:t xml:space="preserve"> está completa.</w:t>
      </w:r>
    </w:p>
    <w:p w14:paraId="33A8EB51" w14:textId="77777777" w:rsidR="00555790" w:rsidRPr="00432F2C" w:rsidRDefault="00555790" w:rsidP="00577799">
      <w:pPr>
        <w:pStyle w:val="Compactordered"/>
        <w:ind w:left="284" w:hanging="142"/>
      </w:pPr>
      <w:r w:rsidRPr="00432F2C">
        <w:t xml:space="preserve">Volte ao </w:t>
      </w:r>
      <w:r w:rsidRPr="00432F2C">
        <w:rPr>
          <w:rStyle w:val="VerbatimChar"/>
        </w:rPr>
        <w:t>BrowserViewController</w:t>
      </w:r>
      <w:r w:rsidRPr="00432F2C">
        <w:t xml:space="preserve"> e localize o método </w:t>
      </w:r>
      <w:proofErr w:type="gramStart"/>
      <w:r w:rsidRPr="00432F2C">
        <w:rPr>
          <w:rStyle w:val="VerbatimChar"/>
        </w:rPr>
        <w:t>viewDidLoad(</w:t>
      </w:r>
      <w:proofErr w:type="gramEnd"/>
      <w:r w:rsidRPr="00432F2C">
        <w:rPr>
          <w:rStyle w:val="VerbatimChar"/>
        </w:rPr>
        <w:t>)</w:t>
      </w:r>
      <w:r w:rsidRPr="00432F2C">
        <w:t>. Faça o contrado do delegate com esta ViewController (deixe-a em conformidade):</w:t>
      </w:r>
    </w:p>
    <w:p w14:paraId="64916229" w14:textId="77777777" w:rsidR="00A93570" w:rsidRDefault="00A93570" w:rsidP="00577799">
      <w:pPr>
        <w:pStyle w:val="SourceCode"/>
        <w:ind w:left="284" w:hanging="142"/>
        <w:rPr>
          <w:rStyle w:val="VerbatimChar"/>
        </w:rPr>
      </w:pPr>
    </w:p>
    <w:p w14:paraId="2A875CCD" w14:textId="77777777" w:rsidR="00A93570" w:rsidRPr="00FD41D7" w:rsidRDefault="00A93570" w:rsidP="00577799">
      <w:pPr>
        <w:widowControl w:val="0"/>
        <w:tabs>
          <w:tab w:val="left" w:pos="692"/>
        </w:tabs>
        <w:autoSpaceDE w:val="0"/>
        <w:autoSpaceDN w:val="0"/>
        <w:adjustRightInd w:val="0"/>
        <w:spacing w:after="0"/>
        <w:ind w:left="567"/>
        <w:rPr>
          <w:rFonts w:ascii="Menlo" w:hAnsi="Menlo" w:cs="Menlo"/>
          <w:sz w:val="18"/>
          <w:szCs w:val="18"/>
          <w:lang w:val="en-US"/>
        </w:rPr>
      </w:pPr>
      <w:bookmarkStart w:id="120" w:name="_GoBack"/>
      <w:r w:rsidRPr="00FD41D7">
        <w:rPr>
          <w:rFonts w:ascii="Menlo" w:hAnsi="Menlo" w:cs="Menlo"/>
          <w:color w:val="AA0D91"/>
          <w:sz w:val="18"/>
          <w:szCs w:val="18"/>
          <w:lang w:val="en-US"/>
        </w:rPr>
        <w:t>override</w:t>
      </w:r>
      <w:r w:rsidRPr="00FD41D7">
        <w:rPr>
          <w:rFonts w:ascii="Menlo" w:hAnsi="Menlo" w:cs="Menlo"/>
          <w:sz w:val="18"/>
          <w:szCs w:val="18"/>
          <w:lang w:val="en-US"/>
        </w:rPr>
        <w:t xml:space="preserve"> </w:t>
      </w:r>
      <w:r w:rsidRPr="00FD41D7">
        <w:rPr>
          <w:rFonts w:ascii="Menlo" w:hAnsi="Menlo" w:cs="Menlo"/>
          <w:color w:val="AA0D91"/>
          <w:sz w:val="18"/>
          <w:szCs w:val="18"/>
          <w:lang w:val="en-US"/>
        </w:rPr>
        <w:t>func</w:t>
      </w:r>
      <w:r w:rsidRPr="00FD41D7">
        <w:rPr>
          <w:rFonts w:ascii="Menlo" w:hAnsi="Menlo" w:cs="Menlo"/>
          <w:sz w:val="18"/>
          <w:szCs w:val="18"/>
          <w:lang w:val="en-US"/>
        </w:rPr>
        <w:t xml:space="preserve"> </w:t>
      </w:r>
      <w:proofErr w:type="gramStart"/>
      <w:r w:rsidRPr="00FD41D7">
        <w:rPr>
          <w:rFonts w:ascii="Menlo" w:hAnsi="Menlo" w:cs="Menlo"/>
          <w:sz w:val="18"/>
          <w:szCs w:val="18"/>
          <w:lang w:val="en-US"/>
        </w:rPr>
        <w:t>viewDidLoad(</w:t>
      </w:r>
      <w:proofErr w:type="gramEnd"/>
      <w:r w:rsidRPr="00FD41D7">
        <w:rPr>
          <w:rFonts w:ascii="Menlo" w:hAnsi="Menlo" w:cs="Menlo"/>
          <w:sz w:val="18"/>
          <w:szCs w:val="18"/>
          <w:lang w:val="en-US"/>
        </w:rPr>
        <w:t>) {</w:t>
      </w:r>
    </w:p>
    <w:p w14:paraId="25FFEAD5" w14:textId="77777777" w:rsidR="00A93570" w:rsidRPr="00FD41D7" w:rsidRDefault="00A93570" w:rsidP="00577799">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color w:val="26474B"/>
          <w:sz w:val="18"/>
          <w:szCs w:val="18"/>
          <w:lang w:val="en-US"/>
        </w:rPr>
        <w:t>hideMiniPlayer</w:t>
      </w:r>
      <w:r w:rsidRPr="00FD41D7">
        <w:rPr>
          <w:rFonts w:ascii="Menlo" w:hAnsi="Menlo" w:cs="Menlo"/>
          <w:sz w:val="18"/>
          <w:szCs w:val="18"/>
          <w:lang w:val="en-US"/>
        </w:rPr>
        <w:t>(</w:t>
      </w:r>
      <w:proofErr w:type="gramEnd"/>
      <w:r w:rsidRPr="00FD41D7">
        <w:rPr>
          <w:rFonts w:ascii="Menlo" w:hAnsi="Menlo" w:cs="Menlo"/>
          <w:sz w:val="18"/>
          <w:szCs w:val="18"/>
          <w:lang w:val="en-US"/>
        </w:rPr>
        <w:t>)</w:t>
      </w:r>
    </w:p>
    <w:p w14:paraId="65E0B65B" w14:textId="77777777" w:rsidR="00A93570" w:rsidRPr="00FD41D7" w:rsidRDefault="00A93570" w:rsidP="00577799">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MusicPlayer.shared.delegate = </w:t>
      </w:r>
      <w:r w:rsidRPr="00FD41D7">
        <w:rPr>
          <w:rFonts w:ascii="Menlo" w:hAnsi="Menlo" w:cs="Menlo"/>
          <w:color w:val="AA0D91"/>
          <w:sz w:val="18"/>
          <w:szCs w:val="18"/>
          <w:lang w:val="en-US"/>
        </w:rPr>
        <w:t>self</w:t>
      </w:r>
    </w:p>
    <w:p w14:paraId="31C69679" w14:textId="5C4A6212" w:rsidR="00A93570" w:rsidRPr="00A93570" w:rsidRDefault="00A93570" w:rsidP="00577799">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bookmarkEnd w:id="120"/>
    <w:p w14:paraId="154A3E72" w14:textId="77777777" w:rsidR="00A93570" w:rsidRPr="00432F2C" w:rsidRDefault="00A93570" w:rsidP="00577799">
      <w:pPr>
        <w:pStyle w:val="SourceCode"/>
        <w:ind w:left="284" w:hanging="142"/>
      </w:pPr>
    </w:p>
    <w:p w14:paraId="4270F308" w14:textId="77777777" w:rsidR="00555790" w:rsidRPr="00432F2C" w:rsidRDefault="00555790" w:rsidP="00577799">
      <w:pPr>
        <w:pStyle w:val="Compactordered"/>
        <w:ind w:left="284" w:hanging="142"/>
      </w:pPr>
      <w:r w:rsidRPr="00432F2C">
        <w:t xml:space="preserve">Por fim implemente seu método delegate. Utilize um </w:t>
      </w:r>
      <w:r w:rsidRPr="00432F2C">
        <w:rPr>
          <w:rStyle w:val="VerbatimChar"/>
        </w:rPr>
        <w:t>extension</w:t>
      </w:r>
      <w:r w:rsidRPr="00432F2C">
        <w:t xml:space="preserve"> para organizar melhor o código:</w:t>
      </w:r>
    </w:p>
    <w:p w14:paraId="46B913ED" w14:textId="77777777" w:rsidR="00A93570" w:rsidRDefault="00A93570" w:rsidP="00432F2C"/>
    <w:p w14:paraId="7EE4F401"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color w:val="AA0D91"/>
          <w:sz w:val="18"/>
          <w:szCs w:val="18"/>
          <w:lang w:val="en-US"/>
        </w:rPr>
        <w:t>extension</w:t>
      </w:r>
      <w:r w:rsidRPr="00FD41D7">
        <w:rPr>
          <w:rFonts w:ascii="Menlo" w:hAnsi="Menlo" w:cs="Menlo"/>
          <w:sz w:val="18"/>
          <w:szCs w:val="18"/>
          <w:lang w:val="en-US"/>
        </w:rPr>
        <w:t xml:space="preserve"> </w:t>
      </w:r>
      <w:r w:rsidRPr="00FD41D7">
        <w:rPr>
          <w:rFonts w:ascii="Menlo" w:hAnsi="Menlo" w:cs="Menlo"/>
          <w:color w:val="5C2699"/>
          <w:sz w:val="18"/>
          <w:szCs w:val="18"/>
          <w:lang w:val="en-US"/>
        </w:rPr>
        <w:t>BrowseViewController</w:t>
      </w:r>
      <w:r w:rsidRPr="00FD41D7">
        <w:rPr>
          <w:rFonts w:ascii="Menlo" w:hAnsi="Menlo" w:cs="Menlo"/>
          <w:sz w:val="18"/>
          <w:szCs w:val="18"/>
          <w:lang w:val="en-US"/>
        </w:rPr>
        <w:t xml:space="preserve">: </w:t>
      </w:r>
      <w:r w:rsidRPr="00FD41D7">
        <w:rPr>
          <w:rFonts w:ascii="Menlo" w:hAnsi="Menlo" w:cs="Menlo"/>
          <w:color w:val="5C2699"/>
          <w:sz w:val="18"/>
          <w:szCs w:val="18"/>
          <w:lang w:val="en-US"/>
        </w:rPr>
        <w:t>MusicPlayerDelegate</w:t>
      </w:r>
      <w:r w:rsidRPr="00FD41D7">
        <w:rPr>
          <w:rFonts w:ascii="Menlo" w:hAnsi="Menlo" w:cs="Menlo"/>
          <w:sz w:val="18"/>
          <w:szCs w:val="18"/>
          <w:lang w:val="en-US"/>
        </w:rPr>
        <w:t xml:space="preserve"> {</w:t>
      </w:r>
    </w:p>
    <w:p w14:paraId="3071D2E2"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r w:rsidRPr="00FD41D7">
        <w:rPr>
          <w:rFonts w:ascii="Menlo" w:hAnsi="Menlo" w:cs="Menlo"/>
          <w:color w:val="AA0D91"/>
          <w:sz w:val="18"/>
          <w:szCs w:val="18"/>
          <w:lang w:val="en-US"/>
        </w:rPr>
        <w:t>func</w:t>
      </w:r>
      <w:r w:rsidRPr="00FD41D7">
        <w:rPr>
          <w:rFonts w:ascii="Menlo" w:hAnsi="Menlo" w:cs="Menlo"/>
          <w:sz w:val="18"/>
          <w:szCs w:val="18"/>
          <w:lang w:val="en-US"/>
        </w:rPr>
        <w:t xml:space="preserve"> </w:t>
      </w:r>
      <w:proofErr w:type="gramStart"/>
      <w:r w:rsidRPr="00FD41D7">
        <w:rPr>
          <w:rFonts w:ascii="Menlo" w:hAnsi="Menlo" w:cs="Menlo"/>
          <w:sz w:val="18"/>
          <w:szCs w:val="18"/>
          <w:lang w:val="en-US"/>
        </w:rPr>
        <w:t>progressDidChange(</w:t>
      </w:r>
      <w:proofErr w:type="gramEnd"/>
      <w:r w:rsidRPr="00FD41D7">
        <w:rPr>
          <w:rFonts w:ascii="Menlo" w:hAnsi="Menlo" w:cs="Menlo"/>
          <w:sz w:val="18"/>
          <w:szCs w:val="18"/>
          <w:lang w:val="en-US"/>
        </w:rPr>
        <w:t xml:space="preserve">currentTime: </w:t>
      </w:r>
      <w:r w:rsidRPr="00FD41D7">
        <w:rPr>
          <w:rFonts w:ascii="Menlo" w:hAnsi="Menlo" w:cs="Menlo"/>
          <w:color w:val="5C2699"/>
          <w:sz w:val="18"/>
          <w:szCs w:val="18"/>
          <w:lang w:val="en-US"/>
        </w:rPr>
        <w:t>TimeInterval</w:t>
      </w:r>
      <w:r w:rsidRPr="00FD41D7">
        <w:rPr>
          <w:rFonts w:ascii="Menlo" w:hAnsi="Menlo" w:cs="Menlo"/>
          <w:sz w:val="18"/>
          <w:szCs w:val="18"/>
          <w:lang w:val="en-US"/>
        </w:rPr>
        <w:t xml:space="preserve">, duration: </w:t>
      </w:r>
      <w:r w:rsidRPr="00FD41D7">
        <w:rPr>
          <w:rFonts w:ascii="Menlo" w:hAnsi="Menlo" w:cs="Menlo"/>
          <w:color w:val="5C2699"/>
          <w:sz w:val="18"/>
          <w:szCs w:val="18"/>
          <w:lang w:val="en-US"/>
        </w:rPr>
        <w:t>TimeInterval</w:t>
      </w:r>
      <w:r w:rsidRPr="00FD41D7">
        <w:rPr>
          <w:rFonts w:ascii="Menlo" w:hAnsi="Menlo" w:cs="Menlo"/>
          <w:sz w:val="18"/>
          <w:szCs w:val="18"/>
          <w:lang w:val="en-US"/>
        </w:rPr>
        <w:t>) {</w:t>
      </w:r>
    </w:p>
    <w:p w14:paraId="19B40025"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roofErr w:type="gramStart"/>
      <w:r w:rsidRPr="00FD41D7">
        <w:rPr>
          <w:rFonts w:ascii="Menlo" w:hAnsi="Menlo" w:cs="Menlo"/>
          <w:sz w:val="18"/>
          <w:szCs w:val="18"/>
          <w:lang w:val="en-US"/>
        </w:rPr>
        <w:t>updateBars(</w:t>
      </w:r>
      <w:proofErr w:type="gramEnd"/>
      <w:r w:rsidRPr="00FD41D7">
        <w:rPr>
          <w:rFonts w:ascii="Menlo" w:hAnsi="Menlo" w:cs="Menlo"/>
          <w:sz w:val="18"/>
          <w:szCs w:val="18"/>
          <w:lang w:val="en-US"/>
        </w:rPr>
        <w:t>currentTime: currentTime, duration: duration)</w:t>
      </w:r>
    </w:p>
    <w:p w14:paraId="29764F54" w14:textId="77777777" w:rsidR="00A93570" w:rsidRPr="00FD41D7" w:rsidRDefault="00A93570" w:rsidP="00A93570">
      <w:pPr>
        <w:widowControl w:val="0"/>
        <w:tabs>
          <w:tab w:val="left" w:pos="692"/>
        </w:tabs>
        <w:autoSpaceDE w:val="0"/>
        <w:autoSpaceDN w:val="0"/>
        <w:adjustRightInd w:val="0"/>
        <w:spacing w:after="0"/>
        <w:ind w:left="567"/>
        <w:rPr>
          <w:rFonts w:ascii="Menlo" w:hAnsi="Menlo" w:cs="Menlo"/>
          <w:sz w:val="18"/>
          <w:szCs w:val="18"/>
          <w:lang w:val="en-US"/>
        </w:rPr>
      </w:pPr>
      <w:r w:rsidRPr="00FD41D7">
        <w:rPr>
          <w:rFonts w:ascii="Menlo" w:hAnsi="Menlo" w:cs="Menlo"/>
          <w:sz w:val="18"/>
          <w:szCs w:val="18"/>
          <w:lang w:val="en-US"/>
        </w:rPr>
        <w:t xml:space="preserve">        </w:t>
      </w:r>
    </w:p>
    <w:p w14:paraId="3ACE12B9"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FD41D7">
        <w:rPr>
          <w:rFonts w:ascii="Menlo" w:hAnsi="Menlo" w:cs="Menlo"/>
          <w:sz w:val="18"/>
          <w:szCs w:val="18"/>
          <w:lang w:val="en-US"/>
        </w:rPr>
        <w:t xml:space="preserve">        </w:t>
      </w:r>
      <w:proofErr w:type="gramStart"/>
      <w:r w:rsidRPr="00D12EDC">
        <w:rPr>
          <w:rFonts w:ascii="Menlo" w:hAnsi="Menlo" w:cs="Menlo"/>
          <w:color w:val="AA0D91"/>
          <w:sz w:val="18"/>
          <w:szCs w:val="18"/>
        </w:rPr>
        <w:t>if</w:t>
      </w:r>
      <w:proofErr w:type="gramEnd"/>
      <w:r w:rsidRPr="00D12EDC">
        <w:rPr>
          <w:rFonts w:ascii="Menlo" w:hAnsi="Menlo" w:cs="Menlo"/>
          <w:sz w:val="18"/>
          <w:szCs w:val="18"/>
        </w:rPr>
        <w:t xml:space="preserve"> currentTime == duration {</w:t>
      </w:r>
    </w:p>
    <w:p w14:paraId="0EB10872"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26474B"/>
          <w:sz w:val="18"/>
          <w:szCs w:val="18"/>
        </w:rPr>
        <w:t>hideMiniPlayer</w:t>
      </w:r>
      <w:r w:rsidRPr="00D12EDC">
        <w:rPr>
          <w:rFonts w:ascii="Menlo" w:hAnsi="Menlo" w:cs="Menlo"/>
          <w:sz w:val="18"/>
          <w:szCs w:val="18"/>
        </w:rPr>
        <w:t>(</w:t>
      </w:r>
      <w:proofErr w:type="gramEnd"/>
      <w:r w:rsidRPr="00D12EDC">
        <w:rPr>
          <w:rFonts w:ascii="Menlo" w:hAnsi="Menlo" w:cs="Menlo"/>
          <w:sz w:val="18"/>
          <w:szCs w:val="18"/>
        </w:rPr>
        <w:t>)</w:t>
      </w:r>
    </w:p>
    <w:p w14:paraId="389DAA99"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13A6775E"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743E0512"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453E3786" w14:textId="77777777" w:rsidR="00A93570" w:rsidRDefault="00A93570" w:rsidP="00432F2C"/>
    <w:p w14:paraId="5F52A15E" w14:textId="77777777" w:rsidR="00555790" w:rsidRPr="00432F2C" w:rsidRDefault="00555790" w:rsidP="00432F2C">
      <w:r w:rsidRPr="00432F2C">
        <w:t>Execute o projeto e veja a barra se atualizar conforme a música</w:t>
      </w:r>
    </w:p>
    <w:p w14:paraId="000588B8" w14:textId="77777777" w:rsidR="00555790" w:rsidRPr="00432F2C" w:rsidRDefault="00555790" w:rsidP="00555790">
      <w:pPr>
        <w:pStyle w:val="Ttulo2"/>
      </w:pPr>
      <w:bookmarkStart w:id="121" w:name="considerações-finais"/>
      <w:bookmarkEnd w:id="121"/>
      <w:r w:rsidRPr="00432F2C">
        <w:t>Considerações finais</w:t>
      </w:r>
    </w:p>
    <w:p w14:paraId="6F5A9EBB" w14:textId="77777777" w:rsidR="00555790" w:rsidRPr="00432F2C" w:rsidRDefault="00555790" w:rsidP="00432F2C">
      <w:r w:rsidRPr="00432F2C">
        <w:t>O aplicativo mostrado nesta aula, apesar de lhe ter apresentado as principais ferramentas do iOS é um app relativamente simples. Além disso existem outras (e mais sofisticadas) formas de se desenvolver este projeto. É tudo questão do seu ponto de vista e criatividade.</w:t>
      </w:r>
    </w:p>
    <w:p w14:paraId="02886C5E" w14:textId="77777777" w:rsidR="00555790" w:rsidRPr="00432F2C" w:rsidRDefault="00555790" w:rsidP="00432F2C">
      <w:r w:rsidRPr="00432F2C">
        <w:t>Como dito nos cursos anteriores, as possibilidades são infinitas. O mercado mobile está com força total e agora você está preparado para ele. Seja criativo, destaque-se entre os desenvolvedores e nunca deixe de estudar pois a cada dia que passa temos uma tecnologia nova.</w:t>
      </w:r>
    </w:p>
    <w:p w14:paraId="46B1F9EF" w14:textId="77777777" w:rsidR="00555790" w:rsidRPr="00432F2C" w:rsidRDefault="00555790" w:rsidP="00432F2C">
      <w:r w:rsidRPr="00432F2C">
        <w:t>Nossa jornada se encerra aqui. Esperamos que você tenha aproveitado e aprendido bastante, pois aprendemos muito com você. Agradecemos pelo seu esforço e dedicação.</w:t>
      </w:r>
    </w:p>
    <w:p w14:paraId="34CE30FA" w14:textId="77777777" w:rsidR="00555790" w:rsidRPr="00432F2C" w:rsidRDefault="00555790" w:rsidP="00432F2C">
      <w:r w:rsidRPr="00432F2C">
        <w:t>Desejamos um bom sucesso a você!</w:t>
      </w:r>
    </w:p>
    <w:p w14:paraId="6C4CAA16" w14:textId="77777777" w:rsidR="000478C8" w:rsidRPr="00432F2C" w:rsidRDefault="000478C8" w:rsidP="00555790">
      <w:pPr>
        <w:pStyle w:val="Ttulo2"/>
        <w:numPr>
          <w:ilvl w:val="0"/>
          <w:numId w:val="0"/>
        </w:numPr>
        <w:ind w:left="709" w:hanging="709"/>
      </w:pPr>
    </w:p>
    <w:p w14:paraId="5027EB36" w14:textId="77777777" w:rsidR="00E5406F" w:rsidRPr="00432F2C" w:rsidRDefault="00E5406F">
      <w:pPr>
        <w:spacing w:after="0"/>
        <w:jc w:val="left"/>
      </w:pPr>
    </w:p>
    <w:sectPr w:rsidR="00E5406F" w:rsidRPr="00432F2C">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lóvis Adriano Vianna" w:date="2017-02-15T13:07:00Z" w:initials="CAV">
    <w:p w14:paraId="0BFF506B" w14:textId="5BFB17D8" w:rsidR="00B27638" w:rsidRDefault="00B27638">
      <w:pPr>
        <w:pStyle w:val="Textodecomentrio"/>
      </w:pPr>
      <w:r>
        <w:rPr>
          <w:rStyle w:val="Refdecomentrio"/>
        </w:rPr>
        <w:annotationRef/>
      </w:r>
      <w:r>
        <w:t>Inserir: um.</w:t>
      </w:r>
    </w:p>
  </w:comment>
  <w:comment w:id="1" w:author="Willian" w:date="2017-03-07T00:06:00Z" w:initials="WFSP">
    <w:p w14:paraId="494AEA62" w14:textId="7AE2E167" w:rsidR="00B27638" w:rsidRDefault="00B27638">
      <w:pPr>
        <w:pStyle w:val="Textodecomentrio"/>
      </w:pPr>
      <w:r>
        <w:rPr>
          <w:rStyle w:val="Refdecomentrio"/>
        </w:rPr>
        <w:annotationRef/>
      </w:r>
      <w:proofErr w:type="gramStart"/>
      <w:r>
        <w:t>ok</w:t>
      </w:r>
      <w:proofErr w:type="gramEnd"/>
    </w:p>
  </w:comment>
  <w:comment w:id="2" w:author="Clóvis Adriano Vianna" w:date="2017-02-15T13:10:00Z" w:initials="CAV">
    <w:p w14:paraId="4ACE9255" w14:textId="73746B78" w:rsidR="00B27638" w:rsidRDefault="00B27638">
      <w:pPr>
        <w:pStyle w:val="Textodecomentrio"/>
      </w:pPr>
      <w:r>
        <w:rPr>
          <w:rStyle w:val="Refdecomentrio"/>
        </w:rPr>
        <w:annotationRef/>
      </w:r>
      <w:r>
        <w:t>Seria renderização?</w:t>
      </w:r>
    </w:p>
  </w:comment>
  <w:comment w:id="3" w:author="Willian" w:date="2017-03-07T00:06:00Z" w:initials="WFSP">
    <w:p w14:paraId="04A92A2D" w14:textId="35D982B5" w:rsidR="00B27638" w:rsidRDefault="00B27638">
      <w:pPr>
        <w:pStyle w:val="Textodecomentrio"/>
      </w:pPr>
      <w:r>
        <w:rPr>
          <w:rStyle w:val="Refdecomentrio"/>
        </w:rPr>
        <w:annotationRef/>
      </w:r>
      <w:proofErr w:type="gramStart"/>
      <w:r>
        <w:t>sim</w:t>
      </w:r>
      <w:proofErr w:type="gramEnd"/>
    </w:p>
  </w:comment>
  <w:comment w:id="4" w:author="Carneiro Pinto da Silva, Fernando" w:date="2017-01-31T16:56:00Z" w:initials="CPdSF">
    <w:p w14:paraId="4F5FB59B" w14:textId="3ED57FF9" w:rsidR="00B27638" w:rsidRDefault="00B27638">
      <w:pPr>
        <w:pStyle w:val="Textodecomentrio"/>
      </w:pPr>
      <w:r>
        <w:rPr>
          <w:rStyle w:val="Refdecomentrio"/>
        </w:rPr>
        <w:annotationRef/>
      </w:r>
      <w:r>
        <w:t>Acho que o texto poderia ser mais explicativo a respeito do que essas técnicas fazem.</w:t>
      </w:r>
    </w:p>
    <w:p w14:paraId="58D4BA00" w14:textId="77777777" w:rsidR="00B27638" w:rsidRDefault="00B27638">
      <w:pPr>
        <w:pStyle w:val="Textodecomentrio"/>
      </w:pPr>
    </w:p>
    <w:p w14:paraId="73F076DA" w14:textId="085DEEF6" w:rsidR="00B27638" w:rsidRDefault="00B27638">
      <w:pPr>
        <w:pStyle w:val="Textodecomentrio"/>
      </w:pPr>
      <w:r>
        <w:t>Segue exemplo, cujo a forma em que foi escrita eu não sei se está correta quanto ao conteúdo:</w:t>
      </w:r>
    </w:p>
    <w:p w14:paraId="1CD2F708" w14:textId="77777777" w:rsidR="00B27638" w:rsidRDefault="00B27638">
      <w:pPr>
        <w:pStyle w:val="Textodecomentrio"/>
      </w:pPr>
    </w:p>
    <w:p w14:paraId="16A50FB0" w14:textId="7F3362C8" w:rsidR="00B27638" w:rsidRDefault="00B27638" w:rsidP="00577799">
      <w:pPr>
        <w:pStyle w:val="Textodecomentrio"/>
        <w:numPr>
          <w:ilvl w:val="0"/>
          <w:numId w:val="36"/>
        </w:numPr>
      </w:pPr>
      <w:r>
        <w:t xml:space="preserve"> Draw Rect: aplica no Interface Builder apenas as alterações da view feitas dentro do método draw </w:t>
      </w:r>
      <w:proofErr w:type="gramStart"/>
      <w:r>
        <w:t>( :)</w:t>
      </w:r>
      <w:proofErr w:type="gramEnd"/>
      <w:r>
        <w:t>,...</w:t>
      </w:r>
    </w:p>
    <w:p w14:paraId="30D08E9E" w14:textId="77777777" w:rsidR="00B27638" w:rsidRDefault="00B27638" w:rsidP="00577799">
      <w:pPr>
        <w:pStyle w:val="Textodecomentrio"/>
        <w:numPr>
          <w:ilvl w:val="0"/>
          <w:numId w:val="36"/>
        </w:numPr>
      </w:pPr>
      <w:r>
        <w:t xml:space="preserve"> IBDesignable: torna uma view Designable, ou seja, desenhável no...</w:t>
      </w:r>
    </w:p>
    <w:p w14:paraId="1E236B10" w14:textId="77777777" w:rsidR="00B27638" w:rsidRDefault="00B27638" w:rsidP="001B614A">
      <w:pPr>
        <w:pStyle w:val="Textodecomentrio"/>
      </w:pPr>
    </w:p>
    <w:p w14:paraId="300F594D" w14:textId="449712E9" w:rsidR="00B27638" w:rsidRDefault="00B27638" w:rsidP="00577799">
      <w:pPr>
        <w:pStyle w:val="Textodecomentrio"/>
        <w:numPr>
          <w:ilvl w:val="0"/>
          <w:numId w:val="36"/>
        </w:numPr>
      </w:pPr>
      <w:r>
        <w:t xml:space="preserve"> IBInspectable: pode, como auxílio adicional, adicionar propriedades...</w:t>
      </w:r>
    </w:p>
  </w:comment>
  <w:comment w:id="5" w:author="Willian" w:date="2017-03-07T00:11:00Z" w:initials="WFSP">
    <w:p w14:paraId="421993B7" w14:textId="649AD869" w:rsidR="00294A09" w:rsidRDefault="00294A09">
      <w:pPr>
        <w:pStyle w:val="Textodecomentrio"/>
      </w:pPr>
      <w:r>
        <w:rPr>
          <w:rStyle w:val="Refdecomentrio"/>
        </w:rPr>
        <w:annotationRef/>
      </w:r>
      <w:r>
        <w:t>Corrigido</w:t>
      </w:r>
    </w:p>
  </w:comment>
  <w:comment w:id="6" w:author="Carneiro Pinto da Silva, Fernando" w:date="2017-02-02T14:41:00Z" w:initials="CPdSF">
    <w:p w14:paraId="23255F77" w14:textId="77777777" w:rsidR="00B27638" w:rsidRDefault="00B27638">
      <w:pPr>
        <w:pStyle w:val="Textodecomentrio"/>
      </w:pPr>
      <w:r>
        <w:rPr>
          <w:rStyle w:val="Refdecomentrio"/>
        </w:rPr>
        <w:annotationRef/>
      </w:r>
      <w:r>
        <w:t>Ficou confuso.</w:t>
      </w:r>
    </w:p>
    <w:p w14:paraId="12539D9B" w14:textId="77777777" w:rsidR="00B27638" w:rsidRDefault="00B27638">
      <w:pPr>
        <w:pStyle w:val="Textodecomentrio"/>
      </w:pPr>
    </w:p>
    <w:p w14:paraId="3FACA1FF" w14:textId="57EF0C01" w:rsidR="00B27638" w:rsidRDefault="00B27638">
      <w:pPr>
        <w:pStyle w:val="Textodecomentrio"/>
      </w:pPr>
      <w:r>
        <w:t>O que está tentando dizer é que “...</w:t>
      </w:r>
      <w:r w:rsidRPr="005C0638">
        <w:t xml:space="preserve">são meras abstrações se comparados </w:t>
      </w:r>
      <w:r>
        <w:t>a</w:t>
      </w:r>
      <w:r w:rsidRPr="005C0638">
        <w:t>o</w:t>
      </w:r>
      <w:r>
        <w:t xml:space="preserve"> que o</w:t>
      </w:r>
      <w:r w:rsidRPr="005C0638">
        <w:t xml:space="preserve"> CoreGraphics</w:t>
      </w:r>
      <w:r>
        <w:t xml:space="preserve"> faz que é</w:t>
      </w:r>
      <w:r w:rsidRPr="005C0638">
        <w:t xml:space="preserve"> da</w:t>
      </w:r>
      <w:r>
        <w:t>r</w:t>
      </w:r>
      <w:r w:rsidRPr="005C0638">
        <w:t xml:space="preserve"> vida ao visual do seu </w:t>
      </w:r>
      <w:r w:rsidRPr="005C0638">
        <w:rPr>
          <w:i/>
        </w:rPr>
        <w:t>app</w:t>
      </w:r>
      <w:r w:rsidRPr="005C0638">
        <w:t>.</w:t>
      </w:r>
      <w:proofErr w:type="gramStart"/>
      <w:r>
        <w:t>” ?</w:t>
      </w:r>
      <w:proofErr w:type="gramEnd"/>
    </w:p>
  </w:comment>
  <w:comment w:id="7" w:author="Willian" w:date="2017-03-07T00:14:00Z" w:initials="WFSP">
    <w:p w14:paraId="0D66AB3E" w14:textId="1C8AFB52" w:rsidR="00B72FFA" w:rsidRDefault="00B72FFA">
      <w:pPr>
        <w:pStyle w:val="Textodecomentrio"/>
      </w:pPr>
      <w:r>
        <w:rPr>
          <w:rStyle w:val="Refdecomentrio"/>
        </w:rPr>
        <w:annotationRef/>
      </w:r>
      <w:r>
        <w:t>Reformulado</w:t>
      </w:r>
    </w:p>
  </w:comment>
  <w:comment w:id="8" w:author="Carneiro Pinto da Silva, Fernando" w:date="2017-02-02T14:49:00Z" w:initials="CPdSF">
    <w:p w14:paraId="12054848" w14:textId="0E549536" w:rsidR="00B27638" w:rsidRDefault="00B27638">
      <w:pPr>
        <w:pStyle w:val="Textodecomentrio"/>
      </w:pPr>
      <w:r>
        <w:rPr>
          <w:rStyle w:val="Refdecomentrio"/>
        </w:rPr>
        <w:annotationRef/>
      </w:r>
      <w:r>
        <w:t>Acho que para não gerar comentários de que não está aprendendo tudo, melhor apenas falar que o aluno aprenderá os conceitos bastante utilizados do CoreGraphics ou que serão necessários para concluir seu app.</w:t>
      </w:r>
    </w:p>
  </w:comment>
  <w:comment w:id="9" w:author="Willian" w:date="2017-03-07T00:16:00Z" w:initials="WFSP">
    <w:p w14:paraId="340DB317" w14:textId="63D75AD8" w:rsidR="00360627" w:rsidRDefault="00360627">
      <w:pPr>
        <w:pStyle w:val="Textodecomentrio"/>
      </w:pPr>
      <w:r>
        <w:rPr>
          <w:rStyle w:val="Refdecomentrio"/>
        </w:rPr>
        <w:annotationRef/>
      </w:r>
      <w:proofErr w:type="gramStart"/>
      <w:r>
        <w:t>ok</w:t>
      </w:r>
      <w:proofErr w:type="gramEnd"/>
    </w:p>
  </w:comment>
  <w:comment w:id="10" w:author="Clóvis Adriano Vianna" w:date="2017-02-15T13:17:00Z" w:initials="CAV">
    <w:p w14:paraId="3E5DEBD5" w14:textId="786170D4" w:rsidR="00B27638" w:rsidRDefault="00B27638">
      <w:pPr>
        <w:pStyle w:val="Textodecomentrio"/>
      </w:pPr>
      <w:r>
        <w:rPr>
          <w:rStyle w:val="Refdecomentrio"/>
        </w:rPr>
        <w:annotationRef/>
      </w:r>
      <w:r>
        <w:t>Não entendi?</w:t>
      </w:r>
    </w:p>
  </w:comment>
  <w:comment w:id="11" w:author="Willian" w:date="2017-03-07T00:17:00Z" w:initials="WFSP">
    <w:p w14:paraId="3A32354B" w14:textId="50C79831" w:rsidR="00360627" w:rsidRDefault="00360627">
      <w:pPr>
        <w:pStyle w:val="Textodecomentrio"/>
      </w:pPr>
      <w:r>
        <w:rPr>
          <w:rStyle w:val="Refdecomentrio"/>
        </w:rPr>
        <w:annotationRef/>
      </w:r>
      <w:r>
        <w:t>Corrigido</w:t>
      </w:r>
    </w:p>
  </w:comment>
  <w:comment w:id="12" w:author="Carneiro Pinto da Silva, Fernando" w:date="2017-02-02T14:52:00Z" w:initials="CPdSF">
    <w:p w14:paraId="2A0CF991" w14:textId="599296D7" w:rsidR="00B27638" w:rsidRDefault="00B27638">
      <w:pPr>
        <w:pStyle w:val="Textodecomentrio"/>
      </w:pPr>
      <w:r>
        <w:rPr>
          <w:rStyle w:val="Refdecomentrio"/>
        </w:rPr>
        <w:annotationRef/>
      </w:r>
      <w:r>
        <w:t xml:space="preserve">“...temos outras </w:t>
      </w:r>
      <w:proofErr w:type="gramStart"/>
      <w:r>
        <w:t>opções..</w:t>
      </w:r>
      <w:proofErr w:type="gramEnd"/>
      <w:r>
        <w:t>”?</w:t>
      </w:r>
    </w:p>
  </w:comment>
  <w:comment w:id="13" w:author="Willian" w:date="2017-03-07T00:17:00Z" w:initials="WFSP">
    <w:p w14:paraId="6AE0E15A" w14:textId="2CFBD6E5" w:rsidR="00360627" w:rsidRDefault="00360627">
      <w:pPr>
        <w:pStyle w:val="Textodecomentrio"/>
      </w:pPr>
      <w:r>
        <w:rPr>
          <w:rStyle w:val="Refdecomentrio"/>
        </w:rPr>
        <w:annotationRef/>
      </w:r>
      <w:proofErr w:type="gramStart"/>
      <w:r>
        <w:t>isso</w:t>
      </w:r>
      <w:proofErr w:type="gramEnd"/>
    </w:p>
  </w:comment>
  <w:comment w:id="14" w:author="Carneiro Pinto da Silva, Fernando" w:date="2017-02-02T14:53:00Z" w:initials="CPdSF">
    <w:p w14:paraId="67B19783" w14:textId="026833B3" w:rsidR="00B27638" w:rsidRPr="00A04851" w:rsidRDefault="00B27638">
      <w:pPr>
        <w:pStyle w:val="Textodecomentrio"/>
        <w:rPr>
          <w:lang w:val="en-US"/>
        </w:rPr>
      </w:pPr>
      <w:r>
        <w:rPr>
          <w:rStyle w:val="Refdecomentrio"/>
        </w:rPr>
        <w:annotationRef/>
      </w:r>
      <w:r>
        <w:t xml:space="preserve">Que padrão deve ser seguido para a palavra? </w:t>
      </w:r>
      <w:r w:rsidRPr="00A04851">
        <w:rPr>
          <w:lang w:val="en-US"/>
        </w:rPr>
        <w:t>Interface Builder? Interfacebuilder? Interface builder?</w:t>
      </w:r>
    </w:p>
  </w:comment>
  <w:comment w:id="15" w:author="Willian" w:date="2017-03-07T00:18:00Z" w:initials="WFSP">
    <w:p w14:paraId="603DF843" w14:textId="26799EBD" w:rsidR="00360627" w:rsidRDefault="00360627">
      <w:pPr>
        <w:pStyle w:val="Textodecomentrio"/>
      </w:pPr>
      <w:r>
        <w:rPr>
          <w:rStyle w:val="Refdecomentrio"/>
        </w:rPr>
        <w:annotationRef/>
      </w:r>
      <w:r w:rsidRPr="00A04851">
        <w:rPr>
          <w:lang w:val="en-US"/>
        </w:rPr>
        <w:t>Interface Builder</w:t>
      </w:r>
      <w:r>
        <w:rPr>
          <w:lang w:val="en-US"/>
        </w:rPr>
        <w:t>. Corrigido no arquivo todo</w:t>
      </w:r>
    </w:p>
  </w:comment>
  <w:comment w:id="16" w:author="Carneiro Pinto da Silva, Fernando" w:date="2017-02-02T14:57:00Z" w:initials="CPdSF">
    <w:p w14:paraId="581B155D" w14:textId="5DC0D3A5" w:rsidR="00B27638" w:rsidRDefault="00B27638">
      <w:pPr>
        <w:pStyle w:val="Textodecomentrio"/>
      </w:pPr>
      <w:r>
        <w:rPr>
          <w:rStyle w:val="Refdecomentrio"/>
        </w:rPr>
        <w:annotationRef/>
      </w:r>
      <w:r>
        <w:t>As duas imagens não devem apresentar nenhuma diferença com exceção do tamanho do destaque da seta?</w:t>
      </w:r>
    </w:p>
  </w:comment>
  <w:comment w:id="17" w:author="Willian" w:date="2017-03-07T00:20:00Z" w:initials="WFSP">
    <w:p w14:paraId="5C8806A8" w14:textId="2C39885F" w:rsidR="00360627" w:rsidRDefault="00360627">
      <w:pPr>
        <w:pStyle w:val="Textodecomentrio"/>
      </w:pPr>
      <w:r>
        <w:rPr>
          <w:rStyle w:val="Refdecomentrio"/>
        </w:rPr>
        <w:annotationRef/>
      </w:r>
      <w:r>
        <w:t>Exato</w:t>
      </w:r>
    </w:p>
  </w:comment>
  <w:comment w:id="18" w:author="Carneiro Pinto da Silva, Fernando" w:date="2017-02-02T14:58:00Z" w:initials="CPdSF">
    <w:p w14:paraId="49843AEE" w14:textId="63335296" w:rsidR="00B27638" w:rsidRDefault="00B27638">
      <w:pPr>
        <w:pStyle w:val="Textodecomentrio"/>
      </w:pPr>
      <w:r>
        <w:rPr>
          <w:rStyle w:val="Refdecomentrio"/>
        </w:rPr>
        <w:annotationRef/>
      </w:r>
      <w:r>
        <w:t>Mesma observação do comentário anterior.</w:t>
      </w:r>
    </w:p>
  </w:comment>
  <w:comment w:id="19" w:author="Willian" w:date="2017-03-07T00:20:00Z" w:initials="WFSP">
    <w:p w14:paraId="36317669" w14:textId="147FB6F1" w:rsidR="00360627" w:rsidRDefault="00360627">
      <w:pPr>
        <w:pStyle w:val="Textodecomentrio"/>
      </w:pPr>
      <w:r>
        <w:rPr>
          <w:rStyle w:val="Refdecomentrio"/>
        </w:rPr>
        <w:annotationRef/>
      </w:r>
      <w:r>
        <w:t>Sim. A única diferença é a seta em destaque</w:t>
      </w:r>
    </w:p>
  </w:comment>
  <w:comment w:id="20" w:author="Clóvis Adriano Vianna" w:date="2017-02-15T14:22:00Z" w:initials="CAV">
    <w:p w14:paraId="60A49524" w14:textId="1BA9ADFA" w:rsidR="00B27638" w:rsidRDefault="00B27638">
      <w:pPr>
        <w:pStyle w:val="Textodecomentrio"/>
      </w:pPr>
      <w:r>
        <w:rPr>
          <w:rStyle w:val="Refdecomentrio"/>
        </w:rPr>
        <w:annotationRef/>
      </w:r>
      <w:r>
        <w:t>Se for a primeira vez que a pessoa acessa essa caixa de texto, a linguagem que estará selecionada será a swift? Caso ela seja a default seria melhor alertar o aluno para trocar também de Object-C para Swift. Conferir.</w:t>
      </w:r>
    </w:p>
  </w:comment>
  <w:comment w:id="21" w:author="Willian" w:date="2017-03-07T00:21:00Z" w:initials="WFSP">
    <w:p w14:paraId="029A0476" w14:textId="26AF583F" w:rsidR="00360627" w:rsidRDefault="00360627">
      <w:pPr>
        <w:pStyle w:val="Textodecomentrio"/>
      </w:pPr>
      <w:r>
        <w:rPr>
          <w:rStyle w:val="Refdecomentrio"/>
        </w:rPr>
        <w:annotationRef/>
      </w:r>
      <w:r>
        <w:t>Sim. Na criação do projeto, quando o aluno seleciona a linguagem do projeto, ela passa a ser a default</w:t>
      </w:r>
    </w:p>
  </w:comment>
  <w:comment w:id="22" w:author="Clóvis Adriano Vianna" w:date="2017-02-15T14:31:00Z" w:initials="CAV">
    <w:p w14:paraId="311DFE46" w14:textId="5D8E803D" w:rsidR="00B27638" w:rsidRDefault="00B27638">
      <w:pPr>
        <w:pStyle w:val="Textodecomentrio"/>
      </w:pPr>
      <w:r>
        <w:rPr>
          <w:rStyle w:val="Refdecomentrio"/>
        </w:rPr>
        <w:annotationRef/>
      </w:r>
      <w:r>
        <w:t>Coloquei essa imagem da do grupo Views do projeto, pois não havia nenhuma imagem aqui. Seria isso?</w:t>
      </w:r>
    </w:p>
  </w:comment>
  <w:comment w:id="23" w:author="Willian" w:date="2017-03-07T00:22:00Z" w:initials="WFSP">
    <w:p w14:paraId="2FD91E29" w14:textId="1C32127C" w:rsidR="00360627" w:rsidRDefault="00360627">
      <w:pPr>
        <w:pStyle w:val="Textodecomentrio"/>
      </w:pPr>
      <w:r>
        <w:rPr>
          <w:rStyle w:val="Refdecomentrio"/>
        </w:rPr>
        <w:annotationRef/>
      </w:r>
      <w:r>
        <w:t>Sim, está certo.</w:t>
      </w:r>
    </w:p>
  </w:comment>
  <w:comment w:id="24" w:author="Clóvis Adriano Vianna" w:date="2017-02-15T14:37:00Z" w:initials="CAV">
    <w:p w14:paraId="3EDA965A" w14:textId="6845D132" w:rsidR="00B27638" w:rsidRDefault="00B27638">
      <w:pPr>
        <w:pStyle w:val="Textodecomentrio"/>
      </w:pPr>
      <w:r>
        <w:rPr>
          <w:rStyle w:val="Refdecomentrio"/>
        </w:rPr>
        <w:annotationRef/>
      </w:r>
      <w:r>
        <w:t>Quando comecei a digitar no campo ele se auto-completou com o valor pedido para escrever. Isso poderá deixar o aluno confuso?</w:t>
      </w:r>
    </w:p>
  </w:comment>
  <w:comment w:id="25" w:author="Willian" w:date="2017-03-07T00:23:00Z" w:initials="WFSP">
    <w:p w14:paraId="47FBDFDC" w14:textId="57E1C74A" w:rsidR="00360627" w:rsidRDefault="00360627">
      <w:pPr>
        <w:pStyle w:val="Textodecomentrio"/>
      </w:pPr>
      <w:r>
        <w:rPr>
          <w:rStyle w:val="Refdecomentrio"/>
        </w:rPr>
        <w:annotationRef/>
      </w:r>
      <w:r>
        <w:t xml:space="preserve">Creio que não. Ele geralmente irá auto-completar se tudo estiver certo. (Se o </w:t>
      </w:r>
      <w:r w:rsidRPr="00432F2C">
        <w:t>ExpandCollapseButton</w:t>
      </w:r>
      <w:r>
        <w:t xml:space="preserve"> não fosse uma subclasse de UIButton ele não autocompletaria, por exemplo)</w:t>
      </w:r>
    </w:p>
  </w:comment>
  <w:comment w:id="26" w:author="Clóvis Adriano Vianna" w:date="2017-02-15T14:41:00Z" w:initials="CAV">
    <w:p w14:paraId="4FD9FC19" w14:textId="506D98AC" w:rsidR="00B27638" w:rsidRDefault="00B27638">
      <w:pPr>
        <w:pStyle w:val="Textodecomentrio"/>
      </w:pPr>
      <w:r>
        <w:rPr>
          <w:rStyle w:val="Refdecomentrio"/>
        </w:rPr>
        <w:annotationRef/>
      </w:r>
      <w:r>
        <w:t>No botão, pois faremos a seta dentro dele.</w:t>
      </w:r>
    </w:p>
  </w:comment>
  <w:comment w:id="28" w:author="Willian" w:date="2017-03-07T00:24:00Z" w:initials="WFSP">
    <w:p w14:paraId="35FD25F8" w14:textId="1497AF42" w:rsidR="00360627" w:rsidRDefault="00360627">
      <w:pPr>
        <w:pStyle w:val="Textodecomentrio"/>
      </w:pPr>
      <w:r>
        <w:rPr>
          <w:rStyle w:val="Refdecomentrio"/>
        </w:rPr>
        <w:annotationRef/>
      </w:r>
      <w:r>
        <w:t>Sim. No botão</w:t>
      </w:r>
    </w:p>
  </w:comment>
  <w:comment w:id="27" w:author="Carneiro Pinto da Silva, Fernando" w:date="2017-02-02T15:02:00Z" w:initials="CPdSF">
    <w:p w14:paraId="56EC7208" w14:textId="6CC5A87F" w:rsidR="00B27638" w:rsidRDefault="00B27638">
      <w:pPr>
        <w:pStyle w:val="Textodecomentrio"/>
      </w:pPr>
      <w:r>
        <w:rPr>
          <w:rStyle w:val="Refdecomentrio"/>
        </w:rPr>
        <w:annotationRef/>
      </w:r>
      <w:r>
        <w:t>No botão ou o botão?</w:t>
      </w:r>
    </w:p>
  </w:comment>
  <w:comment w:id="29" w:author="Willian" w:date="2017-03-07T00:25:00Z" w:initials="WFSP">
    <w:p w14:paraId="4643014C" w14:textId="6BEBAF9D" w:rsidR="00360627" w:rsidRDefault="00360627">
      <w:pPr>
        <w:pStyle w:val="Textodecomentrio"/>
      </w:pPr>
      <w:r>
        <w:rPr>
          <w:rStyle w:val="Refdecomentrio"/>
        </w:rPr>
        <w:annotationRef/>
      </w:r>
      <w:r>
        <w:t>No botão</w:t>
      </w:r>
    </w:p>
  </w:comment>
  <w:comment w:id="30" w:author="Carneiro Pinto da Silva, Fernando" w:date="2017-02-02T15:14:00Z" w:initials="CPdSF">
    <w:p w14:paraId="0E23A38B" w14:textId="467940B3" w:rsidR="00B27638" w:rsidRDefault="00B27638">
      <w:pPr>
        <w:pStyle w:val="Textodecomentrio"/>
      </w:pPr>
      <w:r>
        <w:rPr>
          <w:rStyle w:val="Refdecomentrio"/>
        </w:rPr>
        <w:annotationRef/>
      </w:r>
      <w:r>
        <w:t>Inserir resumo que encerra o capítulo.</w:t>
      </w:r>
    </w:p>
  </w:comment>
  <w:comment w:id="31" w:author="Willian" w:date="2017-03-07T00:30:00Z" w:initials="WFSP">
    <w:p w14:paraId="14FF0EB4" w14:textId="19050152" w:rsidR="00FA59FA" w:rsidRDefault="00FA59FA">
      <w:pPr>
        <w:pStyle w:val="Textodecomentrio"/>
      </w:pPr>
      <w:r>
        <w:rPr>
          <w:rStyle w:val="Refdecomentrio"/>
        </w:rPr>
        <w:annotationRef/>
      </w:r>
      <w:proofErr w:type="gramStart"/>
      <w:r>
        <w:t>ok</w:t>
      </w:r>
      <w:proofErr w:type="gramEnd"/>
    </w:p>
  </w:comment>
  <w:comment w:id="35" w:author="Carneiro Pinto da Silva, Fernando" w:date="2017-02-02T15:21:00Z" w:initials="CPdSF">
    <w:p w14:paraId="0EC763DE" w14:textId="521FEE74" w:rsidR="00B27638" w:rsidRDefault="00B27638">
      <w:pPr>
        <w:pStyle w:val="Textodecomentrio"/>
      </w:pPr>
      <w:r>
        <w:rPr>
          <w:rStyle w:val="Refdecomentrio"/>
        </w:rPr>
        <w:annotationRef/>
      </w:r>
      <w:r>
        <w:t>Implementarmos o que?</w:t>
      </w:r>
    </w:p>
  </w:comment>
  <w:comment w:id="36" w:author="Willian" w:date="2017-03-07T00:30:00Z" w:initials="WFSP">
    <w:p w14:paraId="416BD175" w14:textId="5D8CB5AC" w:rsidR="00FA59FA" w:rsidRDefault="00FA59FA">
      <w:pPr>
        <w:pStyle w:val="Textodecomentrio"/>
      </w:pPr>
      <w:r>
        <w:rPr>
          <w:rStyle w:val="Refdecomentrio"/>
        </w:rPr>
        <w:annotationRef/>
      </w:r>
      <w:r>
        <w:t>Corrigido</w:t>
      </w:r>
    </w:p>
  </w:comment>
  <w:comment w:id="39" w:author="Clóvis Adriano Vianna" w:date="2017-02-15T16:16:00Z" w:initials="CAV">
    <w:p w14:paraId="2ED6DDB5" w14:textId="28D44E8E" w:rsidR="00B27638" w:rsidRDefault="00B27638">
      <w:pPr>
        <w:pStyle w:val="Textodecomentrio"/>
      </w:pPr>
      <w:r>
        <w:rPr>
          <w:rStyle w:val="Refdecomentrio"/>
        </w:rPr>
        <w:annotationRef/>
      </w:r>
      <w:r>
        <w:t xml:space="preserve">Esse símbolo não representa o local onde aparecem estas opções. Coloquei </w:t>
      </w:r>
      <w:proofErr w:type="gramStart"/>
      <w:r>
        <w:t>um figura</w:t>
      </w:r>
      <w:proofErr w:type="gramEnd"/>
      <w:r>
        <w:t xml:space="preserve"> para verificar o correto.</w:t>
      </w:r>
    </w:p>
  </w:comment>
  <w:comment w:id="40" w:author="Willian" w:date="2017-03-07T00:32:00Z" w:initials="WFSP">
    <w:p w14:paraId="753A248F" w14:textId="1736CDD4" w:rsidR="00FA59FA" w:rsidRDefault="00FA59FA">
      <w:pPr>
        <w:pStyle w:val="Textodecomentrio"/>
      </w:pPr>
      <w:r>
        <w:rPr>
          <w:rStyle w:val="Refdecomentrio"/>
        </w:rPr>
        <w:annotationRef/>
      </w:r>
      <w:r>
        <w:t xml:space="preserve">Inserido o ícone inline </w:t>
      </w:r>
    </w:p>
  </w:comment>
  <w:comment w:id="50" w:author="Carneiro Pinto da Silva, Fernando" w:date="2017-02-02T16:38:00Z" w:initials="CPdSF">
    <w:p w14:paraId="438BE939" w14:textId="77777777" w:rsidR="00B27638" w:rsidRDefault="00B27638">
      <w:pPr>
        <w:pStyle w:val="Textodecomentrio"/>
      </w:pPr>
      <w:r>
        <w:rPr>
          <w:rStyle w:val="Refdecomentrio"/>
        </w:rPr>
        <w:annotationRef/>
      </w:r>
      <w:r>
        <w:t xml:space="preserve">Os tópicos abaixo são as características da biblioteca? </w:t>
      </w:r>
    </w:p>
    <w:p w14:paraId="1070EACA" w14:textId="66F62E82" w:rsidR="00B27638" w:rsidRDefault="00B27638">
      <w:pPr>
        <w:pStyle w:val="Textodecomentrio"/>
      </w:pPr>
      <w:r>
        <w:t>Não seria melhor um texto do tipo “Suas características são:” ou algo mais elaborado?</w:t>
      </w:r>
    </w:p>
  </w:comment>
  <w:comment w:id="51" w:author="Willian" w:date="2017-03-07T00:33:00Z" w:initials="WFSP">
    <w:p w14:paraId="645E6C8F" w14:textId="270A36E8" w:rsidR="00FA59FA" w:rsidRDefault="00FA59FA">
      <w:pPr>
        <w:pStyle w:val="Textodecomentrio"/>
      </w:pPr>
      <w:r>
        <w:rPr>
          <w:rStyle w:val="Refdecomentrio"/>
        </w:rPr>
        <w:annotationRef/>
      </w:r>
      <w:proofErr w:type="gramStart"/>
      <w:r>
        <w:t>ok</w:t>
      </w:r>
      <w:proofErr w:type="gramEnd"/>
    </w:p>
  </w:comment>
  <w:comment w:id="56" w:author="Carneiro Pinto da Silva, Fernando" w:date="2017-02-02T16:41:00Z" w:initials="CPdSF">
    <w:p w14:paraId="54491C7A" w14:textId="50F24CE5" w:rsidR="00B27638" w:rsidRDefault="00B27638">
      <w:pPr>
        <w:pStyle w:val="Textodecomentrio"/>
      </w:pPr>
      <w:r>
        <w:rPr>
          <w:rStyle w:val="Refdecomentrio"/>
        </w:rPr>
        <w:annotationRef/>
      </w:r>
      <w:r>
        <w:t>Antes da inserção? Antes da escolha? Favor ajustar.</w:t>
      </w:r>
    </w:p>
  </w:comment>
  <w:comment w:id="57" w:author="Willian" w:date="2017-03-07T00:34:00Z" w:initials="WFSP">
    <w:p w14:paraId="1595C447" w14:textId="2B9852CA" w:rsidR="00955F06" w:rsidRDefault="00955F06">
      <w:pPr>
        <w:pStyle w:val="Textodecomentrio"/>
      </w:pPr>
      <w:r>
        <w:rPr>
          <w:rStyle w:val="Refdecomentrio"/>
        </w:rPr>
        <w:annotationRef/>
      </w:r>
      <w:proofErr w:type="gramStart"/>
      <w:r>
        <w:t>corrigido</w:t>
      </w:r>
      <w:proofErr w:type="gramEnd"/>
    </w:p>
  </w:comment>
  <w:comment w:id="64" w:author="Clóvis Adriano Vianna" w:date="2017-02-15T17:16:00Z" w:initials="CAV">
    <w:p w14:paraId="099480E2" w14:textId="62B5977C" w:rsidR="00B27638" w:rsidRDefault="00B27638">
      <w:pPr>
        <w:pStyle w:val="Textodecomentrio"/>
      </w:pPr>
      <w:r>
        <w:rPr>
          <w:rStyle w:val="Refdecomentrio"/>
        </w:rPr>
        <w:annotationRef/>
      </w:r>
      <w:proofErr w:type="gramStart"/>
      <w:r>
        <w:t>de</w:t>
      </w:r>
      <w:proofErr w:type="gramEnd"/>
      <w:r>
        <w:t xml:space="preserve"> apenas.</w:t>
      </w:r>
    </w:p>
  </w:comment>
  <w:comment w:id="65" w:author="Willian" w:date="2017-03-07T00:39:00Z" w:initials="WFSP">
    <w:p w14:paraId="209B6EDC" w14:textId="31C15049" w:rsidR="008A7AC1" w:rsidRDefault="008A7AC1">
      <w:pPr>
        <w:pStyle w:val="Textodecomentrio"/>
      </w:pPr>
      <w:r>
        <w:rPr>
          <w:rStyle w:val="Refdecomentrio"/>
        </w:rPr>
        <w:annotationRef/>
      </w:r>
      <w:proofErr w:type="gramStart"/>
      <w:r>
        <w:t>ok</w:t>
      </w:r>
      <w:proofErr w:type="gramEnd"/>
    </w:p>
  </w:comment>
  <w:comment w:id="66" w:author="Carneiro Pinto da Silva, Fernando" w:date="2017-02-02T16:47:00Z" w:initials="CPdSF">
    <w:p w14:paraId="238EF846" w14:textId="28AF09E2" w:rsidR="00B27638" w:rsidRDefault="00B27638">
      <w:pPr>
        <w:pStyle w:val="Textodecomentrio"/>
      </w:pPr>
      <w:r>
        <w:rPr>
          <w:rStyle w:val="Refdecomentrio"/>
        </w:rPr>
        <w:annotationRef/>
      </w:r>
      <w:r>
        <w:t>A grafia está diferente pois estamos falando de URLs diferentes? Uma delas seria opção do sistema ou parte da programação?</w:t>
      </w:r>
    </w:p>
  </w:comment>
  <w:comment w:id="67" w:author="Willian" w:date="2017-03-07T00:38:00Z" w:initials="WFSP">
    <w:p w14:paraId="26653992" w14:textId="708A7328" w:rsidR="008A7AC1" w:rsidRDefault="008A7AC1">
      <w:pPr>
        <w:pStyle w:val="Textodecomentrio"/>
      </w:pPr>
      <w:r>
        <w:rPr>
          <w:rStyle w:val="Refdecomentrio"/>
        </w:rPr>
        <w:annotationRef/>
      </w:r>
      <w:proofErr w:type="gramStart"/>
      <w:r>
        <w:t>Na verdade</w:t>
      </w:r>
      <w:proofErr w:type="gramEnd"/>
      <w:r>
        <w:t xml:space="preserve"> estávamos falando do mesmo tipo de URL</w:t>
      </w:r>
    </w:p>
  </w:comment>
  <w:comment w:id="73" w:author="Clóvis Adriano Vianna" w:date="2017-02-15T16:59:00Z" w:initials="CAV">
    <w:p w14:paraId="7A299716" w14:textId="2544C580" w:rsidR="00B27638" w:rsidRDefault="00B27638">
      <w:pPr>
        <w:pStyle w:val="Textodecomentrio"/>
      </w:pPr>
      <w:r>
        <w:rPr>
          <w:rStyle w:val="Refdecomentrio"/>
        </w:rPr>
        <w:annotationRef/>
      </w:r>
      <w:r>
        <w:t>Retirar.</w:t>
      </w:r>
    </w:p>
  </w:comment>
  <w:comment w:id="74" w:author="Carneiro Pinto da Silva, Fernando" w:date="2017-02-02T16:50:00Z" w:initials="CPdSF">
    <w:p w14:paraId="356BD118" w14:textId="5B57BE7B" w:rsidR="00B27638" w:rsidRDefault="00B27638">
      <w:pPr>
        <w:pStyle w:val="Textodecomentrio"/>
      </w:pPr>
      <w:r>
        <w:rPr>
          <w:rStyle w:val="Refdecomentrio"/>
        </w:rPr>
        <w:annotationRef/>
      </w:r>
      <w:r>
        <w:t>Baixar no arquivo ou o arquivo?</w:t>
      </w:r>
    </w:p>
  </w:comment>
  <w:comment w:id="75" w:author="Willian" w:date="2017-03-07T00:40:00Z" w:initials="WFSP">
    <w:p w14:paraId="09F49A52" w14:textId="74BA1DE8" w:rsidR="008A7AC1" w:rsidRDefault="008A7AC1">
      <w:pPr>
        <w:pStyle w:val="Textodecomentrio"/>
      </w:pPr>
      <w:r>
        <w:rPr>
          <w:rStyle w:val="Refdecomentrio"/>
        </w:rPr>
        <w:annotationRef/>
      </w:r>
      <w:r>
        <w:t>No arquivo. Tem o sentido de baixar no dispositivo. Alterei</w:t>
      </w:r>
    </w:p>
  </w:comment>
  <w:comment w:id="82" w:author="Carneiro Pinto da Silva, Fernando" w:date="2017-02-02T17:49:00Z" w:initials="CPdSF">
    <w:p w14:paraId="65B4D19A" w14:textId="75FD791D" w:rsidR="00B27638" w:rsidRDefault="00B27638">
      <w:pPr>
        <w:pStyle w:val="Textodecomentrio"/>
      </w:pPr>
      <w:r>
        <w:rPr>
          <w:rStyle w:val="Refdecomentrio"/>
        </w:rPr>
        <w:annotationRef/>
      </w:r>
      <w:r>
        <w:t>Está correto chama-los assim?</w:t>
      </w:r>
    </w:p>
  </w:comment>
  <w:comment w:id="83" w:author="Willian" w:date="2017-03-07T00:42:00Z" w:initials="WFSP">
    <w:p w14:paraId="2EEC1E23" w14:textId="2A1C52CA" w:rsidR="0069288C" w:rsidRDefault="0069288C">
      <w:pPr>
        <w:pStyle w:val="Textodecomentrio"/>
      </w:pPr>
      <w:r>
        <w:rPr>
          <w:rStyle w:val="Refdecomentrio"/>
        </w:rPr>
        <w:annotationRef/>
      </w:r>
      <w:proofErr w:type="gramStart"/>
      <w:r>
        <w:t>sim</w:t>
      </w:r>
      <w:proofErr w:type="gramEnd"/>
    </w:p>
  </w:comment>
  <w:comment w:id="88" w:author="Clóvis Adriano Vianna" w:date="2017-02-15T17:41:00Z" w:initials="CAV">
    <w:p w14:paraId="5CD0624C" w14:textId="7E56616A" w:rsidR="00B27638" w:rsidRDefault="00B27638">
      <w:pPr>
        <w:pStyle w:val="Textodecomentrio"/>
      </w:pPr>
      <w:r>
        <w:rPr>
          <w:rStyle w:val="Refdecomentrio"/>
        </w:rPr>
        <w:annotationRef/>
      </w:r>
      <w:r>
        <w:t>Pode ser usado o termo lógico ao invés de booleano.</w:t>
      </w:r>
    </w:p>
  </w:comment>
  <w:comment w:id="89" w:author="Carneiro Pinto da Silva, Fernando" w:date="2017-02-02T17:53:00Z" w:initials="CPdSF">
    <w:p w14:paraId="0251726E" w14:textId="75A67481" w:rsidR="00B27638" w:rsidRDefault="00B27638">
      <w:pPr>
        <w:pStyle w:val="Textodecomentrio"/>
      </w:pPr>
      <w:r>
        <w:rPr>
          <w:rStyle w:val="Refdecomentrio"/>
        </w:rPr>
        <w:annotationRef/>
      </w:r>
      <w:r>
        <w:t>Revisão Técnica, o ideal seria deixar entre aspas ou em itálico?</w:t>
      </w:r>
    </w:p>
  </w:comment>
  <w:comment w:id="90" w:author="Willian" w:date="2017-03-07T00:42:00Z" w:initials="WFSP">
    <w:p w14:paraId="307A8167" w14:textId="685D3B1C" w:rsidR="00EF345C" w:rsidRDefault="0069288C" w:rsidP="00EF345C">
      <w:pPr>
        <w:spacing w:after="0"/>
        <w:jc w:val="left"/>
        <w:rPr>
          <w:rFonts w:eastAsia="Times New Roman" w:cs="Times New Roman"/>
          <w:color w:val="auto"/>
          <w:sz w:val="24"/>
          <w:szCs w:val="24"/>
        </w:rPr>
      </w:pPr>
      <w:r>
        <w:rPr>
          <w:rStyle w:val="Refdecomentrio"/>
        </w:rPr>
        <w:annotationRef/>
      </w:r>
      <w:r w:rsidR="00EF345C">
        <w:t xml:space="preserve">Booleano é a palavra. Booleano é um tipo de dado que possui dois possíveis valores: </w:t>
      </w:r>
      <w:r w:rsidR="00EF345C">
        <w:rPr>
          <w:b/>
        </w:rPr>
        <w:t xml:space="preserve">verdadeiro ou falso. </w:t>
      </w:r>
      <w:r w:rsidR="00EF345C">
        <w:t xml:space="preserve">Já é uma palavra do português e possui dois “o” pois deriva do criador </w:t>
      </w:r>
      <w:hyperlink r:id="rId1" w:tooltip="George Boole" w:history="1">
        <w:r w:rsidR="00EF345C">
          <w:rPr>
            <w:rStyle w:val="Hiperlink"/>
            <w:rFonts w:ascii="Helvetica" w:eastAsia="Times New Roman" w:hAnsi="Helvetica"/>
            <w:color w:val="0B0080"/>
            <w:sz w:val="21"/>
            <w:szCs w:val="21"/>
            <w:shd w:val="clear" w:color="auto" w:fill="FFFFFF"/>
          </w:rPr>
          <w:t>George Boole</w:t>
        </w:r>
      </w:hyperlink>
    </w:p>
    <w:p w14:paraId="7C7C39E8" w14:textId="7C415AA4" w:rsidR="0069288C" w:rsidRPr="0069288C" w:rsidRDefault="00EF345C">
      <w:pPr>
        <w:pStyle w:val="Textodecomentrio"/>
      </w:pPr>
      <w:r>
        <w:t xml:space="preserve"> </w:t>
      </w:r>
      <w:r w:rsidR="0069288C">
        <w:rPr>
          <w:b/>
        </w:rPr>
        <w:t xml:space="preserve"> </w:t>
      </w:r>
    </w:p>
  </w:comment>
  <w:comment w:id="93" w:author="Clóvis Adriano Vianna" w:date="2017-02-15T17:31:00Z" w:initials="CAV">
    <w:p w14:paraId="79E19E9E" w14:textId="6421E572" w:rsidR="00B27638" w:rsidRDefault="00B27638">
      <w:pPr>
        <w:pStyle w:val="Textodecomentrio"/>
      </w:pPr>
      <w:r>
        <w:rPr>
          <w:rStyle w:val="Refdecomentrio"/>
        </w:rPr>
        <w:annotationRef/>
      </w:r>
      <w:r>
        <w:t>Ao meu ver entre aspas, pois o termo é no sentido de usar e reusar sempre que necessário. É um princípio da POO.</w:t>
      </w:r>
    </w:p>
  </w:comment>
  <w:comment w:id="94" w:author="Carneiro Pinto da Silva, Fernando" w:date="2017-02-02T17:57:00Z" w:initials="CPdSF">
    <w:p w14:paraId="13A60B2F" w14:textId="46CEC138" w:rsidR="00B27638" w:rsidRDefault="00B27638">
      <w:pPr>
        <w:pStyle w:val="Textodecomentrio"/>
      </w:pPr>
      <w:r>
        <w:rPr>
          <w:rStyle w:val="Refdecomentrio"/>
        </w:rPr>
        <w:annotationRef/>
      </w:r>
      <w:r w:rsidRPr="007F77C2">
        <w:t>Revisão Técnica, o ideal seria deixar entre aspas ou em itálico?</w:t>
      </w:r>
    </w:p>
  </w:comment>
  <w:comment w:id="95" w:author="Willian" w:date="2017-03-07T00:47:00Z" w:initials="WFSP">
    <w:p w14:paraId="0DCB43C0" w14:textId="00BE383E" w:rsidR="00577799" w:rsidRDefault="00577799">
      <w:pPr>
        <w:pStyle w:val="Textodecomentrio"/>
      </w:pPr>
      <w:r>
        <w:rPr>
          <w:rStyle w:val="Refdecomentrio"/>
        </w:rPr>
        <w:annotationRef/>
      </w:r>
      <w:r>
        <w:t>Escolhi itálico</w:t>
      </w:r>
    </w:p>
  </w:comment>
  <w:comment w:id="96" w:author="Clóvis Adriano Vianna" w:date="2017-02-15T17:35:00Z" w:initials="CAV">
    <w:p w14:paraId="5598B117" w14:textId="339BE59D" w:rsidR="00B27638" w:rsidRDefault="00B27638">
      <w:pPr>
        <w:pStyle w:val="Textodecomentrio"/>
      </w:pPr>
      <w:r>
        <w:rPr>
          <w:rStyle w:val="Refdecomentrio"/>
        </w:rPr>
        <w:annotationRef/>
      </w:r>
      <w:r>
        <w:t>Sim, está correto.</w:t>
      </w:r>
    </w:p>
  </w:comment>
  <w:comment w:id="98" w:author="Willian" w:date="2017-03-07T00:47:00Z" w:initials="WFSP">
    <w:p w14:paraId="6A55E0AF" w14:textId="4BC4BA76" w:rsidR="00577799" w:rsidRDefault="00577799">
      <w:pPr>
        <w:pStyle w:val="Textodecomentrio"/>
      </w:pPr>
      <w:r>
        <w:rPr>
          <w:rStyle w:val="Refdecomentrio"/>
        </w:rPr>
        <w:annotationRef/>
      </w:r>
      <w:r>
        <w:t>Sim</w:t>
      </w:r>
    </w:p>
  </w:comment>
  <w:comment w:id="97" w:author="Carneiro Pinto da Silva, Fernando" w:date="2017-02-09T14:05:00Z" w:initials="CPdSF">
    <w:p w14:paraId="7E8CD10C" w14:textId="59D6F5EF" w:rsidR="00B27638" w:rsidRDefault="00B27638">
      <w:pPr>
        <w:pStyle w:val="Textodecomentrio"/>
      </w:pPr>
      <w:r>
        <w:rPr>
          <w:rStyle w:val="Refdecomentrio"/>
        </w:rPr>
        <w:annotationRef/>
      </w:r>
      <w:r>
        <w:t>Destruir mesmo? Está correto?</w:t>
      </w:r>
    </w:p>
  </w:comment>
  <w:comment w:id="99" w:author="Willian" w:date="2017-03-07T00:47:00Z" w:initials="WFSP">
    <w:p w14:paraId="55321383" w14:textId="5386707C" w:rsidR="00577799" w:rsidRDefault="00577799">
      <w:pPr>
        <w:pStyle w:val="Textodecomentrio"/>
      </w:pPr>
      <w:r>
        <w:rPr>
          <w:rStyle w:val="Refdecomentrio"/>
        </w:rPr>
        <w:annotationRef/>
      </w:r>
      <w:r>
        <w:t>Sim</w:t>
      </w:r>
    </w:p>
  </w:comment>
  <w:comment w:id="101" w:author="Carneiro Pinto da Silva, Fernando" w:date="2017-02-09T14:06:00Z" w:initials="CPdSF">
    <w:p w14:paraId="26A5AB97" w14:textId="160B243B" w:rsidR="00B27638" w:rsidRDefault="00B27638">
      <w:pPr>
        <w:pStyle w:val="Textodecomentrio"/>
      </w:pPr>
      <w:r>
        <w:rPr>
          <w:rStyle w:val="Refdecomentrio"/>
        </w:rPr>
        <w:annotationRef/>
      </w:r>
      <w:r>
        <w:t>No parágrafo anterior está grafado como miniplayer e aqui como mini player. É preciso seguir um padrão.</w:t>
      </w:r>
    </w:p>
  </w:comment>
  <w:comment w:id="102" w:author="Willian" w:date="2017-03-07T00:48:00Z" w:initials="WFSP">
    <w:p w14:paraId="6C4EED71" w14:textId="7AE80C4C" w:rsidR="00577799" w:rsidRDefault="00577799">
      <w:pPr>
        <w:pStyle w:val="Textodecomentrio"/>
      </w:pPr>
      <w:r>
        <w:rPr>
          <w:rStyle w:val="Refdecomentrio"/>
        </w:rPr>
        <w:annotationRef/>
      </w:r>
      <w:r>
        <w:t xml:space="preserve">Ok. </w:t>
      </w:r>
      <w:proofErr w:type="gramStart"/>
      <w:r>
        <w:t>miniplayer</w:t>
      </w:r>
      <w:proofErr w:type="gramEnd"/>
    </w:p>
  </w:comment>
  <w:comment w:id="104" w:author="Carneiro Pinto da Silva, Fernando" w:date="2017-02-09T15:30:00Z" w:initials="CPdSF">
    <w:p w14:paraId="2503F96C" w14:textId="77EC52A1" w:rsidR="00B27638" w:rsidRDefault="00B27638">
      <w:pPr>
        <w:pStyle w:val="Textodecomentrio"/>
      </w:pPr>
      <w:r>
        <w:rPr>
          <w:rStyle w:val="Refdecomentrio"/>
        </w:rPr>
        <w:annotationRef/>
      </w:r>
      <w:r>
        <w:t>A numeração é a continuação de outro passo a passo para começar em 9?</w:t>
      </w:r>
    </w:p>
  </w:comment>
  <w:comment w:id="105" w:author="Willian" w:date="2017-03-07T00:48:00Z" w:initials="WFSP">
    <w:p w14:paraId="332CABBB" w14:textId="192FBF53" w:rsidR="00577799" w:rsidRDefault="00577799">
      <w:pPr>
        <w:pStyle w:val="Textodecomentrio"/>
      </w:pPr>
      <w:r>
        <w:rPr>
          <w:rStyle w:val="Refdecomentrio"/>
        </w:rPr>
        <w:annotationRef/>
      </w:r>
      <w:r>
        <w:t>Não. Erro de formatação</w:t>
      </w:r>
    </w:p>
  </w:comment>
  <w:comment w:id="107" w:author="Carneiro Pinto da Silva, Fernando" w:date="2017-02-09T15:32:00Z" w:initials="CPdSF">
    <w:p w14:paraId="46B17A1F" w14:textId="25E6CCE5" w:rsidR="00B27638" w:rsidRDefault="00B27638">
      <w:pPr>
        <w:pStyle w:val="Textodecomentrio"/>
      </w:pPr>
      <w:r>
        <w:rPr>
          <w:rStyle w:val="Refdecomentrio"/>
        </w:rPr>
        <w:annotationRef/>
      </w:r>
      <w:r>
        <w:t>Verificar a numeração dos passos.</w:t>
      </w:r>
    </w:p>
  </w:comment>
  <w:comment w:id="108" w:author="Willian" w:date="2017-03-07T00:50:00Z" w:initials="WFSP">
    <w:p w14:paraId="4889144E" w14:textId="287741B2" w:rsidR="00577799" w:rsidRDefault="00577799">
      <w:pPr>
        <w:pStyle w:val="Textodecomentrio"/>
      </w:pPr>
      <w:r>
        <w:rPr>
          <w:rStyle w:val="Refdecomentrio"/>
        </w:rPr>
        <w:annotationRef/>
      </w:r>
      <w:proofErr w:type="gramStart"/>
      <w:r>
        <w:t>ok</w:t>
      </w:r>
      <w:proofErr w:type="gramEnd"/>
    </w:p>
  </w:comment>
  <w:comment w:id="109" w:author="Carneiro Pinto da Silva, Fernando" w:date="2017-02-09T15:32:00Z" w:initials="CPdSF">
    <w:p w14:paraId="36A7C4CE" w14:textId="2C0F6442" w:rsidR="00B27638" w:rsidRDefault="00B27638">
      <w:pPr>
        <w:pStyle w:val="Textodecomentrio"/>
      </w:pPr>
      <w:r>
        <w:rPr>
          <w:rStyle w:val="Refdecomentrio"/>
        </w:rPr>
        <w:annotationRef/>
      </w:r>
      <w:r>
        <w:rPr>
          <w:rStyle w:val="Refdecomentrio"/>
        </w:rPr>
        <w:annotationRef/>
      </w:r>
      <w:r>
        <w:t>Verificar a numeração dos passos.</w:t>
      </w:r>
    </w:p>
  </w:comment>
  <w:comment w:id="110" w:author="Willian" w:date="2017-03-07T00:50:00Z" w:initials="WFSP">
    <w:p w14:paraId="18C6FC40" w14:textId="248D8C53" w:rsidR="00577799" w:rsidRDefault="00577799">
      <w:pPr>
        <w:pStyle w:val="Textodecomentrio"/>
      </w:pPr>
      <w:r>
        <w:rPr>
          <w:rStyle w:val="Refdecomentrio"/>
        </w:rPr>
        <w:annotationRef/>
      </w:r>
      <w:proofErr w:type="gramStart"/>
      <w:r>
        <w:t>ok</w:t>
      </w:r>
      <w:proofErr w:type="gramEnd"/>
    </w:p>
  </w:comment>
  <w:comment w:id="111" w:author="Carneiro Pinto da Silva, Fernando" w:date="2017-02-09T15:33:00Z" w:initials="CPdSF">
    <w:p w14:paraId="612D2A34" w14:textId="35516840" w:rsidR="00B27638" w:rsidRDefault="00B27638">
      <w:pPr>
        <w:pStyle w:val="Textodecomentrio"/>
      </w:pPr>
      <w:r>
        <w:rPr>
          <w:rStyle w:val="Refdecomentrio"/>
        </w:rPr>
        <w:annotationRef/>
      </w:r>
      <w:r w:rsidRPr="006B69AB">
        <w:t>Verificar a numeração dos passos.</w:t>
      </w:r>
    </w:p>
  </w:comment>
  <w:comment w:id="112" w:author="Willian" w:date="2017-03-07T00:51:00Z" w:initials="WFSP">
    <w:p w14:paraId="02E44DE6" w14:textId="42C88044" w:rsidR="00577799" w:rsidRDefault="00577799">
      <w:pPr>
        <w:pStyle w:val="Textodecomentrio"/>
      </w:pPr>
      <w:r>
        <w:rPr>
          <w:rStyle w:val="Refdecomentrio"/>
        </w:rPr>
        <w:annotationRef/>
      </w:r>
      <w:proofErr w:type="gramStart"/>
      <w:r>
        <w:t>ok</w:t>
      </w:r>
      <w:proofErr w:type="gramEnd"/>
    </w:p>
  </w:comment>
  <w:comment w:id="114" w:author="Carneiro Pinto da Silva, Fernando" w:date="2017-02-09T15:34:00Z" w:initials="CPdSF">
    <w:p w14:paraId="0F1934E5" w14:textId="1A15C2B1" w:rsidR="00B27638" w:rsidRDefault="00B27638">
      <w:pPr>
        <w:pStyle w:val="Textodecomentrio"/>
      </w:pPr>
      <w:r>
        <w:rPr>
          <w:rStyle w:val="Refdecomentrio"/>
        </w:rPr>
        <w:annotationRef/>
      </w:r>
      <w:r w:rsidRPr="006B69AB">
        <w:t>Verificar a numeração dos passos.</w:t>
      </w:r>
    </w:p>
  </w:comment>
  <w:comment w:id="115" w:author="Willian" w:date="2017-03-07T00:51:00Z" w:initials="WFSP">
    <w:p w14:paraId="20ED9998" w14:textId="2BD335D9" w:rsidR="00577799" w:rsidRDefault="00577799">
      <w:pPr>
        <w:pStyle w:val="Textodecomentrio"/>
      </w:pPr>
      <w:r>
        <w:rPr>
          <w:rStyle w:val="Refdecomentrio"/>
        </w:rPr>
        <w:annotationRef/>
      </w:r>
      <w:proofErr w:type="gramStart"/>
      <w:r>
        <w:t>ok</w:t>
      </w:r>
      <w:proofErr w:type="gramEnd"/>
    </w:p>
  </w:comment>
  <w:comment w:id="118" w:author="Carneiro Pinto da Silva, Fernando" w:date="2017-02-09T15:35:00Z" w:initials="CPdSF">
    <w:p w14:paraId="161E14B9" w14:textId="540AFC6B" w:rsidR="00B27638" w:rsidRDefault="00B27638">
      <w:pPr>
        <w:pStyle w:val="Textodecomentrio"/>
      </w:pPr>
      <w:r>
        <w:rPr>
          <w:rStyle w:val="Refdecomentrio"/>
        </w:rPr>
        <w:annotationRef/>
      </w:r>
      <w:r w:rsidRPr="006B69AB">
        <w:t>Verificar a numeração dos passos.</w:t>
      </w:r>
    </w:p>
  </w:comment>
  <w:comment w:id="119" w:author="Willian" w:date="2017-03-07T00:52:00Z" w:initials="WFSP">
    <w:p w14:paraId="59986B0F" w14:textId="64DA9F30" w:rsidR="00577799" w:rsidRDefault="00577799">
      <w:pPr>
        <w:pStyle w:val="Textodecomentrio"/>
      </w:pPr>
      <w:r>
        <w:rPr>
          <w:rStyle w:val="Refdecomentrio"/>
        </w:rPr>
        <w:annotationRef/>
      </w:r>
      <w:proofErr w:type="gramStart"/>
      <w:r>
        <w:t>ok</w:t>
      </w:r>
      <w:proofErr w:type="gramEnd"/>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FF506B" w15:done="0"/>
  <w15:commentEx w15:paraId="494AEA62" w15:paraIdParent="0BFF506B" w15:done="0"/>
  <w15:commentEx w15:paraId="4ACE9255" w15:done="0"/>
  <w15:commentEx w15:paraId="04A92A2D" w15:paraIdParent="4ACE9255" w15:done="0"/>
  <w15:commentEx w15:paraId="300F594D" w15:done="0"/>
  <w15:commentEx w15:paraId="421993B7" w15:paraIdParent="300F594D" w15:done="0"/>
  <w15:commentEx w15:paraId="3FACA1FF" w15:done="0"/>
  <w15:commentEx w15:paraId="0D66AB3E" w15:paraIdParent="3FACA1FF" w15:done="0"/>
  <w15:commentEx w15:paraId="12054848" w15:done="0"/>
  <w15:commentEx w15:paraId="340DB317" w15:paraIdParent="12054848" w15:done="0"/>
  <w15:commentEx w15:paraId="3E5DEBD5" w15:done="0"/>
  <w15:commentEx w15:paraId="3A32354B" w15:paraIdParent="3E5DEBD5" w15:done="0"/>
  <w15:commentEx w15:paraId="2A0CF991" w15:done="0"/>
  <w15:commentEx w15:paraId="6AE0E15A" w15:paraIdParent="2A0CF991" w15:done="0"/>
  <w15:commentEx w15:paraId="67B19783" w15:done="0"/>
  <w15:commentEx w15:paraId="603DF843" w15:paraIdParent="67B19783" w15:done="0"/>
  <w15:commentEx w15:paraId="581B155D" w15:done="0"/>
  <w15:commentEx w15:paraId="5C8806A8" w15:paraIdParent="581B155D" w15:done="0"/>
  <w15:commentEx w15:paraId="49843AEE" w15:done="0"/>
  <w15:commentEx w15:paraId="36317669" w15:paraIdParent="49843AEE" w15:done="0"/>
  <w15:commentEx w15:paraId="60A49524" w15:done="0"/>
  <w15:commentEx w15:paraId="029A0476" w15:paraIdParent="60A49524" w15:done="0"/>
  <w15:commentEx w15:paraId="311DFE46" w15:done="0"/>
  <w15:commentEx w15:paraId="2FD91E29" w15:paraIdParent="311DFE46" w15:done="0"/>
  <w15:commentEx w15:paraId="3EDA965A" w15:done="0"/>
  <w15:commentEx w15:paraId="47FBDFDC" w15:paraIdParent="3EDA965A" w15:done="0"/>
  <w15:commentEx w15:paraId="4FD9FC19" w15:done="0"/>
  <w15:commentEx w15:paraId="35FD25F8" w15:paraIdParent="4FD9FC19" w15:done="0"/>
  <w15:commentEx w15:paraId="56EC7208" w15:done="0"/>
  <w15:commentEx w15:paraId="4643014C" w15:paraIdParent="56EC7208" w15:done="0"/>
  <w15:commentEx w15:paraId="0E23A38B" w15:done="0"/>
  <w15:commentEx w15:paraId="14FF0EB4" w15:paraIdParent="0E23A38B" w15:done="0"/>
  <w15:commentEx w15:paraId="0EC763DE" w15:done="0"/>
  <w15:commentEx w15:paraId="416BD175" w15:paraIdParent="0EC763DE" w15:done="0"/>
  <w15:commentEx w15:paraId="2ED6DDB5" w15:done="0"/>
  <w15:commentEx w15:paraId="753A248F" w15:paraIdParent="2ED6DDB5" w15:done="0"/>
  <w15:commentEx w15:paraId="1070EACA" w15:done="0"/>
  <w15:commentEx w15:paraId="645E6C8F" w15:paraIdParent="1070EACA" w15:done="0"/>
  <w15:commentEx w15:paraId="54491C7A" w15:done="0"/>
  <w15:commentEx w15:paraId="1595C447" w15:paraIdParent="54491C7A" w15:done="0"/>
  <w15:commentEx w15:paraId="099480E2" w15:done="0"/>
  <w15:commentEx w15:paraId="209B6EDC" w15:paraIdParent="099480E2" w15:done="0"/>
  <w15:commentEx w15:paraId="238EF846" w15:done="0"/>
  <w15:commentEx w15:paraId="26653992" w15:paraIdParent="238EF846" w15:done="0"/>
  <w15:commentEx w15:paraId="7A299716" w15:done="0"/>
  <w15:commentEx w15:paraId="356BD118" w15:done="0"/>
  <w15:commentEx w15:paraId="09F49A52" w15:paraIdParent="356BD118" w15:done="0"/>
  <w15:commentEx w15:paraId="65B4D19A" w15:done="0"/>
  <w15:commentEx w15:paraId="2EEC1E23" w15:paraIdParent="65B4D19A" w15:done="0"/>
  <w15:commentEx w15:paraId="5CD0624C" w15:done="0"/>
  <w15:commentEx w15:paraId="0251726E" w15:done="0"/>
  <w15:commentEx w15:paraId="7C7C39E8" w15:paraIdParent="0251726E" w15:done="0"/>
  <w15:commentEx w15:paraId="79E19E9E" w15:done="0"/>
  <w15:commentEx w15:paraId="13A60B2F" w15:done="0"/>
  <w15:commentEx w15:paraId="0DCB43C0" w15:paraIdParent="13A60B2F" w15:done="0"/>
  <w15:commentEx w15:paraId="5598B117" w15:done="0"/>
  <w15:commentEx w15:paraId="6A55E0AF" w15:paraIdParent="5598B117" w15:done="0"/>
  <w15:commentEx w15:paraId="7E8CD10C" w15:done="0"/>
  <w15:commentEx w15:paraId="55321383" w15:paraIdParent="7E8CD10C" w15:done="0"/>
  <w15:commentEx w15:paraId="26A5AB97" w15:done="0"/>
  <w15:commentEx w15:paraId="6C4EED71" w15:paraIdParent="26A5AB97" w15:done="0"/>
  <w15:commentEx w15:paraId="2503F96C" w15:done="0"/>
  <w15:commentEx w15:paraId="332CABBB" w15:paraIdParent="2503F96C" w15:done="0"/>
  <w15:commentEx w15:paraId="46B17A1F" w15:done="0"/>
  <w15:commentEx w15:paraId="4889144E" w15:paraIdParent="46B17A1F" w15:done="0"/>
  <w15:commentEx w15:paraId="36A7C4CE" w15:done="0"/>
  <w15:commentEx w15:paraId="18C6FC40" w15:paraIdParent="36A7C4CE" w15:done="0"/>
  <w15:commentEx w15:paraId="612D2A34" w15:done="0"/>
  <w15:commentEx w15:paraId="02E44DE6" w15:paraIdParent="612D2A34" w15:done="0"/>
  <w15:commentEx w15:paraId="0F1934E5" w15:done="0"/>
  <w15:commentEx w15:paraId="20ED9998" w15:paraIdParent="0F1934E5" w15:done="0"/>
  <w15:commentEx w15:paraId="161E14B9" w15:done="0"/>
  <w15:commentEx w15:paraId="59986B0F" w15:paraIdParent="161E14B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Segoe UI">
    <w:altName w:val="Calibri"/>
    <w:charset w:val="00"/>
    <w:family w:val="swiss"/>
    <w:pitch w:val="variable"/>
    <w:sig w:usb0="E00022FF" w:usb1="C000205B" w:usb2="00000009" w:usb3="00000000" w:csb0="000001DF" w:csb1="00000000"/>
  </w:font>
  <w:font w:name="Menlo">
    <w:altName w:val="Arial"/>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B15E3B3"/>
    <w:multiLevelType w:val="multilevel"/>
    <w:tmpl w:val="832E064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279A399"/>
    <w:multiLevelType w:val="multilevel"/>
    <w:tmpl w:val="0D502E3E"/>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A5642E00"/>
    <w:multiLevelType w:val="multilevel"/>
    <w:tmpl w:val="D65ADC4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BD733FC9"/>
    <w:multiLevelType w:val="multilevel"/>
    <w:tmpl w:val="2BC0E1E2"/>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CAC9DDC3"/>
    <w:multiLevelType w:val="multilevel"/>
    <w:tmpl w:val="190C4FA0"/>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D22A5AC0"/>
    <w:multiLevelType w:val="multilevel"/>
    <w:tmpl w:val="91EA4B4E"/>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nsid w:val="D24F1022"/>
    <w:multiLevelType w:val="multilevel"/>
    <w:tmpl w:val="703E79D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nsid w:val="D9C29971"/>
    <w:multiLevelType w:val="multilevel"/>
    <w:tmpl w:val="A4E8ECC4"/>
    <w:lvl w:ilvl="0">
      <w:numFmt w:val="bullet"/>
      <w:pStyle w:val="Compac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nsid w:val="DB2764B0"/>
    <w:multiLevelType w:val="multilevel"/>
    <w:tmpl w:val="E4FA0654"/>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DC211590"/>
    <w:multiLevelType w:val="multilevel"/>
    <w:tmpl w:val="61BCC968"/>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F2C1956F"/>
    <w:multiLevelType w:val="multilevel"/>
    <w:tmpl w:val="5238A99A"/>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FE45A5A3"/>
    <w:multiLevelType w:val="multilevel"/>
    <w:tmpl w:val="6F20B6BC"/>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2">
    <w:nsid w:val="196F7607"/>
    <w:multiLevelType w:val="multilevel"/>
    <w:tmpl w:val="7D9AE1E4"/>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1B7C8A8E"/>
    <w:multiLevelType w:val="multilevel"/>
    <w:tmpl w:val="7AD834C2"/>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4">
    <w:nsid w:val="2B9D62A4"/>
    <w:multiLevelType w:val="hybridMultilevel"/>
    <w:tmpl w:val="7DDE242C"/>
    <w:lvl w:ilvl="0" w:tplc="201294FE">
      <w:start w:val="1"/>
      <w:numFmt w:val="decimal"/>
      <w:pStyle w:val="Ttulo"/>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2F143F84"/>
    <w:multiLevelType w:val="multilevel"/>
    <w:tmpl w:val="3F60B9E6"/>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6">
    <w:nsid w:val="36CF0E04"/>
    <w:multiLevelType w:val="multilevel"/>
    <w:tmpl w:val="E00E3C1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373F1EF0"/>
    <w:multiLevelType w:val="multilevel"/>
    <w:tmpl w:val="4016E336"/>
    <w:lvl w:ilvl="0">
      <w:start w:val="1"/>
      <w:numFmt w:val="decimal"/>
      <w:pStyle w:val="Compactordered"/>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8">
    <w:nsid w:val="41BE7460"/>
    <w:multiLevelType w:val="multilevel"/>
    <w:tmpl w:val="E30850AE"/>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9">
    <w:nsid w:val="4E04298E"/>
    <w:multiLevelType w:val="hybridMultilevel"/>
    <w:tmpl w:val="7E588EE2"/>
    <w:lvl w:ilvl="0" w:tplc="F59A94C2">
      <w:numFmt w:val="bullet"/>
      <w:lvlText w:val=""/>
      <w:lvlJc w:val="left"/>
      <w:pPr>
        <w:ind w:left="720" w:hanging="360"/>
      </w:pPr>
      <w:rPr>
        <w:rFonts w:ascii="Symbol" w:eastAsia="Arial"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64FDEA5A"/>
    <w:multiLevelType w:val="multilevel"/>
    <w:tmpl w:val="AAC494AA"/>
    <w:lvl w:ilvl="0">
      <w:numFmt w:val="bullet"/>
      <w:lvlText w:val="•"/>
      <w:lvlJc w:val="left"/>
      <w:pPr>
        <w:tabs>
          <w:tab w:val="num" w:pos="480"/>
        </w:tabs>
        <w:ind w:left="960" w:hanging="480"/>
      </w:pPr>
    </w:lvl>
    <w:lvl w:ilvl="1">
      <w:numFmt w:val="bullet"/>
      <w:lvlText w:val="–"/>
      <w:lvlJc w:val="left"/>
      <w:pPr>
        <w:tabs>
          <w:tab w:val="num" w:pos="1200"/>
        </w:tabs>
        <w:ind w:left="1680" w:hanging="480"/>
      </w:pPr>
    </w:lvl>
    <w:lvl w:ilvl="2">
      <w:numFmt w:val="bullet"/>
      <w:lvlText w:val="•"/>
      <w:lvlJc w:val="left"/>
      <w:pPr>
        <w:tabs>
          <w:tab w:val="num" w:pos="1920"/>
        </w:tabs>
        <w:ind w:left="2400" w:hanging="480"/>
      </w:pPr>
    </w:lvl>
    <w:lvl w:ilvl="3">
      <w:numFmt w:val="bullet"/>
      <w:lvlText w:val="–"/>
      <w:lvlJc w:val="left"/>
      <w:pPr>
        <w:tabs>
          <w:tab w:val="num" w:pos="2640"/>
        </w:tabs>
        <w:ind w:left="3120" w:hanging="480"/>
      </w:pPr>
    </w:lvl>
    <w:lvl w:ilvl="4">
      <w:numFmt w:val="bullet"/>
      <w:lvlText w:val="•"/>
      <w:lvlJc w:val="left"/>
      <w:pPr>
        <w:tabs>
          <w:tab w:val="num" w:pos="3360"/>
        </w:tabs>
        <w:ind w:left="3840" w:hanging="480"/>
      </w:pPr>
    </w:lvl>
    <w:lvl w:ilvl="5">
      <w:numFmt w:val="bullet"/>
      <w:lvlText w:val="–"/>
      <w:lvlJc w:val="left"/>
      <w:pPr>
        <w:tabs>
          <w:tab w:val="num" w:pos="4080"/>
        </w:tabs>
        <w:ind w:left="4560" w:hanging="480"/>
      </w:pPr>
    </w:lvl>
    <w:lvl w:ilvl="6">
      <w:numFmt w:val="bullet"/>
      <w:lvlText w:val="•"/>
      <w:lvlJc w:val="left"/>
      <w:pPr>
        <w:tabs>
          <w:tab w:val="num" w:pos="4800"/>
        </w:tabs>
        <w:ind w:left="5280" w:hanging="480"/>
      </w:pPr>
    </w:lvl>
    <w:lvl w:ilvl="7">
      <w:numFmt w:val="decimal"/>
      <w:lvlText w:val=""/>
      <w:lvlJc w:val="left"/>
    </w:lvl>
    <w:lvl w:ilvl="8">
      <w:numFmt w:val="decimal"/>
      <w:lvlText w:val=""/>
      <w:lvlJc w:val="left"/>
    </w:lvl>
  </w:abstractNum>
  <w:abstractNum w:abstractNumId="21">
    <w:nsid w:val="6DB4F231"/>
    <w:multiLevelType w:val="multilevel"/>
    <w:tmpl w:val="5F28E172"/>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2"/>
  </w:num>
  <w:num w:numId="2">
    <w:abstractNumId w:val="7"/>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5">
    <w:abstractNumId w:val="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6">
    <w:abstractNumId w:val="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7">
    <w:abstractNumId w:val="4"/>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8">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9">
    <w:abstractNumId w:val="21"/>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
    <w:abstractNumId w:val="11"/>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1">
    <w:abstractNumId w:val="8"/>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2">
    <w:abstractNumId w:val="14"/>
  </w:num>
  <w:num w:numId="13">
    <w:abstractNumId w:val="20"/>
  </w:num>
  <w:num w:numId="1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5">
    <w:abstractNumId w:val="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6">
    <w:abstractNumId w:val="15"/>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20">
    <w:abstractNumId w:val="10"/>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3">
    <w:abstractNumId w:val="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5">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27">
    <w:abstractNumId w:val="10"/>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9">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30">
    <w:abstractNumId w:val="1"/>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31">
    <w:abstractNumId w:val="17"/>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num>
  <w:num w:numId="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9"/>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neiro Pinto da Silva, Fernando">
    <w15:presenceInfo w15:providerId="AD" w15:userId="S-1-5-21-1085031214-2000478354-839522115-5437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75B"/>
    <w:rsid w:val="000163CC"/>
    <w:rsid w:val="00035058"/>
    <w:rsid w:val="000478C8"/>
    <w:rsid w:val="00096C90"/>
    <w:rsid w:val="000C0B3B"/>
    <w:rsid w:val="000D38BB"/>
    <w:rsid w:val="00121525"/>
    <w:rsid w:val="0012373C"/>
    <w:rsid w:val="001B614A"/>
    <w:rsid w:val="002326CB"/>
    <w:rsid w:val="00294A09"/>
    <w:rsid w:val="002C0D75"/>
    <w:rsid w:val="00310C95"/>
    <w:rsid w:val="003538B9"/>
    <w:rsid w:val="00360627"/>
    <w:rsid w:val="0038348D"/>
    <w:rsid w:val="003E5F5D"/>
    <w:rsid w:val="003F6FA1"/>
    <w:rsid w:val="00423D38"/>
    <w:rsid w:val="00432F2C"/>
    <w:rsid w:val="004759CA"/>
    <w:rsid w:val="004B7BF2"/>
    <w:rsid w:val="00515F73"/>
    <w:rsid w:val="005270B4"/>
    <w:rsid w:val="00555790"/>
    <w:rsid w:val="00577799"/>
    <w:rsid w:val="005870AA"/>
    <w:rsid w:val="005C0638"/>
    <w:rsid w:val="005E62C7"/>
    <w:rsid w:val="005F2099"/>
    <w:rsid w:val="00617CD1"/>
    <w:rsid w:val="006365E9"/>
    <w:rsid w:val="00663C29"/>
    <w:rsid w:val="0069288C"/>
    <w:rsid w:val="00693782"/>
    <w:rsid w:val="006B5041"/>
    <w:rsid w:val="006B69AB"/>
    <w:rsid w:val="006D7745"/>
    <w:rsid w:val="006E7B9D"/>
    <w:rsid w:val="006F13B9"/>
    <w:rsid w:val="007041B0"/>
    <w:rsid w:val="007407CD"/>
    <w:rsid w:val="007E035C"/>
    <w:rsid w:val="007F77C2"/>
    <w:rsid w:val="00875E29"/>
    <w:rsid w:val="008A6DBC"/>
    <w:rsid w:val="008A7AC1"/>
    <w:rsid w:val="008C675B"/>
    <w:rsid w:val="008C7E12"/>
    <w:rsid w:val="00901B54"/>
    <w:rsid w:val="00955F06"/>
    <w:rsid w:val="009C6992"/>
    <w:rsid w:val="00A04851"/>
    <w:rsid w:val="00A20E05"/>
    <w:rsid w:val="00A5057E"/>
    <w:rsid w:val="00A83EBD"/>
    <w:rsid w:val="00A928EE"/>
    <w:rsid w:val="00A93570"/>
    <w:rsid w:val="00B0744E"/>
    <w:rsid w:val="00B27638"/>
    <w:rsid w:val="00B72FFA"/>
    <w:rsid w:val="00B941B7"/>
    <w:rsid w:val="00BE6C35"/>
    <w:rsid w:val="00BF37BE"/>
    <w:rsid w:val="00C376D6"/>
    <w:rsid w:val="00C4509F"/>
    <w:rsid w:val="00C51551"/>
    <w:rsid w:val="00C83101"/>
    <w:rsid w:val="00CB5DD4"/>
    <w:rsid w:val="00CC6679"/>
    <w:rsid w:val="00CE3513"/>
    <w:rsid w:val="00CF02C3"/>
    <w:rsid w:val="00D13399"/>
    <w:rsid w:val="00D66727"/>
    <w:rsid w:val="00D70ED5"/>
    <w:rsid w:val="00D83CF5"/>
    <w:rsid w:val="00DA1248"/>
    <w:rsid w:val="00DB0B04"/>
    <w:rsid w:val="00DC390C"/>
    <w:rsid w:val="00DE1A38"/>
    <w:rsid w:val="00E1465C"/>
    <w:rsid w:val="00E512FC"/>
    <w:rsid w:val="00E5406F"/>
    <w:rsid w:val="00E573CB"/>
    <w:rsid w:val="00E61700"/>
    <w:rsid w:val="00E64B2C"/>
    <w:rsid w:val="00E7146B"/>
    <w:rsid w:val="00E765CB"/>
    <w:rsid w:val="00EA0BC5"/>
    <w:rsid w:val="00EA36CE"/>
    <w:rsid w:val="00ED3081"/>
    <w:rsid w:val="00EE765A"/>
    <w:rsid w:val="00EF345C"/>
    <w:rsid w:val="00EF6880"/>
    <w:rsid w:val="00F06AFD"/>
    <w:rsid w:val="00F225D2"/>
    <w:rsid w:val="00F27EE0"/>
    <w:rsid w:val="00F35057"/>
    <w:rsid w:val="00F35E88"/>
    <w:rsid w:val="00F50509"/>
    <w:rsid w:val="00FA59FA"/>
    <w:rsid w:val="00FB56BC"/>
    <w:rsid w:val="00FD41D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88FF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8C675B"/>
    <w:pPr>
      <w:spacing w:after="200"/>
      <w:jc w:val="both"/>
    </w:pPr>
    <w:rPr>
      <w:rFonts w:eastAsia="Arial" w:cs="Arial"/>
      <w:color w:val="000000"/>
      <w:sz w:val="22"/>
      <w:szCs w:val="22"/>
      <w:lang w:eastAsia="pt-BR"/>
    </w:rPr>
  </w:style>
  <w:style w:type="paragraph" w:styleId="Ttulo1">
    <w:name w:val="heading 1"/>
    <w:basedOn w:val="Normal"/>
    <w:next w:val="Normal"/>
    <w:link w:val="Ttulo1Char"/>
    <w:uiPriority w:val="9"/>
    <w:qFormat/>
    <w:rsid w:val="00B941B7"/>
    <w:pPr>
      <w:keepNext/>
      <w:keepLines/>
      <w:numPr>
        <w:numId w:val="1"/>
      </w:numPr>
      <w:spacing w:before="200"/>
      <w:ind w:left="426" w:hanging="426"/>
      <w:contextualSpacing/>
      <w:outlineLvl w:val="0"/>
    </w:pPr>
    <w:rPr>
      <w:b/>
      <w:color w:val="7030A0"/>
      <w:sz w:val="40"/>
      <w:szCs w:val="32"/>
    </w:rPr>
  </w:style>
  <w:style w:type="paragraph" w:styleId="Ttulo2">
    <w:name w:val="heading 2"/>
    <w:basedOn w:val="Ttulo1"/>
    <w:next w:val="Normal"/>
    <w:link w:val="Ttulo2Char"/>
    <w:uiPriority w:val="9"/>
    <w:qFormat/>
    <w:rsid w:val="000478C8"/>
    <w:pPr>
      <w:numPr>
        <w:ilvl w:val="1"/>
      </w:numPr>
      <w:ind w:left="709"/>
      <w:outlineLvl w:val="1"/>
    </w:pPr>
    <w:rPr>
      <w:sz w:val="28"/>
    </w:rPr>
  </w:style>
  <w:style w:type="paragraph" w:styleId="Ttulo3">
    <w:name w:val="heading 3"/>
    <w:basedOn w:val="Ttulo2"/>
    <w:next w:val="Normal"/>
    <w:link w:val="Ttulo3Char"/>
    <w:uiPriority w:val="9"/>
    <w:qFormat/>
    <w:rsid w:val="000478C8"/>
    <w:pPr>
      <w:numPr>
        <w:ilvl w:val="2"/>
      </w:numPr>
      <w:ind w:left="709"/>
      <w:outlineLvl w:val="2"/>
    </w:pPr>
    <w:rPr>
      <w:b w:val="0"/>
    </w:rPr>
  </w:style>
  <w:style w:type="paragraph" w:styleId="Ttulo4">
    <w:name w:val="heading 4"/>
    <w:basedOn w:val="Normal"/>
    <w:next w:val="Normal"/>
    <w:link w:val="Ttulo4Char"/>
    <w:uiPriority w:val="9"/>
    <w:qFormat/>
    <w:rsid w:val="008C675B"/>
    <w:pPr>
      <w:outlineLvl w:val="3"/>
    </w:pPr>
    <w:rPr>
      <w:b/>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78C8"/>
    <w:rPr>
      <w:rFonts w:eastAsia="Arial" w:cs="Arial"/>
      <w:b/>
      <w:color w:val="7030A0"/>
      <w:sz w:val="28"/>
      <w:szCs w:val="32"/>
      <w:lang w:eastAsia="pt-BR"/>
    </w:rPr>
  </w:style>
  <w:style w:type="character" w:customStyle="1" w:styleId="Ttulo1Char">
    <w:name w:val="Título 1 Char"/>
    <w:basedOn w:val="Fontepargpadro"/>
    <w:link w:val="Ttulo1"/>
    <w:uiPriority w:val="9"/>
    <w:rsid w:val="00B941B7"/>
    <w:rPr>
      <w:rFonts w:eastAsia="Arial" w:cs="Arial"/>
      <w:b/>
      <w:color w:val="7030A0"/>
      <w:sz w:val="40"/>
      <w:szCs w:val="32"/>
      <w:lang w:eastAsia="pt-BR"/>
    </w:rPr>
  </w:style>
  <w:style w:type="character" w:customStyle="1" w:styleId="Ttulo3Char">
    <w:name w:val="Título 3 Char"/>
    <w:basedOn w:val="Fontepargpadro"/>
    <w:link w:val="Ttulo3"/>
    <w:uiPriority w:val="9"/>
    <w:rsid w:val="000478C8"/>
    <w:rPr>
      <w:rFonts w:eastAsia="Arial" w:cs="Arial"/>
      <w:color w:val="7030A0"/>
      <w:sz w:val="28"/>
      <w:szCs w:val="32"/>
      <w:lang w:eastAsia="pt-BR"/>
    </w:rPr>
  </w:style>
  <w:style w:type="character" w:customStyle="1" w:styleId="Ttulo4Char">
    <w:name w:val="Título 4 Char"/>
    <w:basedOn w:val="Fontepargpadro"/>
    <w:link w:val="Ttulo4"/>
    <w:uiPriority w:val="9"/>
    <w:rsid w:val="008C675B"/>
    <w:rPr>
      <w:rFonts w:eastAsia="Arial" w:cs="Arial"/>
      <w:b/>
      <w:color w:val="000000"/>
      <w:szCs w:val="22"/>
      <w:lang w:eastAsia="pt-BR"/>
    </w:rPr>
  </w:style>
  <w:style w:type="paragraph" w:styleId="PargrafodaLista">
    <w:name w:val="List Paragraph"/>
    <w:basedOn w:val="Normal"/>
    <w:uiPriority w:val="34"/>
    <w:qFormat/>
    <w:rsid w:val="008C675B"/>
    <w:pPr>
      <w:ind w:left="720"/>
      <w:contextualSpacing/>
    </w:pPr>
  </w:style>
  <w:style w:type="paragraph" w:customStyle="1" w:styleId="Dica">
    <w:name w:val="Dica"/>
    <w:basedOn w:val="Normal"/>
    <w:rsid w:val="008C675B"/>
    <w:pPr>
      <w:ind w:left="567"/>
    </w:pPr>
    <w:rPr>
      <w:b/>
      <w:color w:val="7030A0"/>
    </w:rPr>
  </w:style>
  <w:style w:type="paragraph" w:styleId="Corpodetexto">
    <w:name w:val="Body Text"/>
    <w:basedOn w:val="Normal"/>
    <w:link w:val="CorpodetextoChar"/>
    <w:qFormat/>
    <w:rsid w:val="008C675B"/>
    <w:pPr>
      <w:spacing w:before="180" w:after="180"/>
      <w:jc w:val="left"/>
    </w:pPr>
    <w:rPr>
      <w:rFonts w:eastAsiaTheme="minorHAnsi" w:cstheme="minorBidi"/>
      <w:color w:val="auto"/>
      <w:sz w:val="24"/>
      <w:szCs w:val="24"/>
      <w:lang w:val="en-US" w:eastAsia="en-US"/>
    </w:rPr>
  </w:style>
  <w:style w:type="character" w:customStyle="1" w:styleId="CorpodetextoChar">
    <w:name w:val="Corpo de texto Char"/>
    <w:basedOn w:val="Fontepargpadro"/>
    <w:link w:val="Corpodetexto"/>
    <w:rsid w:val="008C675B"/>
    <w:rPr>
      <w:lang w:val="en-US"/>
    </w:rPr>
  </w:style>
  <w:style w:type="paragraph" w:customStyle="1" w:styleId="FirstParagraph">
    <w:name w:val="First Paragraph"/>
    <w:basedOn w:val="Corpodetexto"/>
    <w:next w:val="Corpodetexto"/>
    <w:qFormat/>
    <w:rsid w:val="008C675B"/>
  </w:style>
  <w:style w:type="paragraph" w:customStyle="1" w:styleId="Compact">
    <w:name w:val="Compact"/>
    <w:basedOn w:val="Corpodetexto"/>
    <w:qFormat/>
    <w:rsid w:val="00E1465C"/>
    <w:pPr>
      <w:numPr>
        <w:numId w:val="2"/>
      </w:numPr>
      <w:spacing w:before="156" w:after="156"/>
      <w:jc w:val="both"/>
    </w:pPr>
    <w:rPr>
      <w:sz w:val="22"/>
      <w:szCs w:val="22"/>
      <w:lang w:val="pt-BR"/>
    </w:rPr>
  </w:style>
  <w:style w:type="paragraph" w:customStyle="1" w:styleId="FigurewithCaption">
    <w:name w:val="Figure with Caption"/>
    <w:basedOn w:val="Normal"/>
    <w:rsid w:val="008C675B"/>
    <w:pPr>
      <w:keepNext/>
      <w:jc w:val="left"/>
    </w:pPr>
    <w:rPr>
      <w:rFonts w:eastAsiaTheme="minorHAnsi" w:cstheme="minorBidi"/>
      <w:color w:val="auto"/>
      <w:sz w:val="24"/>
      <w:szCs w:val="24"/>
      <w:lang w:val="en-US" w:eastAsia="en-US"/>
    </w:rPr>
  </w:style>
  <w:style w:type="character" w:customStyle="1" w:styleId="VerbatimChar">
    <w:name w:val="Verbatim Char"/>
    <w:basedOn w:val="Fontepargpadro"/>
    <w:link w:val="SourceCode"/>
    <w:rsid w:val="008C675B"/>
    <w:rPr>
      <w:rFonts w:ascii="Consolas" w:hAnsi="Consolas"/>
    </w:rPr>
  </w:style>
  <w:style w:type="paragraph" w:customStyle="1" w:styleId="SourceCode">
    <w:name w:val="Source Code"/>
    <w:basedOn w:val="Normal"/>
    <w:link w:val="VerbatimChar"/>
    <w:rsid w:val="008C675B"/>
    <w:pPr>
      <w:wordWrap w:val="0"/>
      <w:jc w:val="left"/>
    </w:pPr>
    <w:rPr>
      <w:rFonts w:ascii="Consolas" w:eastAsiaTheme="minorHAnsi" w:hAnsi="Consolas" w:cstheme="minorBidi"/>
      <w:color w:val="auto"/>
      <w:sz w:val="24"/>
      <w:szCs w:val="24"/>
      <w:lang w:eastAsia="en-US"/>
    </w:rPr>
  </w:style>
  <w:style w:type="paragraph" w:styleId="Legenda">
    <w:name w:val="caption"/>
    <w:basedOn w:val="Normal"/>
    <w:next w:val="Normal"/>
    <w:uiPriority w:val="35"/>
    <w:unhideWhenUsed/>
    <w:qFormat/>
    <w:rsid w:val="008C675B"/>
    <w:pPr>
      <w:spacing w:before="360" w:after="360"/>
    </w:pPr>
    <w:rPr>
      <w:i/>
      <w:iCs/>
      <w:color w:val="44546A" w:themeColor="text2"/>
      <w:sz w:val="18"/>
      <w:szCs w:val="18"/>
    </w:rPr>
  </w:style>
  <w:style w:type="paragraph" w:styleId="Textoembloco">
    <w:name w:val="Block Text"/>
    <w:basedOn w:val="Corpodetexto"/>
    <w:next w:val="Corpodetexto"/>
    <w:uiPriority w:val="9"/>
    <w:unhideWhenUsed/>
    <w:qFormat/>
    <w:rsid w:val="000D38BB"/>
    <w:pPr>
      <w:spacing w:before="100" w:after="100"/>
    </w:pPr>
    <w:rPr>
      <w:rFonts w:asciiTheme="majorHAnsi" w:eastAsiaTheme="majorEastAsia" w:hAnsiTheme="majorHAnsi" w:cstheme="majorBidi"/>
      <w:bCs/>
      <w:sz w:val="20"/>
      <w:szCs w:val="20"/>
    </w:rPr>
  </w:style>
  <w:style w:type="paragraph" w:customStyle="1" w:styleId="ImageCaption">
    <w:name w:val="Image Caption"/>
    <w:basedOn w:val="Legenda"/>
    <w:rsid w:val="000D38BB"/>
    <w:pPr>
      <w:spacing w:before="0" w:after="120"/>
      <w:jc w:val="left"/>
    </w:pPr>
    <w:rPr>
      <w:rFonts w:eastAsiaTheme="minorHAnsi" w:cstheme="minorBidi"/>
      <w:iCs w:val="0"/>
      <w:color w:val="auto"/>
      <w:sz w:val="24"/>
      <w:szCs w:val="24"/>
      <w:lang w:val="en-US" w:eastAsia="en-US"/>
    </w:rPr>
  </w:style>
  <w:style w:type="character" w:styleId="Hiperlink">
    <w:name w:val="Hyperlink"/>
    <w:basedOn w:val="Fontepargpadro"/>
    <w:rsid w:val="000D38BB"/>
    <w:rPr>
      <w:color w:val="5B9BD5" w:themeColor="accent1"/>
    </w:rPr>
  </w:style>
  <w:style w:type="character" w:customStyle="1" w:styleId="KeywordTok">
    <w:name w:val="KeywordTok"/>
    <w:basedOn w:val="VerbatimChar"/>
    <w:rsid w:val="000D38BB"/>
    <w:rPr>
      <w:rFonts w:ascii="Consolas" w:hAnsi="Consolas"/>
      <w:b/>
      <w:sz w:val="22"/>
    </w:rPr>
  </w:style>
  <w:style w:type="character" w:customStyle="1" w:styleId="StringTok">
    <w:name w:val="StringTok"/>
    <w:basedOn w:val="VerbatimChar"/>
    <w:rsid w:val="000D38BB"/>
    <w:rPr>
      <w:rFonts w:ascii="Consolas" w:hAnsi="Consolas"/>
      <w:color w:val="DD0000"/>
      <w:sz w:val="22"/>
    </w:rPr>
  </w:style>
  <w:style w:type="character" w:customStyle="1" w:styleId="CommentTok">
    <w:name w:val="CommentTok"/>
    <w:basedOn w:val="VerbatimChar"/>
    <w:rsid w:val="000D38BB"/>
    <w:rPr>
      <w:rFonts w:ascii="Consolas" w:hAnsi="Consolas"/>
      <w:i/>
      <w:color w:val="808080"/>
      <w:sz w:val="22"/>
    </w:rPr>
  </w:style>
  <w:style w:type="character" w:customStyle="1" w:styleId="OperatorTok">
    <w:name w:val="OperatorTok"/>
    <w:basedOn w:val="VerbatimChar"/>
    <w:rsid w:val="000D38BB"/>
    <w:rPr>
      <w:rFonts w:ascii="Consolas" w:hAnsi="Consolas"/>
      <w:sz w:val="22"/>
    </w:rPr>
  </w:style>
  <w:style w:type="character" w:customStyle="1" w:styleId="NormalTok">
    <w:name w:val="NormalTok"/>
    <w:basedOn w:val="VerbatimChar"/>
    <w:rsid w:val="000D38BB"/>
    <w:rPr>
      <w:rFonts w:ascii="Consolas" w:hAnsi="Consolas"/>
      <w:sz w:val="22"/>
    </w:rPr>
  </w:style>
  <w:style w:type="paragraph" w:styleId="Ttulo">
    <w:name w:val="Title"/>
    <w:basedOn w:val="Normal"/>
    <w:next w:val="Normal"/>
    <w:link w:val="TtuloChar"/>
    <w:uiPriority w:val="10"/>
    <w:qFormat/>
    <w:rsid w:val="003F6FA1"/>
    <w:pPr>
      <w:numPr>
        <w:numId w:val="12"/>
      </w:numPr>
      <w:spacing w:after="0"/>
      <w:contextualSpacing/>
    </w:pPr>
    <w:rPr>
      <w:rFonts w:asciiTheme="majorHAnsi" w:eastAsiaTheme="majorEastAsia" w:hAnsiTheme="majorHAnsi" w:cstheme="majorBidi"/>
      <w:color w:val="auto"/>
      <w:spacing w:val="-10"/>
      <w:kern w:val="28"/>
      <w:sz w:val="56"/>
      <w:szCs w:val="56"/>
    </w:rPr>
  </w:style>
  <w:style w:type="character" w:customStyle="1" w:styleId="TtuloChar">
    <w:name w:val="Título Char"/>
    <w:basedOn w:val="Fontepargpadro"/>
    <w:link w:val="Ttulo"/>
    <w:uiPriority w:val="10"/>
    <w:rsid w:val="003F6FA1"/>
    <w:rPr>
      <w:rFonts w:asciiTheme="majorHAnsi" w:eastAsiaTheme="majorEastAsia" w:hAnsiTheme="majorHAnsi" w:cstheme="majorBidi"/>
      <w:spacing w:val="-10"/>
      <w:kern w:val="28"/>
      <w:sz w:val="56"/>
      <w:szCs w:val="56"/>
      <w:lang w:eastAsia="pt-BR"/>
    </w:rPr>
  </w:style>
  <w:style w:type="paragraph" w:customStyle="1" w:styleId="Compactordered">
    <w:name w:val="Compact ordered"/>
    <w:basedOn w:val="Compact"/>
    <w:rsid w:val="00432F2C"/>
    <w:pPr>
      <w:numPr>
        <w:numId w:val="31"/>
      </w:numPr>
    </w:pPr>
  </w:style>
  <w:style w:type="character" w:customStyle="1" w:styleId="token">
    <w:name w:val="token"/>
    <w:basedOn w:val="Fontepargpadro"/>
    <w:rsid w:val="00F35057"/>
  </w:style>
  <w:style w:type="character" w:styleId="Refdecomentrio">
    <w:name w:val="annotation reference"/>
    <w:basedOn w:val="Fontepargpadro"/>
    <w:uiPriority w:val="99"/>
    <w:semiHidden/>
    <w:unhideWhenUsed/>
    <w:rsid w:val="00617CD1"/>
    <w:rPr>
      <w:sz w:val="16"/>
      <w:szCs w:val="16"/>
    </w:rPr>
  </w:style>
  <w:style w:type="paragraph" w:styleId="Textodecomentrio">
    <w:name w:val="annotation text"/>
    <w:basedOn w:val="Normal"/>
    <w:link w:val="TextodecomentrioChar"/>
    <w:uiPriority w:val="99"/>
    <w:semiHidden/>
    <w:unhideWhenUsed/>
    <w:rsid w:val="00617CD1"/>
    <w:rPr>
      <w:sz w:val="20"/>
      <w:szCs w:val="20"/>
    </w:rPr>
  </w:style>
  <w:style w:type="character" w:customStyle="1" w:styleId="TextodecomentrioChar">
    <w:name w:val="Texto de comentário Char"/>
    <w:basedOn w:val="Fontepargpadro"/>
    <w:link w:val="Textodecomentrio"/>
    <w:uiPriority w:val="99"/>
    <w:semiHidden/>
    <w:rsid w:val="00617CD1"/>
    <w:rPr>
      <w:rFonts w:eastAsia="Arial" w:cs="Arial"/>
      <w:color w:val="000000"/>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617CD1"/>
    <w:rPr>
      <w:b/>
      <w:bCs/>
    </w:rPr>
  </w:style>
  <w:style w:type="character" w:customStyle="1" w:styleId="AssuntodocomentrioChar">
    <w:name w:val="Assunto do comentário Char"/>
    <w:basedOn w:val="TextodecomentrioChar"/>
    <w:link w:val="Assuntodocomentrio"/>
    <w:uiPriority w:val="99"/>
    <w:semiHidden/>
    <w:rsid w:val="00617CD1"/>
    <w:rPr>
      <w:rFonts w:eastAsia="Arial" w:cs="Arial"/>
      <w:b/>
      <w:bCs/>
      <w:color w:val="000000"/>
      <w:sz w:val="20"/>
      <w:szCs w:val="20"/>
      <w:lang w:eastAsia="pt-BR"/>
    </w:rPr>
  </w:style>
  <w:style w:type="paragraph" w:styleId="Textodebalo">
    <w:name w:val="Balloon Text"/>
    <w:basedOn w:val="Normal"/>
    <w:link w:val="TextodebaloChar"/>
    <w:uiPriority w:val="99"/>
    <w:semiHidden/>
    <w:unhideWhenUsed/>
    <w:rsid w:val="00617CD1"/>
    <w:pPr>
      <w:spacing w:after="0"/>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17CD1"/>
    <w:rPr>
      <w:rFonts w:ascii="Segoe UI" w:eastAsia="Arial" w:hAnsi="Segoe UI" w:cs="Segoe UI"/>
      <w:color w:val="000000"/>
      <w:sz w:val="18"/>
      <w:szCs w:val="18"/>
      <w:lang w:eastAsia="pt-BR"/>
    </w:rPr>
  </w:style>
  <w:style w:type="character" w:styleId="HiperlinkVisitado">
    <w:name w:val="FollowedHyperlink"/>
    <w:basedOn w:val="Fontepargpadro"/>
    <w:uiPriority w:val="99"/>
    <w:semiHidden/>
    <w:unhideWhenUsed/>
    <w:rsid w:val="00BE6C35"/>
    <w:rPr>
      <w:color w:val="954F72" w:themeColor="followedHyperlink"/>
      <w:u w:val="single"/>
    </w:rPr>
  </w:style>
  <w:style w:type="paragraph" w:styleId="MapadoDocumento">
    <w:name w:val="Document Map"/>
    <w:basedOn w:val="Normal"/>
    <w:link w:val="MapadoDocumentoChar"/>
    <w:uiPriority w:val="99"/>
    <w:semiHidden/>
    <w:unhideWhenUsed/>
    <w:rsid w:val="00360627"/>
    <w:pPr>
      <w:spacing w:after="0"/>
    </w:pPr>
    <w:rPr>
      <w:rFonts w:ascii="Times New Roman" w:hAnsi="Times New Roman" w:cs="Times New Roman"/>
      <w:sz w:val="24"/>
      <w:szCs w:val="24"/>
    </w:rPr>
  </w:style>
  <w:style w:type="character" w:customStyle="1" w:styleId="MapadoDocumentoChar">
    <w:name w:val="Mapa do Documento Char"/>
    <w:basedOn w:val="Fontepargpadro"/>
    <w:link w:val="MapadoDocumento"/>
    <w:uiPriority w:val="99"/>
    <w:semiHidden/>
    <w:rsid w:val="00360627"/>
    <w:rPr>
      <w:rFonts w:ascii="Times New Roman" w:eastAsia="Arial" w:hAnsi="Times New Roman" w:cs="Times New Roman"/>
      <w:color w:val="000000"/>
      <w:lang w:eastAsia="pt-BR"/>
    </w:rPr>
  </w:style>
  <w:style w:type="character" w:customStyle="1" w:styleId="apple-converted-space">
    <w:name w:val="apple-converted-space"/>
    <w:basedOn w:val="Fontepargpadro"/>
    <w:rsid w:val="00EF34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8013987">
      <w:bodyDiv w:val="1"/>
      <w:marLeft w:val="0"/>
      <w:marRight w:val="0"/>
      <w:marTop w:val="0"/>
      <w:marBottom w:val="0"/>
      <w:divBdr>
        <w:top w:val="none" w:sz="0" w:space="0" w:color="auto"/>
        <w:left w:val="none" w:sz="0" w:space="0" w:color="auto"/>
        <w:bottom w:val="none" w:sz="0" w:space="0" w:color="auto"/>
        <w:right w:val="none" w:sz="0" w:space="0" w:color="auto"/>
      </w:divBdr>
    </w:div>
    <w:div w:id="1599213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pt.wikipedia.org/wiki/George_Boole" TargetMode="External"/></Relationships>
</file>

<file path=word/_rels/document.xml.rels><?xml version="1.0" encoding="UTF-8" standalone="yes"?>
<Relationships xmlns="http://schemas.openxmlformats.org/package/2006/relationships"><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fontTable" Target="fontTable.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50" Type="http://schemas.microsoft.com/office/2011/relationships/people" Target="peop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yperlink" Target="https://console.firebase.google.com/?hl=pt-BR" TargetMode="External"/><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hyperlink" Target="https://firebasestorage.googleapis.com/v0/b/musicproject-63abd.appspot.com/o/conteudo.json?alt=media&amp;token=69bb4fd4-6529-46bc-bb2d-a821ba8048aa" TargetMode="External"/><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230E9A-E552-0C44-90EC-2F666BCD0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55</Pages>
  <Words>9541</Words>
  <Characters>51526</Characters>
  <Application>Microsoft Macintosh Word</Application>
  <DocSecurity>0</DocSecurity>
  <Lines>429</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dc:creator>
  <cp:keywords/>
  <dc:description/>
  <cp:lastModifiedBy>Willian</cp:lastModifiedBy>
  <cp:revision>15</cp:revision>
  <dcterms:created xsi:type="dcterms:W3CDTF">2017-01-31T19:30:00Z</dcterms:created>
  <dcterms:modified xsi:type="dcterms:W3CDTF">2017-03-07T03:53:00Z</dcterms:modified>
</cp:coreProperties>
</file>