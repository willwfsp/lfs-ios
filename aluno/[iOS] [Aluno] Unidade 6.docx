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DE3030F" w14:textId="75E83936" w:rsidR="00EF76CF" w:rsidRPr="00552719" w:rsidRDefault="00EF76CF" w:rsidP="00436949">
      <w:pPr>
        <w:pStyle w:val="Ttulo"/>
        <w:pPrChange w:id="0" w:author="Willian" w:date="2017-02-04T15:09:00Z">
          <w:pPr/>
        </w:pPrChange>
      </w:pPr>
      <w:r w:rsidRPr="00062F1D">
        <w:t>Unidade</w:t>
      </w:r>
      <w:bookmarkStart w:id="1" w:name="_GoBack"/>
      <w:bookmarkEnd w:id="1"/>
      <w:r w:rsidRPr="00062F1D">
        <w:t xml:space="preserve"> 6</w:t>
      </w:r>
    </w:p>
    <w:p w14:paraId="42849B73" w14:textId="77777777" w:rsidR="00EF76CF" w:rsidRPr="00062F1D" w:rsidRDefault="00EF76CF" w:rsidP="00062F1D">
      <w:pPr>
        <w:pStyle w:val="Cabealho1"/>
        <w:numPr>
          <w:ilvl w:val="0"/>
          <w:numId w:val="0"/>
        </w:numPr>
      </w:pPr>
      <w:r w:rsidRPr="00062F1D">
        <w:t>Aula 1</w:t>
      </w:r>
    </w:p>
    <w:p w14:paraId="0B65CE6E" w14:textId="571A22FD" w:rsidR="00C236FD" w:rsidRPr="00552719" w:rsidRDefault="00C236FD" w:rsidP="00062F1D">
      <w:r w:rsidRPr="00062F1D">
        <w:t xml:space="preserve">No curso de Android, criamos um </w:t>
      </w:r>
      <w:proofErr w:type="spellStart"/>
      <w:r w:rsidRPr="00062F1D">
        <w:rPr>
          <w:i/>
        </w:rPr>
        <w:t>backend</w:t>
      </w:r>
      <w:proofErr w:type="spellEnd"/>
      <w:r w:rsidRPr="00062F1D">
        <w:t xml:space="preserve"> estático. Ele simplesmente retornava um JSON que estava em um </w:t>
      </w:r>
      <w:proofErr w:type="spellStart"/>
      <w:r w:rsidRPr="00062F1D">
        <w:t>Dropbox</w:t>
      </w:r>
      <w:proofErr w:type="spellEnd"/>
      <w:r w:rsidRPr="00062F1D">
        <w:t xml:space="preserve">. Este JSON era imutável e não condizia com o real objetivo da aplicação. A maioria das aplicações devem ser dinâmica e devem transcender os dados entre as diversas plataformas. Esta tarefa pode ser complicada sem um serviço rodando em um </w:t>
      </w:r>
      <w:proofErr w:type="spellStart"/>
      <w:r w:rsidRPr="00A91D25">
        <w:rPr>
          <w:i/>
        </w:rPr>
        <w:t>backend</w:t>
      </w:r>
      <w:proofErr w:type="spellEnd"/>
      <w:r w:rsidRPr="00062F1D">
        <w:t>. Na maioria das vezes, quem desenvolve aplicativos (</w:t>
      </w:r>
      <w:r w:rsidRPr="00A91D25">
        <w:rPr>
          <w:i/>
        </w:rPr>
        <w:t>front-</w:t>
      </w:r>
      <w:proofErr w:type="spellStart"/>
      <w:r w:rsidRPr="00A91D25">
        <w:rPr>
          <w:i/>
        </w:rPr>
        <w:t>end</w:t>
      </w:r>
      <w:proofErr w:type="spellEnd"/>
      <w:r w:rsidRPr="00062F1D">
        <w:t xml:space="preserve">) não se mete no desenvolvimento de serviços </w:t>
      </w:r>
      <w:r w:rsidRPr="00A91D25">
        <w:rPr>
          <w:i/>
        </w:rPr>
        <w:t>web</w:t>
      </w:r>
      <w:r w:rsidRPr="00062F1D">
        <w:t xml:space="preserve"> (</w:t>
      </w:r>
      <w:proofErr w:type="spellStart"/>
      <w:r w:rsidRPr="00A91D25">
        <w:rPr>
          <w:i/>
        </w:rPr>
        <w:t>back-end</w:t>
      </w:r>
      <w:proofErr w:type="spellEnd"/>
      <w:r w:rsidRPr="00062F1D">
        <w:t xml:space="preserve">) e vice-e-versa, pois são áreas muito distintas, mas o </w:t>
      </w:r>
      <w:proofErr w:type="spellStart"/>
      <w:r w:rsidRPr="00062F1D">
        <w:t>Firebase</w:t>
      </w:r>
      <w:proofErr w:type="spellEnd"/>
      <w:r w:rsidRPr="00062F1D">
        <w:t xml:space="preserve"> veio para ajudar o </w:t>
      </w:r>
      <w:proofErr w:type="gramStart"/>
      <w:r w:rsidRPr="00062F1D">
        <w:t>desenvolvedor  front</w:t>
      </w:r>
      <w:proofErr w:type="gramEnd"/>
      <w:r w:rsidRPr="00062F1D">
        <w:t>-end.</w:t>
      </w:r>
    </w:p>
    <w:p w14:paraId="299C059E" w14:textId="302A652D" w:rsidR="00EF76CF" w:rsidRPr="00062F1D" w:rsidRDefault="00EF76CF" w:rsidP="00062F1D">
      <w:pPr>
        <w:pStyle w:val="Ttulo1"/>
      </w:pPr>
      <w:proofErr w:type="spellStart"/>
      <w:r w:rsidRPr="00062F1D">
        <w:t>Firebase</w:t>
      </w:r>
      <w:proofErr w:type="spellEnd"/>
    </w:p>
    <w:p w14:paraId="572870D4" w14:textId="4C3CF192" w:rsidR="00C236FD" w:rsidRPr="00552719" w:rsidRDefault="00C236FD" w:rsidP="00062F1D">
      <w:r w:rsidRPr="00062F1D">
        <w:t xml:space="preserve">O desenvolvedor </w:t>
      </w:r>
      <w:r w:rsidRPr="00A91D25">
        <w:rPr>
          <w:i/>
        </w:rPr>
        <w:t>front-</w:t>
      </w:r>
      <w:proofErr w:type="spellStart"/>
      <w:r w:rsidRPr="00A91D25">
        <w:rPr>
          <w:i/>
        </w:rPr>
        <w:t>end</w:t>
      </w:r>
      <w:proofErr w:type="spellEnd"/>
      <w:r w:rsidRPr="00A91D25">
        <w:rPr>
          <w:i/>
        </w:rPr>
        <w:t xml:space="preserve"> </w:t>
      </w:r>
      <w:r w:rsidRPr="00062F1D">
        <w:t xml:space="preserve">muitas vezes fica preso em um escopo muito pequeno de possibilidades se não houver um </w:t>
      </w:r>
      <w:r w:rsidR="00181470" w:rsidRPr="00062F1D">
        <w:t>serviço</w:t>
      </w:r>
      <w:r w:rsidRPr="00062F1D">
        <w:t xml:space="preserve"> </w:t>
      </w:r>
      <w:r w:rsidRPr="00A91D25">
        <w:rPr>
          <w:i/>
        </w:rPr>
        <w:t>web</w:t>
      </w:r>
      <w:r w:rsidRPr="00062F1D">
        <w:t xml:space="preserve"> por traz da aplicação. Neste caso ficamos totalmente dependente de desenvolvedores </w:t>
      </w:r>
      <w:proofErr w:type="spellStart"/>
      <w:r w:rsidRPr="00A91D25">
        <w:rPr>
          <w:i/>
        </w:rPr>
        <w:t>back</w:t>
      </w:r>
      <w:proofErr w:type="spellEnd"/>
      <w:r w:rsidRPr="00A91D25">
        <w:rPr>
          <w:i/>
        </w:rPr>
        <w:t>-end</w:t>
      </w:r>
      <w:r w:rsidRPr="00062F1D">
        <w:t>.</w:t>
      </w:r>
    </w:p>
    <w:p w14:paraId="44AE447F" w14:textId="704186C8" w:rsidR="00C236FD" w:rsidRPr="00552719" w:rsidRDefault="00C236FD" w:rsidP="00062F1D">
      <w:r w:rsidRPr="00062F1D">
        <w:t xml:space="preserve">Muitas vezes precisamos de um serviço </w:t>
      </w:r>
      <w:r w:rsidRPr="00A91D25">
        <w:rPr>
          <w:i/>
        </w:rPr>
        <w:t>web</w:t>
      </w:r>
      <w:r w:rsidRPr="00062F1D">
        <w:t xml:space="preserve"> simples, de obter e adicionar dados de um banco de dados, e ficamos fadados a encontrar um serviço </w:t>
      </w:r>
      <w:r w:rsidRPr="00A91D25">
        <w:rPr>
          <w:i/>
        </w:rPr>
        <w:t>web</w:t>
      </w:r>
      <w:r w:rsidRPr="00062F1D">
        <w:t xml:space="preserve"> pronto que supra estas necessidades, </w:t>
      </w:r>
      <w:ins w:id="2" w:author="Carneiro Pinto da Silva, Fernando" w:date="2017-01-30T14:17:00Z">
        <w:r w:rsidR="00A91D25">
          <w:t xml:space="preserve">de </w:t>
        </w:r>
      </w:ins>
      <w:r w:rsidRPr="00062F1D">
        <w:t xml:space="preserve">contratar um desenvolvedor para criar isto para nós, ou </w:t>
      </w:r>
      <w:ins w:id="3" w:author="Carneiro Pinto da Silva, Fernando" w:date="2017-01-30T14:17:00Z">
        <w:r w:rsidR="00A91D25">
          <w:t xml:space="preserve">de </w:t>
        </w:r>
      </w:ins>
      <w:r w:rsidRPr="00062F1D">
        <w:t xml:space="preserve">metermos a cara de desenvolvermos por nós mesmo. Isto tudo </w:t>
      </w:r>
      <w:r w:rsidR="00132AFA" w:rsidRPr="00062F1D">
        <w:t>é um gasto de</w:t>
      </w:r>
      <w:r w:rsidR="00A91D25">
        <w:t>,</w:t>
      </w:r>
      <w:r w:rsidR="00132AFA" w:rsidRPr="00062F1D">
        <w:t xml:space="preserve"> principalmente tempo, e tempo é o que menos temos</w:t>
      </w:r>
      <w:ins w:id="4" w:author="Carneiro Pinto da Silva, Fernando" w:date="2017-01-30T14:21:00Z">
        <w:r w:rsidR="00EB2F37">
          <w:t xml:space="preserve"> nos dias de hoje</w:t>
        </w:r>
      </w:ins>
      <w:r w:rsidR="00132AFA" w:rsidRPr="00062F1D">
        <w:t>.</w:t>
      </w:r>
    </w:p>
    <w:p w14:paraId="4AC04E12" w14:textId="29563F05" w:rsidR="00132AFA" w:rsidRPr="00552719" w:rsidRDefault="00132AFA" w:rsidP="00062F1D">
      <w:r w:rsidRPr="00062F1D">
        <w:t xml:space="preserve">Para suprir </w:t>
      </w:r>
      <w:r w:rsidR="00EB2F37">
        <w:t>a</w:t>
      </w:r>
      <w:r w:rsidRPr="00062F1D">
        <w:t xml:space="preserve"> carência de um </w:t>
      </w:r>
      <w:proofErr w:type="spellStart"/>
      <w:r w:rsidRPr="00A91D25">
        <w:rPr>
          <w:i/>
        </w:rPr>
        <w:t>backend</w:t>
      </w:r>
      <w:proofErr w:type="spellEnd"/>
      <w:r w:rsidRPr="00062F1D">
        <w:t xml:space="preserve"> para criação de aplicações dinâmicas, surgiu o </w:t>
      </w:r>
      <w:proofErr w:type="spellStart"/>
      <w:r w:rsidRPr="00062F1D">
        <w:t>Firebase</w:t>
      </w:r>
      <w:proofErr w:type="spellEnd"/>
      <w:r w:rsidRPr="00062F1D">
        <w:t>.</w:t>
      </w:r>
    </w:p>
    <w:p w14:paraId="00E75527" w14:textId="2C1E03BB" w:rsidR="00132AFA" w:rsidRPr="00552719" w:rsidRDefault="00132AFA" w:rsidP="00062F1D">
      <w:r w:rsidRPr="00062F1D">
        <w:t xml:space="preserve">O </w:t>
      </w:r>
      <w:proofErr w:type="spellStart"/>
      <w:r w:rsidRPr="00062F1D">
        <w:t>Firebase</w:t>
      </w:r>
      <w:proofErr w:type="spellEnd"/>
      <w:r w:rsidRPr="00062F1D">
        <w:t xml:space="preserve"> é uma plataforma </w:t>
      </w:r>
      <w:r w:rsidRPr="00A91D25">
        <w:rPr>
          <w:i/>
        </w:rPr>
        <w:t>web</w:t>
      </w:r>
      <w:r w:rsidRPr="00062F1D">
        <w:t xml:space="preserve"> voltada para a centralização de dados e informações de suas aplicações. Nele você poderá criar bancos de dados não relacionais (informações armazenadas em </w:t>
      </w:r>
      <w:proofErr w:type="spellStart"/>
      <w:r w:rsidRPr="00062F1D">
        <w:t>JSONs</w:t>
      </w:r>
      <w:proofErr w:type="spellEnd"/>
      <w:r w:rsidRPr="00062F1D">
        <w:t xml:space="preserve">) para seu aplicativo consumir, poderá realizar autenticação de usuário, armazenar arquivos, executar testes nos seus aplicativos, coletar dados analíticos de uso do </w:t>
      </w:r>
      <w:proofErr w:type="spellStart"/>
      <w:r w:rsidRPr="00EB2F37">
        <w:rPr>
          <w:i/>
        </w:rPr>
        <w:t>app</w:t>
      </w:r>
      <w:proofErr w:type="spellEnd"/>
      <w:r w:rsidRPr="00062F1D">
        <w:t xml:space="preserve"> entre muitas outras coisas. Tudo isto de forma </w:t>
      </w:r>
      <w:r w:rsidRPr="00EB2F37">
        <w:rPr>
          <w:i/>
        </w:rPr>
        <w:t>online</w:t>
      </w:r>
      <w:r w:rsidRPr="00062F1D">
        <w:t xml:space="preserve"> e gratuita.</w:t>
      </w:r>
    </w:p>
    <w:p w14:paraId="62CEA1B2" w14:textId="321C23EE" w:rsidR="00132AFA" w:rsidRPr="00552719" w:rsidRDefault="00132AFA" w:rsidP="00062F1D">
      <w:r w:rsidRPr="00062F1D">
        <w:t xml:space="preserve">Com o </w:t>
      </w:r>
      <w:proofErr w:type="spellStart"/>
      <w:r w:rsidRPr="00062F1D">
        <w:t>Firebase</w:t>
      </w:r>
      <w:proofErr w:type="spellEnd"/>
      <w:r w:rsidR="0062295E">
        <w:t xml:space="preserve"> p</w:t>
      </w:r>
      <w:r w:rsidRPr="00062F1D">
        <w:t xml:space="preserve">odemos criar nosso próprio </w:t>
      </w:r>
      <w:proofErr w:type="spellStart"/>
      <w:r w:rsidRPr="00C445B5">
        <w:rPr>
          <w:i/>
        </w:rPr>
        <w:t>backend</w:t>
      </w:r>
      <w:proofErr w:type="spellEnd"/>
      <w:r w:rsidRPr="00062F1D">
        <w:t xml:space="preserve"> sem escrever uma linha sequer de código</w:t>
      </w:r>
      <w:r w:rsidR="0062295E">
        <w:t>, tudo de forma bem simples</w:t>
      </w:r>
      <w:r w:rsidRPr="00062F1D">
        <w:t xml:space="preserve">. Mas vamos entender o que é o </w:t>
      </w:r>
      <w:proofErr w:type="spellStart"/>
      <w:r w:rsidRPr="00062F1D">
        <w:t>Firebase</w:t>
      </w:r>
      <w:proofErr w:type="spellEnd"/>
      <w:r w:rsidRPr="00062F1D">
        <w:t>.</w:t>
      </w:r>
    </w:p>
    <w:p w14:paraId="2AE19BCD" w14:textId="1BBAF47A" w:rsidR="009F2505" w:rsidRDefault="00132AFA" w:rsidP="009F2505">
      <w:pPr>
        <w:pStyle w:val="Ttulo2"/>
        <w:rPr>
          <w:ins w:id="5" w:author="Willian" w:date="2017-02-03T22:47:00Z"/>
        </w:rPr>
      </w:pPr>
      <w:r w:rsidRPr="00062F1D">
        <w:t xml:space="preserve">O que é o </w:t>
      </w:r>
      <w:proofErr w:type="spellStart"/>
      <w:r w:rsidRPr="00062F1D">
        <w:t>Firebase</w:t>
      </w:r>
      <w:proofErr w:type="spellEnd"/>
      <w:ins w:id="6" w:author="Willian" w:date="2017-02-03T22:47:00Z">
        <w:r w:rsidR="009F2505">
          <w:t>?</w:t>
        </w:r>
      </w:ins>
    </w:p>
    <w:p w14:paraId="53C223D3" w14:textId="2E8E8A9F" w:rsidR="009F2505" w:rsidRDefault="009F2505">
      <w:pPr>
        <w:rPr>
          <w:ins w:id="7" w:author="Willian" w:date="2017-02-03T22:52:00Z"/>
        </w:rPr>
        <w:pPrChange w:id="8" w:author="Willian" w:date="2017-02-03T22:48:00Z">
          <w:pPr>
            <w:pStyle w:val="Ttulo2"/>
          </w:pPr>
        </w:pPrChange>
      </w:pPr>
      <w:commentRangeStart w:id="9"/>
      <w:ins w:id="10" w:author="Willian" w:date="2017-02-03T22:48:00Z">
        <w:r>
          <w:t xml:space="preserve">Mas o que é realmente o </w:t>
        </w:r>
        <w:proofErr w:type="spellStart"/>
        <w:r>
          <w:t>Firebase</w:t>
        </w:r>
        <w:proofErr w:type="spellEnd"/>
        <w:r>
          <w:t xml:space="preserve">? É um produto da Google disponível online que oferece um serviço </w:t>
        </w:r>
        <w:proofErr w:type="spellStart"/>
        <w:r>
          <w:t>BaaS</w:t>
        </w:r>
        <w:proofErr w:type="spellEnd"/>
        <w:r>
          <w:t xml:space="preserve"> (</w:t>
        </w:r>
      </w:ins>
      <w:proofErr w:type="spellStart"/>
      <w:ins w:id="11" w:author="Willian" w:date="2017-02-03T22:50:00Z">
        <w:r>
          <w:t>Backend</w:t>
        </w:r>
        <w:proofErr w:type="spellEnd"/>
        <w:r>
          <w:t xml:space="preserve"> as a Service</w:t>
        </w:r>
      </w:ins>
      <w:ins w:id="12" w:author="Willian" w:date="2017-02-03T22:48:00Z">
        <w:r>
          <w:t>)</w:t>
        </w:r>
      </w:ins>
      <w:ins w:id="13" w:author="Willian" w:date="2017-02-03T22:50:00Z">
        <w:r>
          <w:t xml:space="preserve">, ou em outras palavras, é um serviço de </w:t>
        </w:r>
        <w:proofErr w:type="spellStart"/>
        <w:r>
          <w:t>backend</w:t>
        </w:r>
        <w:proofErr w:type="spellEnd"/>
        <w:r>
          <w:t>.</w:t>
        </w:r>
      </w:ins>
    </w:p>
    <w:p w14:paraId="0BC5BABB" w14:textId="0F20EAF9" w:rsidR="00682960" w:rsidRPr="009F2505" w:rsidRDefault="00682960">
      <w:pPr>
        <w:rPr>
          <w:ins w:id="14" w:author="Willian" w:date="2017-02-03T22:47:00Z"/>
        </w:rPr>
        <w:pPrChange w:id="15" w:author="Willian" w:date="2017-02-03T22:48:00Z">
          <w:pPr>
            <w:pStyle w:val="Ttulo2"/>
          </w:pPr>
        </w:pPrChange>
      </w:pPr>
      <w:ins w:id="16" w:author="Willian" w:date="2017-02-03T22:52:00Z">
        <w:r>
          <w:t>Ele basicamente oferece serviços de banco de dados não relacionais, serviços de sincronização em real time para aplicativos m</w:t>
        </w:r>
      </w:ins>
      <w:ins w:id="17" w:author="Willian" w:date="2017-02-03T22:53:00Z">
        <w:r>
          <w:t xml:space="preserve">óveis e sistemas web e possui </w:t>
        </w:r>
      </w:ins>
      <w:proofErr w:type="spellStart"/>
      <w:ins w:id="18" w:author="Willian" w:date="2017-02-03T23:14:00Z">
        <w:r w:rsidR="00421D9F">
          <w:t>SDKs</w:t>
        </w:r>
      </w:ins>
      <w:proofErr w:type="spellEnd"/>
      <w:ins w:id="19" w:author="Willian" w:date="2017-02-03T22:53:00Z">
        <w:r>
          <w:t xml:space="preserve"> nativos para Android, iOS e </w:t>
        </w:r>
        <w:proofErr w:type="spellStart"/>
        <w:r>
          <w:t>Javascript</w:t>
        </w:r>
        <w:proofErr w:type="spellEnd"/>
        <w:r>
          <w:t xml:space="preserve"> que possibilitam o uso </w:t>
        </w:r>
      </w:ins>
      <w:ins w:id="20" w:author="Willian" w:date="2017-02-03T22:54:00Z">
        <w:r>
          <w:t>off-line</w:t>
        </w:r>
      </w:ins>
      <w:ins w:id="21" w:author="Willian" w:date="2017-02-03T22:53:00Z">
        <w:r>
          <w:t xml:space="preserve"> </w:t>
        </w:r>
      </w:ins>
      <w:ins w:id="22" w:author="Willian" w:date="2017-02-03T22:54:00Z">
        <w:r>
          <w:t xml:space="preserve">destes dados que ele gerencia. Além disso, nele está integrado os serviços de Google </w:t>
        </w:r>
        <w:proofErr w:type="spellStart"/>
        <w:r>
          <w:t>Analytics</w:t>
        </w:r>
      </w:ins>
      <w:proofErr w:type="spellEnd"/>
      <w:ins w:id="23" w:author="Willian" w:date="2017-02-03T22:55:00Z">
        <w:r>
          <w:t xml:space="preserve">, </w:t>
        </w:r>
        <w:proofErr w:type="spellStart"/>
        <w:r>
          <w:t>Storage</w:t>
        </w:r>
        <w:proofErr w:type="spellEnd"/>
        <w:r>
          <w:t xml:space="preserve"> (</w:t>
        </w:r>
        <w:r w:rsidR="00421D9F">
          <w:t>armazenamento de arquivos na nu</w:t>
        </w:r>
        <w:r>
          <w:t>vem), ferramentas de testes para integraç</w:t>
        </w:r>
      </w:ins>
      <w:ins w:id="24" w:author="Willian" w:date="2017-02-03T22:56:00Z">
        <w:r>
          <w:t xml:space="preserve">ão contínua dos </w:t>
        </w:r>
        <w:proofErr w:type="spellStart"/>
        <w:r>
          <w:t>apps</w:t>
        </w:r>
        <w:proofErr w:type="spellEnd"/>
        <w:r>
          <w:t xml:space="preserve"> e muito mais</w:t>
        </w:r>
      </w:ins>
      <w:ins w:id="25" w:author="Willian" w:date="2017-02-03T22:54:00Z">
        <w:r>
          <w:t>.</w:t>
        </w:r>
      </w:ins>
    </w:p>
    <w:p w14:paraId="17A32A4F" w14:textId="1213EB98" w:rsidR="00751DFD" w:rsidRDefault="00682960">
      <w:pPr>
        <w:rPr>
          <w:ins w:id="26" w:author="Willian" w:date="2017-02-03T22:57:00Z"/>
        </w:rPr>
        <w:pPrChange w:id="27" w:author="Willian" w:date="2017-02-03T22:47:00Z">
          <w:pPr>
            <w:pStyle w:val="Ttulo2"/>
          </w:pPr>
        </w:pPrChange>
      </w:pPr>
      <w:ins w:id="28" w:author="Willian" w:date="2017-02-03T22:56:00Z">
        <w:r>
          <w:t xml:space="preserve">Recentemente a Google adquiriu o </w:t>
        </w:r>
        <w:proofErr w:type="spellStart"/>
        <w:r>
          <w:t>Fabric</w:t>
        </w:r>
      </w:ins>
      <w:proofErr w:type="spellEnd"/>
      <w:ins w:id="29" w:author="Willian" w:date="2017-02-03T22:57:00Z">
        <w:r>
          <w:t xml:space="preserve"> da </w:t>
        </w:r>
        <w:proofErr w:type="spellStart"/>
        <w:r>
          <w:t>Twitter</w:t>
        </w:r>
        <w:proofErr w:type="spellEnd"/>
        <w:r>
          <w:t xml:space="preserve"> e está prestes a integrá-lo no conjunto de ferramentas do </w:t>
        </w:r>
        <w:proofErr w:type="spellStart"/>
        <w:r>
          <w:t>Firebase</w:t>
        </w:r>
        <w:proofErr w:type="spellEnd"/>
        <w:r>
          <w:t>.</w:t>
        </w:r>
      </w:ins>
    </w:p>
    <w:p w14:paraId="362705BD" w14:textId="2290EFF3" w:rsidR="00682960" w:rsidRPr="00751DFD" w:rsidRDefault="00682960">
      <w:pPr>
        <w:pPrChange w:id="30" w:author="Willian" w:date="2017-02-03T22:47:00Z">
          <w:pPr>
            <w:pStyle w:val="Ttulo2"/>
          </w:pPr>
        </w:pPrChange>
      </w:pPr>
      <w:ins w:id="31" w:author="Willian" w:date="2017-02-03T22:58:00Z">
        <w:r>
          <w:t xml:space="preserve">O </w:t>
        </w:r>
        <w:proofErr w:type="spellStart"/>
        <w:r>
          <w:t>Fabric</w:t>
        </w:r>
        <w:proofErr w:type="spellEnd"/>
        <w:r>
          <w:t xml:space="preserve"> é uma plataforma online onde podemos integrar nossos aplicativos para receber relatório de erros (com o </w:t>
        </w:r>
        <w:proofErr w:type="spellStart"/>
        <w:r>
          <w:t>Fabric</w:t>
        </w:r>
        <w:proofErr w:type="spellEnd"/>
        <w:r>
          <w:t xml:space="preserve"> </w:t>
        </w:r>
        <w:proofErr w:type="spellStart"/>
        <w:r>
          <w:t>Crashlytics</w:t>
        </w:r>
        <w:proofErr w:type="spellEnd"/>
        <w:r>
          <w:t>), dados ana</w:t>
        </w:r>
      </w:ins>
      <w:ins w:id="32" w:author="Willian" w:date="2017-02-03T22:59:00Z">
        <w:r>
          <w:t xml:space="preserve">líticos de uso do </w:t>
        </w:r>
        <w:proofErr w:type="spellStart"/>
        <w:r>
          <w:t>app</w:t>
        </w:r>
        <w:proofErr w:type="spellEnd"/>
        <w:r>
          <w:t xml:space="preserve"> (com o </w:t>
        </w:r>
        <w:proofErr w:type="spellStart"/>
        <w:r>
          <w:t>Fabric</w:t>
        </w:r>
        <w:proofErr w:type="spellEnd"/>
        <w:r>
          <w:t xml:space="preserve"> </w:t>
        </w:r>
        <w:proofErr w:type="spellStart"/>
        <w:r>
          <w:t>Answers</w:t>
        </w:r>
        <w:proofErr w:type="spellEnd"/>
        <w:r>
          <w:t xml:space="preserve">), distribuição para testes beta (com o </w:t>
        </w:r>
        <w:proofErr w:type="spellStart"/>
        <w:r>
          <w:t>Fabric</w:t>
        </w:r>
        <w:proofErr w:type="spellEnd"/>
        <w:r>
          <w:t xml:space="preserve"> Beta) e muitas outras ferramentas integradas com a plataforma </w:t>
        </w:r>
        <w:proofErr w:type="spellStart"/>
        <w:r>
          <w:t>Fabric</w:t>
        </w:r>
        <w:proofErr w:type="spellEnd"/>
        <w:r>
          <w:t xml:space="preserve"> </w:t>
        </w:r>
        <w:r>
          <w:lastRenderedPageBreak/>
          <w:t>(</w:t>
        </w:r>
      </w:ins>
      <w:ins w:id="33" w:author="Willian" w:date="2017-02-03T23:00:00Z">
        <w:r>
          <w:t xml:space="preserve">como o </w:t>
        </w:r>
        <w:proofErr w:type="spellStart"/>
        <w:r>
          <w:t>Digits</w:t>
        </w:r>
        <w:proofErr w:type="spellEnd"/>
        <w:r>
          <w:t xml:space="preserve">, </w:t>
        </w:r>
        <w:proofErr w:type="spellStart"/>
        <w:r>
          <w:t>Fastlane</w:t>
        </w:r>
        <w:proofErr w:type="spellEnd"/>
        <w:r>
          <w:t xml:space="preserve"> e </w:t>
        </w:r>
        <w:proofErr w:type="spellStart"/>
        <w:r>
          <w:t>etc</w:t>
        </w:r>
      </w:ins>
      <w:proofErr w:type="spellEnd"/>
      <w:ins w:id="34" w:author="Willian" w:date="2017-02-03T22:59:00Z">
        <w:r>
          <w:t>)</w:t>
        </w:r>
      </w:ins>
      <w:ins w:id="35" w:author="Willian" w:date="2017-02-03T23:00:00Z">
        <w:r>
          <w:t xml:space="preserve">. Então podemos </w:t>
        </w:r>
        <w:proofErr w:type="spellStart"/>
        <w:r>
          <w:t>esparar</w:t>
        </w:r>
        <w:proofErr w:type="spellEnd"/>
        <w:r>
          <w:t xml:space="preserve"> uma melhoria ainda maior do </w:t>
        </w:r>
        <w:proofErr w:type="spellStart"/>
        <w:r>
          <w:t>Firebase</w:t>
        </w:r>
        <w:proofErr w:type="spellEnd"/>
        <w:r>
          <w:t>, na qual irá suprir muitas necessidades no desenvolvimento de aplicativos m</w:t>
        </w:r>
      </w:ins>
      <w:ins w:id="36" w:author="Willian" w:date="2017-02-03T23:01:00Z">
        <w:r>
          <w:t>óveis.</w:t>
        </w:r>
      </w:ins>
    </w:p>
    <w:commentRangeEnd w:id="9"/>
    <w:p w14:paraId="4B0210BC" w14:textId="5A0F01A3" w:rsidR="00A83445" w:rsidRPr="00552719" w:rsidDel="00682960" w:rsidRDefault="00682960" w:rsidP="00062F1D">
      <w:pPr>
        <w:rPr>
          <w:del w:id="37" w:author="Willian" w:date="2017-02-03T23:01:00Z"/>
        </w:rPr>
      </w:pPr>
      <w:r>
        <w:rPr>
          <w:rStyle w:val="Refdecomentrio"/>
        </w:rPr>
        <w:commentReference w:id="9"/>
      </w:r>
      <w:commentRangeStart w:id="38"/>
      <w:del w:id="39" w:author="Willian" w:date="2017-02-03T23:01:00Z">
        <w:r w:rsidR="00A83445" w:rsidRPr="00062F1D" w:rsidDel="00682960">
          <w:delText>O Firebase é uma plataforma móvel que ajuda a desenvolver aplicativos de alta qualidade, expandir sua base de usuários e lucrar mais. O Firebase é composto de recursos complementares que você pode combinar de acordo com suas necessidades.</w:delText>
        </w:r>
        <w:commentRangeEnd w:id="38"/>
        <w:r w:rsidR="00D82E1C" w:rsidDel="00682960">
          <w:rPr>
            <w:rStyle w:val="Refdecomentrio"/>
          </w:rPr>
          <w:commentReference w:id="38"/>
        </w:r>
      </w:del>
    </w:p>
    <w:p w14:paraId="6FD3B086" w14:textId="2A91E4CF" w:rsidR="00A83445" w:rsidRPr="00552719" w:rsidRDefault="00A83445" w:rsidP="00062F1D">
      <w:r w:rsidRPr="00062F1D">
        <w:t xml:space="preserve">O time de desenvolvimento do </w:t>
      </w:r>
      <w:proofErr w:type="spellStart"/>
      <w:r w:rsidRPr="00062F1D">
        <w:t>Firebase</w:t>
      </w:r>
      <w:proofErr w:type="spellEnd"/>
      <w:r w:rsidRPr="00062F1D">
        <w:t xml:space="preserve"> está instalado em São Francisco e em Mountain View, na </w:t>
      </w:r>
      <w:proofErr w:type="spellStart"/>
      <w:r w:rsidRPr="00062F1D">
        <w:t>California</w:t>
      </w:r>
      <w:proofErr w:type="spellEnd"/>
      <w:r w:rsidRPr="00062F1D">
        <w:t xml:space="preserve">. A companhia foi </w:t>
      </w:r>
      <w:proofErr w:type="spellStart"/>
      <w:r w:rsidRPr="00062F1D">
        <w:t>fundade</w:t>
      </w:r>
      <w:proofErr w:type="spellEnd"/>
      <w:r w:rsidRPr="00062F1D">
        <w:t xml:space="preserve"> em 2011 por Andrew Lee Jame</w:t>
      </w:r>
      <w:r w:rsidR="00FD2C5D">
        <w:t xml:space="preserve">s </w:t>
      </w:r>
      <w:proofErr w:type="spellStart"/>
      <w:r w:rsidR="00FD2C5D">
        <w:t>Tamplim</w:t>
      </w:r>
      <w:proofErr w:type="spellEnd"/>
      <w:r w:rsidR="00FD2C5D">
        <w:t>. O produto inicial que</w:t>
      </w:r>
      <w:r w:rsidRPr="00062F1D">
        <w:t xml:space="preserve"> lançou o </w:t>
      </w:r>
      <w:proofErr w:type="spellStart"/>
      <w:r w:rsidRPr="00062F1D">
        <w:t>Firebase</w:t>
      </w:r>
      <w:proofErr w:type="spellEnd"/>
      <w:r w:rsidRPr="00062F1D">
        <w:t xml:space="preserve"> foi o banco de dados em tempo real, que provê uma API que permite que os desenvolvedores armazenem e sincronizem dados entre múltiplos clientes. Ao longo do tempo, ele foi expandido para outras lin</w:t>
      </w:r>
      <w:r w:rsidR="00FD2C5D">
        <w:t>has de produto que o transformaram</w:t>
      </w:r>
      <w:r w:rsidRPr="00062F1D">
        <w:t xml:space="preserve"> em um pacote completo para desenvolvimento de aplicativos. </w:t>
      </w:r>
    </w:p>
    <w:p w14:paraId="0F85EAF2" w14:textId="614D122A" w:rsidR="00A83445" w:rsidRPr="00552719" w:rsidRDefault="00A83445" w:rsidP="00062F1D">
      <w:r w:rsidRPr="00062F1D">
        <w:t xml:space="preserve">O </w:t>
      </w:r>
      <w:proofErr w:type="spellStart"/>
      <w:r w:rsidRPr="00062F1D">
        <w:t>Firebase</w:t>
      </w:r>
      <w:proofErr w:type="spellEnd"/>
      <w:r w:rsidRPr="00062F1D">
        <w:t xml:space="preserve"> foi comprado pela Google em outubro de 2014, que por sua vez adicionou uma quantidade significativa de novos recursos na plataforma em maio de 2016.</w:t>
      </w:r>
    </w:p>
    <w:p w14:paraId="07779C1E" w14:textId="77777777" w:rsidR="00EF76CF" w:rsidRPr="00062F1D" w:rsidRDefault="00EF76CF" w:rsidP="00062F1D">
      <w:pPr>
        <w:pStyle w:val="Ttulo2"/>
      </w:pPr>
      <w:r w:rsidRPr="00062F1D">
        <w:t xml:space="preserve">Recursos do </w:t>
      </w:r>
      <w:proofErr w:type="spellStart"/>
      <w:r w:rsidRPr="00062F1D">
        <w:t>Firebase</w:t>
      </w:r>
      <w:proofErr w:type="spellEnd"/>
    </w:p>
    <w:p w14:paraId="12ACCF9E" w14:textId="1CF04502" w:rsidR="00EF76CF" w:rsidRPr="00552719" w:rsidRDefault="00EF76CF" w:rsidP="00062F1D">
      <w:r w:rsidRPr="00062F1D">
        <w:t xml:space="preserve">O </w:t>
      </w:r>
      <w:proofErr w:type="spellStart"/>
      <w:r w:rsidRPr="00062F1D">
        <w:t>Firebase</w:t>
      </w:r>
      <w:proofErr w:type="spellEnd"/>
      <w:r w:rsidRPr="00062F1D">
        <w:t xml:space="preserve"> ajuda você a desenvolver aplicativos de alta qualidade, expandir sua base de usuários e lucrar mais. Cada recurso funciona de forma independente</w:t>
      </w:r>
      <w:r w:rsidR="00A27DD9" w:rsidRPr="00062F1D">
        <w:t>,</w:t>
      </w:r>
      <w:r w:rsidRPr="00062F1D">
        <w:t xml:space="preserve"> </w:t>
      </w:r>
      <w:r w:rsidR="00A27DD9" w:rsidRPr="00062F1D">
        <w:t>mas</w:t>
      </w:r>
      <w:r w:rsidRPr="00062F1D">
        <w:t xml:space="preserve"> juntos funcionam ainda melhor.</w:t>
      </w:r>
    </w:p>
    <w:p w14:paraId="187B24F3" w14:textId="22D2BC3E" w:rsidR="00EF76CF" w:rsidRPr="00552719" w:rsidRDefault="00A27DD9" w:rsidP="00062F1D">
      <w:del w:id="40" w:author="Willian" w:date="2017-02-03T23:01:00Z">
        <w:r w:rsidRPr="00062F1D" w:rsidDel="00682960">
          <w:delText>Exitem</w:delText>
        </w:r>
      </w:del>
      <w:ins w:id="41" w:author="Willian" w:date="2017-02-03T23:01:00Z">
        <w:r w:rsidR="00682960" w:rsidRPr="00062F1D">
          <w:t>Existem</w:t>
        </w:r>
      </w:ins>
      <w:r w:rsidRPr="00062F1D">
        <w:t xml:space="preserve"> diversos recursos que podem ser alcançados com o </w:t>
      </w:r>
      <w:proofErr w:type="spellStart"/>
      <w:r w:rsidRPr="00062F1D">
        <w:t>Firebase</w:t>
      </w:r>
      <w:proofErr w:type="spellEnd"/>
      <w:r w:rsidRPr="00062F1D">
        <w:t xml:space="preserve">. No </w:t>
      </w:r>
      <w:r w:rsidRPr="00FD2C5D">
        <w:rPr>
          <w:i/>
        </w:rPr>
        <w:t>site</w:t>
      </w:r>
      <w:r w:rsidRPr="00062F1D">
        <w:t xml:space="preserve"> do </w:t>
      </w:r>
      <w:proofErr w:type="spellStart"/>
      <w:r w:rsidRPr="00062F1D">
        <w:t>Firebase</w:t>
      </w:r>
      <w:proofErr w:type="spellEnd"/>
      <w:r w:rsidRPr="00062F1D">
        <w:t xml:space="preserve"> temos as seguintes premissas:</w:t>
      </w:r>
    </w:p>
    <w:p w14:paraId="58A5D20E" w14:textId="77777777" w:rsidR="00A27DD9" w:rsidRPr="00062F1D" w:rsidRDefault="00A27DD9" w:rsidP="00062F1D"/>
    <w:p w14:paraId="00AEDB89" w14:textId="2C3B6420" w:rsidR="00EF76CF" w:rsidRPr="00552719" w:rsidRDefault="00EF76CF" w:rsidP="00062F1D">
      <w:pPr>
        <w:pStyle w:val="PargrafodaLista"/>
        <w:numPr>
          <w:ilvl w:val="0"/>
          <w:numId w:val="43"/>
        </w:numPr>
      </w:pPr>
      <w:commentRangeStart w:id="42"/>
      <w:commentRangeStart w:id="43"/>
      <w:r w:rsidRPr="00552719">
        <w:rPr>
          <w:b/>
          <w:bCs/>
        </w:rPr>
        <w:t>Seja rápido</w:t>
      </w:r>
      <w:r w:rsidRPr="00552719">
        <w:t xml:space="preserve">: </w:t>
      </w:r>
      <w:del w:id="44" w:author="Willian" w:date="2017-02-03T23:04:00Z">
        <w:r w:rsidRPr="00552719" w:rsidDel="00C9097F">
          <w:delText>O Firebase é uma plataforma móvel que ajuda a desenvolver aplicativos de alta qualidade, expandir sua base de usuários e lucrar mais. O Firebase é composto de recursos complementares que você pode combinar de acordo com suas necessidades</w:delText>
        </w:r>
      </w:del>
      <w:ins w:id="45" w:author="Willian" w:date="2017-02-03T23:04:00Z">
        <w:r w:rsidR="00C9097F">
          <w:t>Uma premissa da computação é “não reinvente a roda”</w:t>
        </w:r>
      </w:ins>
      <w:r w:rsidRPr="00552719">
        <w:t>.</w:t>
      </w:r>
      <w:ins w:id="46" w:author="Willian" w:date="2017-02-03T23:04:00Z">
        <w:r w:rsidR="00C9097F">
          <w:t xml:space="preserve"> Isto significa que se temos soluções à nossa disposição</w:t>
        </w:r>
      </w:ins>
      <w:ins w:id="47" w:author="Willian" w:date="2017-02-03T23:05:00Z">
        <w:r w:rsidR="00C9097F">
          <w:t xml:space="preserve">, elas certamente devem ser utilizadas. O </w:t>
        </w:r>
        <w:proofErr w:type="spellStart"/>
        <w:r w:rsidR="00C9097F">
          <w:t>Firebase</w:t>
        </w:r>
        <w:proofErr w:type="spellEnd"/>
        <w:r w:rsidR="00C9097F">
          <w:t xml:space="preserve"> é um </w:t>
        </w:r>
        <w:proofErr w:type="spellStart"/>
        <w:r w:rsidR="00C9097F">
          <w:t>BaaS</w:t>
        </w:r>
        <w:proofErr w:type="spellEnd"/>
        <w:r w:rsidR="00C9097F">
          <w:t xml:space="preserve"> e possui operações de </w:t>
        </w:r>
        <w:proofErr w:type="spellStart"/>
        <w:r w:rsidR="00C9097F">
          <w:t>backend</w:t>
        </w:r>
        <w:proofErr w:type="spellEnd"/>
        <w:r w:rsidR="00C9097F">
          <w:t xml:space="preserve"> básico, então porque criar um novo? Al</w:t>
        </w:r>
      </w:ins>
      <w:ins w:id="48" w:author="Willian" w:date="2017-02-03T23:06:00Z">
        <w:r w:rsidR="00C9097F">
          <w:t>ém disso ele é composto de diversos outros recursos que se complementam e você pode utilizá-los conforme suas necessidades.</w:t>
        </w:r>
      </w:ins>
    </w:p>
    <w:p w14:paraId="4F28BF61" w14:textId="391EDE6D" w:rsidR="00EF76CF" w:rsidRPr="00552719" w:rsidRDefault="00EF76CF" w:rsidP="00062F1D">
      <w:pPr>
        <w:pStyle w:val="PargrafodaLista"/>
        <w:numPr>
          <w:ilvl w:val="0"/>
          <w:numId w:val="43"/>
        </w:numPr>
      </w:pPr>
      <w:r w:rsidRPr="00552719">
        <w:rPr>
          <w:b/>
          <w:bCs/>
        </w:rPr>
        <w:t>Esqueça a infraestrutura</w:t>
      </w:r>
      <w:r w:rsidRPr="00552719">
        <w:t xml:space="preserve">: </w:t>
      </w:r>
      <w:del w:id="49" w:author="Willian" w:date="2017-02-03T23:07:00Z">
        <w:r w:rsidRPr="00552719" w:rsidDel="00C9097F">
          <w:delText>Implementar o Firebase é rápido e fácil. Com APIs intuitivas reunidas em um só SDK, você pode se concentrar em solucionar os problemas dos clientes sem perder tempo criando uma infraestrutura complexa</w:delText>
        </w:r>
      </w:del>
      <w:ins w:id="50" w:author="Willian" w:date="2017-02-03T23:07:00Z">
        <w:r w:rsidR="00C9097F">
          <w:t xml:space="preserve">Utilizar o SDK do </w:t>
        </w:r>
        <w:proofErr w:type="spellStart"/>
        <w:r w:rsidR="00C9097F">
          <w:t>Firebase</w:t>
        </w:r>
        <w:proofErr w:type="spellEnd"/>
        <w:r w:rsidR="00C9097F">
          <w:t xml:space="preserve"> é fácil</w:t>
        </w:r>
      </w:ins>
      <w:r w:rsidRPr="00552719">
        <w:t>.</w:t>
      </w:r>
      <w:ins w:id="51" w:author="Willian" w:date="2017-02-03T23:07:00Z">
        <w:r w:rsidR="00C9097F">
          <w:t xml:space="preserve"> Possuindo </w:t>
        </w:r>
        <w:proofErr w:type="spellStart"/>
        <w:r w:rsidR="00C9097F">
          <w:t>APIs</w:t>
        </w:r>
        <w:proofErr w:type="spellEnd"/>
        <w:r w:rsidR="00C9097F">
          <w:t xml:space="preserve"> intuitivas, podemos nos concentrar em problemas do nosso produto ao inv</w:t>
        </w:r>
      </w:ins>
      <w:ins w:id="52" w:author="Willian" w:date="2017-02-03T23:08:00Z">
        <w:r w:rsidR="00C9097F">
          <w:t xml:space="preserve">és de perder tempo com a criação de uma infraestrutura de </w:t>
        </w:r>
        <w:proofErr w:type="spellStart"/>
        <w:r w:rsidR="00C9097F">
          <w:t>backend</w:t>
        </w:r>
        <w:proofErr w:type="spellEnd"/>
        <w:r w:rsidR="00C9097F">
          <w:t xml:space="preserve"> que no final fará exatamente o que o </w:t>
        </w:r>
        <w:proofErr w:type="spellStart"/>
        <w:r w:rsidR="00C9097F">
          <w:t>Firebase</w:t>
        </w:r>
        <w:proofErr w:type="spellEnd"/>
        <w:r w:rsidR="00C9097F">
          <w:t xml:space="preserve"> faz.</w:t>
        </w:r>
      </w:ins>
    </w:p>
    <w:p w14:paraId="6942D74F" w14:textId="30D1F551" w:rsidR="00EF76CF" w:rsidDel="00421D9F" w:rsidRDefault="00EF76CF">
      <w:pPr>
        <w:pStyle w:val="PargrafodaLista"/>
        <w:numPr>
          <w:ilvl w:val="0"/>
          <w:numId w:val="43"/>
        </w:numPr>
        <w:rPr>
          <w:del w:id="53" w:author="Willian" w:date="2017-02-03T23:14:00Z"/>
        </w:rPr>
      </w:pPr>
      <w:r w:rsidRPr="00552719">
        <w:rPr>
          <w:b/>
          <w:bCs/>
        </w:rPr>
        <w:t>Tome decisões inteligentes baseadas em dados</w:t>
      </w:r>
      <w:r w:rsidRPr="00552719">
        <w:t xml:space="preserve">: </w:t>
      </w:r>
      <w:del w:id="54" w:author="Willian" w:date="2017-02-03T23:09:00Z">
        <w:r w:rsidRPr="00552719" w:rsidDel="00C9097F">
          <w:delText>O Firebase Analytics é a solução de análise gratuita e ilimitada integrada diretamente ao Firebase. Obtenha informações sobre seus usuários, de cliques em anúncios ao uso do aplicativo. O Firebase Analytics trabalha junto com outros recursos do Firebase. Assim, você pode executar ações com base em quaisquer dados, de taxas de cliques a falhas do aplicativo.</w:delText>
        </w:r>
      </w:del>
      <w:ins w:id="55" w:author="Willian" w:date="2017-02-03T23:09:00Z">
        <w:r w:rsidR="00C9097F">
          <w:t xml:space="preserve">Recentemente o famoso Google </w:t>
        </w:r>
        <w:proofErr w:type="spellStart"/>
        <w:r w:rsidR="00C9097F">
          <w:t>Analytics</w:t>
        </w:r>
        <w:proofErr w:type="spellEnd"/>
        <w:r w:rsidR="00C9097F">
          <w:t xml:space="preserve"> bastante utilizado em sites e em </w:t>
        </w:r>
        <w:proofErr w:type="spellStart"/>
        <w:r w:rsidR="00C9097F">
          <w:t>apps</w:t>
        </w:r>
        <w:proofErr w:type="spellEnd"/>
        <w:r w:rsidR="00C9097F">
          <w:t xml:space="preserve"> foi integrado ao </w:t>
        </w:r>
        <w:proofErr w:type="spellStart"/>
        <w:r w:rsidR="00C9097F">
          <w:t>Firebase</w:t>
        </w:r>
        <w:proofErr w:type="spellEnd"/>
        <w:r w:rsidR="00C9097F">
          <w:t xml:space="preserve">. Com ele temos uma solução de análise completa, gratuita e ilimitada, integrada diretamente com o </w:t>
        </w:r>
        <w:proofErr w:type="spellStart"/>
        <w:r w:rsidR="00C9097F">
          <w:t>Firebase</w:t>
        </w:r>
        <w:proofErr w:type="spellEnd"/>
        <w:r w:rsidR="00C9097F">
          <w:t xml:space="preserve">. O </w:t>
        </w:r>
        <w:proofErr w:type="spellStart"/>
        <w:r w:rsidR="00C9097F">
          <w:t>Analytics</w:t>
        </w:r>
        <w:proofErr w:type="spellEnd"/>
        <w:r w:rsidR="00C9097F">
          <w:t xml:space="preserve"> pode obter dados de uso do seu aplicativo e </w:t>
        </w:r>
      </w:ins>
      <w:ins w:id="56" w:author="Willian" w:date="2017-02-03T23:10:00Z">
        <w:r w:rsidR="00C9097F">
          <w:t>ajuda-lo a tomar decisões rá</w:t>
        </w:r>
      </w:ins>
      <w:ins w:id="57" w:author="Willian" w:date="2017-02-03T23:11:00Z">
        <w:r w:rsidR="00C9097F">
          <w:t xml:space="preserve">pidas e precisas, mostrando para você informações como taxas de cliques  e falhas do </w:t>
        </w:r>
        <w:proofErr w:type="spellStart"/>
        <w:r w:rsidR="00C9097F">
          <w:t>app</w:t>
        </w:r>
        <w:proofErr w:type="spellEnd"/>
        <w:r w:rsidR="00C9097F">
          <w:t>.</w:t>
        </w:r>
      </w:ins>
    </w:p>
    <w:p w14:paraId="304ED862" w14:textId="77777777" w:rsidR="00421D9F" w:rsidRPr="00552719" w:rsidRDefault="00421D9F" w:rsidP="00062F1D">
      <w:pPr>
        <w:pStyle w:val="PargrafodaLista"/>
        <w:numPr>
          <w:ilvl w:val="0"/>
          <w:numId w:val="43"/>
        </w:numPr>
        <w:rPr>
          <w:ins w:id="58" w:author="Willian" w:date="2017-02-03T23:14:00Z"/>
        </w:rPr>
      </w:pPr>
    </w:p>
    <w:p w14:paraId="34886D6D" w14:textId="3FB996CF" w:rsidR="00EF76CF" w:rsidRPr="00421D9F" w:rsidRDefault="00EF76CF">
      <w:pPr>
        <w:pStyle w:val="PargrafodaLista"/>
        <w:numPr>
          <w:ilvl w:val="0"/>
          <w:numId w:val="43"/>
        </w:numPr>
        <w:rPr>
          <w:rFonts w:ascii="Menlo" w:hAnsi="Menlo" w:cs="Menlo"/>
          <w:sz w:val="28"/>
          <w:szCs w:val="28"/>
        </w:rPr>
      </w:pPr>
      <w:r w:rsidRPr="00421D9F">
        <w:rPr>
          <w:b/>
          <w:bCs/>
        </w:rPr>
        <w:t>Trabalhe em qualquer plataforma</w:t>
      </w:r>
      <w:r w:rsidRPr="00552719">
        <w:t xml:space="preserve">: </w:t>
      </w:r>
      <w:del w:id="59" w:author="Willian" w:date="2017-02-03T23:12:00Z">
        <w:r w:rsidRPr="00552719" w:rsidDel="00C9097F">
          <w:delText>Forneça aplicativos multiplataformas com APIs reunidas em SDKs únicos para iOS, Android, JavaScript e C++. Expanda para outras plataformas sem modificar sua infraestrutura</w:delText>
        </w:r>
      </w:del>
      <w:ins w:id="60" w:author="Willian" w:date="2017-02-03T23:12:00Z">
        <w:r w:rsidR="00C9097F">
          <w:t xml:space="preserve">Com o </w:t>
        </w:r>
        <w:proofErr w:type="spellStart"/>
        <w:r w:rsidR="00C9097F">
          <w:t>Firebase</w:t>
        </w:r>
        <w:proofErr w:type="spellEnd"/>
        <w:r w:rsidR="00C9097F">
          <w:t xml:space="preserve"> podemos unificar</w:t>
        </w:r>
        <w:r w:rsidR="00421D9F">
          <w:t xml:space="preserve"> as informações de diversas plataformas em um único lugar</w:t>
        </w:r>
      </w:ins>
      <w:r w:rsidRPr="00552719">
        <w:t>.</w:t>
      </w:r>
      <w:ins w:id="61" w:author="Willian" w:date="2017-02-03T23:12:00Z">
        <w:r w:rsidR="00421D9F">
          <w:t xml:space="preserve"> Com suas </w:t>
        </w:r>
        <w:proofErr w:type="spellStart"/>
        <w:proofErr w:type="gramStart"/>
        <w:r w:rsidR="00421D9F">
          <w:t>APIs</w:t>
        </w:r>
        <w:proofErr w:type="spellEnd"/>
        <w:r w:rsidR="00421D9F">
          <w:t xml:space="preserve">  reunidas</w:t>
        </w:r>
        <w:proofErr w:type="gramEnd"/>
        <w:r w:rsidR="00421D9F">
          <w:t xml:space="preserve"> em </w:t>
        </w:r>
        <w:proofErr w:type="spellStart"/>
        <w:r w:rsidR="00421D9F">
          <w:t>SDKs</w:t>
        </w:r>
      </w:ins>
      <w:proofErr w:type="spellEnd"/>
      <w:ins w:id="62" w:author="Willian" w:date="2017-02-03T23:14:00Z">
        <w:r w:rsidR="00421D9F">
          <w:t xml:space="preserve"> de diversas plataformas como iOS, </w:t>
        </w:r>
      </w:ins>
      <w:ins w:id="63" w:author="Willian" w:date="2017-02-03T23:15:00Z">
        <w:r w:rsidR="00421D9F">
          <w:t>Android</w:t>
        </w:r>
      </w:ins>
      <w:ins w:id="64" w:author="Willian" w:date="2017-02-03T23:14:00Z">
        <w:r w:rsidR="00421D9F">
          <w:t xml:space="preserve">, </w:t>
        </w:r>
        <w:proofErr w:type="spellStart"/>
        <w:r w:rsidR="00421D9F">
          <w:t>JavaScript</w:t>
        </w:r>
        <w:proofErr w:type="spellEnd"/>
        <w:r w:rsidR="00421D9F">
          <w:t xml:space="preserve"> e C++</w:t>
        </w:r>
      </w:ins>
      <w:ins w:id="65" w:author="Willian" w:date="2017-02-03T23:15:00Z">
        <w:r w:rsidR="00421D9F">
          <w:t xml:space="preserve">. Veja um exemplo de uso do SDK de iOS na linguagem Swift (existe também a versão </w:t>
        </w:r>
        <w:proofErr w:type="spellStart"/>
        <w:r w:rsidR="00421D9F">
          <w:t>Objective</w:t>
        </w:r>
        <w:proofErr w:type="spellEnd"/>
        <w:r w:rsidR="00421D9F">
          <w:t>-C para iOS)</w:t>
        </w:r>
      </w:ins>
      <w:ins w:id="66" w:author="Willian" w:date="2017-02-03T23:16:00Z">
        <w:r w:rsidR="00421D9F">
          <w:t>.</w:t>
        </w:r>
      </w:ins>
      <w:del w:id="67" w:author="Willian" w:date="2017-02-03T23:14:00Z">
        <w:r w:rsidRPr="00421D9F" w:rsidDel="00421D9F">
          <w:rPr>
            <w:rFonts w:ascii="MS Mincho" w:eastAsia="MS Mincho" w:hAnsi="MS Mincho" w:cs="MS Mincho"/>
          </w:rPr>
          <w:delText> </w:delText>
        </w:r>
      </w:del>
    </w:p>
    <w:p w14:paraId="6287F23C" w14:textId="325E0630" w:rsidR="00AF5D24" w:rsidRPr="00062F1D" w:rsidRDefault="00AF5D24" w:rsidP="00062F1D">
      <w:pPr>
        <w:spacing w:after="0"/>
        <w:ind w:left="1134"/>
        <w:rPr>
          <w:rFonts w:ascii="Menlo" w:hAnsi="Menlo" w:cs="Menlo"/>
          <w:sz w:val="18"/>
          <w:szCs w:val="18"/>
          <w:lang w:val="en-US"/>
        </w:rPr>
      </w:pP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r w:rsidRPr="00062F1D">
        <w:rPr>
          <w:rFonts w:ascii="Menlo" w:hAnsi="Menlo" w:cs="Menlo"/>
          <w:sz w:val="18"/>
          <w:szCs w:val="18"/>
          <w:lang w:val="en-US"/>
        </w:rPr>
        <w:t>addStateDidChangeListener</w:t>
      </w:r>
      <w:proofErr w:type="spellEnd"/>
      <w:proofErr w:type="gramEnd"/>
      <w:r w:rsidRPr="00062F1D">
        <w:rPr>
          <w:rFonts w:ascii="Menlo" w:hAnsi="Menlo" w:cs="Menlo"/>
          <w:sz w:val="18"/>
          <w:szCs w:val="18"/>
          <w:lang w:val="en-US"/>
        </w:rPr>
        <w:t>(</w:t>
      </w:r>
      <w:r w:rsidR="00EF74A3" w:rsidRPr="00062F1D">
        <w:rPr>
          <w:rFonts w:ascii="Menlo" w:hAnsi="Menlo" w:cs="Menlo"/>
          <w:sz w:val="18"/>
          <w:szCs w:val="18"/>
          <w:lang w:val="en-US"/>
        </w:rPr>
        <w:t>)</w:t>
      </w:r>
      <w:r w:rsidRPr="00062F1D">
        <w:rPr>
          <w:rFonts w:ascii="Menlo" w:hAnsi="Menlo" w:cs="Menlo"/>
          <w:sz w:val="18"/>
          <w:szCs w:val="18"/>
          <w:lang w:val="en-US"/>
        </w:rPr>
        <w:t>{ (</w:t>
      </w:r>
      <w:proofErr w:type="spellStart"/>
      <w:r w:rsidRPr="00062F1D">
        <w:rPr>
          <w:rFonts w:ascii="Menlo" w:hAnsi="Menlo" w:cs="Menlo"/>
          <w:sz w:val="18"/>
          <w:szCs w:val="18"/>
          <w:lang w:val="en-US"/>
        </w:rPr>
        <w:t>auth</w:t>
      </w:r>
      <w:proofErr w:type="spellEnd"/>
      <w:r w:rsidRPr="00062F1D">
        <w:rPr>
          <w:rFonts w:ascii="Menlo" w:hAnsi="Menlo" w:cs="Menlo"/>
          <w:sz w:val="18"/>
          <w:szCs w:val="18"/>
          <w:lang w:val="en-US"/>
        </w:rPr>
        <w:t xml:space="preserve">, user) </w:t>
      </w:r>
      <w:r w:rsidRPr="00062F1D">
        <w:rPr>
          <w:rFonts w:ascii="Menlo" w:hAnsi="Menlo" w:cs="Menlo"/>
          <w:color w:val="AA0D91"/>
          <w:sz w:val="18"/>
          <w:szCs w:val="18"/>
          <w:lang w:val="en-US"/>
        </w:rPr>
        <w:t>in</w:t>
      </w:r>
    </w:p>
    <w:p w14:paraId="1464CC21" w14:textId="54318851" w:rsidR="00AF5D24" w:rsidRPr="00062F1D" w:rsidRDefault="00514970" w:rsidP="00062F1D">
      <w:pPr>
        <w:spacing w:after="0"/>
        <w:ind w:left="1134"/>
        <w:rPr>
          <w:rFonts w:ascii="Menlo" w:hAnsi="Menlo" w:cs="Menlo"/>
          <w:sz w:val="18"/>
          <w:szCs w:val="18"/>
          <w:lang w:val="en-US"/>
        </w:rPr>
      </w:pPr>
      <w:r w:rsidRPr="00062F1D">
        <w:rPr>
          <w:rFonts w:ascii="Menlo" w:hAnsi="Menlo" w:cs="Menlo"/>
          <w:sz w:val="18"/>
          <w:szCs w:val="18"/>
          <w:lang w:val="en-US"/>
        </w:rPr>
        <w:t xml:space="preserve">    </w:t>
      </w:r>
      <w:r w:rsidR="00AF5D24" w:rsidRPr="00062F1D">
        <w:rPr>
          <w:rFonts w:ascii="Menlo" w:hAnsi="Menlo" w:cs="Menlo"/>
          <w:color w:val="AA0D91"/>
          <w:sz w:val="18"/>
          <w:szCs w:val="18"/>
          <w:lang w:val="en-US"/>
        </w:rPr>
        <w:t>if</w:t>
      </w:r>
      <w:r w:rsidR="00AF5D24" w:rsidRPr="00062F1D">
        <w:rPr>
          <w:rFonts w:ascii="Menlo" w:hAnsi="Menlo" w:cs="Menlo"/>
          <w:sz w:val="18"/>
          <w:szCs w:val="18"/>
          <w:lang w:val="en-US"/>
        </w:rPr>
        <w:t xml:space="preserve"> ((user</w:t>
      </w:r>
      <w:proofErr w:type="gramStart"/>
      <w:r w:rsidR="00AF5D24" w:rsidRPr="00062F1D">
        <w:rPr>
          <w:rFonts w:ascii="Menlo" w:hAnsi="Menlo" w:cs="Menlo"/>
          <w:sz w:val="18"/>
          <w:szCs w:val="18"/>
          <w:lang w:val="en-US"/>
        </w:rPr>
        <w:t>) !</w:t>
      </w:r>
      <w:proofErr w:type="gramEnd"/>
      <w:r w:rsidR="00AF5D24" w:rsidRPr="00062F1D">
        <w:rPr>
          <w:rFonts w:ascii="Menlo" w:hAnsi="Menlo" w:cs="Menlo"/>
          <w:sz w:val="18"/>
          <w:szCs w:val="18"/>
          <w:lang w:val="en-US"/>
        </w:rPr>
        <w:t xml:space="preserve">= </w:t>
      </w:r>
      <w:r w:rsidR="00AF5D24" w:rsidRPr="00062F1D">
        <w:rPr>
          <w:rFonts w:ascii="Menlo" w:hAnsi="Menlo" w:cs="Menlo"/>
          <w:color w:val="AA0D91"/>
          <w:sz w:val="18"/>
          <w:szCs w:val="18"/>
          <w:lang w:val="en-US"/>
        </w:rPr>
        <w:t>nil</w:t>
      </w:r>
      <w:r w:rsidR="00AF5D24" w:rsidRPr="00062F1D">
        <w:rPr>
          <w:rFonts w:ascii="Menlo" w:hAnsi="Menlo" w:cs="Menlo"/>
          <w:sz w:val="18"/>
          <w:szCs w:val="18"/>
          <w:lang w:val="en-US"/>
        </w:rPr>
        <w:t>) {</w:t>
      </w:r>
    </w:p>
    <w:p w14:paraId="79F7C9C7" w14:textId="501B3B46" w:rsidR="00AF5D24" w:rsidRPr="00062F1D" w:rsidRDefault="00AF5D24" w:rsidP="00062F1D">
      <w:pPr>
        <w:spacing w:after="0"/>
        <w:ind w:left="1134"/>
        <w:rPr>
          <w:rFonts w:ascii="Menlo" w:hAnsi="Menlo" w:cs="Menlo"/>
          <w:sz w:val="18"/>
          <w:szCs w:val="18"/>
          <w:lang w:val="en-US"/>
        </w:rPr>
      </w:pPr>
      <w:r w:rsidRPr="00062F1D">
        <w:rPr>
          <w:rFonts w:ascii="Menlo" w:hAnsi="Menlo" w:cs="Menlo"/>
          <w:sz w:val="18"/>
          <w:szCs w:val="18"/>
          <w:lang w:val="en-US"/>
        </w:rPr>
        <w:t xml:space="preserve">    </w:t>
      </w:r>
      <w:r w:rsidR="00514970" w:rsidRPr="00062F1D">
        <w:rPr>
          <w:rFonts w:ascii="Menlo" w:hAnsi="Menlo" w:cs="Menlo"/>
          <w:sz w:val="18"/>
          <w:szCs w:val="18"/>
          <w:lang w:val="en-US"/>
        </w:rPr>
        <w:t xml:space="preserve">    </w:t>
      </w:r>
      <w:proofErr w:type="spellStart"/>
      <w:r w:rsidRPr="00062F1D">
        <w:rPr>
          <w:rFonts w:ascii="Menlo" w:hAnsi="Menlo" w:cs="Menlo"/>
          <w:color w:val="AA0D91"/>
          <w:sz w:val="18"/>
          <w:szCs w:val="18"/>
          <w:lang w:val="en-US"/>
        </w:rPr>
        <w:t>var</w:t>
      </w:r>
      <w:proofErr w:type="spellEnd"/>
      <w:r w:rsidRPr="00062F1D">
        <w:rPr>
          <w:rFonts w:ascii="Menlo" w:hAnsi="Menlo" w:cs="Menlo"/>
          <w:sz w:val="18"/>
          <w:szCs w:val="18"/>
          <w:lang w:val="en-US"/>
        </w:rPr>
        <w:t xml:space="preserve"> email = </w:t>
      </w:r>
      <w:proofErr w:type="spellStart"/>
      <w:proofErr w:type="gramStart"/>
      <w:r w:rsidRPr="00062F1D">
        <w:rPr>
          <w:rFonts w:ascii="Menlo" w:hAnsi="Menlo" w:cs="Menlo"/>
          <w:sz w:val="18"/>
          <w:szCs w:val="18"/>
          <w:lang w:val="en-US"/>
        </w:rPr>
        <w:t>user?.</w:t>
      </w:r>
      <w:proofErr w:type="gramEnd"/>
      <w:r w:rsidRPr="00062F1D">
        <w:rPr>
          <w:rFonts w:ascii="Menlo" w:hAnsi="Menlo" w:cs="Menlo"/>
          <w:color w:val="3F6E74"/>
          <w:sz w:val="18"/>
          <w:szCs w:val="18"/>
          <w:lang w:val="en-US"/>
        </w:rPr>
        <w:t>email</w:t>
      </w:r>
      <w:proofErr w:type="spellEnd"/>
    </w:p>
    <w:p w14:paraId="3204D58C" w14:textId="3FBDCF69" w:rsidR="00AF5D24" w:rsidRPr="00062F1D" w:rsidRDefault="00AF5D24" w:rsidP="00062F1D">
      <w:pPr>
        <w:spacing w:after="0"/>
        <w:ind w:left="1134"/>
        <w:rPr>
          <w:rFonts w:ascii="Menlo" w:hAnsi="Menlo" w:cs="Menlo"/>
          <w:color w:val="007400"/>
          <w:sz w:val="18"/>
          <w:szCs w:val="18"/>
          <w:lang w:val="en-US"/>
          <w:rPrChange w:id="68" w:author="Carneiro Pinto da Silva, Fernando" w:date="2017-01-30T11:51:00Z">
            <w:rPr>
              <w:rFonts w:ascii="Menlo" w:hAnsi="Menlo" w:cs="Menlo"/>
              <w:color w:val="007400"/>
              <w:sz w:val="18"/>
              <w:szCs w:val="18"/>
            </w:rPr>
          </w:rPrChange>
        </w:rPr>
      </w:pPr>
      <w:r w:rsidRPr="00062F1D">
        <w:rPr>
          <w:rFonts w:ascii="Menlo" w:hAnsi="Menlo" w:cs="Menlo"/>
          <w:sz w:val="18"/>
          <w:szCs w:val="18"/>
          <w:lang w:val="en-US"/>
        </w:rPr>
        <w:t xml:space="preserve">        </w:t>
      </w:r>
      <w:r w:rsidRPr="00062F1D">
        <w:rPr>
          <w:rFonts w:ascii="Menlo" w:hAnsi="Menlo" w:cs="Menlo"/>
          <w:color w:val="007400"/>
          <w:sz w:val="18"/>
          <w:szCs w:val="18"/>
          <w:lang w:val="en-US"/>
          <w:rPrChange w:id="69" w:author="Carneiro Pinto da Silva, Fernando" w:date="2017-01-30T11:51:00Z">
            <w:rPr>
              <w:rFonts w:ascii="Menlo" w:hAnsi="Menlo" w:cs="Menlo"/>
              <w:color w:val="007400"/>
              <w:sz w:val="18"/>
              <w:szCs w:val="18"/>
            </w:rPr>
          </w:rPrChange>
        </w:rPr>
        <w:t>// ...</w:t>
      </w:r>
    </w:p>
    <w:p w14:paraId="7E81383E" w14:textId="6FCAC6F5" w:rsidR="00AF5D24" w:rsidRPr="00062F1D" w:rsidRDefault="00AF5D24" w:rsidP="00062F1D">
      <w:pPr>
        <w:spacing w:after="0"/>
        <w:ind w:left="1134"/>
        <w:rPr>
          <w:rFonts w:ascii="Menlo" w:hAnsi="Menlo" w:cs="Menlo"/>
          <w:sz w:val="18"/>
          <w:szCs w:val="18"/>
          <w:lang w:val="en-US"/>
          <w:rPrChange w:id="70" w:author="Carneiro Pinto da Silva, Fernando" w:date="2017-01-30T11:51:00Z">
            <w:rPr>
              <w:rFonts w:ascii="Menlo" w:hAnsi="Menlo" w:cs="Menlo"/>
              <w:sz w:val="18"/>
              <w:szCs w:val="18"/>
            </w:rPr>
          </w:rPrChange>
        </w:rPr>
      </w:pPr>
      <w:r w:rsidRPr="00062F1D">
        <w:rPr>
          <w:rFonts w:ascii="Menlo" w:hAnsi="Menlo" w:cs="Menlo"/>
          <w:sz w:val="18"/>
          <w:szCs w:val="18"/>
          <w:lang w:val="en-US"/>
          <w:rPrChange w:id="71" w:author="Carneiro Pinto da Silva, Fernando" w:date="2017-01-30T11:51:00Z">
            <w:rPr>
              <w:rFonts w:ascii="Menlo" w:hAnsi="Menlo" w:cs="Menlo"/>
              <w:sz w:val="18"/>
              <w:szCs w:val="18"/>
            </w:rPr>
          </w:rPrChange>
        </w:rPr>
        <w:t xml:space="preserve">    }</w:t>
      </w:r>
    </w:p>
    <w:p w14:paraId="3E57A14D" w14:textId="39775754" w:rsidR="00AF5D24" w:rsidRPr="00062F1D" w:rsidRDefault="00EF74A3" w:rsidP="00062F1D">
      <w:pPr>
        <w:spacing w:after="0"/>
        <w:ind w:left="1134"/>
        <w:rPr>
          <w:rFonts w:ascii="Menlo" w:hAnsi="Menlo" w:cs="Menlo"/>
          <w:sz w:val="18"/>
          <w:szCs w:val="18"/>
          <w:lang w:val="en-US"/>
          <w:rPrChange w:id="72" w:author="Carneiro Pinto da Silva, Fernando" w:date="2017-01-30T11:51:00Z">
            <w:rPr>
              <w:rFonts w:ascii="Menlo" w:hAnsi="Menlo" w:cs="Menlo"/>
              <w:sz w:val="18"/>
              <w:szCs w:val="18"/>
            </w:rPr>
          </w:rPrChange>
        </w:rPr>
      </w:pPr>
      <w:r w:rsidRPr="00062F1D">
        <w:rPr>
          <w:rFonts w:ascii="Menlo" w:hAnsi="Menlo" w:cs="Menlo"/>
          <w:sz w:val="18"/>
          <w:szCs w:val="18"/>
          <w:lang w:val="en-US"/>
          <w:rPrChange w:id="73" w:author="Carneiro Pinto da Silva, Fernando" w:date="2017-01-30T11:51:00Z">
            <w:rPr>
              <w:rFonts w:ascii="Menlo" w:hAnsi="Menlo" w:cs="Menlo"/>
              <w:sz w:val="18"/>
              <w:szCs w:val="18"/>
            </w:rPr>
          </w:rPrChange>
        </w:rPr>
        <w:t>}</w:t>
      </w:r>
    </w:p>
    <w:p w14:paraId="42D3EDB3" w14:textId="77777777" w:rsidR="00AF5D24" w:rsidRPr="00062F1D" w:rsidRDefault="00AF5D24" w:rsidP="00062F1D">
      <w:pPr>
        <w:spacing w:after="0"/>
        <w:ind w:left="1134"/>
        <w:rPr>
          <w:rFonts w:ascii="Menlo" w:hAnsi="Menlo" w:cs="Menlo"/>
          <w:sz w:val="18"/>
          <w:szCs w:val="18"/>
          <w:lang w:val="en-US"/>
          <w:rPrChange w:id="74" w:author="Carneiro Pinto da Silva, Fernando" w:date="2017-01-30T11:51:00Z">
            <w:rPr>
              <w:rFonts w:ascii="Menlo" w:hAnsi="Menlo" w:cs="Menlo"/>
              <w:sz w:val="18"/>
              <w:szCs w:val="18"/>
            </w:rPr>
          </w:rPrChange>
        </w:rPr>
      </w:pPr>
      <w:r w:rsidRPr="00062F1D">
        <w:rPr>
          <w:rFonts w:ascii="Menlo" w:hAnsi="Menlo" w:cs="Menlo"/>
          <w:sz w:val="18"/>
          <w:szCs w:val="18"/>
          <w:lang w:val="en-US"/>
          <w:rPrChange w:id="75" w:author="Carneiro Pinto da Silva, Fernando" w:date="2017-01-30T11:51:00Z">
            <w:rPr>
              <w:rFonts w:ascii="Menlo" w:hAnsi="Menlo" w:cs="Menlo"/>
              <w:sz w:val="18"/>
              <w:szCs w:val="18"/>
            </w:rPr>
          </w:rPrChange>
        </w:rPr>
        <w:t xml:space="preserve">        </w:t>
      </w:r>
    </w:p>
    <w:p w14:paraId="6EA90289" w14:textId="26DB2E24" w:rsidR="00AF5D24" w:rsidRPr="00062F1D" w:rsidRDefault="00AF5D24" w:rsidP="00062F1D">
      <w:pPr>
        <w:spacing w:after="0"/>
        <w:ind w:left="1134"/>
        <w:rPr>
          <w:rFonts w:ascii="Menlo" w:hAnsi="Menlo" w:cs="Menlo"/>
          <w:sz w:val="18"/>
          <w:szCs w:val="18"/>
          <w:lang w:val="en-US"/>
        </w:rPr>
      </w:pP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r w:rsidRPr="00062F1D">
        <w:rPr>
          <w:rFonts w:ascii="Menlo" w:hAnsi="Menlo" w:cs="Menlo"/>
          <w:color w:val="26474B"/>
          <w:sz w:val="18"/>
          <w:szCs w:val="18"/>
          <w:lang w:val="en-US"/>
        </w:rPr>
        <w:t>signIn</w:t>
      </w:r>
      <w:proofErr w:type="spellEnd"/>
      <w:proofErr w:type="gramEnd"/>
      <w:r w:rsidRPr="00062F1D">
        <w:rPr>
          <w:rFonts w:ascii="Menlo" w:hAnsi="Menlo" w:cs="Menlo"/>
          <w:sz w:val="18"/>
          <w:szCs w:val="18"/>
          <w:lang w:val="en-US"/>
        </w:rPr>
        <w:t>(</w:t>
      </w:r>
      <w:proofErr w:type="spellStart"/>
      <w:r w:rsidRPr="00062F1D">
        <w:rPr>
          <w:rFonts w:ascii="Menlo" w:hAnsi="Menlo" w:cs="Menlo"/>
          <w:sz w:val="18"/>
          <w:szCs w:val="18"/>
          <w:lang w:val="en-US"/>
        </w:rPr>
        <w:t>withEmail</w:t>
      </w:r>
      <w:proofErr w:type="spellEnd"/>
      <w:r w:rsidRPr="00062F1D">
        <w:rPr>
          <w:rFonts w:ascii="Menlo" w:hAnsi="Menlo" w:cs="Menlo"/>
          <w:sz w:val="18"/>
          <w:szCs w:val="18"/>
          <w:lang w:val="en-US"/>
        </w:rPr>
        <w:t>: email,</w:t>
      </w:r>
      <w:r w:rsidR="00CF4928" w:rsidRPr="00062F1D">
        <w:rPr>
          <w:rFonts w:ascii="Menlo" w:hAnsi="Menlo" w:cs="Menlo"/>
          <w:sz w:val="18"/>
          <w:szCs w:val="18"/>
          <w:lang w:val="en-US"/>
        </w:rPr>
        <w:t xml:space="preserve"> </w:t>
      </w:r>
      <w:r w:rsidRPr="00062F1D">
        <w:rPr>
          <w:rFonts w:ascii="Menlo" w:hAnsi="Menlo" w:cs="Menlo"/>
          <w:sz w:val="18"/>
          <w:szCs w:val="18"/>
          <w:lang w:val="en-US"/>
        </w:rPr>
        <w:t>password: password</w:t>
      </w:r>
      <w:r w:rsidR="00CF4928" w:rsidRPr="00062F1D">
        <w:rPr>
          <w:rFonts w:ascii="Menlo" w:hAnsi="Menlo" w:cs="Menlo"/>
          <w:sz w:val="18"/>
          <w:szCs w:val="18"/>
          <w:lang w:val="en-US"/>
        </w:rPr>
        <w:t>) {</w:t>
      </w:r>
      <w:r w:rsidR="00A27DD9" w:rsidRPr="00062F1D">
        <w:rPr>
          <w:rFonts w:ascii="Menlo" w:hAnsi="Menlo" w:cs="Menlo"/>
          <w:sz w:val="18"/>
          <w:szCs w:val="18"/>
          <w:lang w:val="en-US"/>
        </w:rPr>
        <w:t xml:space="preserve"> </w:t>
      </w:r>
      <w:r w:rsidRPr="00062F1D">
        <w:rPr>
          <w:rFonts w:ascii="Menlo" w:hAnsi="Menlo" w:cs="Menlo"/>
          <w:sz w:val="18"/>
          <w:szCs w:val="18"/>
          <w:lang w:val="en-US"/>
        </w:rPr>
        <w:t>(</w:t>
      </w:r>
      <w:r w:rsidRPr="00062F1D">
        <w:rPr>
          <w:rFonts w:ascii="Menlo" w:hAnsi="Menlo" w:cs="Menlo"/>
          <w:color w:val="AA0D91"/>
          <w:sz w:val="18"/>
          <w:szCs w:val="18"/>
          <w:lang w:val="en-US"/>
        </w:rPr>
        <w:t>_</w:t>
      </w:r>
      <w:r w:rsidRPr="00062F1D">
        <w:rPr>
          <w:rFonts w:ascii="Menlo" w:hAnsi="Menlo" w:cs="Menlo"/>
          <w:sz w:val="18"/>
          <w:szCs w:val="18"/>
          <w:lang w:val="en-US"/>
        </w:rPr>
        <w:t xml:space="preserve">, error) </w:t>
      </w:r>
      <w:r w:rsidRPr="00062F1D">
        <w:rPr>
          <w:rFonts w:ascii="Menlo" w:hAnsi="Menlo" w:cs="Menlo"/>
          <w:color w:val="AA0D91"/>
          <w:sz w:val="18"/>
          <w:szCs w:val="18"/>
          <w:lang w:val="en-US"/>
        </w:rPr>
        <w:t>in</w:t>
      </w:r>
    </w:p>
    <w:p w14:paraId="00E30D54" w14:textId="77777777" w:rsidR="00A27DD9" w:rsidRPr="003F6A95" w:rsidRDefault="00A27DD9" w:rsidP="00062F1D">
      <w:pPr>
        <w:spacing w:after="0"/>
        <w:ind w:left="1134"/>
        <w:rPr>
          <w:rFonts w:ascii="Menlo" w:hAnsi="Menlo" w:cs="Menlo"/>
          <w:sz w:val="18"/>
          <w:szCs w:val="18"/>
        </w:rPr>
      </w:pPr>
      <w:r w:rsidRPr="00062F1D">
        <w:rPr>
          <w:rFonts w:ascii="Menlo" w:hAnsi="Menlo" w:cs="Menlo"/>
          <w:sz w:val="18"/>
          <w:szCs w:val="18"/>
          <w:lang w:val="en-US"/>
        </w:rPr>
        <w:t xml:space="preserve">    </w:t>
      </w:r>
      <w:proofErr w:type="spellStart"/>
      <w:proofErr w:type="gramStart"/>
      <w:r w:rsidR="00AF5D24" w:rsidRPr="00062F1D">
        <w:rPr>
          <w:rFonts w:ascii="Menlo" w:hAnsi="Menlo" w:cs="Menlo"/>
          <w:color w:val="AA0D91"/>
          <w:sz w:val="18"/>
          <w:szCs w:val="18"/>
        </w:rPr>
        <w:t>if</w:t>
      </w:r>
      <w:proofErr w:type="spellEnd"/>
      <w:proofErr w:type="gramEnd"/>
      <w:r w:rsidR="00AF5D24" w:rsidRPr="00062F1D">
        <w:rPr>
          <w:rFonts w:ascii="Menlo" w:hAnsi="Menlo" w:cs="Menlo"/>
          <w:sz w:val="18"/>
          <w:szCs w:val="18"/>
        </w:rPr>
        <w:t xml:space="preserve"> ((</w:t>
      </w:r>
      <w:proofErr w:type="spellStart"/>
      <w:r w:rsidR="00AF5D24" w:rsidRPr="00062F1D">
        <w:rPr>
          <w:rFonts w:ascii="Menlo" w:hAnsi="Menlo" w:cs="Menlo"/>
          <w:sz w:val="18"/>
          <w:szCs w:val="18"/>
        </w:rPr>
        <w:t>error</w:t>
      </w:r>
      <w:proofErr w:type="spellEnd"/>
      <w:r w:rsidR="00AF5D24" w:rsidRPr="00062F1D">
        <w:rPr>
          <w:rFonts w:ascii="Menlo" w:hAnsi="Menlo" w:cs="Menlo"/>
          <w:sz w:val="18"/>
          <w:szCs w:val="18"/>
        </w:rPr>
        <w:t xml:space="preserve">) != </w:t>
      </w:r>
      <w:proofErr w:type="spellStart"/>
      <w:r w:rsidR="00AF5D24" w:rsidRPr="00062F1D">
        <w:rPr>
          <w:rFonts w:ascii="Menlo" w:hAnsi="Menlo" w:cs="Menlo"/>
          <w:color w:val="AA0D91"/>
          <w:sz w:val="18"/>
          <w:szCs w:val="18"/>
        </w:rPr>
        <w:t>nil</w:t>
      </w:r>
      <w:proofErr w:type="spellEnd"/>
      <w:r w:rsidR="00AF5D24" w:rsidRPr="00062F1D">
        <w:rPr>
          <w:rFonts w:ascii="Menlo" w:hAnsi="Menlo" w:cs="Menlo"/>
          <w:sz w:val="18"/>
          <w:szCs w:val="18"/>
        </w:rPr>
        <w:t>) {</w:t>
      </w:r>
    </w:p>
    <w:p w14:paraId="16B0C98D" w14:textId="3B10B0B2" w:rsidR="00AF5D24" w:rsidRPr="00062F1D" w:rsidRDefault="00A27DD9" w:rsidP="00062F1D">
      <w:pPr>
        <w:spacing w:after="0"/>
        <w:ind w:left="1134"/>
        <w:rPr>
          <w:rFonts w:ascii="Menlo" w:hAnsi="Menlo" w:cs="Menlo"/>
          <w:sz w:val="18"/>
          <w:szCs w:val="18"/>
        </w:rPr>
      </w:pPr>
      <w:r w:rsidRPr="00062F1D">
        <w:rPr>
          <w:rFonts w:ascii="Menlo" w:hAnsi="Menlo" w:cs="Menlo"/>
          <w:sz w:val="18"/>
          <w:szCs w:val="18"/>
        </w:rPr>
        <w:t xml:space="preserve">        </w:t>
      </w:r>
      <w:r w:rsidR="00AF5D24" w:rsidRPr="00062F1D">
        <w:rPr>
          <w:rFonts w:ascii="Menlo" w:hAnsi="Menlo" w:cs="Menlo"/>
          <w:color w:val="007400"/>
          <w:sz w:val="18"/>
          <w:szCs w:val="18"/>
        </w:rPr>
        <w:t>// ...</w:t>
      </w:r>
    </w:p>
    <w:p w14:paraId="1730F700" w14:textId="0A57744C" w:rsidR="00AF5D24" w:rsidRPr="00062F1D" w:rsidRDefault="00AF5D24" w:rsidP="00062F1D">
      <w:pPr>
        <w:spacing w:after="0"/>
        <w:ind w:left="1134"/>
        <w:rPr>
          <w:rFonts w:ascii="Menlo" w:hAnsi="Menlo" w:cs="Menlo"/>
          <w:sz w:val="18"/>
          <w:szCs w:val="18"/>
        </w:rPr>
      </w:pPr>
      <w:r w:rsidRPr="00062F1D">
        <w:rPr>
          <w:rFonts w:ascii="Menlo" w:hAnsi="Menlo" w:cs="Menlo"/>
          <w:sz w:val="18"/>
          <w:szCs w:val="18"/>
        </w:rPr>
        <w:t xml:space="preserve">    }</w:t>
      </w:r>
    </w:p>
    <w:p w14:paraId="7E4F7F1D" w14:textId="411E3173" w:rsidR="00EF76CF" w:rsidRPr="00062F1D" w:rsidRDefault="00AF5D24" w:rsidP="00062F1D">
      <w:pPr>
        <w:spacing w:after="0"/>
        <w:ind w:left="1134"/>
        <w:rPr>
          <w:rFonts w:ascii="Menlo" w:hAnsi="Menlo" w:cs="Menlo"/>
          <w:sz w:val="18"/>
          <w:szCs w:val="18"/>
        </w:rPr>
      </w:pPr>
      <w:r w:rsidRPr="00062F1D">
        <w:rPr>
          <w:rFonts w:ascii="Menlo" w:hAnsi="Menlo" w:cs="Menlo"/>
          <w:sz w:val="18"/>
          <w:szCs w:val="18"/>
        </w:rPr>
        <w:t>}</w:t>
      </w:r>
    </w:p>
    <w:p w14:paraId="4ACC6C74" w14:textId="534B25D1" w:rsidR="00EF76CF" w:rsidRDefault="00EF76CF" w:rsidP="00062F1D">
      <w:pPr>
        <w:pStyle w:val="PargrafodaLista"/>
        <w:numPr>
          <w:ilvl w:val="0"/>
          <w:numId w:val="44"/>
        </w:numPr>
        <w:rPr>
          <w:ins w:id="76" w:author="Willian" w:date="2017-02-03T23:19:00Z"/>
        </w:rPr>
      </w:pPr>
      <w:r w:rsidRPr="00552719">
        <w:rPr>
          <w:b/>
          <w:bCs/>
        </w:rPr>
        <w:lastRenderedPageBreak/>
        <w:t>Comece gratuitamente, expanda com facilidade:</w:t>
      </w:r>
      <w:r w:rsidRPr="00552719">
        <w:t xml:space="preserve"> </w:t>
      </w:r>
      <w:del w:id="77" w:author="Willian" w:date="2017-02-03T23:16:00Z">
        <w:r w:rsidRPr="00552719" w:rsidDel="00421D9F">
          <w:delText>A maioria dos recursos do Firebase é gratuita para sempre em qualquer escala. Nossos recursos pagos têm uma camada gratuita generosa e dois planos pagos para quando você começar a expandir seus negócios. Quando seu aplicativo ficar famoso, você não precisará se preocupar em expandir o código do seu servidor ou provisionar mais capacidade. O Firebase cuidará disso para você</w:delText>
        </w:r>
      </w:del>
      <w:ins w:id="78" w:author="Willian" w:date="2017-02-03T23:16:00Z">
        <w:r w:rsidR="00421D9F">
          <w:t xml:space="preserve">Os recursos mais importantes e utilizados do </w:t>
        </w:r>
        <w:proofErr w:type="spellStart"/>
        <w:r w:rsidR="00421D9F">
          <w:t>Firebase</w:t>
        </w:r>
        <w:proofErr w:type="spellEnd"/>
        <w:r w:rsidR="00421D9F">
          <w:t xml:space="preserve"> são totalmente gratuitos para qualquer tamanho de projeto</w:t>
        </w:r>
      </w:ins>
      <w:r w:rsidRPr="00552719">
        <w:t>.</w:t>
      </w:r>
      <w:ins w:id="79" w:author="Willian" w:date="2017-02-03T23:17:00Z">
        <w:r w:rsidR="00421D9F">
          <w:t xml:space="preserve"> Ainda os recursos pagos possuem suas versões gratuitas (</w:t>
        </w:r>
      </w:ins>
      <w:ins w:id="80" w:author="Willian" w:date="2017-02-03T23:18:00Z">
        <w:r w:rsidR="00421D9F">
          <w:t>que são bem generosas</w:t>
        </w:r>
      </w:ins>
      <w:ins w:id="81" w:author="Willian" w:date="2017-02-03T23:17:00Z">
        <w:r w:rsidR="00421D9F">
          <w:t>)</w:t>
        </w:r>
      </w:ins>
      <w:ins w:id="82" w:author="Willian" w:date="2017-02-03T23:18:00Z">
        <w:r w:rsidR="00421D9F">
          <w:t xml:space="preserve"> e outros dois planos pagos que possuem preços bem abaixo da m</w:t>
        </w:r>
      </w:ins>
      <w:ins w:id="83" w:author="Willian" w:date="2017-02-03T23:19:00Z">
        <w:r w:rsidR="00421D9F">
          <w:t xml:space="preserve">édia do mercado de </w:t>
        </w:r>
        <w:proofErr w:type="spellStart"/>
        <w:r w:rsidR="00421D9F">
          <w:t>BaaS</w:t>
        </w:r>
        <w:proofErr w:type="spellEnd"/>
        <w:r w:rsidR="00421D9F">
          <w:t>.</w:t>
        </w:r>
      </w:ins>
    </w:p>
    <w:p w14:paraId="2DA96286" w14:textId="1F03AD0F" w:rsidR="00421D9F" w:rsidRPr="00552719" w:rsidRDefault="00421D9F" w:rsidP="00062F1D">
      <w:pPr>
        <w:pStyle w:val="PargrafodaLista"/>
        <w:numPr>
          <w:ilvl w:val="0"/>
          <w:numId w:val="44"/>
        </w:numPr>
      </w:pPr>
      <w:ins w:id="84" w:author="Willian" w:date="2017-02-03T23:19:00Z">
        <w:r>
          <w:rPr>
            <w:b/>
            <w:bCs/>
          </w:rPr>
          <w:t xml:space="preserve">Receba suporte gratuitamente: </w:t>
        </w:r>
      </w:ins>
      <w:ins w:id="85" w:author="Willian" w:date="2017-02-03T23:20:00Z">
        <w:r>
          <w:rPr>
            <w:bCs/>
          </w:rPr>
          <w:t xml:space="preserve">Além de todo bom, o </w:t>
        </w:r>
        <w:proofErr w:type="spellStart"/>
        <w:r>
          <w:rPr>
            <w:bCs/>
          </w:rPr>
          <w:t>Firebase</w:t>
        </w:r>
        <w:proofErr w:type="spellEnd"/>
        <w:r>
          <w:rPr>
            <w:bCs/>
          </w:rPr>
          <w:t xml:space="preserve"> oferece suporte de atendimento ao usuário gratuitamente.</w:t>
        </w:r>
      </w:ins>
    </w:p>
    <w:p w14:paraId="1F696DCB" w14:textId="7C2EE237" w:rsidR="00EF76CF" w:rsidRPr="00552719" w:rsidDel="00421D9F" w:rsidRDefault="00EF76CF" w:rsidP="00062F1D">
      <w:pPr>
        <w:pStyle w:val="PargrafodaLista"/>
        <w:numPr>
          <w:ilvl w:val="0"/>
          <w:numId w:val="44"/>
        </w:numPr>
        <w:rPr>
          <w:del w:id="86" w:author="Willian" w:date="2017-02-03T23:19:00Z"/>
        </w:rPr>
      </w:pPr>
      <w:del w:id="87" w:author="Willian" w:date="2017-02-03T23:19:00Z">
        <w:r w:rsidRPr="00552719" w:rsidDel="00421D9F">
          <w:rPr>
            <w:b/>
            <w:bCs/>
          </w:rPr>
          <w:delText>Receba suporte gratuitamente:</w:delText>
        </w:r>
        <w:r w:rsidRPr="00552719" w:rsidDel="00421D9F">
          <w:delText xml:space="preserve"> Oferecemos suporte gratuito por e-mail a cada desenvolvedor, e a equipe do Firebase e os especialistas do Google Developer são ativos em comunidades on-line como o Stack Overflow e o GitHub. Estamos aqui para ajudar.</w:delText>
        </w:r>
        <w:commentRangeEnd w:id="42"/>
        <w:r w:rsidR="00FD2C5D" w:rsidDel="00421D9F">
          <w:rPr>
            <w:rStyle w:val="Refdecomentrio"/>
          </w:rPr>
          <w:commentReference w:id="42"/>
        </w:r>
      </w:del>
      <w:commentRangeEnd w:id="43"/>
      <w:r w:rsidR="008F27BA">
        <w:rPr>
          <w:rStyle w:val="Refdecomentrio"/>
        </w:rPr>
        <w:commentReference w:id="43"/>
      </w:r>
    </w:p>
    <w:p w14:paraId="2448556A" w14:textId="62CAD011" w:rsidR="00B41124" w:rsidRPr="00552719" w:rsidRDefault="00B41124" w:rsidP="00062F1D">
      <w:r w:rsidRPr="00062F1D">
        <w:t xml:space="preserve">Nós iremos estudar duas ferramentas em específico para aplicar em nosso projeto: o </w:t>
      </w:r>
      <w:proofErr w:type="spellStart"/>
      <w:r w:rsidRPr="00062F1D">
        <w:t>Firebase</w:t>
      </w:r>
      <w:proofErr w:type="spellEnd"/>
      <w:r w:rsidRPr="00062F1D">
        <w:t xml:space="preserve"> </w:t>
      </w:r>
      <w:proofErr w:type="spellStart"/>
      <w:r w:rsidRPr="00062F1D">
        <w:t>Authentication</w:t>
      </w:r>
      <w:proofErr w:type="spellEnd"/>
      <w:r w:rsidRPr="00062F1D">
        <w:t xml:space="preserve"> e o </w:t>
      </w:r>
      <w:proofErr w:type="spellStart"/>
      <w:r w:rsidRPr="00062F1D">
        <w:t>Firebase</w:t>
      </w:r>
      <w:proofErr w:type="spellEnd"/>
      <w:r w:rsidRPr="00062F1D">
        <w:t xml:space="preserve"> </w:t>
      </w:r>
      <w:proofErr w:type="spellStart"/>
      <w:r w:rsidRPr="00062F1D">
        <w:t>Database</w:t>
      </w:r>
      <w:proofErr w:type="spellEnd"/>
      <w:r w:rsidR="00C1792C" w:rsidRPr="00062F1D">
        <w:t>.</w:t>
      </w:r>
    </w:p>
    <w:p w14:paraId="2AA5BB72" w14:textId="77777777" w:rsidR="00EF76CF" w:rsidRDefault="00EF76CF" w:rsidP="00062F1D">
      <w:pPr>
        <w:pStyle w:val="Ttulo2"/>
        <w:rPr>
          <w:ins w:id="88" w:author="Willian" w:date="2017-02-03T23:23:00Z"/>
        </w:rPr>
      </w:pPr>
      <w:proofErr w:type="spellStart"/>
      <w:r w:rsidRPr="00062F1D">
        <w:t>Firebase</w:t>
      </w:r>
      <w:proofErr w:type="spellEnd"/>
      <w:r w:rsidRPr="00062F1D">
        <w:t xml:space="preserve"> </w:t>
      </w:r>
      <w:proofErr w:type="spellStart"/>
      <w:r w:rsidRPr="00062F1D">
        <w:t>Database</w:t>
      </w:r>
      <w:proofErr w:type="spellEnd"/>
    </w:p>
    <w:p w14:paraId="1355EE58" w14:textId="2D36A99E" w:rsidR="008F27BA" w:rsidRDefault="008F27BA">
      <w:pPr>
        <w:rPr>
          <w:ins w:id="89" w:author="Willian" w:date="2017-02-03T23:25:00Z"/>
        </w:rPr>
        <w:pPrChange w:id="90" w:author="Willian" w:date="2017-02-03T23:23:00Z">
          <w:pPr>
            <w:pStyle w:val="Ttulo2"/>
          </w:pPr>
        </w:pPrChange>
      </w:pPr>
      <w:commentRangeStart w:id="91"/>
      <w:ins w:id="92" w:author="Willian" w:date="2017-02-03T23:23:00Z">
        <w:r>
          <w:t xml:space="preserve">Dentre todos os serviços oferecidos pelo </w:t>
        </w:r>
        <w:proofErr w:type="spellStart"/>
        <w:r>
          <w:t>Firebase</w:t>
        </w:r>
        <w:proofErr w:type="spellEnd"/>
        <w:r>
          <w:t xml:space="preserve"> o </w:t>
        </w:r>
        <w:proofErr w:type="spellStart"/>
        <w:r>
          <w:t>Database</w:t>
        </w:r>
        <w:proofErr w:type="spellEnd"/>
        <w:r>
          <w:t xml:space="preserve"> </w:t>
        </w:r>
      </w:ins>
      <w:ins w:id="93" w:author="Willian" w:date="2017-02-03T23:24:00Z">
        <w:r>
          <w:t xml:space="preserve">é o mais atraente. Com ele podemos armazenar e sincronizar qualquer tipo de dado da nossa aplicação na nuvem em um formato </w:t>
        </w:r>
        <w:proofErr w:type="spellStart"/>
        <w:r>
          <w:t>NoSQL</w:t>
        </w:r>
        <w:proofErr w:type="spellEnd"/>
        <w:r>
          <w:t xml:space="preserve"> (</w:t>
        </w:r>
      </w:ins>
      <w:ins w:id="94" w:author="Willian" w:date="2017-02-03T23:25:00Z">
        <w:r>
          <w:t>ou banco de dado não relacional</w:t>
        </w:r>
      </w:ins>
      <w:ins w:id="95" w:author="Willian" w:date="2017-02-03T23:24:00Z">
        <w:r>
          <w:t>)</w:t>
        </w:r>
      </w:ins>
      <w:ins w:id="96" w:author="Willian" w:date="2017-02-03T23:25:00Z">
        <w:r>
          <w:t>.</w:t>
        </w:r>
      </w:ins>
      <w:ins w:id="97" w:author="Willian" w:date="2017-02-03T23:45:00Z">
        <w:r w:rsidR="00665F9D">
          <w:t xml:space="preserve"> Podemos </w:t>
        </w:r>
        <w:r w:rsidR="00240DF6">
          <w:t xml:space="preserve">utilizar os SDK do </w:t>
        </w:r>
        <w:proofErr w:type="spellStart"/>
        <w:r w:rsidR="00240DF6">
          <w:t>Firebase</w:t>
        </w:r>
        <w:proofErr w:type="spellEnd"/>
        <w:r w:rsidR="00240DF6">
          <w:t xml:space="preserve"> </w:t>
        </w:r>
        <w:proofErr w:type="spellStart"/>
        <w:r w:rsidR="00240DF6">
          <w:t>Realtime</w:t>
        </w:r>
        <w:proofErr w:type="spellEnd"/>
        <w:r w:rsidR="00240DF6">
          <w:t xml:space="preserve"> </w:t>
        </w:r>
        <w:proofErr w:type="spellStart"/>
        <w:r w:rsidR="00240DF6">
          <w:t>Database</w:t>
        </w:r>
        <w:proofErr w:type="spellEnd"/>
        <w:r w:rsidR="00240DF6">
          <w:t xml:space="preserve"> para que os dados permaneçam no dispositivo quando desconectado, e assim quando houver uma conex</w:t>
        </w:r>
      </w:ins>
      <w:ins w:id="98" w:author="Willian" w:date="2017-02-03T23:46:00Z">
        <w:r w:rsidR="00240DF6">
          <w:t xml:space="preserve">ão com a internet o </w:t>
        </w:r>
        <w:proofErr w:type="spellStart"/>
        <w:r w:rsidR="00240DF6">
          <w:t>Database</w:t>
        </w:r>
        <w:proofErr w:type="spellEnd"/>
        <w:r w:rsidR="00240DF6">
          <w:t xml:space="preserve"> sincroniza automaticamente com a </w:t>
        </w:r>
        <w:proofErr w:type="spellStart"/>
        <w:r w:rsidR="00240DF6">
          <w:t>n</w:t>
        </w:r>
      </w:ins>
      <w:ins w:id="99" w:author="Willian" w:date="2017-02-03T23:47:00Z">
        <w:r w:rsidR="00240DF6">
          <w:t>úvem</w:t>
        </w:r>
        <w:proofErr w:type="spellEnd"/>
        <w:r w:rsidR="00240DF6">
          <w:t>.</w:t>
        </w:r>
      </w:ins>
    </w:p>
    <w:p w14:paraId="66BBDB5A" w14:textId="3E2930AD" w:rsidR="008F27BA" w:rsidRPr="008F27BA" w:rsidRDefault="008F27BA">
      <w:pPr>
        <w:pStyle w:val="Dica"/>
        <w:rPr>
          <w:rPrChange w:id="100" w:author="Willian" w:date="2017-02-03T23:29:00Z">
            <w:rPr/>
          </w:rPrChange>
        </w:rPr>
        <w:pPrChange w:id="101" w:author="Willian" w:date="2017-02-03T23:29:00Z">
          <w:pPr>
            <w:pStyle w:val="Ttulo2"/>
          </w:pPr>
        </w:pPrChange>
      </w:pPr>
      <w:ins w:id="102" w:author="Willian" w:date="2017-02-03T23:29:00Z">
        <w:r>
          <w:t xml:space="preserve">DICA: </w:t>
        </w:r>
      </w:ins>
      <w:ins w:id="103" w:author="Willian" w:date="2017-02-03T23:25:00Z">
        <w:r w:rsidRPr="008F27BA">
          <w:rPr>
            <w:b w:val="0"/>
            <w:rPrChange w:id="104" w:author="Willian" w:date="2017-02-03T23:29:00Z">
              <w:rPr>
                <w:b/>
              </w:rPr>
            </w:rPrChange>
          </w:rPr>
          <w:t>Como não abordamos o assunto Banco de Dados neste curso, pois é tema para um curso bem grande, voc</w:t>
        </w:r>
      </w:ins>
      <w:ins w:id="105" w:author="Willian" w:date="2017-02-03T23:26:00Z">
        <w:r w:rsidRPr="008F27BA">
          <w:rPr>
            <w:b w:val="0"/>
            <w:rPrChange w:id="106" w:author="Willian" w:date="2017-02-03T23:29:00Z">
              <w:rPr>
                <w:b/>
              </w:rPr>
            </w:rPrChange>
          </w:rPr>
          <w:t xml:space="preserve">ê pode não estar familiarizado com os termos </w:t>
        </w:r>
        <w:proofErr w:type="spellStart"/>
        <w:r w:rsidRPr="008F27BA">
          <w:rPr>
            <w:b w:val="0"/>
            <w:rPrChange w:id="107" w:author="Willian" w:date="2017-02-03T23:29:00Z">
              <w:rPr/>
            </w:rPrChange>
          </w:rPr>
          <w:t>NoSQL</w:t>
        </w:r>
        <w:proofErr w:type="spellEnd"/>
        <w:r w:rsidRPr="008F27BA">
          <w:rPr>
            <w:b w:val="0"/>
            <w:rPrChange w:id="108" w:author="Willian" w:date="2017-02-03T23:29:00Z">
              <w:rPr/>
            </w:rPrChange>
          </w:rPr>
          <w:t>, Bando Relacional ou Não Relacional. Não se preocupe, já utilizávamos bando não relacional e n</w:t>
        </w:r>
      </w:ins>
      <w:ins w:id="109" w:author="Willian" w:date="2017-02-03T23:27:00Z">
        <w:r w:rsidRPr="008F27BA">
          <w:rPr>
            <w:b w:val="0"/>
            <w:rPrChange w:id="110" w:author="Willian" w:date="2017-02-03T23:29:00Z">
              <w:rPr>
                <w:b/>
              </w:rPr>
            </w:rPrChange>
          </w:rPr>
          <w:t>ão sabíamos. O JSON é uma forma de banco de dados não relacional, pois ele possui uma estrutura de dados que não precisam estar necessariamente relacionados entre si. Ent</w:t>
        </w:r>
      </w:ins>
      <w:ins w:id="111" w:author="Willian" w:date="2017-02-03T23:28:00Z">
        <w:r w:rsidRPr="008F27BA">
          <w:rPr>
            <w:b w:val="0"/>
            <w:rPrChange w:id="112" w:author="Willian" w:date="2017-02-03T23:29:00Z">
              <w:rPr>
                <w:b/>
              </w:rPr>
            </w:rPrChange>
          </w:rPr>
          <w:t xml:space="preserve">ão tome banco de dados não relacional como sendo um banco de </w:t>
        </w:r>
        <w:proofErr w:type="spellStart"/>
        <w:r w:rsidRPr="008F27BA">
          <w:rPr>
            <w:b w:val="0"/>
            <w:rPrChange w:id="113" w:author="Willian" w:date="2017-02-03T23:29:00Z">
              <w:rPr>
                <w:b/>
              </w:rPr>
            </w:rPrChange>
          </w:rPr>
          <w:t>JSONs</w:t>
        </w:r>
        <w:proofErr w:type="spellEnd"/>
        <w:r w:rsidRPr="008F27BA">
          <w:rPr>
            <w:b w:val="0"/>
            <w:rPrChange w:id="114" w:author="Willian" w:date="2017-02-03T23:29:00Z">
              <w:rPr>
                <w:b/>
              </w:rPr>
            </w:rPrChange>
          </w:rPr>
          <w:t xml:space="preserve"> para este projeto. Indicamos que você pesquise um pouco sobre Banco de Dados em geral, mas isto n</w:t>
        </w:r>
      </w:ins>
      <w:ins w:id="115" w:author="Willian" w:date="2017-02-03T23:29:00Z">
        <w:r w:rsidRPr="008F27BA">
          <w:rPr>
            <w:b w:val="0"/>
            <w:rPrChange w:id="116" w:author="Willian" w:date="2017-02-03T23:29:00Z">
              <w:rPr>
                <w:b/>
              </w:rPr>
            </w:rPrChange>
          </w:rPr>
          <w:t>ão afetará esta aula.</w:t>
        </w:r>
      </w:ins>
    </w:p>
    <w:commentRangeEnd w:id="91"/>
    <w:p w14:paraId="1927A108" w14:textId="33F3CC03" w:rsidR="00636B93" w:rsidRPr="00552719" w:rsidDel="00240DF6" w:rsidRDefault="00240DF6">
      <w:pPr>
        <w:rPr>
          <w:del w:id="117" w:author="Willian" w:date="2017-02-03T23:47:00Z"/>
        </w:rPr>
      </w:pPr>
      <w:r>
        <w:rPr>
          <w:rStyle w:val="Refdecomentrio"/>
        </w:rPr>
        <w:commentReference w:id="91"/>
      </w:r>
      <w:commentRangeStart w:id="118"/>
      <w:commentRangeStart w:id="119"/>
      <w:del w:id="120" w:author="Willian" w:date="2017-02-03T23:47:00Z">
        <w:r w:rsidR="00636B93" w:rsidRPr="00062F1D" w:rsidDel="00240DF6">
          <w:delText>Armazene e sincronize dados com o banco de dados na nuvem NoSQL (não relacional). Os dados são sincronizados com todos os clientes conectados em tempo real e permanecem disponíveis quando seu aplicativo é desconectado.</w:delText>
        </w:r>
      </w:del>
    </w:p>
    <w:p w14:paraId="08D2DF29" w14:textId="7ABBBBEE" w:rsidR="00636B93" w:rsidRPr="00552719" w:rsidDel="00240DF6" w:rsidRDefault="00636B93" w:rsidP="00062F1D">
      <w:pPr>
        <w:rPr>
          <w:del w:id="121" w:author="Willian" w:date="2017-02-03T23:47:00Z"/>
        </w:rPr>
      </w:pPr>
      <w:del w:id="122" w:author="Willian" w:date="2017-02-03T23:47:00Z">
        <w:r w:rsidRPr="00062F1D" w:rsidDel="00240DF6">
          <w:delText>O Firebase Realtime Database é um banco de dados hospedado na nuvem. Os dados são armazenados como JSON e sincronizados em tempo real com todos os clientes conectados. Quando você cria aplicativos multiplataforma com nossos SDKs para iOS, Android e JavaScript, todos os seus clientes compartilham uma instância de Realtime Database e automaticamente recebem atualizações com os dados mais recentes.</w:delText>
        </w:r>
      </w:del>
    </w:p>
    <w:p w14:paraId="6AC9F49B" w14:textId="4CF3BA8F" w:rsidR="003727AE" w:rsidRPr="00062F1D" w:rsidRDefault="003727AE" w:rsidP="00062F1D">
      <w:pPr>
        <w:pStyle w:val="Ttulo3"/>
      </w:pPr>
      <w:r w:rsidRPr="00062F1D">
        <w:t>Principais funcionalidades</w:t>
      </w:r>
    </w:p>
    <w:p w14:paraId="4B9EB2C3" w14:textId="4DFEEB07" w:rsidR="003727AE" w:rsidRPr="00552719" w:rsidRDefault="003727AE" w:rsidP="00062F1D">
      <w:pPr>
        <w:pStyle w:val="PargrafodaLista"/>
        <w:numPr>
          <w:ilvl w:val="0"/>
          <w:numId w:val="48"/>
        </w:numPr>
      </w:pPr>
      <w:r w:rsidRPr="00062F1D">
        <w:rPr>
          <w:b/>
        </w:rPr>
        <w:t>Tempo real:</w:t>
      </w:r>
      <w:r w:rsidRPr="00552719">
        <w:t xml:space="preserve"> </w:t>
      </w:r>
      <w:del w:id="123" w:author="Willian" w:date="2017-02-04T13:06:00Z">
        <w:r w:rsidRPr="00552719" w:rsidDel="007D03B1">
          <w:delText>Em vez de solicitações HTTP típicas, o Firebase Realtime Database usa a sincronização de dados, onde sempre que os dados são alterados, qualquer dispositivo conectado receberá esta atualização em milissegundos. Ele fornece experiências colaborativas e imersivas sem pensar em códigos de rede</w:delText>
        </w:r>
      </w:del>
      <w:ins w:id="124" w:author="Willian" w:date="2017-02-04T13:06:00Z">
        <w:r w:rsidR="007D03B1">
          <w:t xml:space="preserve">O </w:t>
        </w:r>
        <w:proofErr w:type="spellStart"/>
        <w:r w:rsidR="007D03B1">
          <w:t>Firebase</w:t>
        </w:r>
        <w:proofErr w:type="spellEnd"/>
        <w:r w:rsidR="007D03B1">
          <w:t xml:space="preserve"> </w:t>
        </w:r>
        <w:proofErr w:type="spellStart"/>
        <w:r w:rsidR="007D03B1">
          <w:t>Realtime</w:t>
        </w:r>
        <w:proofErr w:type="spellEnd"/>
        <w:r w:rsidR="007D03B1">
          <w:t xml:space="preserve"> Data base não utiliza soluções HTTP típicas</w:t>
        </w:r>
      </w:ins>
      <w:r w:rsidRPr="00552719">
        <w:t>.</w:t>
      </w:r>
      <w:ins w:id="125" w:author="Willian" w:date="2017-02-04T13:06:00Z">
        <w:r w:rsidR="007D03B1">
          <w:t xml:space="preserve"> Com seu SDK instalado no aplicativo, sempre que os dados s</w:t>
        </w:r>
      </w:ins>
      <w:ins w:id="126" w:author="Willian" w:date="2017-02-04T13:07:00Z">
        <w:r w:rsidR="007D03B1">
          <w:t>ão alterados, qualquer dispositivo que compartilha destes mesmos dados são atualizados em milissegundos. É uma alternativa essencial se voc</w:t>
        </w:r>
      </w:ins>
      <w:ins w:id="127" w:author="Willian" w:date="2017-02-04T13:08:00Z">
        <w:r w:rsidR="007D03B1">
          <w:t xml:space="preserve">ê está desenvolvendo uma aplicação </w:t>
        </w:r>
        <w:proofErr w:type="spellStart"/>
        <w:r w:rsidR="007D03B1">
          <w:t>multiplataforma</w:t>
        </w:r>
        <w:proofErr w:type="spellEnd"/>
        <w:r w:rsidR="007D03B1">
          <w:t>, por exemplo.</w:t>
        </w:r>
      </w:ins>
    </w:p>
    <w:p w14:paraId="751C524D" w14:textId="260778B6" w:rsidR="007D03B1" w:rsidRPr="00552719" w:rsidRDefault="003727AE" w:rsidP="007D03B1">
      <w:pPr>
        <w:pStyle w:val="PargrafodaLista"/>
        <w:numPr>
          <w:ilvl w:val="0"/>
          <w:numId w:val="48"/>
        </w:numPr>
        <w:pPrChange w:id="128" w:author="Willian" w:date="2017-02-04T13:11:00Z">
          <w:pPr>
            <w:pStyle w:val="PargrafodaLista"/>
            <w:numPr>
              <w:numId w:val="48"/>
            </w:numPr>
            <w:ind w:hanging="360"/>
          </w:pPr>
        </w:pPrChange>
      </w:pPr>
      <w:r w:rsidRPr="00062F1D">
        <w:rPr>
          <w:b/>
        </w:rPr>
        <w:t>Off-line:</w:t>
      </w:r>
      <w:r w:rsidRPr="00552719">
        <w:t xml:space="preserve"> </w:t>
      </w:r>
      <w:del w:id="129" w:author="Willian" w:date="2017-02-04T13:09:00Z">
        <w:r w:rsidRPr="00552719" w:rsidDel="007D03B1">
          <w:delText>Aplicativos do Firebase permanecem responsivos mesmo off-line, pois o Firebase Realtime Database SDK mantém seus dados em cache no disco. Quando a conectividade é restabelecida, o cliente recebe as alterações perdidas, sincronizando-se ao estado atual do servidor.</w:delText>
        </w:r>
      </w:del>
      <w:ins w:id="130" w:author="Willian" w:date="2017-02-04T13:09:00Z">
        <w:r w:rsidR="007D03B1">
          <w:t xml:space="preserve">Não se preocupe com conexão de internet. Os aplicativos integrados com este SDK permanecem responsivos mesmo off-line. Isto quer dizer que o </w:t>
        </w:r>
        <w:proofErr w:type="spellStart"/>
        <w:r w:rsidR="007D03B1">
          <w:t>Firebase</w:t>
        </w:r>
        <w:proofErr w:type="spellEnd"/>
        <w:r w:rsidR="007D03B1">
          <w:t xml:space="preserve"> irá gerenciar um cache local no seu smartphone, possibilitando que voc</w:t>
        </w:r>
      </w:ins>
      <w:ins w:id="131" w:author="Willian" w:date="2017-02-04T13:10:00Z">
        <w:r w:rsidR="007D03B1">
          <w:t>ê continue utilizando seus recursos. Quando a conectividade é reestabelecida, voc</w:t>
        </w:r>
      </w:ins>
      <w:ins w:id="132" w:author="Willian" w:date="2017-02-04T13:11:00Z">
        <w:r w:rsidR="007D03B1">
          <w:t>ê receberá imediatamente as alterações que outro usuário pode ter feito na base de dados e também irá mandar instantaneamente as alterações que você fez enquanto off-line.</w:t>
        </w:r>
      </w:ins>
    </w:p>
    <w:p w14:paraId="34B633F3" w14:textId="30FA13C0" w:rsidR="003727AE" w:rsidRPr="00552719" w:rsidRDefault="003727AE" w:rsidP="00AE5207">
      <w:pPr>
        <w:pStyle w:val="PargrafodaLista"/>
        <w:numPr>
          <w:ilvl w:val="0"/>
          <w:numId w:val="48"/>
        </w:numPr>
        <w:pPrChange w:id="133" w:author="Willian" w:date="2017-02-04T13:23:00Z">
          <w:pPr>
            <w:pStyle w:val="PargrafodaLista"/>
            <w:numPr>
              <w:numId w:val="48"/>
            </w:numPr>
            <w:ind w:hanging="360"/>
          </w:pPr>
        </w:pPrChange>
      </w:pPr>
      <w:r w:rsidRPr="00062F1D">
        <w:rPr>
          <w:b/>
        </w:rPr>
        <w:t xml:space="preserve">Acessível </w:t>
      </w:r>
      <w:r w:rsidRPr="00552719">
        <w:rPr>
          <w:b/>
        </w:rPr>
        <w:t>a todos</w:t>
      </w:r>
      <w:r w:rsidRPr="00062F1D">
        <w:rPr>
          <w:b/>
        </w:rPr>
        <w:t xml:space="preserve"> dispositivos clientes:</w:t>
      </w:r>
      <w:r w:rsidRPr="00552719">
        <w:t xml:space="preserve"> </w:t>
      </w:r>
      <w:ins w:id="134" w:author="Willian" w:date="2017-02-04T13:20:00Z">
        <w:r w:rsidR="00AE5207">
          <w:t xml:space="preserve">Não é necessário um servidor para acessar o </w:t>
        </w:r>
        <w:proofErr w:type="spellStart"/>
        <w:r w:rsidR="00AE5207">
          <w:t>Firebase</w:t>
        </w:r>
        <w:proofErr w:type="spellEnd"/>
        <w:r w:rsidR="00AE5207">
          <w:t xml:space="preserve"> </w:t>
        </w:r>
        <w:proofErr w:type="spellStart"/>
        <w:r w:rsidR="00AE5207">
          <w:t>Realtime</w:t>
        </w:r>
        <w:proofErr w:type="spellEnd"/>
        <w:r w:rsidR="00AE5207">
          <w:t xml:space="preserve"> </w:t>
        </w:r>
        <w:proofErr w:type="spellStart"/>
        <w:r w:rsidR="00AE5207">
          <w:t>Database</w:t>
        </w:r>
        <w:proofErr w:type="spellEnd"/>
        <w:r w:rsidR="00AE5207">
          <w:t>, ele pode ser acessado diretamente de um smart</w:t>
        </w:r>
      </w:ins>
      <w:ins w:id="135" w:author="Willian" w:date="2017-02-04T13:21:00Z">
        <w:r w:rsidR="00AE5207">
          <w:t>phone ou um navegador web. Você pode gerenciar permissões dos usuários, ou seja, definir quem pode acessar/alterar o que, atrav</w:t>
        </w:r>
      </w:ins>
      <w:ins w:id="136" w:author="Willian" w:date="2017-02-04T13:22:00Z">
        <w:r w:rsidR="00AE5207">
          <w:t xml:space="preserve">és de regras de seguranças do próprio </w:t>
        </w:r>
        <w:proofErr w:type="spellStart"/>
        <w:r w:rsidR="00AE5207">
          <w:t>Firebase</w:t>
        </w:r>
        <w:proofErr w:type="spellEnd"/>
        <w:r w:rsidR="00AE5207">
          <w:t xml:space="preserve">. Tudo isso configurável online no </w:t>
        </w:r>
        <w:proofErr w:type="spellStart"/>
        <w:r w:rsidR="00AE5207">
          <w:t>Firebase</w:t>
        </w:r>
        <w:proofErr w:type="spellEnd"/>
        <w:r w:rsidR="00AE5207">
          <w:t xml:space="preserve"> Console (</w:t>
        </w:r>
      </w:ins>
      <w:ins w:id="137" w:author="Willian" w:date="2017-02-04T13:23:00Z">
        <w:r w:rsidR="00AE5207">
          <w:t>falaremos mais sobre ele</w:t>
        </w:r>
      </w:ins>
      <w:ins w:id="138" w:author="Willian" w:date="2017-02-04T13:22:00Z">
        <w:r w:rsidR="00AE5207">
          <w:t>)</w:t>
        </w:r>
      </w:ins>
      <w:ins w:id="139" w:author="Willian" w:date="2017-02-04T13:23:00Z">
        <w:r w:rsidR="00AE5207">
          <w:t>.</w:t>
        </w:r>
      </w:ins>
      <w:del w:id="140" w:author="Willian" w:date="2017-02-04T13:23:00Z">
        <w:r w:rsidRPr="00552719" w:rsidDel="00AE5207">
          <w:delText>O Firebase Realtime Database pode ser acessado diretamente de um dispositivo móvel ou navegador da web; não é preciso ter um servidor de aplicativos. A segurança e a validação dos dados estão disponíveis por meio das regras de segurança do Firebase Realtime Database, regras baseadas em expressões que são executadas quando dados são lidos ou gravados.</w:delText>
        </w:r>
      </w:del>
    </w:p>
    <w:p w14:paraId="7EE40238" w14:textId="0C3623B9" w:rsidR="003727AE" w:rsidRPr="00062F1D" w:rsidRDefault="003727AE" w:rsidP="00062F1D">
      <w:pPr>
        <w:pStyle w:val="Ttulo3"/>
      </w:pPr>
      <w:r w:rsidRPr="00062F1D">
        <w:t>Como funciona?</w:t>
      </w:r>
    </w:p>
    <w:p w14:paraId="121B0793" w14:textId="63D08486" w:rsidR="00FE421D" w:rsidRDefault="00FE421D">
      <w:pPr>
        <w:rPr>
          <w:ins w:id="141" w:author="Willian" w:date="2017-02-04T13:41:00Z"/>
        </w:rPr>
      </w:pPr>
      <w:ins w:id="142" w:author="Willian" w:date="2017-02-04T13:37:00Z">
        <w:r>
          <w:t xml:space="preserve">Os dados gerenciados pelo </w:t>
        </w:r>
      </w:ins>
      <w:proofErr w:type="spellStart"/>
      <w:ins w:id="143" w:author="Willian" w:date="2017-02-04T13:38:00Z">
        <w:r w:rsidRPr="00062F1D">
          <w:t>Firebase</w:t>
        </w:r>
        <w:proofErr w:type="spellEnd"/>
        <w:r w:rsidRPr="00062F1D">
          <w:t xml:space="preserve"> </w:t>
        </w:r>
        <w:proofErr w:type="spellStart"/>
        <w:r w:rsidRPr="00062F1D">
          <w:t>Realtime</w:t>
        </w:r>
        <w:proofErr w:type="spellEnd"/>
        <w:r w:rsidRPr="00062F1D">
          <w:t xml:space="preserve"> </w:t>
        </w:r>
        <w:proofErr w:type="spellStart"/>
        <w:r w:rsidRPr="00062F1D">
          <w:t>Database</w:t>
        </w:r>
        <w:proofErr w:type="spellEnd"/>
        <w:r>
          <w:t xml:space="preserve"> (FRD) são mantidos localmente </w:t>
        </w:r>
        <w:r w:rsidR="00FD65BD">
          <w:t>através do código do lado do cliente (front-</w:t>
        </w:r>
        <w:proofErr w:type="spellStart"/>
        <w:r w:rsidR="00FD65BD">
          <w:t>end</w:t>
        </w:r>
        <w:proofErr w:type="spellEnd"/>
        <w:r w:rsidR="00FD65BD">
          <w:t>) utilizando o SDK, e mesmo off-line, voc</w:t>
        </w:r>
      </w:ins>
      <w:ins w:id="144" w:author="Willian" w:date="2017-02-04T13:39:00Z">
        <w:r w:rsidR="00FD65BD">
          <w:t>ê pode utilizar seu aplicativo, proporcionando uma experiência responsiva ao usuário. Quando dados s</w:t>
        </w:r>
      </w:ins>
      <w:ins w:id="145" w:author="Willian" w:date="2017-02-04T13:40:00Z">
        <w:r w:rsidR="00FD65BD">
          <w:t xml:space="preserve">ão mantidos em cache, </w:t>
        </w:r>
        <w:proofErr w:type="gramStart"/>
        <w:r w:rsidR="00FD65BD">
          <w:t>a velocidade das operações são</w:t>
        </w:r>
        <w:proofErr w:type="gramEnd"/>
        <w:r w:rsidR="00FD65BD">
          <w:t xml:space="preserve"> muito mais rápidas do que se tivéssemos que fazer uma requisição HTTP sempre que precisássemos de uma informação, mesmo que esta seja imut</w:t>
        </w:r>
      </w:ins>
      <w:ins w:id="146" w:author="Willian" w:date="2017-02-04T13:41:00Z">
        <w:r w:rsidR="00FD65BD">
          <w:t>ável.</w:t>
        </w:r>
      </w:ins>
    </w:p>
    <w:p w14:paraId="50DA5A8C" w14:textId="662B5A8B" w:rsidR="00FD65BD" w:rsidRDefault="00FD65BD">
      <w:pPr>
        <w:rPr>
          <w:ins w:id="147" w:author="Willian" w:date="2017-02-04T13:37:00Z"/>
        </w:rPr>
      </w:pPr>
      <w:ins w:id="148" w:author="Willian" w:date="2017-02-04T13:41:00Z">
        <w:r>
          <w:lastRenderedPageBreak/>
          <w:t>O FRD possui algoritmos de checagem e indexação que avalia se o conteúdo mantido localmente est</w:t>
        </w:r>
      </w:ins>
      <w:ins w:id="149" w:author="Willian" w:date="2017-02-04T13:42:00Z">
        <w:r>
          <w:t xml:space="preserve">á desatualizado com o conteúdo da </w:t>
        </w:r>
        <w:proofErr w:type="spellStart"/>
        <w:r>
          <w:t>núvem</w:t>
        </w:r>
        <w:proofErr w:type="spellEnd"/>
        <w:r>
          <w:t xml:space="preserve">, se sim, os dados são baixados e atualizados, se não você usa os mesmos dados mantidos no seu </w:t>
        </w:r>
        <w:proofErr w:type="spellStart"/>
        <w:r>
          <w:t>smarphone</w:t>
        </w:r>
        <w:proofErr w:type="spellEnd"/>
        <w:r>
          <w:t xml:space="preserve"> economizando tempo da requisição e consumo do seu pacote de dados.</w:t>
        </w:r>
      </w:ins>
    </w:p>
    <w:p w14:paraId="0C25067E" w14:textId="77777777" w:rsidR="00FD65BD" w:rsidRDefault="00FD65BD">
      <w:pPr>
        <w:rPr>
          <w:ins w:id="150" w:author="Willian" w:date="2017-02-04T13:47:00Z"/>
        </w:rPr>
      </w:pPr>
      <w:ins w:id="151" w:author="Willian" w:date="2017-02-04T13:43:00Z">
        <w:r>
          <w:t>Para evitar que usuários mexam em dados que não devem, o FRD fornece uma linguagem de express</w:t>
        </w:r>
      </w:ins>
      <w:ins w:id="152" w:author="Willian" w:date="2017-02-04T13:44:00Z">
        <w:r>
          <w:t xml:space="preserve">ões flexíveis para determinar as regras de acesso aos dados, chamadas regras de segurança do </w:t>
        </w:r>
        <w:proofErr w:type="spellStart"/>
        <w:r>
          <w:t>Firebase</w:t>
        </w:r>
        <w:proofErr w:type="spellEnd"/>
        <w:r>
          <w:t xml:space="preserve"> </w:t>
        </w:r>
        <w:proofErr w:type="spellStart"/>
        <w:r>
          <w:t>Realtime</w:t>
        </w:r>
        <w:proofErr w:type="spellEnd"/>
        <w:r>
          <w:t xml:space="preserve"> </w:t>
        </w:r>
        <w:proofErr w:type="spellStart"/>
        <w:r>
          <w:t>Database</w:t>
        </w:r>
        <w:proofErr w:type="spellEnd"/>
        <w:r>
          <w:t>. Estas regras definem como os dados da sua base devem ser estruturados e quando podem ser lidos, gravados ou alterados. Em complemento a isto, temos a integraç</w:t>
        </w:r>
      </w:ins>
      <w:ins w:id="153" w:author="Willian" w:date="2017-02-04T13:45:00Z">
        <w:r>
          <w:t xml:space="preserve">ão do </w:t>
        </w:r>
        <w:proofErr w:type="spellStart"/>
        <w:r>
          <w:t>Firebase</w:t>
        </w:r>
        <w:proofErr w:type="spellEnd"/>
        <w:r>
          <w:t xml:space="preserve"> </w:t>
        </w:r>
        <w:proofErr w:type="spellStart"/>
        <w:r>
          <w:t>Authentication</w:t>
        </w:r>
        <w:proofErr w:type="spellEnd"/>
        <w:r>
          <w:t xml:space="preserve"> (</w:t>
        </w:r>
      </w:ins>
      <w:ins w:id="154" w:author="Willian" w:date="2017-02-04T13:46:00Z">
        <w:r>
          <w:t>que estudaremos mais à frente</w:t>
        </w:r>
      </w:ins>
      <w:ins w:id="155" w:author="Willian" w:date="2017-02-04T13:45:00Z">
        <w:r>
          <w:t>)</w:t>
        </w:r>
      </w:ins>
      <w:ins w:id="156" w:author="Willian" w:date="2017-02-04T13:46:00Z">
        <w:r>
          <w:t xml:space="preserve">, que é uma ferramenta de autenticação de usuário que podemos colocar nos nossos </w:t>
        </w:r>
        <w:proofErr w:type="spellStart"/>
        <w:proofErr w:type="gramStart"/>
        <w:r>
          <w:t>apps</w:t>
        </w:r>
        <w:proofErr w:type="spellEnd"/>
        <w:r>
          <w:t xml:space="preserve">  e</w:t>
        </w:r>
        <w:proofErr w:type="gramEnd"/>
        <w:r>
          <w:t xml:space="preserve"> definir quem tem acesso a quais dados e como estes dados podem ser acessados, separando n</w:t>
        </w:r>
      </w:ins>
      <w:ins w:id="157" w:author="Willian" w:date="2017-02-04T13:47:00Z">
        <w:r>
          <w:t>íveis de usuários como “Comum, “Administrador”, “Moderador”, “Dono” e etc.</w:t>
        </w:r>
      </w:ins>
    </w:p>
    <w:p w14:paraId="7D4B13D0" w14:textId="68327FED" w:rsidR="003727AE" w:rsidRPr="00552719" w:rsidDel="00FD65BD" w:rsidRDefault="00FD65BD">
      <w:pPr>
        <w:rPr>
          <w:del w:id="158" w:author="Willian" w:date="2017-02-04T13:43:00Z"/>
        </w:rPr>
      </w:pPr>
      <w:ins w:id="159" w:author="Willian" w:date="2017-02-04T13:48:00Z">
        <w:r>
          <w:t>Isto permite que você desenvolva uma ótima experiência em tempo real que pode atender milhões de usuá</w:t>
        </w:r>
        <w:r w:rsidR="005830F6">
          <w:t>rios, por isso é importante definirmos restriç</w:t>
        </w:r>
      </w:ins>
      <w:ins w:id="160" w:author="Willian" w:date="2017-02-04T13:49:00Z">
        <w:r w:rsidR="005830F6">
          <w:t>ões de acesso aos usuários.</w:t>
        </w:r>
      </w:ins>
      <w:del w:id="161" w:author="Willian" w:date="2017-02-04T13:43:00Z">
        <w:r w:rsidR="003727AE" w:rsidRPr="00062F1D" w:rsidDel="00FD65BD">
          <w:delText>O Firebase Realtime Database permite que você crie aplicativos colaborativos avançados ao permitir o acesso seguro ao banco de dados diretamente através do código no lado do cliente (front-end). Os dados são mantidos localmente, mesmo off-line, e eventos em tempo real continuam a ser acionados, proporcionando uma experiência responsiva ao usuário final. Quando o dispositivo recupera a conexão, o Realtime Database sincroniza as alterações nos dados locais com as atualizações remotas que ocorreram quando o cliente estava off-line, mesclando qualquer conflito automaticamente.</w:delText>
        </w:r>
      </w:del>
    </w:p>
    <w:p w14:paraId="1B818B49" w14:textId="77777777" w:rsidR="00FD65BD" w:rsidRDefault="00FD65BD">
      <w:pPr>
        <w:rPr>
          <w:ins w:id="162" w:author="Willian" w:date="2017-02-04T13:43:00Z"/>
        </w:rPr>
      </w:pPr>
    </w:p>
    <w:p w14:paraId="7F6BDF28" w14:textId="50D0676F" w:rsidR="003727AE" w:rsidRPr="00552719" w:rsidDel="005830F6" w:rsidRDefault="003727AE">
      <w:pPr>
        <w:rPr>
          <w:del w:id="163" w:author="Willian" w:date="2017-02-04T13:49:00Z"/>
        </w:rPr>
      </w:pPr>
      <w:del w:id="164" w:author="Willian" w:date="2017-02-04T13:49:00Z">
        <w:r w:rsidRPr="00062F1D" w:rsidDel="005830F6">
          <w:delText>O Realtime Database fornece uma linguagem de regras baseadas em expressões flexíveis, chamadas regras de seguranç</w:delText>
        </w:r>
        <w:r w:rsidR="008E3F5A" w:rsidRPr="00062F1D" w:rsidDel="005830F6">
          <w:delText>a do Firebase Realtime Database</w:delText>
        </w:r>
        <w:r w:rsidRPr="00062F1D" w:rsidDel="005830F6">
          <w:delText xml:space="preserve">, </w:delText>
        </w:r>
        <w:r w:rsidR="008E3F5A" w:rsidRPr="00062F1D" w:rsidDel="005830F6">
          <w:delText>que define</w:delText>
        </w:r>
        <w:r w:rsidRPr="00062F1D" w:rsidDel="005830F6">
          <w:delText xml:space="preserve"> como seus dados devem ser estruturados e quando podem ser lidos e gravados. </w:delText>
        </w:r>
        <w:r w:rsidR="008E3F5A" w:rsidRPr="00062F1D" w:rsidDel="005830F6">
          <w:delText xml:space="preserve">Junto da </w:delText>
        </w:r>
        <w:r w:rsidRPr="00062F1D" w:rsidDel="005830F6">
          <w:delText>integração com o Firebase Authentication, os desenvolvedores podem definir quem tem acesso a quais dados e como esses dados podem ser acessados.</w:delText>
        </w:r>
      </w:del>
    </w:p>
    <w:p w14:paraId="57781DE8" w14:textId="0207D0ED" w:rsidR="003727AE" w:rsidRPr="00552719" w:rsidDel="005830F6" w:rsidRDefault="003727AE" w:rsidP="00062F1D">
      <w:pPr>
        <w:rPr>
          <w:del w:id="165" w:author="Willian" w:date="2017-02-04T13:49:00Z"/>
        </w:rPr>
      </w:pPr>
      <w:del w:id="166" w:author="Willian" w:date="2017-02-04T13:49:00Z">
        <w:r w:rsidRPr="00062F1D" w:rsidDel="005830F6">
          <w:delText>O Realtime Database é um banco de dados NoSQL e, como tal, tem diferentes otimizações e recursos em comparação a um banco de dados relacional. A Realtime Database API foi projetada para permitir somente operações que podem ser executadas com rapidez. Isso permite que você desenvolva uma ótima experiência em tempo real que pode atender a milhões de usuários sem comprometer sua capacidade de resposta. Por isso, é importante considerar como os usuários precisam acessar seus dados e estruturá-los de forma adequada.</w:delText>
        </w:r>
        <w:commentRangeEnd w:id="118"/>
        <w:r w:rsidR="00395532" w:rsidDel="005830F6">
          <w:rPr>
            <w:rStyle w:val="Refdecomentrio"/>
          </w:rPr>
          <w:commentReference w:id="118"/>
        </w:r>
      </w:del>
      <w:commentRangeEnd w:id="119"/>
      <w:r w:rsidR="005830F6">
        <w:rPr>
          <w:rStyle w:val="Refdecomentrio"/>
        </w:rPr>
        <w:commentReference w:id="119"/>
      </w:r>
    </w:p>
    <w:p w14:paraId="3314CED2" w14:textId="733FADB1" w:rsidR="00EF76CF" w:rsidRPr="00062F1D" w:rsidRDefault="00EF76CF" w:rsidP="00062F1D">
      <w:pPr>
        <w:pStyle w:val="Ttulo2"/>
      </w:pPr>
      <w:proofErr w:type="spellStart"/>
      <w:r w:rsidRPr="00062F1D">
        <w:t>Firebase</w:t>
      </w:r>
      <w:proofErr w:type="spellEnd"/>
      <w:r w:rsidRPr="00062F1D">
        <w:t xml:space="preserve"> </w:t>
      </w:r>
      <w:proofErr w:type="spellStart"/>
      <w:r w:rsidRPr="00062F1D">
        <w:t>Auth</w:t>
      </w:r>
      <w:r w:rsidR="006476F9" w:rsidRPr="00062F1D">
        <w:t>entication</w:t>
      </w:r>
      <w:proofErr w:type="spellEnd"/>
    </w:p>
    <w:p w14:paraId="196DB937" w14:textId="77777777" w:rsidR="006476F9" w:rsidRPr="00552719" w:rsidRDefault="006476F9">
      <w:r w:rsidRPr="00062F1D">
        <w:t>A maioria dos aplicativos precisam saber a identidade de um usuário. Saber a identidade de um usuário permite que o aplicativo salve seus dados na nuvem de maneira segura e forneça a mesma experiência personalizada em todos os dispositivos desse usuário.</w:t>
      </w:r>
    </w:p>
    <w:p w14:paraId="3D2B00D0" w14:textId="21672B67" w:rsidR="006476F9" w:rsidRPr="00552719" w:rsidRDefault="006476F9">
      <w:r w:rsidRPr="00062F1D">
        <w:t xml:space="preserve">O </w:t>
      </w:r>
      <w:proofErr w:type="spellStart"/>
      <w:r w:rsidRPr="00062F1D">
        <w:t>Firebase</w:t>
      </w:r>
      <w:proofErr w:type="spellEnd"/>
      <w:r w:rsidRPr="00062F1D">
        <w:t xml:space="preserve"> </w:t>
      </w:r>
      <w:proofErr w:type="spellStart"/>
      <w:r w:rsidRPr="00062F1D">
        <w:t>Authentication</w:t>
      </w:r>
      <w:proofErr w:type="spellEnd"/>
      <w:r w:rsidRPr="00062F1D">
        <w:t xml:space="preserve"> fornece serviços de </w:t>
      </w:r>
      <w:proofErr w:type="spellStart"/>
      <w:r w:rsidRPr="00062F1D">
        <w:t>backend</w:t>
      </w:r>
      <w:proofErr w:type="spellEnd"/>
      <w:r w:rsidRPr="00062F1D">
        <w:t xml:space="preserve">, </w:t>
      </w:r>
      <w:proofErr w:type="spellStart"/>
      <w:r w:rsidRPr="00062F1D">
        <w:t>SDKs</w:t>
      </w:r>
      <w:proofErr w:type="spellEnd"/>
      <w:r w:rsidRPr="00062F1D">
        <w:t xml:space="preserve"> fáceis de usar e bibliotecas de UI para autenticar os usuários em seu aplicativo, prontas para o uso. Ele oferece suporte a autenticação usando senhas, provedores populares de identidades de identidades federadas, como o Google, </w:t>
      </w:r>
      <w:proofErr w:type="spellStart"/>
      <w:r w:rsidRPr="00062F1D">
        <w:t>Facebook</w:t>
      </w:r>
      <w:proofErr w:type="spellEnd"/>
      <w:r w:rsidRPr="00062F1D">
        <w:t xml:space="preserve"> e </w:t>
      </w:r>
      <w:proofErr w:type="spellStart"/>
      <w:r w:rsidRPr="00062F1D">
        <w:t>Twitter</w:t>
      </w:r>
      <w:proofErr w:type="spellEnd"/>
      <w:r w:rsidRPr="00062F1D">
        <w:t>, e muito mais.</w:t>
      </w:r>
    </w:p>
    <w:p w14:paraId="64E2FE39" w14:textId="47D79AE2" w:rsidR="006476F9" w:rsidRPr="00552719" w:rsidRDefault="006476F9" w:rsidP="00062F1D">
      <w:r w:rsidRPr="00062F1D">
        <w:t xml:space="preserve">O </w:t>
      </w:r>
      <w:proofErr w:type="spellStart"/>
      <w:r w:rsidRPr="00062F1D">
        <w:t>Firebase</w:t>
      </w:r>
      <w:proofErr w:type="spellEnd"/>
      <w:r w:rsidRPr="00062F1D">
        <w:t xml:space="preserve"> </w:t>
      </w:r>
      <w:proofErr w:type="spellStart"/>
      <w:r w:rsidRPr="00062F1D">
        <w:t>Authentication</w:t>
      </w:r>
      <w:proofErr w:type="spellEnd"/>
      <w:r w:rsidRPr="00062F1D">
        <w:t xml:space="preserve"> é estreitamente integrado com outros serviços do </w:t>
      </w:r>
      <w:proofErr w:type="spellStart"/>
      <w:r w:rsidRPr="00062F1D">
        <w:t>Firebase</w:t>
      </w:r>
      <w:proofErr w:type="spellEnd"/>
      <w:r w:rsidRPr="00062F1D">
        <w:t xml:space="preserve"> e utiliza padrões do setor como </w:t>
      </w:r>
      <w:proofErr w:type="spellStart"/>
      <w:r w:rsidRPr="00062F1D">
        <w:t>OAuth</w:t>
      </w:r>
      <w:proofErr w:type="spellEnd"/>
      <w:r w:rsidRPr="00062F1D">
        <w:t xml:space="preserve"> 2.0 e </w:t>
      </w:r>
      <w:proofErr w:type="spellStart"/>
      <w:r w:rsidRPr="00062F1D">
        <w:t>OpenID</w:t>
      </w:r>
      <w:proofErr w:type="spellEnd"/>
      <w:r w:rsidRPr="00062F1D">
        <w:t xml:space="preserve"> Connect, portanto, pode ser facilmente integrado com seu </w:t>
      </w:r>
      <w:proofErr w:type="spellStart"/>
      <w:r w:rsidRPr="00062F1D">
        <w:t>backend</w:t>
      </w:r>
      <w:proofErr w:type="spellEnd"/>
      <w:r w:rsidRPr="00062F1D">
        <w:t xml:space="preserve"> personalizado.</w:t>
      </w:r>
    </w:p>
    <w:p w14:paraId="0DF8DFA5" w14:textId="304763DE" w:rsidR="006476F9" w:rsidRPr="00062F1D" w:rsidRDefault="006476F9" w:rsidP="00062F1D">
      <w:pPr>
        <w:pStyle w:val="Ttulo3"/>
      </w:pPr>
      <w:r w:rsidRPr="00062F1D">
        <w:t>Principais funcionalidades</w:t>
      </w:r>
    </w:p>
    <w:p w14:paraId="0CFBBB26" w14:textId="719CE0F0" w:rsidR="006476F9" w:rsidRPr="00552719" w:rsidRDefault="006476F9" w:rsidP="00062F1D">
      <w:commentRangeStart w:id="167"/>
      <w:commentRangeStart w:id="168"/>
      <w:del w:id="169" w:author="Willian" w:date="2017-02-04T13:50:00Z">
        <w:r w:rsidRPr="00062F1D" w:rsidDel="005830F6">
          <w:delText xml:space="preserve">Você pode conectar usuários ao seu aplicativo Firebase usando o FirebaseUI como uma solução de autenticação de drop-in completa ou usando o Firebase Authentication SDK para integrar manualmente um ou mais </w:delText>
        </w:r>
        <w:commentRangeEnd w:id="167"/>
        <w:r w:rsidR="00C445B5" w:rsidDel="005830F6">
          <w:rPr>
            <w:rStyle w:val="Refdecomentrio"/>
          </w:rPr>
          <w:commentReference w:id="167"/>
        </w:r>
        <w:r w:rsidRPr="00062F1D" w:rsidDel="005830F6">
          <w:delText>métodos de login no seu aplicativo. Por enquanto o FirebaseUI está em fase de testes (beta) então iremos realizar a integração manualmente na próxima aula</w:delText>
        </w:r>
      </w:del>
      <w:ins w:id="170" w:author="Willian" w:date="2017-02-04T13:50:00Z">
        <w:r w:rsidR="005830F6">
          <w:t xml:space="preserve">Dentre diversas utilidades que o </w:t>
        </w:r>
        <w:proofErr w:type="spellStart"/>
        <w:r w:rsidR="005830F6">
          <w:t>Firebase</w:t>
        </w:r>
        <w:proofErr w:type="spellEnd"/>
        <w:r w:rsidR="005830F6">
          <w:t xml:space="preserve"> </w:t>
        </w:r>
        <w:proofErr w:type="spellStart"/>
        <w:r w:rsidR="005830F6">
          <w:t>Authentication</w:t>
        </w:r>
        <w:proofErr w:type="spellEnd"/>
        <w:r w:rsidR="005830F6">
          <w:t xml:space="preserve"> tem, iremos utilizá-la a principal: Autenticação</w:t>
        </w:r>
      </w:ins>
      <w:r w:rsidRPr="00062F1D">
        <w:t>.</w:t>
      </w:r>
      <w:ins w:id="171" w:author="Willian" w:date="2017-02-04T13:50:00Z">
        <w:r w:rsidR="005830F6">
          <w:t xml:space="preserve"> Com ele temos alguns tipos de autenticaç</w:t>
        </w:r>
      </w:ins>
      <w:ins w:id="172" w:author="Willian" w:date="2017-02-04T13:51:00Z">
        <w:r w:rsidR="005830F6">
          <w:t>ão</w:t>
        </w:r>
      </w:ins>
    </w:p>
    <w:p w14:paraId="395E9E05" w14:textId="33E3CCB6" w:rsidR="00B41124" w:rsidRPr="00552719" w:rsidRDefault="006476F9" w:rsidP="00062F1D">
      <w:pPr>
        <w:pStyle w:val="PargrafodaLista"/>
        <w:numPr>
          <w:ilvl w:val="0"/>
          <w:numId w:val="47"/>
        </w:numPr>
      </w:pPr>
      <w:r w:rsidRPr="00062F1D">
        <w:rPr>
          <w:b/>
        </w:rPr>
        <w:t xml:space="preserve">Autenticação baseada em e-mail e senha: </w:t>
      </w:r>
      <w:commentRangeStart w:id="173"/>
      <w:del w:id="174" w:author="Willian" w:date="2017-02-04T13:51:00Z">
        <w:r w:rsidRPr="00062F1D" w:rsidDel="005830F6">
          <w:delText xml:space="preserve">Autentique usuários com endereços de e-mail e senhas. O Firebase Authentication SDK oferece métodos para criar e gerenciar usuários que usem endereços de e-mail e senhas para fazer login. </w:delText>
        </w:r>
        <w:commentRangeEnd w:id="173"/>
        <w:r w:rsidR="00C445B5" w:rsidDel="005830F6">
          <w:rPr>
            <w:rStyle w:val="Refdecomentrio"/>
          </w:rPr>
          <w:commentReference w:id="173"/>
        </w:r>
        <w:r w:rsidR="00C1792C" w:rsidRPr="00552719" w:rsidDel="005830F6">
          <w:delText xml:space="preserve">É possível também </w:delText>
        </w:r>
        <w:r w:rsidRPr="00062F1D" w:rsidDel="005830F6">
          <w:delText>envia</w:delText>
        </w:r>
        <w:r w:rsidR="00C1792C" w:rsidRPr="00552719" w:rsidDel="005830F6">
          <w:delText>r</w:delText>
        </w:r>
        <w:r w:rsidRPr="00062F1D" w:rsidDel="005830F6">
          <w:delText xml:space="preserve"> e-mails de redefinição de senha.</w:delText>
        </w:r>
      </w:del>
      <w:ins w:id="175" w:author="Willian" w:date="2017-02-04T13:51:00Z">
        <w:r w:rsidR="005830F6">
          <w:t xml:space="preserve">Integrando o SDK podemos criar uma </w:t>
        </w:r>
        <w:proofErr w:type="spellStart"/>
        <w:r w:rsidR="005830F6">
          <w:t>altenticação</w:t>
        </w:r>
        <w:proofErr w:type="spellEnd"/>
        <w:r w:rsidR="005830F6">
          <w:t xml:space="preserve"> clássica baseada em e-mail e senha. </w:t>
        </w:r>
        <w:proofErr w:type="gramStart"/>
        <w:r w:rsidR="005830F6">
          <w:t>As pessoas tem</w:t>
        </w:r>
        <w:proofErr w:type="gramEnd"/>
        <w:r w:rsidR="005830F6">
          <w:t xml:space="preserve"> se adequado cada dia mais </w:t>
        </w:r>
      </w:ins>
      <w:ins w:id="176" w:author="Willian" w:date="2017-02-04T13:52:00Z">
        <w:r w:rsidR="005830F6">
          <w:t>às autenticações por redes sociais, mas infelizmente a Apple geralmente impede a publicaç</w:t>
        </w:r>
      </w:ins>
      <w:ins w:id="177" w:author="Willian" w:date="2017-02-04T13:53:00Z">
        <w:r w:rsidR="005830F6">
          <w:t>ão</w:t>
        </w:r>
      </w:ins>
      <w:ins w:id="178" w:author="Willian" w:date="2017-02-04T13:52:00Z">
        <w:r w:rsidR="005830F6">
          <w:t xml:space="preserve"> </w:t>
        </w:r>
        <w:proofErr w:type="spellStart"/>
        <w:r w:rsidR="005830F6">
          <w:t>apps</w:t>
        </w:r>
        <w:proofErr w:type="spellEnd"/>
        <w:r w:rsidR="005830F6">
          <w:t xml:space="preserve"> cujo a tela de </w:t>
        </w:r>
        <w:proofErr w:type="spellStart"/>
        <w:r w:rsidR="005830F6">
          <w:t>login</w:t>
        </w:r>
        <w:proofErr w:type="spellEnd"/>
        <w:r w:rsidR="005830F6">
          <w:t xml:space="preserve"> não forneça a opç</w:t>
        </w:r>
      </w:ins>
      <w:ins w:id="179" w:author="Willian" w:date="2017-02-04T13:53:00Z">
        <w:r w:rsidR="005830F6">
          <w:t>ão clássica de e-mail e senha.</w:t>
        </w:r>
      </w:ins>
    </w:p>
    <w:p w14:paraId="5A1D33F3" w14:textId="77777777" w:rsidR="00B41124" w:rsidRPr="00552719" w:rsidRDefault="00B41124" w:rsidP="00062F1D">
      <w:pPr>
        <w:pStyle w:val="PargrafodaLista"/>
      </w:pPr>
    </w:p>
    <w:p w14:paraId="67C54CBA" w14:textId="20FBCC2E" w:rsidR="00B41124" w:rsidRPr="00552719" w:rsidRDefault="006476F9">
      <w:pPr>
        <w:pStyle w:val="PargrafodaLista"/>
        <w:numPr>
          <w:ilvl w:val="0"/>
          <w:numId w:val="47"/>
        </w:numPr>
      </w:pPr>
      <w:r w:rsidRPr="00062F1D">
        <w:rPr>
          <w:b/>
        </w:rPr>
        <w:t xml:space="preserve">Integração de provedores de identidades federadas: </w:t>
      </w:r>
      <w:r w:rsidRPr="00062F1D">
        <w:t xml:space="preserve">Autentique usuários ao integrar com provedores de identidades federadas. O </w:t>
      </w:r>
      <w:proofErr w:type="spellStart"/>
      <w:r w:rsidR="00C1792C" w:rsidRPr="00552719">
        <w:t>Auth</w:t>
      </w:r>
      <w:proofErr w:type="spellEnd"/>
      <w:r w:rsidRPr="00062F1D">
        <w:t xml:space="preserve"> oferece métodos que permitem que os usuários façam </w:t>
      </w:r>
      <w:proofErr w:type="spellStart"/>
      <w:r w:rsidRPr="00062F1D">
        <w:t>login</w:t>
      </w:r>
      <w:proofErr w:type="spellEnd"/>
      <w:r w:rsidRPr="00062F1D">
        <w:t xml:space="preserve"> com contas do Google, </w:t>
      </w:r>
      <w:proofErr w:type="spellStart"/>
      <w:r w:rsidRPr="00062F1D">
        <w:t>Facebook</w:t>
      </w:r>
      <w:proofErr w:type="spellEnd"/>
      <w:r w:rsidRPr="00062F1D">
        <w:t xml:space="preserve">, </w:t>
      </w:r>
      <w:proofErr w:type="spellStart"/>
      <w:r w:rsidRPr="00062F1D">
        <w:t>Twitter</w:t>
      </w:r>
      <w:proofErr w:type="spellEnd"/>
      <w:r w:rsidRPr="00062F1D">
        <w:t xml:space="preserve"> e GitHub.</w:t>
      </w:r>
    </w:p>
    <w:p w14:paraId="3F457C7B" w14:textId="77777777" w:rsidR="00B41124" w:rsidRPr="00552719" w:rsidRDefault="00B41124" w:rsidP="00062F1D">
      <w:pPr>
        <w:pStyle w:val="PargrafodaLista"/>
      </w:pPr>
    </w:p>
    <w:p w14:paraId="688CA377" w14:textId="4339A218" w:rsidR="00B41124" w:rsidRPr="00552719" w:rsidRDefault="00B41124">
      <w:pPr>
        <w:pStyle w:val="PargrafodaLista"/>
        <w:numPr>
          <w:ilvl w:val="0"/>
          <w:numId w:val="47"/>
        </w:numPr>
      </w:pPr>
      <w:r w:rsidRPr="00062F1D">
        <w:rPr>
          <w:b/>
        </w:rPr>
        <w:t>Integração de sistemas de autenticação personalizados:</w:t>
      </w:r>
      <w:r w:rsidRPr="00552719">
        <w:t xml:space="preserve"> </w:t>
      </w:r>
      <w:commentRangeStart w:id="180"/>
      <w:del w:id="181" w:author="Willian" w:date="2017-02-04T13:54:00Z">
        <w:r w:rsidRPr="00552719" w:rsidDel="005830F6">
          <w:delText>Conecte o sistema de login existente do aplicativo ao Firebase Authentication SDK e obtenha acesso ao Firebase Realtime Database e a outros serviços do Firebase.</w:delText>
        </w:r>
        <w:commentRangeEnd w:id="180"/>
        <w:r w:rsidR="00C445B5" w:rsidDel="005830F6">
          <w:rPr>
            <w:rStyle w:val="Refdecomentrio"/>
          </w:rPr>
          <w:commentReference w:id="180"/>
        </w:r>
      </w:del>
      <w:ins w:id="182" w:author="Willian" w:date="2017-02-04T13:54:00Z">
        <w:r w:rsidR="005830F6">
          <w:t>Além de todas as opções acima, podemos personalizar nosso sistema de autenticação. Caso n</w:t>
        </w:r>
      </w:ins>
      <w:ins w:id="183" w:author="Willian" w:date="2017-02-04T13:55:00Z">
        <w:r w:rsidR="005830F6">
          <w:t xml:space="preserve">ão queiramos deixar exposto todos os dados de nossos usuários para o </w:t>
        </w:r>
        <w:proofErr w:type="spellStart"/>
        <w:r w:rsidR="005830F6">
          <w:t>Firebase</w:t>
        </w:r>
        <w:proofErr w:type="spellEnd"/>
        <w:r w:rsidR="005830F6">
          <w:t>, temos a alternativa de integrá-lo com nosso próprio sistema de autenticação.</w:t>
        </w:r>
      </w:ins>
    </w:p>
    <w:p w14:paraId="09C0044A" w14:textId="77777777" w:rsidR="00B41124" w:rsidRPr="00552719" w:rsidRDefault="00B41124" w:rsidP="00062F1D">
      <w:pPr>
        <w:pStyle w:val="PargrafodaLista"/>
      </w:pPr>
    </w:p>
    <w:p w14:paraId="1B1E3A69" w14:textId="117AFDD7" w:rsidR="00B41124" w:rsidRPr="00552719" w:rsidRDefault="00B41124" w:rsidP="00062F1D">
      <w:pPr>
        <w:pStyle w:val="PargrafodaLista"/>
        <w:numPr>
          <w:ilvl w:val="0"/>
          <w:numId w:val="47"/>
        </w:numPr>
      </w:pPr>
      <w:r w:rsidRPr="00062F1D">
        <w:rPr>
          <w:b/>
        </w:rPr>
        <w:t>Autenticação anônima:</w:t>
      </w:r>
      <w:r w:rsidRPr="00552719">
        <w:t xml:space="preserve"> </w:t>
      </w:r>
      <w:commentRangeStart w:id="184"/>
      <w:del w:id="185" w:author="Willian" w:date="2017-02-04T13:56:00Z">
        <w:r w:rsidRPr="00552719" w:rsidDel="005830F6">
          <w:delText xml:space="preserve">Use os recursos do Firebase que exigem autenticação sem que os usuários precisem fazer login primeiro ao criar contas </w:delText>
        </w:r>
        <w:commentRangeEnd w:id="184"/>
        <w:r w:rsidR="00C445B5" w:rsidDel="005830F6">
          <w:rPr>
            <w:rStyle w:val="Refdecomentrio"/>
          </w:rPr>
          <w:commentReference w:id="184"/>
        </w:r>
        <w:r w:rsidRPr="00552719" w:rsidDel="005830F6">
          <w:delText>anônimas temporárias. Se o usuário depois optar por fazer login, você poderá transformar a conta anônima em uma conta regular para que ele continue de onde parou</w:delText>
        </w:r>
      </w:del>
      <w:ins w:id="186" w:author="Willian" w:date="2017-02-04T13:56:00Z">
        <w:r w:rsidR="005830F6">
          <w:t xml:space="preserve">Recursos que exigem autenticação para serem consumidos podem ser utilizados de forma </w:t>
        </w:r>
      </w:ins>
      <w:ins w:id="187" w:author="Willian" w:date="2017-02-04T13:57:00Z">
        <w:r w:rsidR="00BA7EF7">
          <w:t>anônima com contas temporárias</w:t>
        </w:r>
      </w:ins>
      <w:r w:rsidRPr="00552719">
        <w:t>.</w:t>
      </w:r>
      <w:ins w:id="188" w:author="Willian" w:date="2017-02-04T13:57:00Z">
        <w:r w:rsidR="00BA7EF7">
          <w:t xml:space="preserve"> Se posteriormente o usuário </w:t>
        </w:r>
        <w:r w:rsidR="00BA7EF7">
          <w:lastRenderedPageBreak/>
          <w:t xml:space="preserve">anônimo optar por fazer o </w:t>
        </w:r>
        <w:proofErr w:type="spellStart"/>
        <w:r w:rsidR="00BA7EF7">
          <w:t>login</w:t>
        </w:r>
        <w:proofErr w:type="spellEnd"/>
        <w:r w:rsidR="00BA7EF7">
          <w:t xml:space="preserve"> utilizando uma das opções acima, a conta anônima tempor</w:t>
        </w:r>
      </w:ins>
      <w:ins w:id="189" w:author="Willian" w:date="2017-02-04T13:58:00Z">
        <w:r w:rsidR="00BA7EF7">
          <w:t>ária pode ser convertida facilmente para uma conta regular e o usuário poderá continuar de onde parou.</w:t>
        </w:r>
      </w:ins>
    </w:p>
    <w:commentRangeEnd w:id="168"/>
    <w:p w14:paraId="633A986C" w14:textId="33A4DF1B" w:rsidR="00B41124" w:rsidRPr="00062F1D" w:rsidRDefault="00BA7EF7" w:rsidP="00062F1D">
      <w:pPr>
        <w:pStyle w:val="Ttulo3"/>
      </w:pPr>
      <w:r>
        <w:rPr>
          <w:rStyle w:val="Refdecomentrio"/>
          <w:color w:val="000000"/>
        </w:rPr>
        <w:commentReference w:id="168"/>
      </w:r>
      <w:r w:rsidR="00B41124" w:rsidRPr="00062F1D">
        <w:t>Como funciona?</w:t>
      </w:r>
    </w:p>
    <w:p w14:paraId="5B759043" w14:textId="25564948" w:rsidR="00BA7EF7" w:rsidRDefault="00FB7EB1">
      <w:pPr>
        <w:rPr>
          <w:ins w:id="190" w:author="Willian" w:date="2017-02-04T14:02:00Z"/>
        </w:rPr>
      </w:pPr>
      <w:commentRangeStart w:id="191"/>
      <w:ins w:id="192" w:author="Willian" w:date="2017-02-04T14:01:00Z">
        <w:r>
          <w:t xml:space="preserve">Como mencionado acima, existem diversas formas de credenciamento que o usuário pode optar. Estas credenciais podem ser o </w:t>
        </w:r>
      </w:ins>
      <w:ins w:id="193" w:author="Willian" w:date="2017-02-04T14:02:00Z">
        <w:r>
          <w:t>e-mail</w:t>
        </w:r>
      </w:ins>
      <w:ins w:id="194" w:author="Willian" w:date="2017-02-04T14:01:00Z">
        <w:r>
          <w:t xml:space="preserve"> e a senha</w:t>
        </w:r>
      </w:ins>
      <w:ins w:id="195" w:author="Willian" w:date="2017-02-04T14:02:00Z">
        <w:r>
          <w:t xml:space="preserve"> ou um </w:t>
        </w:r>
        <w:proofErr w:type="spellStart"/>
        <w:r>
          <w:t>token</w:t>
        </w:r>
        <w:proofErr w:type="spellEnd"/>
        <w:r>
          <w:t xml:space="preserve"> (código de segurança) </w:t>
        </w:r>
        <w:proofErr w:type="spellStart"/>
        <w:r>
          <w:t>OAuth</w:t>
        </w:r>
        <w:proofErr w:type="spellEnd"/>
        <w:r>
          <w:t xml:space="preserve"> de um provedor personalizado. </w:t>
        </w:r>
      </w:ins>
    </w:p>
    <w:p w14:paraId="4340BB17" w14:textId="243DE70B" w:rsidR="00FB7EB1" w:rsidRDefault="00FB7EB1">
      <w:pPr>
        <w:rPr>
          <w:ins w:id="196" w:author="Willian" w:date="2017-02-04T14:05:00Z"/>
        </w:rPr>
      </w:pPr>
      <w:ins w:id="197" w:author="Willian" w:date="2017-02-04T14:03:00Z">
        <w:r>
          <w:t xml:space="preserve">Para que o usuário se conecte, ele deve enviar sua credencial de autenticação, em seguida passamos estas para o </w:t>
        </w:r>
        <w:proofErr w:type="spellStart"/>
        <w:r>
          <w:t>Firebase</w:t>
        </w:r>
        <w:proofErr w:type="spellEnd"/>
        <w:r>
          <w:t xml:space="preserve"> </w:t>
        </w:r>
        <w:proofErr w:type="spellStart"/>
        <w:r>
          <w:t>Authentication</w:t>
        </w:r>
        <w:proofErr w:type="spellEnd"/>
        <w:r>
          <w:t xml:space="preserve"> SDK. Os serviços do </w:t>
        </w:r>
        <w:proofErr w:type="spellStart"/>
        <w:r>
          <w:t>Firebase</w:t>
        </w:r>
        <w:proofErr w:type="spellEnd"/>
        <w:r>
          <w:t xml:space="preserve"> verificar</w:t>
        </w:r>
      </w:ins>
      <w:ins w:id="198" w:author="Willian" w:date="2017-02-04T14:04:00Z">
        <w:r>
          <w:t>ão estas credenciais e retornarão a resposta se o usuário tem permissão ou não de acesso a determinada informaç</w:t>
        </w:r>
      </w:ins>
      <w:ins w:id="199" w:author="Willian" w:date="2017-02-04T14:05:00Z">
        <w:r>
          <w:t>ão.</w:t>
        </w:r>
      </w:ins>
    </w:p>
    <w:p w14:paraId="34A11F63" w14:textId="7C84F4A1" w:rsidR="00FB7EB1" w:rsidRDefault="00FB7EB1">
      <w:pPr>
        <w:rPr>
          <w:ins w:id="200" w:author="Willian" w:date="2017-02-04T14:05:00Z"/>
        </w:rPr>
      </w:pPr>
      <w:ins w:id="201" w:author="Willian" w:date="2017-02-04T14:05:00Z">
        <w:r>
          <w:t xml:space="preserve">Para que o usuário tenha uma credencial ele terá que se cadastrar e </w:t>
        </w:r>
        <w:r>
          <w:t xml:space="preserve">o </w:t>
        </w:r>
        <w:proofErr w:type="spellStart"/>
        <w:r>
          <w:t>Firebase</w:t>
        </w:r>
        <w:proofErr w:type="spellEnd"/>
        <w:r>
          <w:t xml:space="preserve"> </w:t>
        </w:r>
        <w:proofErr w:type="spellStart"/>
        <w:r>
          <w:t>Authentication</w:t>
        </w:r>
        <w:proofErr w:type="spellEnd"/>
        <w:r>
          <w:t xml:space="preserve"> SDK</w:t>
        </w:r>
        <w:r>
          <w:t xml:space="preserve"> disponibiliza métodos para isso. Veremos que é bem fácil.</w:t>
        </w:r>
      </w:ins>
    </w:p>
    <w:p w14:paraId="66EDA837" w14:textId="1D90F3B4" w:rsidR="00B41124" w:rsidRPr="00552719" w:rsidDel="00FB7EB1" w:rsidRDefault="00FB7EB1" w:rsidP="00FB7EB1">
      <w:pPr>
        <w:rPr>
          <w:del w:id="202" w:author="Willian" w:date="2017-02-04T14:07:00Z"/>
        </w:rPr>
        <w:pPrChange w:id="203" w:author="Willian" w:date="2017-02-04T14:07:00Z">
          <w:pPr/>
        </w:pPrChange>
      </w:pPr>
      <w:ins w:id="204" w:author="Willian" w:date="2017-02-04T14:06:00Z">
        <w:r>
          <w:t xml:space="preserve">Após um </w:t>
        </w:r>
        <w:proofErr w:type="spellStart"/>
        <w:r>
          <w:t>login</w:t>
        </w:r>
        <w:proofErr w:type="spellEnd"/>
        <w:r>
          <w:t xml:space="preserve"> bem-sucedido, o usuário poderá acessar informações básicas do seu próprio perfil, armazenar dados no </w:t>
        </w:r>
        <w:proofErr w:type="spellStart"/>
        <w:r>
          <w:t>Realtime</w:t>
        </w:r>
        <w:proofErr w:type="spellEnd"/>
        <w:r>
          <w:t xml:space="preserve"> </w:t>
        </w:r>
        <w:proofErr w:type="spellStart"/>
        <w:r>
          <w:t>Database</w:t>
        </w:r>
        <w:proofErr w:type="spellEnd"/>
        <w:r>
          <w:t xml:space="preserve"> e ter acesso a outros serviços do </w:t>
        </w:r>
        <w:proofErr w:type="spellStart"/>
        <w:r>
          <w:t>Firebase</w:t>
        </w:r>
        <w:proofErr w:type="spellEnd"/>
        <w:r>
          <w:t xml:space="preserve"> que voc</w:t>
        </w:r>
      </w:ins>
      <w:ins w:id="205" w:author="Willian" w:date="2017-02-04T14:07:00Z">
        <w:r>
          <w:t xml:space="preserve">ê implementar no </w:t>
        </w:r>
        <w:proofErr w:type="spellStart"/>
        <w:r>
          <w:t>app</w:t>
        </w:r>
        <w:proofErr w:type="spellEnd"/>
        <w:r>
          <w:t xml:space="preserve"> e que precisem de autenticação de usuário</w:t>
        </w:r>
      </w:ins>
      <w:commentRangeStart w:id="206"/>
      <w:del w:id="207" w:author="Willian" w:date="2017-02-04T14:07:00Z">
        <w:r w:rsidR="00B41124" w:rsidRPr="00062F1D" w:rsidDel="00FB7EB1">
          <w:delText xml:space="preserve">Para conectar um usuário ao seu aplicativo, primeiro você deve receber credenciais de autenticação do usuário. Essas credenciais podem ser o endereço de e-mail e a senha desse usuário ou um token OAuth de um provedor de identidades federadas. Em seguida, passe essas credenciais para o Firebase Authentication SDK. </w:delText>
        </w:r>
        <w:r w:rsidR="00636B93" w:rsidRPr="00062F1D" w:rsidDel="00FB7EB1">
          <w:delText>Os</w:delText>
        </w:r>
        <w:r w:rsidR="00B41124" w:rsidRPr="00062F1D" w:rsidDel="00FB7EB1">
          <w:delText xml:space="preserve"> serviços de backend </w:delText>
        </w:r>
        <w:r w:rsidR="00636B93" w:rsidRPr="00062F1D" w:rsidDel="00FB7EB1">
          <w:delText xml:space="preserve">do Firebase </w:delText>
        </w:r>
        <w:r w:rsidR="00B41124" w:rsidRPr="00062F1D" w:rsidDel="00FB7EB1">
          <w:delText>verificarão essas credenciais e retornarão uma resposta para o cliente.</w:delText>
        </w:r>
      </w:del>
    </w:p>
    <w:p w14:paraId="32D79654" w14:textId="28D0EAA5" w:rsidR="00B41124" w:rsidRPr="00552719" w:rsidDel="00FB7EB1" w:rsidRDefault="00B41124" w:rsidP="00FB7EB1">
      <w:pPr>
        <w:rPr>
          <w:del w:id="208" w:author="Willian" w:date="2017-02-04T14:07:00Z"/>
        </w:rPr>
        <w:pPrChange w:id="209" w:author="Willian" w:date="2017-02-04T14:07:00Z">
          <w:pPr/>
        </w:pPrChange>
      </w:pPr>
      <w:del w:id="210" w:author="Willian" w:date="2017-02-04T14:07:00Z">
        <w:r w:rsidRPr="00062F1D" w:rsidDel="00FB7EB1">
          <w:delText>Após um login bem-sucedido, você poderá acessar as informações de perfil básicas do usuário e controlar o acesso do usuário aos dados armazenados em outros produtos do Firebase. Você também pode usar o token de autenticação fornecido para verificar a identidade dos usuários nos seus próprios serviços de backend.</w:delText>
        </w:r>
      </w:del>
    </w:p>
    <w:p w14:paraId="1311F9B2" w14:textId="5CE201E0" w:rsidR="00B41124" w:rsidRPr="00552719" w:rsidDel="00FB7EB1" w:rsidRDefault="00B41124" w:rsidP="00FB7EB1">
      <w:pPr>
        <w:rPr>
          <w:del w:id="211" w:author="Willian" w:date="2017-02-04T14:07:00Z"/>
        </w:rPr>
        <w:pPrChange w:id="212" w:author="Willian" w:date="2017-02-04T14:07:00Z">
          <w:pPr/>
        </w:pPrChange>
      </w:pPr>
      <w:del w:id="213" w:author="Willian" w:date="2017-02-04T14:07:00Z">
        <w:r w:rsidRPr="00062F1D" w:rsidDel="00FB7EB1">
          <w:delText>Observação: Por padrão, usuários autenticados podem ler e gravar dados no Firebase Realtime Database e no Firebase Storage.</w:delText>
        </w:r>
        <w:commentRangeEnd w:id="206"/>
        <w:r w:rsidR="00C445B5" w:rsidDel="00FB7EB1">
          <w:rPr>
            <w:rStyle w:val="Refdecomentrio"/>
          </w:rPr>
          <w:commentReference w:id="206"/>
        </w:r>
      </w:del>
    </w:p>
    <w:p w14:paraId="25AFC58E" w14:textId="656EE522" w:rsidR="00B41124" w:rsidRPr="00552719" w:rsidRDefault="00FB7EB1" w:rsidP="00062F1D">
      <w:ins w:id="214" w:author="Willian" w:date="2017-02-04T14:07:00Z">
        <w:r>
          <w:t>.</w:t>
        </w:r>
      </w:ins>
    </w:p>
    <w:commentRangeEnd w:id="191"/>
    <w:p w14:paraId="404F0FED" w14:textId="77777777" w:rsidR="00EF76CF" w:rsidRPr="00062F1D" w:rsidRDefault="00FB7EB1" w:rsidP="00062F1D">
      <w:pPr>
        <w:pStyle w:val="Ttulo2"/>
      </w:pPr>
      <w:r>
        <w:rPr>
          <w:rStyle w:val="Refdecomentrio"/>
          <w:color w:val="000000"/>
        </w:rPr>
        <w:commentReference w:id="191"/>
      </w:r>
      <w:r w:rsidR="00EF76CF" w:rsidRPr="00062F1D">
        <w:t xml:space="preserve">Criando um projeto no </w:t>
      </w:r>
      <w:proofErr w:type="spellStart"/>
      <w:r w:rsidR="00EF76CF" w:rsidRPr="00062F1D">
        <w:t>Firebase</w:t>
      </w:r>
      <w:proofErr w:type="spellEnd"/>
    </w:p>
    <w:p w14:paraId="7B4AEBA5" w14:textId="5F334249" w:rsidR="008403D2" w:rsidRPr="00552719" w:rsidRDefault="008403D2" w:rsidP="00062F1D">
      <w:r w:rsidRPr="00062F1D">
        <w:t xml:space="preserve">No </w:t>
      </w:r>
      <w:r w:rsidRPr="00C445B5">
        <w:rPr>
          <w:i/>
        </w:rPr>
        <w:t>site</w:t>
      </w:r>
      <w:r w:rsidRPr="00062F1D">
        <w:t xml:space="preserve"> do </w:t>
      </w:r>
      <w:proofErr w:type="spellStart"/>
      <w:r w:rsidRPr="00062F1D">
        <w:t>Firebase</w:t>
      </w:r>
      <w:proofErr w:type="spellEnd"/>
      <w:r w:rsidRPr="00062F1D">
        <w:t xml:space="preserve"> você poderá, além de encontrar documentações e tutoriais, gerenciar sua aplicação de forma 100% online, onde você estiver.</w:t>
      </w:r>
    </w:p>
    <w:p w14:paraId="59885BB6" w14:textId="41F18B98" w:rsidR="008403D2" w:rsidRPr="00552719" w:rsidRDefault="008403D2" w:rsidP="00062F1D">
      <w:r w:rsidRPr="00062F1D">
        <w:t xml:space="preserve">Este recurso de gerenciamento é chamado </w:t>
      </w:r>
      <w:proofErr w:type="spellStart"/>
      <w:r w:rsidRPr="00062F1D">
        <w:t>Firebase</w:t>
      </w:r>
      <w:proofErr w:type="spellEnd"/>
      <w:r w:rsidRPr="00062F1D">
        <w:t xml:space="preserve"> Console. É nele que você criará novos projetos e aplicações, fará modificações, gerenciará dados analíticos dos seus aplicativos e armazenará todos os dados que suas aplicações irão consumir (</w:t>
      </w:r>
      <w:proofErr w:type="spellStart"/>
      <w:r w:rsidRPr="00062F1D">
        <w:t>Firebase</w:t>
      </w:r>
      <w:proofErr w:type="spellEnd"/>
      <w:r w:rsidRPr="00062F1D">
        <w:t xml:space="preserve"> </w:t>
      </w:r>
      <w:proofErr w:type="spellStart"/>
      <w:r w:rsidRPr="00062F1D">
        <w:t>Database</w:t>
      </w:r>
      <w:proofErr w:type="spellEnd"/>
      <w:r w:rsidRPr="00062F1D">
        <w:t xml:space="preserve">). Além disso, é aqui que é feito o gerenciamento </w:t>
      </w:r>
      <w:r w:rsidR="00993888" w:rsidRPr="00062F1D">
        <w:t xml:space="preserve">de </w:t>
      </w:r>
      <w:proofErr w:type="spellStart"/>
      <w:r w:rsidR="00993888" w:rsidRPr="00C445B5">
        <w:rPr>
          <w:i/>
        </w:rPr>
        <w:t>login</w:t>
      </w:r>
      <w:proofErr w:type="spellEnd"/>
      <w:r w:rsidR="00993888" w:rsidRPr="00062F1D">
        <w:t xml:space="preserve"> de usuário (</w:t>
      </w:r>
      <w:proofErr w:type="spellStart"/>
      <w:r w:rsidR="00993888" w:rsidRPr="00062F1D">
        <w:t>Firebase</w:t>
      </w:r>
      <w:proofErr w:type="spellEnd"/>
      <w:r w:rsidR="00993888" w:rsidRPr="00062F1D">
        <w:t xml:space="preserve"> </w:t>
      </w:r>
      <w:proofErr w:type="spellStart"/>
      <w:r w:rsidR="00993888" w:rsidRPr="00062F1D">
        <w:t>Auth</w:t>
      </w:r>
      <w:proofErr w:type="spellEnd"/>
      <w:r w:rsidR="00993888" w:rsidRPr="00062F1D">
        <w:t>) e podemos também fazer armazenamento de arquivos</w:t>
      </w:r>
      <w:r w:rsidR="003A0399" w:rsidRPr="00062F1D">
        <w:t xml:space="preserve"> (</w:t>
      </w:r>
      <w:proofErr w:type="spellStart"/>
      <w:r w:rsidR="003A0399" w:rsidRPr="00062F1D">
        <w:t>Firebase</w:t>
      </w:r>
      <w:proofErr w:type="spellEnd"/>
      <w:r w:rsidR="003A0399" w:rsidRPr="00062F1D">
        <w:t xml:space="preserve"> </w:t>
      </w:r>
      <w:proofErr w:type="spellStart"/>
      <w:r w:rsidR="003A0399" w:rsidRPr="00062F1D">
        <w:t>Storage</w:t>
      </w:r>
      <w:proofErr w:type="spellEnd"/>
      <w:r w:rsidR="003A0399" w:rsidRPr="00062F1D">
        <w:t>)</w:t>
      </w:r>
      <w:r w:rsidR="00993888" w:rsidRPr="00062F1D">
        <w:t>, como músicas, vídeos, documentos que serão posteriormente utilizados pela nossa aplicação. No nosso caso iremos armazenar as imagens dos álbuns musicais tal como as próprias músicas.</w:t>
      </w:r>
    </w:p>
    <w:p w14:paraId="5B424F75" w14:textId="18B3AF0B" w:rsidR="001C26D1" w:rsidRPr="00552719" w:rsidRDefault="001C26D1" w:rsidP="00062F1D">
      <w:r w:rsidRPr="00062F1D">
        <w:t xml:space="preserve">Para começar a utilizar o projeto, temos 3 etapas. Uma delas foi feito na unidade 5, que é adicionar o </w:t>
      </w:r>
      <w:proofErr w:type="spellStart"/>
      <w:r w:rsidRPr="00062F1D">
        <w:t>Firebase</w:t>
      </w:r>
      <w:proofErr w:type="spellEnd"/>
      <w:r w:rsidRPr="00062F1D">
        <w:t xml:space="preserve"> via </w:t>
      </w:r>
      <w:proofErr w:type="spellStart"/>
      <w:r w:rsidRPr="00062F1D">
        <w:t>CocoaPods</w:t>
      </w:r>
      <w:proofErr w:type="spellEnd"/>
      <w:r w:rsidRPr="00062F1D">
        <w:t xml:space="preserve"> no projeto. As outras duas é a criação de um novo projeto no </w:t>
      </w:r>
      <w:proofErr w:type="spellStart"/>
      <w:r w:rsidRPr="00062F1D">
        <w:t>Firebase</w:t>
      </w:r>
      <w:proofErr w:type="spellEnd"/>
      <w:r w:rsidRPr="00062F1D">
        <w:t xml:space="preserve"> e Configurar o projeto no </w:t>
      </w:r>
      <w:proofErr w:type="spellStart"/>
      <w:r w:rsidRPr="00062F1D">
        <w:t>Xcode</w:t>
      </w:r>
      <w:proofErr w:type="spellEnd"/>
      <w:r w:rsidRPr="00062F1D">
        <w:t>. Vamos então fazer isto.</w:t>
      </w:r>
    </w:p>
    <w:p w14:paraId="3422D56F" w14:textId="3000820D" w:rsidR="00EF76CF" w:rsidRPr="00062F1D" w:rsidRDefault="001C26D1" w:rsidP="00062F1D">
      <w:pPr>
        <w:pStyle w:val="Ttulo3"/>
      </w:pPr>
      <w:r w:rsidRPr="00062F1D">
        <w:t xml:space="preserve">Criando um novo projeto no </w:t>
      </w:r>
      <w:proofErr w:type="spellStart"/>
      <w:r w:rsidRPr="00062F1D">
        <w:t>Firebase</w:t>
      </w:r>
      <w:proofErr w:type="spellEnd"/>
      <w:r w:rsidRPr="00062F1D">
        <w:t xml:space="preserve"> Console</w:t>
      </w:r>
    </w:p>
    <w:p w14:paraId="3762D11A" w14:textId="12093AA8" w:rsidR="00EF76CF" w:rsidRPr="00062F1D" w:rsidRDefault="00EF76CF" w:rsidP="00062F1D">
      <w:pPr>
        <w:pStyle w:val="PargrafodaLista"/>
        <w:numPr>
          <w:ilvl w:val="0"/>
          <w:numId w:val="45"/>
        </w:numPr>
      </w:pPr>
      <w:r w:rsidRPr="00552719">
        <w:t xml:space="preserve">Entre no site do </w:t>
      </w:r>
      <w:proofErr w:type="spellStart"/>
      <w:r w:rsidRPr="00552719">
        <w:t>firebase</w:t>
      </w:r>
      <w:proofErr w:type="spellEnd"/>
      <w:r w:rsidRPr="00552719">
        <w:t xml:space="preserve">: </w:t>
      </w:r>
      <w:hyperlink r:id="rId8" w:history="1">
        <w:r w:rsidRPr="00552719">
          <w:rPr>
            <w:color w:val="2069DC"/>
          </w:rPr>
          <w:t>https://firebase.google.com/?hl=pt-br</w:t>
        </w:r>
      </w:hyperlink>
      <w:r w:rsidRPr="00552719">
        <w:rPr>
          <w:rFonts w:ascii="MS Mincho" w:eastAsia="MS Mincho" w:hAnsi="MS Mincho" w:cs="MS Mincho"/>
        </w:rPr>
        <w:t> </w:t>
      </w:r>
    </w:p>
    <w:p w14:paraId="63A27CE7" w14:textId="77777777" w:rsidR="000E36CE" w:rsidRDefault="009C1FBC" w:rsidP="000E36CE">
      <w:pPr>
        <w:keepNext/>
        <w:jc w:val="center"/>
        <w:rPr>
          <w:ins w:id="215" w:author="Willian" w:date="2017-02-04T14:52:00Z"/>
        </w:rPr>
        <w:pPrChange w:id="216" w:author="Willian" w:date="2017-02-04T14:52:00Z">
          <w:pPr>
            <w:jc w:val="center"/>
          </w:pPr>
        </w:pPrChange>
      </w:pPr>
      <w:commentRangeStart w:id="217"/>
      <w:commentRangeStart w:id="218"/>
      <w:r w:rsidRPr="00062F1D">
        <w:rPr>
          <w:noProof/>
        </w:rPr>
        <w:lastRenderedPageBreak/>
        <w:drawing>
          <wp:inline distT="0" distB="0" distL="0" distR="0" wp14:anchorId="09D5D19B" wp14:editId="085C6AFD">
            <wp:extent cx="5730875" cy="3748405"/>
            <wp:effectExtent l="0" t="0" r="9525" b="10795"/>
            <wp:docPr id="1" name="Imagem 1" descr="../../../../Desktop/Firebase/Captura%20de%20Tela%202016-11-27%20às%20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Firebase/Captura%20de%20Tela%202016-11-27%20às%2010.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748405"/>
                    </a:xfrm>
                    <a:prstGeom prst="rect">
                      <a:avLst/>
                    </a:prstGeom>
                    <a:noFill/>
                    <a:ln>
                      <a:noFill/>
                    </a:ln>
                  </pic:spPr>
                </pic:pic>
              </a:graphicData>
            </a:graphic>
          </wp:inline>
        </w:drawing>
      </w:r>
      <w:commentRangeEnd w:id="217"/>
    </w:p>
    <w:p w14:paraId="38766130" w14:textId="497D9CB0" w:rsidR="000E36CE" w:rsidRDefault="000E36CE" w:rsidP="000E36CE">
      <w:pPr>
        <w:pStyle w:val="Legenda"/>
        <w:jc w:val="center"/>
        <w:rPr>
          <w:ins w:id="219" w:author="Willian" w:date="2017-02-04T14:52:00Z"/>
        </w:rPr>
        <w:pPrChange w:id="220" w:author="Willian" w:date="2017-02-04T14:52:00Z">
          <w:pPr>
            <w:pStyle w:val="Legenda"/>
          </w:pPr>
        </w:pPrChange>
      </w:pPr>
      <w:ins w:id="221" w:author="Willian" w:date="2017-02-04T14:52:00Z">
        <w:r>
          <w:t xml:space="preserve">Figura </w:t>
        </w:r>
        <w:r>
          <w:fldChar w:fldCharType="begin"/>
        </w:r>
        <w:r>
          <w:instrText xml:space="preserve"> SEQ Figura \* ARABIC </w:instrText>
        </w:r>
      </w:ins>
      <w:r>
        <w:fldChar w:fldCharType="separate"/>
      </w:r>
      <w:ins w:id="222" w:author="Willian" w:date="2017-02-04T15:07:00Z">
        <w:r w:rsidR="00436949">
          <w:rPr>
            <w:noProof/>
          </w:rPr>
          <w:t>1</w:t>
        </w:r>
      </w:ins>
      <w:ins w:id="223" w:author="Willian" w:date="2017-02-04T14:52:00Z">
        <w:r>
          <w:fldChar w:fldCharType="end"/>
        </w:r>
        <w:r>
          <w:t xml:space="preserve"> - Tela inicial do </w:t>
        </w:r>
        <w:proofErr w:type="spellStart"/>
        <w:r>
          <w:t>Firebase</w:t>
        </w:r>
        <w:proofErr w:type="spellEnd"/>
      </w:ins>
    </w:p>
    <w:p w14:paraId="3EE5E1B8" w14:textId="5CD14720" w:rsidR="003A35A5" w:rsidRPr="00552719" w:rsidRDefault="00177F89" w:rsidP="00062F1D">
      <w:pPr>
        <w:jc w:val="center"/>
      </w:pPr>
      <w:r>
        <w:rPr>
          <w:rStyle w:val="Refdecomentrio"/>
        </w:rPr>
        <w:commentReference w:id="217"/>
      </w:r>
      <w:commentRangeEnd w:id="218"/>
      <w:r w:rsidR="000E36CE">
        <w:rPr>
          <w:rStyle w:val="Refdecomentrio"/>
        </w:rPr>
        <w:commentReference w:id="218"/>
      </w:r>
    </w:p>
    <w:p w14:paraId="64FC9AC0" w14:textId="217F9453" w:rsidR="00EF76CF" w:rsidRPr="00062F1D" w:rsidRDefault="00EF76CF" w:rsidP="00062F1D">
      <w:pPr>
        <w:pStyle w:val="PargrafodaLista"/>
        <w:numPr>
          <w:ilvl w:val="0"/>
          <w:numId w:val="45"/>
        </w:numPr>
      </w:pPr>
      <w:r w:rsidRPr="00552719">
        <w:t xml:space="preserve">Faça </w:t>
      </w:r>
      <w:proofErr w:type="spellStart"/>
      <w:r w:rsidRPr="00177F89">
        <w:rPr>
          <w:i/>
        </w:rPr>
        <w:t>login</w:t>
      </w:r>
      <w:proofErr w:type="spellEnd"/>
      <w:r w:rsidRPr="00552719">
        <w:t xml:space="preserve"> com sua conta </w:t>
      </w:r>
      <w:proofErr w:type="spellStart"/>
      <w:r w:rsidRPr="00552719">
        <w:t>google</w:t>
      </w:r>
      <w:proofErr w:type="spellEnd"/>
      <w:r w:rsidRPr="00552719">
        <w:t>:</w:t>
      </w:r>
      <w:r w:rsidRPr="00552719">
        <w:rPr>
          <w:rFonts w:ascii="MS Mincho" w:eastAsia="MS Mincho" w:hAnsi="MS Mincho" w:cs="MS Mincho"/>
        </w:rPr>
        <w:t> </w:t>
      </w:r>
    </w:p>
    <w:p w14:paraId="5DA4CE36" w14:textId="77777777" w:rsidR="000E36CE" w:rsidRDefault="00D059C5" w:rsidP="000E36CE">
      <w:pPr>
        <w:keepNext/>
        <w:jc w:val="center"/>
        <w:rPr>
          <w:ins w:id="224" w:author="Willian" w:date="2017-02-04T14:53:00Z"/>
        </w:rPr>
        <w:pPrChange w:id="225" w:author="Willian" w:date="2017-02-04T14:53:00Z">
          <w:pPr>
            <w:jc w:val="center"/>
          </w:pPr>
        </w:pPrChange>
      </w:pPr>
      <w:commentRangeStart w:id="226"/>
      <w:commentRangeStart w:id="227"/>
      <w:r w:rsidRPr="00062F1D">
        <w:rPr>
          <w:noProof/>
        </w:rPr>
        <w:drawing>
          <wp:inline distT="0" distB="0" distL="0" distR="0" wp14:anchorId="609D6ED4" wp14:editId="7D56A086">
            <wp:extent cx="5721985" cy="3458210"/>
            <wp:effectExtent l="0" t="0" r="0" b="0"/>
            <wp:docPr id="2" name="Imagem 2" descr="../../../../Desktop/Firebase/Captura%20de%20Tela%202016-11-27%20às%2010.23.13%20+%20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irebase/Captura%20de%20Tela%202016-11-27%20às%2010.23.13%20+%20Captu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3458210"/>
                    </a:xfrm>
                    <a:prstGeom prst="rect">
                      <a:avLst/>
                    </a:prstGeom>
                    <a:noFill/>
                    <a:ln>
                      <a:noFill/>
                    </a:ln>
                  </pic:spPr>
                </pic:pic>
              </a:graphicData>
            </a:graphic>
          </wp:inline>
        </w:drawing>
      </w:r>
      <w:commentRangeEnd w:id="226"/>
      <w:commentRangeEnd w:id="227"/>
    </w:p>
    <w:p w14:paraId="1687D7F1" w14:textId="193CF754" w:rsidR="000E36CE" w:rsidRDefault="000E36CE" w:rsidP="000E36CE">
      <w:pPr>
        <w:pStyle w:val="Legenda"/>
        <w:jc w:val="center"/>
        <w:rPr>
          <w:ins w:id="228" w:author="Willian" w:date="2017-02-04T14:53:00Z"/>
        </w:rPr>
        <w:pPrChange w:id="229" w:author="Willian" w:date="2017-02-04T14:53:00Z">
          <w:pPr>
            <w:pStyle w:val="Legenda"/>
          </w:pPr>
        </w:pPrChange>
      </w:pPr>
      <w:ins w:id="230" w:author="Willian" w:date="2017-02-04T14:53:00Z">
        <w:r>
          <w:t xml:space="preserve">Figura </w:t>
        </w:r>
        <w:r>
          <w:fldChar w:fldCharType="begin"/>
        </w:r>
        <w:r>
          <w:instrText xml:space="preserve"> SEQ Figura \* ARABIC </w:instrText>
        </w:r>
      </w:ins>
      <w:r>
        <w:fldChar w:fldCharType="separate"/>
      </w:r>
      <w:ins w:id="231" w:author="Willian" w:date="2017-02-04T15:07:00Z">
        <w:r w:rsidR="00436949">
          <w:rPr>
            <w:noProof/>
          </w:rPr>
          <w:t>2</w:t>
        </w:r>
      </w:ins>
      <w:ins w:id="232" w:author="Willian" w:date="2017-02-04T14:53:00Z">
        <w:r>
          <w:fldChar w:fldCharType="end"/>
        </w:r>
        <w:r w:rsidRPr="00F021AD">
          <w:t xml:space="preserve"> - </w:t>
        </w:r>
        <w:r>
          <w:t xml:space="preserve">Localização do botão de </w:t>
        </w:r>
        <w:proofErr w:type="spellStart"/>
        <w:r>
          <w:t>Login</w:t>
        </w:r>
        <w:proofErr w:type="spellEnd"/>
      </w:ins>
    </w:p>
    <w:p w14:paraId="5E1167FE" w14:textId="2EC8850B" w:rsidR="009C1FBC" w:rsidRPr="00552719" w:rsidRDefault="00177F89" w:rsidP="00062F1D">
      <w:pPr>
        <w:jc w:val="center"/>
      </w:pPr>
      <w:r>
        <w:rPr>
          <w:rStyle w:val="Refdecomentrio"/>
        </w:rPr>
        <w:commentReference w:id="226"/>
      </w:r>
      <w:r w:rsidR="000E36CE">
        <w:rPr>
          <w:rStyle w:val="Refdecomentrio"/>
        </w:rPr>
        <w:commentReference w:id="227"/>
      </w:r>
    </w:p>
    <w:p w14:paraId="6FB01858" w14:textId="3F1E923B" w:rsidR="00EF76CF" w:rsidRPr="00062F1D" w:rsidRDefault="00EF76CF" w:rsidP="00062F1D">
      <w:pPr>
        <w:pStyle w:val="PargrafodaLista"/>
        <w:numPr>
          <w:ilvl w:val="0"/>
          <w:numId w:val="45"/>
        </w:numPr>
      </w:pPr>
      <w:r w:rsidRPr="00552719">
        <w:lastRenderedPageBreak/>
        <w:t>Se você ainda não tem uma conta Google, crie uma</w:t>
      </w:r>
      <w:r w:rsidR="00D059C5" w:rsidRPr="00552719">
        <w:t>.</w:t>
      </w:r>
    </w:p>
    <w:p w14:paraId="459F57E6" w14:textId="1CE14DE4" w:rsidR="00EF76CF" w:rsidRPr="00062F1D" w:rsidRDefault="00EF76CF" w:rsidP="00062F1D">
      <w:pPr>
        <w:pStyle w:val="PargrafodaLista"/>
        <w:numPr>
          <w:ilvl w:val="0"/>
          <w:numId w:val="45"/>
        </w:numPr>
      </w:pPr>
      <w:r w:rsidRPr="00552719">
        <w:t xml:space="preserve">Ao fazer </w:t>
      </w:r>
      <w:proofErr w:type="spellStart"/>
      <w:r w:rsidRPr="00177F89">
        <w:rPr>
          <w:i/>
        </w:rPr>
        <w:t>login</w:t>
      </w:r>
      <w:proofErr w:type="spellEnd"/>
      <w:r w:rsidR="001C26D1" w:rsidRPr="00552719">
        <w:t xml:space="preserve">, você estará no </w:t>
      </w:r>
      <w:proofErr w:type="spellStart"/>
      <w:r w:rsidR="001C26D1" w:rsidRPr="00552719">
        <w:t>Firebase</w:t>
      </w:r>
      <w:proofErr w:type="spellEnd"/>
      <w:r w:rsidR="001C26D1" w:rsidRPr="00552719">
        <w:t xml:space="preserve"> Console. C</w:t>
      </w:r>
      <w:r w:rsidRPr="00552719">
        <w:t xml:space="preserve">lique na opção </w:t>
      </w:r>
      <w:r w:rsidRPr="00552719">
        <w:rPr>
          <w:b/>
          <w:bCs/>
        </w:rPr>
        <w:t>CRIAR NOVO PROJETO</w:t>
      </w:r>
      <w:r w:rsidRPr="00552719">
        <w:t>:</w:t>
      </w:r>
      <w:r w:rsidRPr="00552719">
        <w:rPr>
          <w:rFonts w:ascii="MS Mincho" w:eastAsia="MS Mincho" w:hAnsi="MS Mincho" w:cs="MS Mincho"/>
        </w:rPr>
        <w:t> </w:t>
      </w:r>
    </w:p>
    <w:p w14:paraId="3699CC42" w14:textId="77777777" w:rsidR="000E36CE" w:rsidRDefault="00D059C5" w:rsidP="000E36CE">
      <w:pPr>
        <w:keepNext/>
        <w:jc w:val="center"/>
        <w:rPr>
          <w:ins w:id="233" w:author="Willian" w:date="2017-02-04T14:54:00Z"/>
        </w:rPr>
        <w:pPrChange w:id="234" w:author="Willian" w:date="2017-02-04T14:54:00Z">
          <w:pPr>
            <w:jc w:val="center"/>
          </w:pPr>
        </w:pPrChange>
      </w:pPr>
      <w:commentRangeStart w:id="235"/>
      <w:commentRangeStart w:id="236"/>
      <w:r w:rsidRPr="00062F1D">
        <w:rPr>
          <w:noProof/>
        </w:rPr>
        <w:drawing>
          <wp:inline distT="0" distB="0" distL="0" distR="0" wp14:anchorId="51E552FC" wp14:editId="1FF5097F">
            <wp:extent cx="3085202" cy="2109734"/>
            <wp:effectExtent l="203200" t="203200" r="191770" b="201930"/>
            <wp:docPr id="3" name="Imagem 3" descr="../../../../Desktop/Firebase/Captura%20de%20Tela%202016-11-26%20às%2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rebase/Captura%20de%20Tela%202016-11-26%20às%2018.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4561" cy="2116134"/>
                    </a:xfrm>
                    <a:prstGeom prst="rect">
                      <a:avLst/>
                    </a:prstGeom>
                    <a:ln>
                      <a:noFill/>
                    </a:ln>
                    <a:effectLst>
                      <a:outerShdw blurRad="190500" algn="tl" rotWithShape="0">
                        <a:srgbClr val="000000">
                          <a:alpha val="70000"/>
                        </a:srgbClr>
                      </a:outerShdw>
                    </a:effectLst>
                  </pic:spPr>
                </pic:pic>
              </a:graphicData>
            </a:graphic>
          </wp:inline>
        </w:drawing>
      </w:r>
      <w:commentRangeEnd w:id="235"/>
    </w:p>
    <w:p w14:paraId="6FD0C1E8" w14:textId="5123083A" w:rsidR="000E36CE" w:rsidRDefault="000E36CE" w:rsidP="000E36CE">
      <w:pPr>
        <w:pStyle w:val="Legenda"/>
        <w:jc w:val="center"/>
        <w:rPr>
          <w:ins w:id="237" w:author="Willian" w:date="2017-02-04T14:54:00Z"/>
        </w:rPr>
        <w:pPrChange w:id="238" w:author="Willian" w:date="2017-02-04T14:54:00Z">
          <w:pPr>
            <w:pStyle w:val="Legenda"/>
          </w:pPr>
        </w:pPrChange>
      </w:pPr>
      <w:ins w:id="239" w:author="Willian" w:date="2017-02-04T14:54:00Z">
        <w:r>
          <w:t xml:space="preserve">Figura </w:t>
        </w:r>
        <w:r>
          <w:fldChar w:fldCharType="begin"/>
        </w:r>
        <w:r>
          <w:instrText xml:space="preserve"> SEQ Figura \* ARABIC </w:instrText>
        </w:r>
      </w:ins>
      <w:r>
        <w:fldChar w:fldCharType="separate"/>
      </w:r>
      <w:ins w:id="240" w:author="Willian" w:date="2017-02-04T15:07:00Z">
        <w:r w:rsidR="00436949">
          <w:rPr>
            <w:noProof/>
          </w:rPr>
          <w:t>3</w:t>
        </w:r>
      </w:ins>
      <w:ins w:id="241" w:author="Willian" w:date="2017-02-04T14:54:00Z">
        <w:r>
          <w:fldChar w:fldCharType="end"/>
        </w:r>
        <w:r w:rsidRPr="004327F0">
          <w:t xml:space="preserve"> - </w:t>
        </w:r>
        <w:r>
          <w:t>Localização da opção de criação de um novo projeto</w:t>
        </w:r>
      </w:ins>
    </w:p>
    <w:p w14:paraId="12DCA8FE" w14:textId="12A09C53" w:rsidR="00D059C5" w:rsidRPr="00062F1D" w:rsidRDefault="00177F89" w:rsidP="00062F1D">
      <w:pPr>
        <w:jc w:val="center"/>
      </w:pPr>
      <w:r>
        <w:rPr>
          <w:rStyle w:val="Refdecomentrio"/>
        </w:rPr>
        <w:commentReference w:id="235"/>
      </w:r>
      <w:commentRangeEnd w:id="236"/>
      <w:r w:rsidR="000E36CE">
        <w:rPr>
          <w:rStyle w:val="Refdecomentrio"/>
        </w:rPr>
        <w:commentReference w:id="236"/>
      </w:r>
    </w:p>
    <w:p w14:paraId="167A01D0" w14:textId="4A639581" w:rsidR="00D059C5" w:rsidRPr="00062F1D" w:rsidRDefault="00EF76CF" w:rsidP="00062F1D">
      <w:pPr>
        <w:pStyle w:val="PargrafodaLista"/>
        <w:numPr>
          <w:ilvl w:val="0"/>
          <w:numId w:val="45"/>
        </w:numPr>
      </w:pPr>
      <w:r w:rsidRPr="00552719">
        <w:t xml:space="preserve">Escolha o nome </w:t>
      </w:r>
      <w:proofErr w:type="spellStart"/>
      <w:r w:rsidRPr="00552719">
        <w:rPr>
          <w:b/>
          <w:bCs/>
        </w:rPr>
        <w:t>MusicProject</w:t>
      </w:r>
      <w:proofErr w:type="spellEnd"/>
      <w:r w:rsidR="00D059C5" w:rsidRPr="00552719">
        <w:t>,</w:t>
      </w:r>
      <w:r w:rsidRPr="00552719">
        <w:t xml:space="preserve"> em </w:t>
      </w:r>
      <w:r w:rsidR="00D059C5" w:rsidRPr="00552719">
        <w:t xml:space="preserve">selecione </w:t>
      </w:r>
      <w:r w:rsidRPr="00552719">
        <w:t xml:space="preserve">País/Região o </w:t>
      </w:r>
      <w:r w:rsidRPr="00552719">
        <w:rPr>
          <w:b/>
          <w:bCs/>
        </w:rPr>
        <w:t>Brasil</w:t>
      </w:r>
      <w:r w:rsidR="00D059C5" w:rsidRPr="00552719">
        <w:rPr>
          <w:b/>
          <w:bCs/>
        </w:rPr>
        <w:t xml:space="preserve"> </w:t>
      </w:r>
      <w:r w:rsidR="00D059C5" w:rsidRPr="00552719">
        <w:rPr>
          <w:bCs/>
        </w:rPr>
        <w:t xml:space="preserve">e clique em </w:t>
      </w:r>
      <w:r w:rsidR="00D059C5" w:rsidRPr="00552719">
        <w:rPr>
          <w:b/>
          <w:bCs/>
        </w:rPr>
        <w:t>CRIAR PROJETO:</w:t>
      </w:r>
    </w:p>
    <w:p w14:paraId="598BE301" w14:textId="77777777" w:rsidR="000E36CE" w:rsidRDefault="00EF76CF" w:rsidP="000E36CE">
      <w:pPr>
        <w:keepNext/>
        <w:jc w:val="center"/>
        <w:rPr>
          <w:ins w:id="242" w:author="Willian" w:date="2017-02-04T14:54:00Z"/>
        </w:rPr>
        <w:pPrChange w:id="243" w:author="Willian" w:date="2017-02-04T14:54:00Z">
          <w:pPr>
            <w:jc w:val="center"/>
          </w:pPr>
        </w:pPrChange>
      </w:pPr>
      <w:r w:rsidRPr="00062F1D">
        <w:rPr>
          <w:rFonts w:ascii="MS Mincho" w:eastAsia="MS Mincho" w:hAnsi="MS Mincho" w:cs="MS Mincho"/>
        </w:rPr>
        <w:t> </w:t>
      </w:r>
      <w:commentRangeStart w:id="244"/>
      <w:commentRangeStart w:id="245"/>
      <w:r w:rsidR="00D059C5" w:rsidRPr="00062F1D">
        <w:rPr>
          <w:noProof/>
        </w:rPr>
        <w:drawing>
          <wp:inline distT="0" distB="0" distL="0" distR="0" wp14:anchorId="40ACFBEE" wp14:editId="253359A3">
            <wp:extent cx="3023235" cy="3215690"/>
            <wp:effectExtent l="0" t="0" r="0" b="10160"/>
            <wp:docPr id="4" name="Imagem 4" descr="../../../../Desktop/Firebase/Captura%20de%20Tela%202016-11-26%20às%2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rebase/Captura%20de%20Tela%202016-11-26%20às%2018.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4" cy="3221773"/>
                    </a:xfrm>
                    <a:prstGeom prst="rect">
                      <a:avLst/>
                    </a:prstGeom>
                    <a:noFill/>
                    <a:ln>
                      <a:noFill/>
                    </a:ln>
                  </pic:spPr>
                </pic:pic>
              </a:graphicData>
            </a:graphic>
          </wp:inline>
        </w:drawing>
      </w:r>
      <w:commentRangeEnd w:id="244"/>
      <w:commentRangeEnd w:id="245"/>
    </w:p>
    <w:p w14:paraId="66908AAE" w14:textId="027EA0AF" w:rsidR="000E36CE" w:rsidRDefault="000E36CE" w:rsidP="000E36CE">
      <w:pPr>
        <w:pStyle w:val="Legenda"/>
        <w:jc w:val="center"/>
        <w:rPr>
          <w:ins w:id="246" w:author="Willian" w:date="2017-02-04T14:54:00Z"/>
        </w:rPr>
        <w:pPrChange w:id="247" w:author="Willian" w:date="2017-02-04T14:54:00Z">
          <w:pPr>
            <w:pStyle w:val="Legenda"/>
          </w:pPr>
        </w:pPrChange>
      </w:pPr>
      <w:ins w:id="248" w:author="Willian" w:date="2017-02-04T14:54:00Z">
        <w:r>
          <w:t xml:space="preserve">Figura </w:t>
        </w:r>
        <w:r>
          <w:fldChar w:fldCharType="begin"/>
        </w:r>
        <w:r>
          <w:instrText xml:space="preserve"> SEQ Figura \* ARABIC </w:instrText>
        </w:r>
      </w:ins>
      <w:r>
        <w:fldChar w:fldCharType="separate"/>
      </w:r>
      <w:ins w:id="249" w:author="Willian" w:date="2017-02-04T15:07:00Z">
        <w:r w:rsidR="00436949">
          <w:rPr>
            <w:noProof/>
          </w:rPr>
          <w:t>4</w:t>
        </w:r>
      </w:ins>
      <w:ins w:id="250" w:author="Willian" w:date="2017-02-04T14:54:00Z">
        <w:r>
          <w:fldChar w:fldCharType="end"/>
        </w:r>
        <w:r w:rsidRPr="00FE2F1E">
          <w:t xml:space="preserve"> - </w:t>
        </w:r>
        <w:r>
          <w:t>Criando um novo projeto</w:t>
        </w:r>
      </w:ins>
    </w:p>
    <w:p w14:paraId="2103B717" w14:textId="55DB4FA9" w:rsidR="00EF76CF" w:rsidRPr="00062F1D" w:rsidRDefault="00177F89" w:rsidP="00062F1D">
      <w:pPr>
        <w:jc w:val="center"/>
      </w:pPr>
      <w:r>
        <w:rPr>
          <w:rStyle w:val="Refdecomentrio"/>
        </w:rPr>
        <w:commentReference w:id="244"/>
      </w:r>
      <w:r w:rsidR="000E36CE">
        <w:rPr>
          <w:rStyle w:val="Refdecomentrio"/>
        </w:rPr>
        <w:commentReference w:id="245"/>
      </w:r>
    </w:p>
    <w:p w14:paraId="328978F4" w14:textId="2693C15A" w:rsidR="00EF76CF" w:rsidRPr="00062F1D" w:rsidRDefault="00EF76CF" w:rsidP="00062F1D">
      <w:pPr>
        <w:pStyle w:val="PargrafodaLista"/>
        <w:numPr>
          <w:ilvl w:val="0"/>
          <w:numId w:val="45"/>
        </w:numPr>
      </w:pPr>
      <w:r w:rsidRPr="00552719">
        <w:t>O projeto estará criado e a seguinte tela irá aparecer:</w:t>
      </w:r>
      <w:r w:rsidRPr="00552719">
        <w:rPr>
          <w:rFonts w:ascii="MS Mincho" w:eastAsia="MS Mincho" w:hAnsi="MS Mincho" w:cs="MS Mincho"/>
        </w:rPr>
        <w:t> </w:t>
      </w:r>
    </w:p>
    <w:p w14:paraId="3A11F978" w14:textId="77777777" w:rsidR="000E36CE" w:rsidRDefault="00D059C5" w:rsidP="000E36CE">
      <w:pPr>
        <w:keepNext/>
        <w:jc w:val="center"/>
        <w:rPr>
          <w:ins w:id="251" w:author="Willian" w:date="2017-02-04T14:54:00Z"/>
        </w:rPr>
        <w:pPrChange w:id="252" w:author="Willian" w:date="2017-02-04T14:54:00Z">
          <w:pPr>
            <w:jc w:val="center"/>
          </w:pPr>
        </w:pPrChange>
      </w:pPr>
      <w:commentRangeStart w:id="253"/>
      <w:commentRangeStart w:id="254"/>
      <w:r w:rsidRPr="00062F1D">
        <w:rPr>
          <w:noProof/>
        </w:rPr>
        <w:lastRenderedPageBreak/>
        <w:drawing>
          <wp:inline distT="0" distB="0" distL="0" distR="0" wp14:anchorId="56AC493D" wp14:editId="003203CC">
            <wp:extent cx="5730875" cy="5395595"/>
            <wp:effectExtent l="0" t="0" r="9525" b="0"/>
            <wp:docPr id="5" name="Imagem 5" descr="../../../../Desktop/Firebase/Captura%20de%20Tela%202016-11-26%20às%2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Firebase/Captura%20de%20Tela%202016-11-26%20às%2018.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5395595"/>
                    </a:xfrm>
                    <a:prstGeom prst="rect">
                      <a:avLst/>
                    </a:prstGeom>
                    <a:noFill/>
                    <a:ln>
                      <a:noFill/>
                    </a:ln>
                  </pic:spPr>
                </pic:pic>
              </a:graphicData>
            </a:graphic>
          </wp:inline>
        </w:drawing>
      </w:r>
      <w:commentRangeEnd w:id="253"/>
      <w:commentRangeEnd w:id="254"/>
    </w:p>
    <w:p w14:paraId="5E9C4051" w14:textId="40F658E5" w:rsidR="000E36CE" w:rsidRDefault="000E36CE" w:rsidP="000E36CE">
      <w:pPr>
        <w:pStyle w:val="Legenda"/>
        <w:jc w:val="center"/>
        <w:rPr>
          <w:ins w:id="255" w:author="Willian" w:date="2017-02-04T14:54:00Z"/>
        </w:rPr>
        <w:pPrChange w:id="256" w:author="Willian" w:date="2017-02-04T14:54:00Z">
          <w:pPr>
            <w:pStyle w:val="Legenda"/>
          </w:pPr>
        </w:pPrChange>
      </w:pPr>
      <w:ins w:id="257" w:author="Willian" w:date="2017-02-04T14:54:00Z">
        <w:r>
          <w:t xml:space="preserve">Figura </w:t>
        </w:r>
        <w:r>
          <w:fldChar w:fldCharType="begin"/>
        </w:r>
        <w:r>
          <w:instrText xml:space="preserve"> SEQ Figura \* ARABIC </w:instrText>
        </w:r>
      </w:ins>
      <w:r>
        <w:fldChar w:fldCharType="separate"/>
      </w:r>
      <w:ins w:id="258" w:author="Willian" w:date="2017-02-04T15:07:00Z">
        <w:r w:rsidR="00436949">
          <w:rPr>
            <w:noProof/>
          </w:rPr>
          <w:t>5</w:t>
        </w:r>
      </w:ins>
      <w:ins w:id="259" w:author="Willian" w:date="2017-02-04T14:54:00Z">
        <w:r>
          <w:fldChar w:fldCharType="end"/>
        </w:r>
        <w:r w:rsidRPr="006276AE">
          <w:t xml:space="preserve"> - </w:t>
        </w:r>
        <w:r>
          <w:t xml:space="preserve">Tela principal do </w:t>
        </w:r>
        <w:proofErr w:type="spellStart"/>
        <w:r>
          <w:t>Firebase</w:t>
        </w:r>
        <w:proofErr w:type="spellEnd"/>
        <w:r>
          <w:t xml:space="preserve"> Console</w:t>
        </w:r>
      </w:ins>
    </w:p>
    <w:p w14:paraId="3E027C36" w14:textId="0973C9D0" w:rsidR="00D059C5" w:rsidRPr="00552719" w:rsidRDefault="00177F89" w:rsidP="00062F1D">
      <w:pPr>
        <w:jc w:val="center"/>
      </w:pPr>
      <w:r>
        <w:rPr>
          <w:rStyle w:val="Refdecomentrio"/>
        </w:rPr>
        <w:commentReference w:id="253"/>
      </w:r>
      <w:r w:rsidR="00475F83">
        <w:rPr>
          <w:rStyle w:val="Refdecomentrio"/>
        </w:rPr>
        <w:commentReference w:id="254"/>
      </w:r>
    </w:p>
    <w:p w14:paraId="2FC9DE94" w14:textId="77777777" w:rsidR="001C26D1" w:rsidRPr="00552719" w:rsidRDefault="001C26D1" w:rsidP="00062F1D"/>
    <w:p w14:paraId="08C19E97" w14:textId="1D241371" w:rsidR="001C26D1" w:rsidRPr="00552719" w:rsidRDefault="001C26D1" w:rsidP="00062F1D">
      <w:r w:rsidRPr="00062F1D">
        <w:t>Com estes passos temos um projeto pronto para ser integrado nas plataformas iOS, Android e Web. Cada uma tem sua forma de integração. Aqui veremos como integrar em um aplicativo iOS.</w:t>
      </w:r>
    </w:p>
    <w:p w14:paraId="6D1D6E79" w14:textId="01177AE6" w:rsidR="001C26D1" w:rsidRPr="00552719" w:rsidRDefault="001C26D1" w:rsidP="00062F1D">
      <w:r w:rsidRPr="00062F1D">
        <w:t xml:space="preserve">Ao adicionar uma plataforma, começamos a receber dados analíticos provenientes dela. Após a configuração do projeto no </w:t>
      </w:r>
      <w:proofErr w:type="spellStart"/>
      <w:r w:rsidRPr="00062F1D">
        <w:t>Xcode</w:t>
      </w:r>
      <w:proofErr w:type="spellEnd"/>
      <w:r w:rsidRPr="00062F1D">
        <w:t xml:space="preserve">, o aplicativo passa a mandar dados básicos de seções para o </w:t>
      </w:r>
      <w:proofErr w:type="spellStart"/>
      <w:r w:rsidRPr="00062F1D">
        <w:t>Firebase</w:t>
      </w:r>
      <w:proofErr w:type="spellEnd"/>
      <w:r w:rsidRPr="00062F1D">
        <w:t xml:space="preserve">. Com isto você poderá gerenciar com mais precisão a taxa de uso do seu aplicativo para o grande público. </w:t>
      </w:r>
      <w:r w:rsidR="00124FC4" w:rsidRPr="00062F1D">
        <w:t>Neste curso não vamos focar nisso, mas pode ser interessante para um estudo futuro.</w:t>
      </w:r>
    </w:p>
    <w:p w14:paraId="5500C663" w14:textId="1FC9CB06" w:rsidR="00EF76CF" w:rsidRPr="00062F1D" w:rsidRDefault="00B34F3C" w:rsidP="00062F1D">
      <w:pPr>
        <w:pStyle w:val="Ttulo3"/>
      </w:pPr>
      <w:r w:rsidRPr="00062F1D">
        <w:t xml:space="preserve">Configurando o projeto no </w:t>
      </w:r>
      <w:proofErr w:type="spellStart"/>
      <w:r w:rsidRPr="00062F1D">
        <w:t>Xc</w:t>
      </w:r>
      <w:r w:rsidR="00EF76CF" w:rsidRPr="00062F1D">
        <w:t>ode</w:t>
      </w:r>
      <w:proofErr w:type="spellEnd"/>
    </w:p>
    <w:p w14:paraId="244C34F8" w14:textId="7FC49122" w:rsidR="00124FC4" w:rsidRPr="00552719" w:rsidRDefault="00124FC4" w:rsidP="00062F1D">
      <w:r w:rsidRPr="00062F1D">
        <w:t xml:space="preserve">O </w:t>
      </w:r>
      <w:proofErr w:type="spellStart"/>
      <w:r w:rsidRPr="00062F1D">
        <w:t>Firebase</w:t>
      </w:r>
      <w:proofErr w:type="spellEnd"/>
      <w:r w:rsidRPr="00062F1D">
        <w:t xml:space="preserve"> console agora precisa se comunicar com o aplicativo para obter dados básicos e para que os componentes que iremos utilizar futuramente funcionem corretamente. </w:t>
      </w:r>
      <w:r w:rsidR="00B34F3C" w:rsidRPr="00062F1D">
        <w:t xml:space="preserve">Vamos então aplicar as configurações no nosso </w:t>
      </w:r>
      <w:proofErr w:type="spellStart"/>
      <w:r w:rsidR="00B34F3C" w:rsidRPr="00177F89">
        <w:rPr>
          <w:i/>
        </w:rPr>
        <w:t>app</w:t>
      </w:r>
      <w:proofErr w:type="spellEnd"/>
      <w:r w:rsidR="00B34F3C" w:rsidRPr="00062F1D">
        <w:t>.</w:t>
      </w:r>
    </w:p>
    <w:p w14:paraId="3E055CF4" w14:textId="77777777" w:rsidR="00EF76CF" w:rsidRPr="00062F1D" w:rsidRDefault="00EF76CF" w:rsidP="00062F1D">
      <w:pPr>
        <w:pStyle w:val="PargrafodaLista"/>
        <w:numPr>
          <w:ilvl w:val="0"/>
          <w:numId w:val="46"/>
        </w:numPr>
      </w:pPr>
      <w:r w:rsidRPr="00552719">
        <w:t xml:space="preserve">Clique na opção </w:t>
      </w:r>
      <w:r w:rsidRPr="00062F1D">
        <w:rPr>
          <w:b/>
        </w:rPr>
        <w:t xml:space="preserve">Adicionar </w:t>
      </w:r>
      <w:proofErr w:type="spellStart"/>
      <w:r w:rsidRPr="00062F1D">
        <w:rPr>
          <w:b/>
        </w:rPr>
        <w:t>Firebase</w:t>
      </w:r>
      <w:proofErr w:type="spellEnd"/>
      <w:r w:rsidRPr="00062F1D">
        <w:rPr>
          <w:b/>
        </w:rPr>
        <w:t xml:space="preserve"> ao seu aplicativo iOS</w:t>
      </w:r>
      <w:r w:rsidRPr="00552719">
        <w:t>.</w:t>
      </w:r>
      <w:r w:rsidRPr="00552719">
        <w:rPr>
          <w:rFonts w:ascii="MS Mincho" w:eastAsia="MS Mincho" w:hAnsi="MS Mincho" w:cs="MS Mincho"/>
        </w:rPr>
        <w:t> </w:t>
      </w:r>
    </w:p>
    <w:p w14:paraId="6017EB9D" w14:textId="77777777" w:rsidR="00475F83" w:rsidRDefault="00D059C5" w:rsidP="00475F83">
      <w:pPr>
        <w:keepNext/>
        <w:jc w:val="center"/>
        <w:rPr>
          <w:ins w:id="260" w:author="Willian" w:date="2017-02-04T14:56:00Z"/>
        </w:rPr>
        <w:pPrChange w:id="261" w:author="Willian" w:date="2017-02-04T14:56:00Z">
          <w:pPr>
            <w:jc w:val="center"/>
          </w:pPr>
        </w:pPrChange>
      </w:pPr>
      <w:commentRangeStart w:id="262"/>
      <w:commentRangeStart w:id="263"/>
      <w:r w:rsidRPr="00062F1D">
        <w:rPr>
          <w:noProof/>
        </w:rPr>
        <w:lastRenderedPageBreak/>
        <w:drawing>
          <wp:inline distT="0" distB="0" distL="0" distR="0" wp14:anchorId="42320E6D" wp14:editId="7FB18F5B">
            <wp:extent cx="1467136" cy="1589160"/>
            <wp:effectExtent l="0" t="0" r="6350" b="11430"/>
            <wp:docPr id="6" name="Imagem 6" descr="../../../../Desktop/Firebase/Captura%20de%20Tela%202016-11-27%20às%20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Firebase/Captura%20de%20Tela%202016-11-27%20às%2009.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6385" cy="1599178"/>
                    </a:xfrm>
                    <a:prstGeom prst="rect">
                      <a:avLst/>
                    </a:prstGeom>
                    <a:noFill/>
                    <a:ln>
                      <a:noFill/>
                    </a:ln>
                  </pic:spPr>
                </pic:pic>
              </a:graphicData>
            </a:graphic>
          </wp:inline>
        </w:drawing>
      </w:r>
      <w:commentRangeEnd w:id="262"/>
      <w:commentRangeEnd w:id="263"/>
    </w:p>
    <w:p w14:paraId="10B6D562" w14:textId="14B6E7B7" w:rsidR="00475F83" w:rsidRDefault="00475F83" w:rsidP="00475F83">
      <w:pPr>
        <w:pStyle w:val="Legenda"/>
        <w:jc w:val="center"/>
        <w:rPr>
          <w:ins w:id="264" w:author="Willian" w:date="2017-02-04T14:56:00Z"/>
        </w:rPr>
        <w:pPrChange w:id="265" w:author="Willian" w:date="2017-02-04T14:56:00Z">
          <w:pPr>
            <w:pStyle w:val="Legenda"/>
          </w:pPr>
        </w:pPrChange>
      </w:pPr>
      <w:ins w:id="266" w:author="Willian" w:date="2017-02-04T14:56:00Z">
        <w:r>
          <w:t xml:space="preserve">Figura </w:t>
        </w:r>
        <w:r>
          <w:fldChar w:fldCharType="begin"/>
        </w:r>
        <w:r>
          <w:instrText xml:space="preserve"> SEQ Figura \* ARABIC </w:instrText>
        </w:r>
      </w:ins>
      <w:r>
        <w:fldChar w:fldCharType="separate"/>
      </w:r>
      <w:ins w:id="267" w:author="Willian" w:date="2017-02-04T15:07:00Z">
        <w:r w:rsidR="00436949">
          <w:rPr>
            <w:noProof/>
          </w:rPr>
          <w:t>6</w:t>
        </w:r>
      </w:ins>
      <w:ins w:id="268" w:author="Willian" w:date="2017-02-04T14:56:00Z">
        <w:r>
          <w:fldChar w:fldCharType="end"/>
        </w:r>
        <w:r w:rsidRPr="00BF2147">
          <w:t xml:space="preserve"> - </w:t>
        </w:r>
        <w:r>
          <w:t>Localização do botão de adição de aplicativo iOS</w:t>
        </w:r>
      </w:ins>
    </w:p>
    <w:p w14:paraId="1C79E006" w14:textId="57D6A229" w:rsidR="00D059C5" w:rsidRPr="00062F1D" w:rsidRDefault="00177F89" w:rsidP="00062F1D">
      <w:pPr>
        <w:jc w:val="center"/>
      </w:pPr>
      <w:r>
        <w:rPr>
          <w:rStyle w:val="Refdecomentrio"/>
        </w:rPr>
        <w:commentReference w:id="262"/>
      </w:r>
      <w:r w:rsidR="00475F83">
        <w:rPr>
          <w:rStyle w:val="Refdecomentrio"/>
        </w:rPr>
        <w:commentReference w:id="263"/>
      </w:r>
    </w:p>
    <w:p w14:paraId="076D77F6" w14:textId="77777777" w:rsidR="00EF76CF" w:rsidRPr="00062F1D" w:rsidRDefault="00EF76CF" w:rsidP="00062F1D">
      <w:pPr>
        <w:pStyle w:val="PargrafodaLista"/>
        <w:numPr>
          <w:ilvl w:val="0"/>
          <w:numId w:val="46"/>
        </w:numPr>
      </w:pPr>
      <w:r w:rsidRPr="00552719">
        <w:t xml:space="preserve">Na seguinte tela você terá que preencher apenas o campo </w:t>
      </w:r>
      <w:r w:rsidRPr="00062F1D">
        <w:rPr>
          <w:b/>
        </w:rPr>
        <w:t>Código do pacote do iOS</w:t>
      </w:r>
      <w:r w:rsidRPr="00552719">
        <w:t>. Veremos onde conseguir esta informação no passo seguinte.</w:t>
      </w:r>
      <w:r w:rsidRPr="00552719">
        <w:rPr>
          <w:rFonts w:ascii="MS Mincho" w:eastAsia="MS Mincho" w:hAnsi="MS Mincho" w:cs="MS Mincho"/>
        </w:rPr>
        <w:t> </w:t>
      </w:r>
    </w:p>
    <w:p w14:paraId="66EB03D0" w14:textId="77777777" w:rsidR="00475F83" w:rsidRDefault="00D059C5" w:rsidP="00475F83">
      <w:pPr>
        <w:keepNext/>
        <w:jc w:val="center"/>
        <w:rPr>
          <w:ins w:id="269" w:author="Willian" w:date="2017-02-04T14:56:00Z"/>
        </w:rPr>
        <w:pPrChange w:id="270" w:author="Willian" w:date="2017-02-04T14:56:00Z">
          <w:pPr>
            <w:jc w:val="center"/>
          </w:pPr>
        </w:pPrChange>
      </w:pPr>
      <w:commentRangeStart w:id="271"/>
      <w:commentRangeStart w:id="272"/>
      <w:r w:rsidRPr="00062F1D">
        <w:rPr>
          <w:noProof/>
        </w:rPr>
        <w:drawing>
          <wp:inline distT="0" distB="0" distL="0" distR="0" wp14:anchorId="35710A7B" wp14:editId="080E9A0A">
            <wp:extent cx="4054222" cy="4323306"/>
            <wp:effectExtent l="0" t="0" r="10160" b="0"/>
            <wp:docPr id="7" name="Imagem 7" descr="../../../../Desktop/Firebase/Captura%20de%20Tela%202016-11-27%20às%20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Firebase/Captura%20de%20Tela%202016-11-27%20às%2009.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5911" cy="4325107"/>
                    </a:xfrm>
                    <a:prstGeom prst="rect">
                      <a:avLst/>
                    </a:prstGeom>
                    <a:noFill/>
                    <a:ln>
                      <a:noFill/>
                    </a:ln>
                  </pic:spPr>
                </pic:pic>
              </a:graphicData>
            </a:graphic>
          </wp:inline>
        </w:drawing>
      </w:r>
      <w:commentRangeEnd w:id="271"/>
    </w:p>
    <w:p w14:paraId="28093B83" w14:textId="56810B5D" w:rsidR="00475F83" w:rsidRDefault="00475F83" w:rsidP="00475F83">
      <w:pPr>
        <w:pStyle w:val="Legenda"/>
        <w:jc w:val="center"/>
        <w:rPr>
          <w:ins w:id="273" w:author="Willian" w:date="2017-02-04T14:56:00Z"/>
        </w:rPr>
        <w:pPrChange w:id="274" w:author="Willian" w:date="2017-02-04T14:56:00Z">
          <w:pPr>
            <w:pStyle w:val="Legenda"/>
          </w:pPr>
        </w:pPrChange>
      </w:pPr>
      <w:ins w:id="275" w:author="Willian" w:date="2017-02-04T14:56:00Z">
        <w:r>
          <w:t xml:space="preserve">Figura </w:t>
        </w:r>
        <w:r>
          <w:fldChar w:fldCharType="begin"/>
        </w:r>
        <w:r>
          <w:instrText xml:space="preserve"> SEQ Figura \* ARABIC </w:instrText>
        </w:r>
      </w:ins>
      <w:r>
        <w:fldChar w:fldCharType="separate"/>
      </w:r>
      <w:ins w:id="276" w:author="Willian" w:date="2017-02-04T15:07:00Z">
        <w:r w:rsidR="00436949">
          <w:rPr>
            <w:noProof/>
          </w:rPr>
          <w:t>7</w:t>
        </w:r>
      </w:ins>
      <w:ins w:id="277" w:author="Willian" w:date="2017-02-04T14:56:00Z">
        <w:r>
          <w:fldChar w:fldCharType="end"/>
        </w:r>
        <w:r>
          <w:t xml:space="preserve"> - Inserindo dados necessários para aplicativo iOS</w:t>
        </w:r>
      </w:ins>
    </w:p>
    <w:p w14:paraId="59D580FB" w14:textId="27AE5B23" w:rsidR="00D059C5" w:rsidRPr="00062F1D" w:rsidRDefault="00177F89" w:rsidP="00062F1D">
      <w:pPr>
        <w:jc w:val="center"/>
      </w:pPr>
      <w:r>
        <w:rPr>
          <w:rStyle w:val="Refdecomentrio"/>
        </w:rPr>
        <w:commentReference w:id="271"/>
      </w:r>
      <w:commentRangeEnd w:id="272"/>
      <w:r w:rsidR="00475F83">
        <w:rPr>
          <w:rStyle w:val="Refdecomentrio"/>
        </w:rPr>
        <w:commentReference w:id="272"/>
      </w:r>
    </w:p>
    <w:p w14:paraId="48F11165" w14:textId="77777777" w:rsidR="00EF76CF" w:rsidRPr="00062F1D" w:rsidRDefault="00EF76CF" w:rsidP="00062F1D">
      <w:pPr>
        <w:pStyle w:val="PargrafodaLista"/>
        <w:numPr>
          <w:ilvl w:val="0"/>
          <w:numId w:val="46"/>
        </w:numPr>
      </w:pPr>
      <w:r w:rsidRPr="00552719">
        <w:t xml:space="preserve">O código do pacote do iOS pode ser encontrado no seu projeto do </w:t>
      </w:r>
      <w:proofErr w:type="spellStart"/>
      <w:r w:rsidRPr="00552719">
        <w:t>Xcode</w:t>
      </w:r>
      <w:proofErr w:type="spellEnd"/>
      <w:r w:rsidRPr="00552719">
        <w:t>, então:</w:t>
      </w:r>
      <w:r w:rsidRPr="00552719">
        <w:rPr>
          <w:rFonts w:ascii="MS Mincho" w:eastAsia="MS Mincho" w:hAnsi="MS Mincho" w:cs="MS Mincho"/>
        </w:rPr>
        <w:t> </w:t>
      </w:r>
    </w:p>
    <w:p w14:paraId="44AE6874" w14:textId="77777777" w:rsidR="00EF76CF" w:rsidRPr="00062F1D" w:rsidRDefault="00EF76CF" w:rsidP="00062F1D">
      <w:pPr>
        <w:pStyle w:val="PargrafodaLista"/>
        <w:numPr>
          <w:ilvl w:val="1"/>
          <w:numId w:val="46"/>
        </w:numPr>
      </w:pPr>
      <w:r w:rsidRPr="00552719">
        <w:t xml:space="preserve">Abra o projeto </w:t>
      </w:r>
      <w:proofErr w:type="spellStart"/>
      <w:r w:rsidRPr="00062F1D">
        <w:rPr>
          <w:b/>
        </w:rPr>
        <w:t>MusicProject</w:t>
      </w:r>
      <w:proofErr w:type="spellEnd"/>
      <w:r w:rsidRPr="00062F1D">
        <w:rPr>
          <w:b/>
        </w:rPr>
        <w:t xml:space="preserve"> do seu </w:t>
      </w:r>
      <w:proofErr w:type="spellStart"/>
      <w:r w:rsidRPr="00062F1D">
        <w:rPr>
          <w:b/>
        </w:rPr>
        <w:t>Xcode</w:t>
      </w:r>
      <w:proofErr w:type="spellEnd"/>
      <w:r w:rsidRPr="00552719">
        <w:t xml:space="preserve"> e localize o arquivo de configuração de projeto. Ele estará no topo do painel de navegação:</w:t>
      </w:r>
      <w:r w:rsidRPr="00552719">
        <w:rPr>
          <w:rFonts w:ascii="MS Mincho" w:eastAsia="MS Mincho" w:hAnsi="MS Mincho" w:cs="MS Mincho"/>
        </w:rPr>
        <w:t>  </w:t>
      </w:r>
    </w:p>
    <w:p w14:paraId="7FE1E040" w14:textId="77777777" w:rsidR="00475F83" w:rsidRDefault="00D059C5" w:rsidP="00475F83">
      <w:pPr>
        <w:keepNext/>
        <w:jc w:val="center"/>
        <w:rPr>
          <w:ins w:id="278" w:author="Willian" w:date="2017-02-04T14:57:00Z"/>
        </w:rPr>
        <w:pPrChange w:id="279" w:author="Willian" w:date="2017-02-04T14:57:00Z">
          <w:pPr>
            <w:jc w:val="center"/>
          </w:pPr>
        </w:pPrChange>
      </w:pPr>
      <w:commentRangeStart w:id="280"/>
      <w:commentRangeStart w:id="281"/>
      <w:r w:rsidRPr="00062F1D">
        <w:rPr>
          <w:noProof/>
        </w:rPr>
        <w:lastRenderedPageBreak/>
        <w:drawing>
          <wp:inline distT="0" distB="0" distL="0" distR="0" wp14:anchorId="5B25B0F7" wp14:editId="744F64C0">
            <wp:extent cx="2337435" cy="1443315"/>
            <wp:effectExtent l="0" t="0" r="0" b="5080"/>
            <wp:docPr id="8" name="Imagem 8" descr="../../../../Desktop/Firebase/Captura%20de%20Tela%202016-11-27%20às%20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Firebase/Captura%20de%20Tela%202016-11-27%20às%2009.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428" cy="1448868"/>
                    </a:xfrm>
                    <a:prstGeom prst="rect">
                      <a:avLst/>
                    </a:prstGeom>
                    <a:noFill/>
                    <a:ln>
                      <a:noFill/>
                    </a:ln>
                  </pic:spPr>
                </pic:pic>
              </a:graphicData>
            </a:graphic>
          </wp:inline>
        </w:drawing>
      </w:r>
      <w:commentRangeEnd w:id="280"/>
      <w:commentRangeEnd w:id="281"/>
    </w:p>
    <w:p w14:paraId="176503AB" w14:textId="7CB9E0D8" w:rsidR="00475F83" w:rsidRDefault="00475F83" w:rsidP="00475F83">
      <w:pPr>
        <w:pStyle w:val="Legenda"/>
        <w:jc w:val="center"/>
        <w:rPr>
          <w:ins w:id="282" w:author="Willian" w:date="2017-02-04T14:57:00Z"/>
        </w:rPr>
        <w:pPrChange w:id="283" w:author="Willian" w:date="2017-02-04T14:57:00Z">
          <w:pPr>
            <w:pStyle w:val="Legenda"/>
          </w:pPr>
        </w:pPrChange>
      </w:pPr>
      <w:ins w:id="284" w:author="Willian" w:date="2017-02-04T14:57:00Z">
        <w:r>
          <w:t xml:space="preserve">Figura </w:t>
        </w:r>
        <w:r>
          <w:fldChar w:fldCharType="begin"/>
        </w:r>
        <w:r>
          <w:instrText xml:space="preserve"> SEQ Figura \* ARABIC </w:instrText>
        </w:r>
      </w:ins>
      <w:r>
        <w:fldChar w:fldCharType="separate"/>
      </w:r>
      <w:ins w:id="285" w:author="Willian" w:date="2017-02-04T15:07:00Z">
        <w:r w:rsidR="00436949">
          <w:rPr>
            <w:noProof/>
          </w:rPr>
          <w:t>8</w:t>
        </w:r>
      </w:ins>
      <w:ins w:id="286" w:author="Willian" w:date="2017-02-04T14:57:00Z">
        <w:r>
          <w:fldChar w:fldCharType="end"/>
        </w:r>
        <w:r>
          <w:t xml:space="preserve"> - Localização do arquivo de configuração do projeto </w:t>
        </w:r>
        <w:proofErr w:type="spellStart"/>
        <w:r>
          <w:t>Xcode</w:t>
        </w:r>
        <w:proofErr w:type="spellEnd"/>
      </w:ins>
    </w:p>
    <w:p w14:paraId="333820EA" w14:textId="4422A35C" w:rsidR="00D059C5" w:rsidRPr="00062F1D" w:rsidRDefault="00177F89" w:rsidP="00062F1D">
      <w:pPr>
        <w:jc w:val="center"/>
      </w:pPr>
      <w:r>
        <w:rPr>
          <w:rStyle w:val="Refdecomentrio"/>
        </w:rPr>
        <w:commentReference w:id="280"/>
      </w:r>
      <w:r w:rsidR="00475F83">
        <w:rPr>
          <w:rStyle w:val="Refdecomentrio"/>
        </w:rPr>
        <w:commentReference w:id="281"/>
      </w:r>
    </w:p>
    <w:p w14:paraId="3C08EA70" w14:textId="29F4923B" w:rsidR="00EF76CF" w:rsidRPr="00062F1D" w:rsidRDefault="00EF76CF" w:rsidP="00062F1D">
      <w:pPr>
        <w:pStyle w:val="PargrafodaLista"/>
        <w:numPr>
          <w:ilvl w:val="1"/>
          <w:numId w:val="46"/>
        </w:numPr>
      </w:pPr>
      <w:r w:rsidRPr="00552719">
        <w:t>O arquivo terá esta aparência:</w:t>
      </w:r>
      <w:r w:rsidRPr="00552719">
        <w:rPr>
          <w:rFonts w:ascii="MS Mincho" w:eastAsia="MS Mincho" w:hAnsi="MS Mincho" w:cs="MS Mincho"/>
        </w:rPr>
        <w:t>  </w:t>
      </w:r>
    </w:p>
    <w:p w14:paraId="647A8125" w14:textId="77777777" w:rsidR="00475F83" w:rsidRDefault="00D059C5" w:rsidP="00475F83">
      <w:pPr>
        <w:keepNext/>
        <w:jc w:val="center"/>
        <w:rPr>
          <w:ins w:id="287" w:author="Willian" w:date="2017-02-04T14:57:00Z"/>
        </w:rPr>
        <w:pPrChange w:id="288" w:author="Willian" w:date="2017-02-04T14:57:00Z">
          <w:pPr>
            <w:jc w:val="center"/>
          </w:pPr>
        </w:pPrChange>
      </w:pPr>
      <w:commentRangeStart w:id="289"/>
      <w:commentRangeStart w:id="290"/>
      <w:r w:rsidRPr="00062F1D">
        <w:rPr>
          <w:noProof/>
        </w:rPr>
        <w:drawing>
          <wp:inline distT="0" distB="0" distL="0" distR="0" wp14:anchorId="73E0267D" wp14:editId="22527E5F">
            <wp:extent cx="5195818" cy="5031740"/>
            <wp:effectExtent l="0" t="0" r="11430" b="0"/>
            <wp:docPr id="9" name="Imagem 9" descr="../../../../Desktop/Firebase/Captura%20de%20Tela%202016-11-27%20às%2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Firebase/Captura%20de%20Tela%202016-11-27%20às%2009.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371" cy="5037118"/>
                    </a:xfrm>
                    <a:prstGeom prst="rect">
                      <a:avLst/>
                    </a:prstGeom>
                    <a:noFill/>
                    <a:ln>
                      <a:noFill/>
                    </a:ln>
                  </pic:spPr>
                </pic:pic>
              </a:graphicData>
            </a:graphic>
          </wp:inline>
        </w:drawing>
      </w:r>
      <w:commentRangeEnd w:id="289"/>
    </w:p>
    <w:p w14:paraId="726B3FE6" w14:textId="18B79F2D" w:rsidR="00475F83" w:rsidRDefault="00475F83" w:rsidP="00475F83">
      <w:pPr>
        <w:pStyle w:val="Legenda"/>
        <w:jc w:val="center"/>
        <w:rPr>
          <w:ins w:id="291" w:author="Willian" w:date="2017-02-04T14:57:00Z"/>
        </w:rPr>
        <w:pPrChange w:id="292" w:author="Willian" w:date="2017-02-04T14:57:00Z">
          <w:pPr>
            <w:pStyle w:val="Legenda"/>
          </w:pPr>
        </w:pPrChange>
      </w:pPr>
      <w:ins w:id="293" w:author="Willian" w:date="2017-02-04T14:57:00Z">
        <w:r>
          <w:t xml:space="preserve">Figura </w:t>
        </w:r>
        <w:r>
          <w:fldChar w:fldCharType="begin"/>
        </w:r>
        <w:r>
          <w:instrText xml:space="preserve"> SEQ Figura \* ARABIC </w:instrText>
        </w:r>
      </w:ins>
      <w:r>
        <w:fldChar w:fldCharType="separate"/>
      </w:r>
      <w:ins w:id="294" w:author="Willian" w:date="2017-02-04T15:07:00Z">
        <w:r w:rsidR="00436949">
          <w:rPr>
            <w:noProof/>
          </w:rPr>
          <w:t>9</w:t>
        </w:r>
      </w:ins>
      <w:ins w:id="295" w:author="Willian" w:date="2017-02-04T14:57:00Z">
        <w:r>
          <w:fldChar w:fldCharType="end"/>
        </w:r>
        <w:r>
          <w:t xml:space="preserve"> - Tela de configurações do projeto</w:t>
        </w:r>
      </w:ins>
    </w:p>
    <w:p w14:paraId="24D9031A" w14:textId="09A044C2" w:rsidR="00D059C5" w:rsidRPr="00062F1D" w:rsidRDefault="00177F89" w:rsidP="00062F1D">
      <w:pPr>
        <w:jc w:val="center"/>
      </w:pPr>
      <w:r>
        <w:rPr>
          <w:rStyle w:val="Refdecomentrio"/>
        </w:rPr>
        <w:commentReference w:id="289"/>
      </w:r>
      <w:commentRangeEnd w:id="290"/>
      <w:r w:rsidR="00475F83">
        <w:rPr>
          <w:rStyle w:val="Refdecomentrio"/>
        </w:rPr>
        <w:commentReference w:id="290"/>
      </w:r>
    </w:p>
    <w:p w14:paraId="3896F16C" w14:textId="77777777" w:rsidR="00EF76CF" w:rsidRPr="00062F1D" w:rsidRDefault="00EF76CF" w:rsidP="00062F1D">
      <w:pPr>
        <w:pStyle w:val="PargrafodaLista"/>
        <w:numPr>
          <w:ilvl w:val="1"/>
          <w:numId w:val="46"/>
        </w:numPr>
      </w:pPr>
      <w:r w:rsidRPr="00552719">
        <w:t xml:space="preserve">Agora basta pegarmos a informação que precisamos. Ela se encontra no campo </w:t>
      </w:r>
      <w:proofErr w:type="spellStart"/>
      <w:r w:rsidRPr="00062F1D">
        <w:rPr>
          <w:b/>
        </w:rPr>
        <w:t>Bundle</w:t>
      </w:r>
      <w:proofErr w:type="spellEnd"/>
      <w:r w:rsidRPr="00062F1D">
        <w:rPr>
          <w:b/>
        </w:rPr>
        <w:t xml:space="preserve"> ID</w:t>
      </w:r>
      <w:r w:rsidRPr="00552719">
        <w:t xml:space="preserve">. Copie-o para utilizarmos no </w:t>
      </w:r>
      <w:proofErr w:type="spellStart"/>
      <w:r w:rsidRPr="00552719">
        <w:t>Firebase</w:t>
      </w:r>
      <w:proofErr w:type="spellEnd"/>
      <w:r w:rsidRPr="00552719">
        <w:t>.</w:t>
      </w:r>
      <w:r w:rsidRPr="00552719">
        <w:rPr>
          <w:rFonts w:ascii="MS Mincho" w:eastAsia="MS Mincho" w:hAnsi="MS Mincho" w:cs="MS Mincho"/>
        </w:rPr>
        <w:t> </w:t>
      </w:r>
    </w:p>
    <w:p w14:paraId="2CEDEB35" w14:textId="77777777" w:rsidR="00475F83" w:rsidRDefault="00D059C5" w:rsidP="00475F83">
      <w:pPr>
        <w:keepNext/>
        <w:jc w:val="center"/>
        <w:rPr>
          <w:ins w:id="296" w:author="Willian" w:date="2017-02-04T14:58:00Z"/>
        </w:rPr>
        <w:pPrChange w:id="297" w:author="Willian" w:date="2017-02-04T14:58:00Z">
          <w:pPr>
            <w:jc w:val="center"/>
          </w:pPr>
        </w:pPrChange>
      </w:pPr>
      <w:commentRangeStart w:id="298"/>
      <w:r w:rsidRPr="00062F1D">
        <w:rPr>
          <w:noProof/>
        </w:rPr>
        <w:lastRenderedPageBreak/>
        <w:drawing>
          <wp:inline distT="0" distB="0" distL="0" distR="0" wp14:anchorId="3F2540A3" wp14:editId="107F7515">
            <wp:extent cx="3417061" cy="1311548"/>
            <wp:effectExtent l="0" t="0" r="12065" b="9525"/>
            <wp:docPr id="10" name="Imagem 10" descr="../../../../Desktop/Firebase/Captura%20de%20Tela%202016-11-27%20às%2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Firebase/Captura%20de%20Tela%202016-11-27%20às%2009.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941" cy="1317259"/>
                    </a:xfrm>
                    <a:prstGeom prst="rect">
                      <a:avLst/>
                    </a:prstGeom>
                    <a:noFill/>
                    <a:ln>
                      <a:noFill/>
                    </a:ln>
                  </pic:spPr>
                </pic:pic>
              </a:graphicData>
            </a:graphic>
          </wp:inline>
        </w:drawing>
      </w:r>
      <w:commentRangeEnd w:id="298"/>
    </w:p>
    <w:p w14:paraId="3E6523E0" w14:textId="3E24F8C2" w:rsidR="00475F83" w:rsidRDefault="00475F83" w:rsidP="00475F83">
      <w:pPr>
        <w:pStyle w:val="Legenda"/>
        <w:jc w:val="center"/>
        <w:rPr>
          <w:ins w:id="299" w:author="Willian" w:date="2017-02-04T14:58:00Z"/>
        </w:rPr>
        <w:pPrChange w:id="300" w:author="Willian" w:date="2017-02-04T14:58:00Z">
          <w:pPr>
            <w:pStyle w:val="Legenda"/>
          </w:pPr>
        </w:pPrChange>
      </w:pPr>
      <w:ins w:id="301" w:author="Willian" w:date="2017-02-04T14:58:00Z">
        <w:r>
          <w:t xml:space="preserve">Figura </w:t>
        </w:r>
        <w:r>
          <w:fldChar w:fldCharType="begin"/>
        </w:r>
        <w:r>
          <w:instrText xml:space="preserve"> SEQ Figura \* ARABIC </w:instrText>
        </w:r>
      </w:ins>
      <w:r>
        <w:fldChar w:fldCharType="separate"/>
      </w:r>
      <w:ins w:id="302" w:author="Willian" w:date="2017-02-04T15:07:00Z">
        <w:r w:rsidR="00436949">
          <w:rPr>
            <w:noProof/>
          </w:rPr>
          <w:t>10</w:t>
        </w:r>
      </w:ins>
      <w:ins w:id="303" w:author="Willian" w:date="2017-02-04T14:58:00Z">
        <w:r>
          <w:fldChar w:fldCharType="end"/>
        </w:r>
        <w:r>
          <w:t xml:space="preserve"> - Obtendo o </w:t>
        </w:r>
        <w:proofErr w:type="spellStart"/>
        <w:r>
          <w:t>Bundle</w:t>
        </w:r>
        <w:proofErr w:type="spellEnd"/>
        <w:r>
          <w:t xml:space="preserve"> ID</w:t>
        </w:r>
      </w:ins>
    </w:p>
    <w:p w14:paraId="51C6BF5A" w14:textId="38443D3C" w:rsidR="00D059C5" w:rsidRPr="00062F1D" w:rsidRDefault="00177F89" w:rsidP="00062F1D">
      <w:pPr>
        <w:jc w:val="center"/>
      </w:pPr>
      <w:r>
        <w:rPr>
          <w:rStyle w:val="Refdecomentrio"/>
        </w:rPr>
        <w:commentReference w:id="298"/>
      </w:r>
    </w:p>
    <w:p w14:paraId="40042406" w14:textId="77777777" w:rsidR="00EF76CF" w:rsidRPr="00062F1D" w:rsidRDefault="00EF76CF" w:rsidP="00062F1D">
      <w:pPr>
        <w:pStyle w:val="PargrafodaLista"/>
        <w:numPr>
          <w:ilvl w:val="0"/>
          <w:numId w:val="46"/>
        </w:numPr>
      </w:pPr>
      <w:r w:rsidRPr="00552719">
        <w:t xml:space="preserve">Voltando ao </w:t>
      </w:r>
      <w:proofErr w:type="spellStart"/>
      <w:r w:rsidRPr="00552719">
        <w:t>Firebase</w:t>
      </w:r>
      <w:proofErr w:type="spellEnd"/>
      <w:r w:rsidRPr="00552719">
        <w:t xml:space="preserve"> Console, insira </w:t>
      </w:r>
      <w:r w:rsidRPr="00062F1D">
        <w:rPr>
          <w:b/>
        </w:rPr>
        <w:t xml:space="preserve">o </w:t>
      </w:r>
      <w:proofErr w:type="spellStart"/>
      <w:r w:rsidRPr="00062F1D">
        <w:rPr>
          <w:b/>
        </w:rPr>
        <w:t>bundle</w:t>
      </w:r>
      <w:proofErr w:type="spellEnd"/>
      <w:r w:rsidRPr="00062F1D">
        <w:rPr>
          <w:b/>
        </w:rPr>
        <w:t xml:space="preserve"> ID</w:t>
      </w:r>
      <w:r w:rsidRPr="00552719">
        <w:t xml:space="preserve"> no campo</w:t>
      </w:r>
      <w:r w:rsidRPr="00062F1D">
        <w:rPr>
          <w:b/>
        </w:rPr>
        <w:t xml:space="preserve"> Código do pacote do iOS.</w:t>
      </w:r>
      <w:r w:rsidRPr="00552719">
        <w:rPr>
          <w:rFonts w:ascii="MS Mincho" w:eastAsia="MS Mincho" w:hAnsi="MS Mincho" w:cs="MS Mincho"/>
        </w:rPr>
        <w:t> </w:t>
      </w:r>
    </w:p>
    <w:p w14:paraId="3E7B5E8E" w14:textId="77777777" w:rsidR="00EF76CF" w:rsidRPr="00062F1D" w:rsidRDefault="00EF76CF" w:rsidP="00062F1D">
      <w:pPr>
        <w:pStyle w:val="PargrafodaLista"/>
        <w:numPr>
          <w:ilvl w:val="0"/>
          <w:numId w:val="46"/>
        </w:numPr>
      </w:pPr>
      <w:r w:rsidRPr="00552719">
        <w:t xml:space="preserve">Clique em </w:t>
      </w:r>
      <w:r w:rsidRPr="00062F1D">
        <w:rPr>
          <w:b/>
        </w:rPr>
        <w:t>ADICIONAR APLICATIVO</w:t>
      </w:r>
      <w:r w:rsidRPr="00552719">
        <w:t xml:space="preserve"> para continuar.</w:t>
      </w:r>
      <w:r w:rsidRPr="00552719">
        <w:rPr>
          <w:rFonts w:ascii="MS Mincho" w:eastAsia="MS Mincho" w:hAnsi="MS Mincho" w:cs="MS Mincho"/>
        </w:rPr>
        <w:t> </w:t>
      </w:r>
    </w:p>
    <w:p w14:paraId="6F659457" w14:textId="77777777" w:rsidR="00EF76CF" w:rsidRPr="00062F1D" w:rsidRDefault="00EF76CF" w:rsidP="00062F1D">
      <w:pPr>
        <w:pStyle w:val="PargrafodaLista"/>
        <w:numPr>
          <w:ilvl w:val="0"/>
          <w:numId w:val="46"/>
        </w:numPr>
      </w:pPr>
      <w:r w:rsidRPr="00552719">
        <w:t xml:space="preserve">Na próxima tela o arquivo </w:t>
      </w:r>
      <w:proofErr w:type="spellStart"/>
      <w:r w:rsidRPr="00062F1D">
        <w:rPr>
          <w:b/>
        </w:rPr>
        <w:t>GoogleService-Info.plist</w:t>
      </w:r>
      <w:proofErr w:type="spellEnd"/>
      <w:r w:rsidRPr="00552719">
        <w:t xml:space="preserve"> será baixado automaticamente. Adicione-o ao seu projeto, como descrito na imagem do site. Basta arrastá-lo:</w:t>
      </w:r>
      <w:r w:rsidRPr="00552719">
        <w:rPr>
          <w:rFonts w:ascii="MS Mincho" w:eastAsia="MS Mincho" w:hAnsi="MS Mincho" w:cs="MS Mincho"/>
        </w:rPr>
        <w:t> </w:t>
      </w:r>
    </w:p>
    <w:p w14:paraId="6C72137C" w14:textId="77777777" w:rsidR="00475F83" w:rsidRDefault="00D059C5" w:rsidP="00475F83">
      <w:pPr>
        <w:keepNext/>
        <w:jc w:val="center"/>
        <w:rPr>
          <w:ins w:id="304" w:author="Willian" w:date="2017-02-04T14:58:00Z"/>
        </w:rPr>
        <w:pPrChange w:id="305" w:author="Willian" w:date="2017-02-04T14:58:00Z">
          <w:pPr>
            <w:jc w:val="center"/>
          </w:pPr>
        </w:pPrChange>
      </w:pPr>
      <w:commentRangeStart w:id="306"/>
      <w:commentRangeStart w:id="307"/>
      <w:r w:rsidRPr="00062F1D">
        <w:rPr>
          <w:noProof/>
        </w:rPr>
        <w:drawing>
          <wp:inline distT="0" distB="0" distL="0" distR="0" wp14:anchorId="369F0299" wp14:editId="3FEAD68F">
            <wp:extent cx="4703729" cy="2288540"/>
            <wp:effectExtent l="0" t="0" r="0" b="0"/>
            <wp:docPr id="11" name="Imagem 11" descr="../../../../Desktop/Firebase/Captura%20de%20Tela%202016-11-27%20às%2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Firebase/Captura%20de%20Tela%202016-11-27%20às%2009.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7787" cy="2290514"/>
                    </a:xfrm>
                    <a:prstGeom prst="rect">
                      <a:avLst/>
                    </a:prstGeom>
                    <a:noFill/>
                    <a:ln>
                      <a:noFill/>
                    </a:ln>
                  </pic:spPr>
                </pic:pic>
              </a:graphicData>
            </a:graphic>
          </wp:inline>
        </w:drawing>
      </w:r>
      <w:commentRangeEnd w:id="306"/>
      <w:commentRangeEnd w:id="307"/>
    </w:p>
    <w:p w14:paraId="6F62676B" w14:textId="01D1592C" w:rsidR="00475F83" w:rsidRDefault="00475F83" w:rsidP="00475F83">
      <w:pPr>
        <w:pStyle w:val="Legenda"/>
        <w:jc w:val="center"/>
        <w:rPr>
          <w:ins w:id="308" w:author="Willian" w:date="2017-02-04T14:58:00Z"/>
        </w:rPr>
        <w:pPrChange w:id="309" w:author="Willian" w:date="2017-02-04T14:58:00Z">
          <w:pPr>
            <w:pStyle w:val="Legenda"/>
          </w:pPr>
        </w:pPrChange>
      </w:pPr>
      <w:ins w:id="310" w:author="Willian" w:date="2017-02-04T14:58:00Z">
        <w:r>
          <w:t xml:space="preserve">Figura </w:t>
        </w:r>
        <w:r>
          <w:fldChar w:fldCharType="begin"/>
        </w:r>
        <w:r>
          <w:instrText xml:space="preserve"> SEQ Figura \* ARABIC </w:instrText>
        </w:r>
      </w:ins>
      <w:r>
        <w:fldChar w:fldCharType="separate"/>
      </w:r>
      <w:ins w:id="311" w:author="Willian" w:date="2017-02-04T15:07:00Z">
        <w:r w:rsidR="00436949">
          <w:rPr>
            <w:noProof/>
          </w:rPr>
          <w:t>11</w:t>
        </w:r>
      </w:ins>
      <w:ins w:id="312" w:author="Willian" w:date="2017-02-04T14:58:00Z">
        <w:r>
          <w:fldChar w:fldCharType="end"/>
        </w:r>
        <w:r>
          <w:t xml:space="preserve"> - Adicionando o .</w:t>
        </w:r>
        <w:proofErr w:type="spellStart"/>
        <w:r>
          <w:t>plist</w:t>
        </w:r>
        <w:proofErr w:type="spellEnd"/>
        <w:r>
          <w:t xml:space="preserve"> ao projeto </w:t>
        </w:r>
        <w:proofErr w:type="spellStart"/>
        <w:r>
          <w:t>Xcode</w:t>
        </w:r>
        <w:proofErr w:type="spellEnd"/>
      </w:ins>
    </w:p>
    <w:p w14:paraId="04BB6EB7" w14:textId="6BB07B2B" w:rsidR="00D059C5" w:rsidRPr="00062F1D" w:rsidRDefault="00177F89" w:rsidP="00062F1D">
      <w:pPr>
        <w:jc w:val="center"/>
      </w:pPr>
      <w:r>
        <w:rPr>
          <w:rStyle w:val="Refdecomentrio"/>
        </w:rPr>
        <w:commentReference w:id="306"/>
      </w:r>
      <w:r w:rsidR="00475F83">
        <w:rPr>
          <w:rStyle w:val="Refdecomentrio"/>
        </w:rPr>
        <w:commentReference w:id="307"/>
      </w:r>
    </w:p>
    <w:p w14:paraId="6BF19189" w14:textId="77777777" w:rsidR="00D059C5" w:rsidRPr="00062F1D" w:rsidRDefault="00EF76CF" w:rsidP="00062F1D">
      <w:pPr>
        <w:pStyle w:val="PargrafodaLista"/>
        <w:numPr>
          <w:ilvl w:val="0"/>
          <w:numId w:val="46"/>
        </w:numPr>
      </w:pPr>
      <w:r w:rsidRPr="00552719">
        <w:t xml:space="preserve">Antes de adicionar o </w:t>
      </w:r>
      <w:proofErr w:type="spellStart"/>
      <w:r w:rsidRPr="00552719">
        <w:t>Xcode</w:t>
      </w:r>
      <w:proofErr w:type="spellEnd"/>
      <w:r w:rsidRPr="00552719">
        <w:t xml:space="preserve"> mostrará uma tela com configurações. Selecione a opção </w:t>
      </w:r>
      <w:proofErr w:type="spellStart"/>
      <w:r w:rsidRPr="00062F1D">
        <w:rPr>
          <w:b/>
        </w:rPr>
        <w:t>Copy</w:t>
      </w:r>
      <w:proofErr w:type="spellEnd"/>
      <w:r w:rsidRPr="00062F1D">
        <w:rPr>
          <w:b/>
        </w:rPr>
        <w:t xml:space="preserve"> </w:t>
      </w:r>
      <w:proofErr w:type="spellStart"/>
      <w:r w:rsidRPr="00062F1D">
        <w:rPr>
          <w:b/>
        </w:rPr>
        <w:t>items</w:t>
      </w:r>
      <w:proofErr w:type="spellEnd"/>
      <w:r w:rsidRPr="00062F1D">
        <w:rPr>
          <w:b/>
        </w:rPr>
        <w:t xml:space="preserve"> </w:t>
      </w:r>
      <w:proofErr w:type="spellStart"/>
      <w:r w:rsidRPr="00062F1D">
        <w:rPr>
          <w:b/>
        </w:rPr>
        <w:t>if</w:t>
      </w:r>
      <w:proofErr w:type="spellEnd"/>
      <w:r w:rsidRPr="00062F1D">
        <w:rPr>
          <w:b/>
        </w:rPr>
        <w:t xml:space="preserve"> </w:t>
      </w:r>
      <w:proofErr w:type="spellStart"/>
      <w:r w:rsidRPr="00062F1D">
        <w:rPr>
          <w:b/>
        </w:rPr>
        <w:t>needed</w:t>
      </w:r>
      <w:proofErr w:type="spellEnd"/>
      <w:r w:rsidRPr="00552719">
        <w:t xml:space="preserve">, isto fará com que o arquivo seja copiado na pasta do projeto. Em seguida clique em </w:t>
      </w:r>
      <w:proofErr w:type="spellStart"/>
      <w:r w:rsidRPr="00062F1D">
        <w:rPr>
          <w:b/>
        </w:rPr>
        <w:t>Finish</w:t>
      </w:r>
      <w:proofErr w:type="spellEnd"/>
      <w:r w:rsidRPr="00552719">
        <w:t>.</w:t>
      </w:r>
      <w:r w:rsidRPr="00552719">
        <w:rPr>
          <w:rFonts w:ascii="MS Mincho" w:eastAsia="MS Mincho" w:hAnsi="MS Mincho" w:cs="MS Mincho"/>
        </w:rPr>
        <w:t> </w:t>
      </w:r>
    </w:p>
    <w:p w14:paraId="30CF1966" w14:textId="77777777" w:rsidR="00475F83" w:rsidRDefault="00D059C5" w:rsidP="00475F83">
      <w:pPr>
        <w:keepNext/>
        <w:jc w:val="center"/>
        <w:rPr>
          <w:ins w:id="313" w:author="Willian" w:date="2017-02-04T14:59:00Z"/>
        </w:rPr>
        <w:pPrChange w:id="314" w:author="Willian" w:date="2017-02-04T14:59:00Z">
          <w:pPr>
            <w:jc w:val="center"/>
          </w:pPr>
        </w:pPrChange>
      </w:pPr>
      <w:commentRangeStart w:id="315"/>
      <w:commentRangeStart w:id="316"/>
      <w:r w:rsidRPr="00062F1D">
        <w:rPr>
          <w:noProof/>
        </w:rPr>
        <w:lastRenderedPageBreak/>
        <w:drawing>
          <wp:inline distT="0" distB="0" distL="0" distR="0" wp14:anchorId="4268D9ED" wp14:editId="53B98260">
            <wp:extent cx="4487564" cy="2648415"/>
            <wp:effectExtent l="0" t="0" r="8255" b="0"/>
            <wp:docPr id="12" name="Imagem 12" descr="../../../../Desktop/Firebase/Captura%20de%20Tela%202016-11-27%20às%20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Firebase/Captura%20de%20Tela%202016-11-27%20às%2009.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309" cy="2652986"/>
                    </a:xfrm>
                    <a:prstGeom prst="rect">
                      <a:avLst/>
                    </a:prstGeom>
                    <a:noFill/>
                    <a:ln>
                      <a:noFill/>
                    </a:ln>
                  </pic:spPr>
                </pic:pic>
              </a:graphicData>
            </a:graphic>
          </wp:inline>
        </w:drawing>
      </w:r>
      <w:commentRangeEnd w:id="315"/>
    </w:p>
    <w:p w14:paraId="13FB51DA" w14:textId="1C629885" w:rsidR="00475F83" w:rsidRDefault="00475F83" w:rsidP="00475F83">
      <w:pPr>
        <w:pStyle w:val="Legenda"/>
        <w:jc w:val="center"/>
        <w:rPr>
          <w:ins w:id="317" w:author="Willian" w:date="2017-02-04T14:59:00Z"/>
        </w:rPr>
        <w:pPrChange w:id="318" w:author="Willian" w:date="2017-02-04T14:59:00Z">
          <w:pPr>
            <w:pStyle w:val="Legenda"/>
          </w:pPr>
        </w:pPrChange>
      </w:pPr>
      <w:ins w:id="319" w:author="Willian" w:date="2017-02-04T14:59:00Z">
        <w:r>
          <w:t xml:space="preserve">Figura </w:t>
        </w:r>
        <w:r>
          <w:fldChar w:fldCharType="begin"/>
        </w:r>
        <w:r>
          <w:instrText xml:space="preserve"> SEQ Figura \* ARABIC </w:instrText>
        </w:r>
      </w:ins>
      <w:r>
        <w:fldChar w:fldCharType="separate"/>
      </w:r>
      <w:ins w:id="320" w:author="Willian" w:date="2017-02-04T15:07:00Z">
        <w:r w:rsidR="00436949">
          <w:rPr>
            <w:noProof/>
          </w:rPr>
          <w:t>12</w:t>
        </w:r>
      </w:ins>
      <w:ins w:id="321" w:author="Willian" w:date="2017-02-04T14:59:00Z">
        <w:r>
          <w:fldChar w:fldCharType="end"/>
        </w:r>
        <w:r>
          <w:t xml:space="preserve"> - Garantindo uma cópia do .</w:t>
        </w:r>
        <w:proofErr w:type="spellStart"/>
        <w:r>
          <w:t>plist</w:t>
        </w:r>
        <w:proofErr w:type="spellEnd"/>
        <w:r>
          <w:t xml:space="preserve"> no diretório do projeto</w:t>
        </w:r>
      </w:ins>
    </w:p>
    <w:p w14:paraId="3867031A" w14:textId="11B39105" w:rsidR="00D059C5" w:rsidRPr="00552719" w:rsidRDefault="00177F89" w:rsidP="00062F1D">
      <w:pPr>
        <w:jc w:val="center"/>
      </w:pPr>
      <w:r>
        <w:rPr>
          <w:rStyle w:val="Refdecomentrio"/>
        </w:rPr>
        <w:commentReference w:id="315"/>
      </w:r>
      <w:commentRangeEnd w:id="316"/>
      <w:r w:rsidR="00475F83">
        <w:rPr>
          <w:rStyle w:val="Refdecomentrio"/>
        </w:rPr>
        <w:commentReference w:id="316"/>
      </w:r>
    </w:p>
    <w:p w14:paraId="0C3921B3" w14:textId="2D6936C6" w:rsidR="00C34027" w:rsidRPr="00062F1D" w:rsidRDefault="00EF76CF" w:rsidP="00062F1D">
      <w:pPr>
        <w:pStyle w:val="PargrafodaLista"/>
        <w:numPr>
          <w:ilvl w:val="0"/>
          <w:numId w:val="46"/>
        </w:numPr>
      </w:pPr>
      <w:r w:rsidRPr="00552719">
        <w:t>O novo arquivo estará adicionado:</w:t>
      </w:r>
      <w:r w:rsidRPr="00552719">
        <w:rPr>
          <w:rFonts w:ascii="MS Mincho" w:eastAsia="MS Mincho" w:hAnsi="MS Mincho" w:cs="MS Mincho"/>
        </w:rPr>
        <w:t> </w:t>
      </w:r>
    </w:p>
    <w:p w14:paraId="38044A88" w14:textId="77777777" w:rsidR="00475F83" w:rsidRDefault="00317A26" w:rsidP="00475F83">
      <w:pPr>
        <w:keepNext/>
        <w:jc w:val="center"/>
        <w:rPr>
          <w:ins w:id="322" w:author="Willian" w:date="2017-02-04T14:59:00Z"/>
        </w:rPr>
        <w:pPrChange w:id="323" w:author="Willian" w:date="2017-02-04T14:59:00Z">
          <w:pPr>
            <w:jc w:val="center"/>
          </w:pPr>
        </w:pPrChange>
      </w:pPr>
      <w:commentRangeStart w:id="324"/>
      <w:commentRangeStart w:id="325"/>
      <w:r w:rsidRPr="00062F1D">
        <w:rPr>
          <w:noProof/>
        </w:rPr>
        <w:drawing>
          <wp:inline distT="0" distB="0" distL="0" distR="0" wp14:anchorId="0D7D6B74" wp14:editId="1FAA819A">
            <wp:extent cx="2108835" cy="1969090"/>
            <wp:effectExtent l="0" t="0" r="0" b="12700"/>
            <wp:docPr id="13" name="Imagem 13" descr="../../../../Desktop/Firebase/Captura%20de%20Tela%202016-11-27%20às%20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Firebase/Captura%20de%20Tela%202016-11-27%20às%2009.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9750" cy="1969944"/>
                    </a:xfrm>
                    <a:prstGeom prst="rect">
                      <a:avLst/>
                    </a:prstGeom>
                    <a:noFill/>
                    <a:ln>
                      <a:noFill/>
                    </a:ln>
                  </pic:spPr>
                </pic:pic>
              </a:graphicData>
            </a:graphic>
          </wp:inline>
        </w:drawing>
      </w:r>
      <w:commentRangeEnd w:id="324"/>
    </w:p>
    <w:p w14:paraId="498572C1" w14:textId="295E317A" w:rsidR="00475F83" w:rsidRDefault="00475F83" w:rsidP="00475F83">
      <w:pPr>
        <w:pStyle w:val="Legenda"/>
        <w:jc w:val="center"/>
        <w:rPr>
          <w:ins w:id="326" w:author="Willian" w:date="2017-02-04T14:59:00Z"/>
        </w:rPr>
        <w:pPrChange w:id="327" w:author="Willian" w:date="2017-02-04T14:59:00Z">
          <w:pPr>
            <w:pStyle w:val="Legenda"/>
          </w:pPr>
        </w:pPrChange>
      </w:pPr>
      <w:ins w:id="328" w:author="Willian" w:date="2017-02-04T14:59:00Z">
        <w:r>
          <w:t xml:space="preserve">Figura </w:t>
        </w:r>
        <w:r>
          <w:fldChar w:fldCharType="begin"/>
        </w:r>
        <w:r>
          <w:instrText xml:space="preserve"> SEQ Figura \* ARABIC </w:instrText>
        </w:r>
      </w:ins>
      <w:r>
        <w:fldChar w:fldCharType="separate"/>
      </w:r>
      <w:ins w:id="329" w:author="Willian" w:date="2017-02-04T15:07:00Z">
        <w:r w:rsidR="00436949">
          <w:rPr>
            <w:noProof/>
          </w:rPr>
          <w:t>13</w:t>
        </w:r>
      </w:ins>
      <w:ins w:id="330" w:author="Willian" w:date="2017-02-04T14:59:00Z">
        <w:r>
          <w:fldChar w:fldCharType="end"/>
        </w:r>
        <w:r>
          <w:t xml:space="preserve"> - Localização do arquivo </w:t>
        </w:r>
        <w:proofErr w:type="spellStart"/>
        <w:r>
          <w:rPr>
            <w:b/>
          </w:rPr>
          <w:t>GoogleService-Info.plist</w:t>
        </w:r>
        <w:proofErr w:type="spellEnd"/>
      </w:ins>
    </w:p>
    <w:p w14:paraId="6CF75323" w14:textId="47FFB660" w:rsidR="00D059C5" w:rsidRPr="00062F1D" w:rsidRDefault="00177F89" w:rsidP="00062F1D">
      <w:pPr>
        <w:jc w:val="center"/>
      </w:pPr>
      <w:r>
        <w:rPr>
          <w:rStyle w:val="Refdecomentrio"/>
        </w:rPr>
        <w:commentReference w:id="324"/>
      </w:r>
      <w:commentRangeEnd w:id="325"/>
      <w:r w:rsidR="00475F83">
        <w:rPr>
          <w:rStyle w:val="Refdecomentrio"/>
        </w:rPr>
        <w:commentReference w:id="325"/>
      </w:r>
    </w:p>
    <w:p w14:paraId="5CD62072" w14:textId="77777777" w:rsidR="00C34027" w:rsidRPr="00062F1D" w:rsidRDefault="00EF76CF" w:rsidP="00062F1D">
      <w:pPr>
        <w:pStyle w:val="PargrafodaLista"/>
        <w:numPr>
          <w:ilvl w:val="0"/>
          <w:numId w:val="46"/>
        </w:numPr>
      </w:pPr>
      <w:r w:rsidRPr="00552719">
        <w:t xml:space="preserve">Na próxima tela do console do </w:t>
      </w:r>
      <w:proofErr w:type="spellStart"/>
      <w:r w:rsidRPr="00552719">
        <w:t>Firebase</w:t>
      </w:r>
      <w:proofErr w:type="spellEnd"/>
      <w:r w:rsidRPr="00552719">
        <w:t xml:space="preserve">, é pedido que instalemos o </w:t>
      </w:r>
      <w:proofErr w:type="spellStart"/>
      <w:r w:rsidRPr="00552719">
        <w:t>Pod</w:t>
      </w:r>
      <w:proofErr w:type="spellEnd"/>
      <w:r w:rsidRPr="00552719">
        <w:t>. Já fizemos isto na aula 3 da unidade 5, então pule para o próximo passo.</w:t>
      </w:r>
      <w:r w:rsidRPr="00552719">
        <w:rPr>
          <w:rFonts w:ascii="MS Mincho" w:eastAsia="MS Mincho" w:hAnsi="MS Mincho" w:cs="MS Mincho"/>
        </w:rPr>
        <w:t> </w:t>
      </w:r>
    </w:p>
    <w:p w14:paraId="25B6B102" w14:textId="77777777" w:rsidR="00475F83" w:rsidRDefault="00317A26" w:rsidP="00475F83">
      <w:pPr>
        <w:keepNext/>
        <w:jc w:val="center"/>
        <w:rPr>
          <w:ins w:id="331" w:author="Willian" w:date="2017-02-04T15:00:00Z"/>
        </w:rPr>
        <w:pPrChange w:id="332" w:author="Willian" w:date="2017-02-04T15:00:00Z">
          <w:pPr>
            <w:jc w:val="center"/>
          </w:pPr>
        </w:pPrChange>
      </w:pPr>
      <w:commentRangeStart w:id="333"/>
      <w:commentRangeStart w:id="334"/>
      <w:r w:rsidRPr="00062F1D">
        <w:rPr>
          <w:noProof/>
        </w:rPr>
        <w:lastRenderedPageBreak/>
        <w:drawing>
          <wp:inline distT="0" distB="0" distL="0" distR="0" wp14:anchorId="3914B16C" wp14:editId="437A472C">
            <wp:extent cx="4517805" cy="4803140"/>
            <wp:effectExtent l="0" t="0" r="3810" b="0"/>
            <wp:docPr id="14" name="Imagem 14" descr="../../../../Desktop/Firebase/Captura%20de%20Tela%202016-11-27%20às%20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Firebase/Captura%20de%20Tela%202016-11-27%20às%2009.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8757" cy="4804152"/>
                    </a:xfrm>
                    <a:prstGeom prst="rect">
                      <a:avLst/>
                    </a:prstGeom>
                    <a:noFill/>
                    <a:ln>
                      <a:noFill/>
                    </a:ln>
                  </pic:spPr>
                </pic:pic>
              </a:graphicData>
            </a:graphic>
          </wp:inline>
        </w:drawing>
      </w:r>
      <w:commentRangeEnd w:id="333"/>
      <w:commentRangeEnd w:id="334"/>
    </w:p>
    <w:p w14:paraId="6CB152F8" w14:textId="456BD4A8" w:rsidR="00475F83" w:rsidRDefault="00475F83" w:rsidP="00475F83">
      <w:pPr>
        <w:pStyle w:val="Legenda"/>
        <w:jc w:val="center"/>
        <w:rPr>
          <w:ins w:id="335" w:author="Willian" w:date="2017-02-04T15:00:00Z"/>
        </w:rPr>
        <w:pPrChange w:id="336" w:author="Willian" w:date="2017-02-04T15:00:00Z">
          <w:pPr>
            <w:pStyle w:val="Legenda"/>
          </w:pPr>
        </w:pPrChange>
      </w:pPr>
      <w:ins w:id="337" w:author="Willian" w:date="2017-02-04T15:00:00Z">
        <w:r>
          <w:t xml:space="preserve">Figura </w:t>
        </w:r>
        <w:r>
          <w:fldChar w:fldCharType="begin"/>
        </w:r>
        <w:r>
          <w:instrText xml:space="preserve"> SEQ Figura \* ARABIC </w:instrText>
        </w:r>
      </w:ins>
      <w:r>
        <w:fldChar w:fldCharType="separate"/>
      </w:r>
      <w:ins w:id="338" w:author="Willian" w:date="2017-02-04T15:07:00Z">
        <w:r w:rsidR="00436949">
          <w:rPr>
            <w:noProof/>
          </w:rPr>
          <w:t>14</w:t>
        </w:r>
      </w:ins>
      <w:ins w:id="339" w:author="Willian" w:date="2017-02-04T15:00:00Z">
        <w:r>
          <w:fldChar w:fldCharType="end"/>
        </w:r>
        <w:r>
          <w:t xml:space="preserve"> - Passo de instalação do SDK mostrado no </w:t>
        </w:r>
        <w:proofErr w:type="spellStart"/>
        <w:r>
          <w:t>Firebase</w:t>
        </w:r>
        <w:proofErr w:type="spellEnd"/>
      </w:ins>
    </w:p>
    <w:p w14:paraId="6B3AB01C" w14:textId="19AD3AD5" w:rsidR="00317A26" w:rsidRPr="00062F1D" w:rsidRDefault="00177F89" w:rsidP="00062F1D">
      <w:pPr>
        <w:jc w:val="center"/>
      </w:pPr>
      <w:r>
        <w:rPr>
          <w:rStyle w:val="Refdecomentrio"/>
        </w:rPr>
        <w:commentReference w:id="333"/>
      </w:r>
      <w:r w:rsidR="00436949">
        <w:rPr>
          <w:rStyle w:val="Refdecomentrio"/>
        </w:rPr>
        <w:commentReference w:id="334"/>
      </w:r>
    </w:p>
    <w:p w14:paraId="0CBF92B6" w14:textId="77777777" w:rsidR="00D059C5" w:rsidRPr="00552719" w:rsidRDefault="00D059C5" w:rsidP="00062F1D"/>
    <w:p w14:paraId="18ABF121" w14:textId="3455FB73" w:rsidR="00D059C5" w:rsidRPr="00552719" w:rsidRDefault="00C34027" w:rsidP="00062F1D">
      <w:pPr>
        <w:pStyle w:val="PargrafodaLista"/>
        <w:numPr>
          <w:ilvl w:val="0"/>
          <w:numId w:val="46"/>
        </w:numPr>
        <w:rPr>
          <w:rFonts w:ascii="MS Mincho" w:eastAsia="MS Mincho" w:hAnsi="MS Mincho" w:cs="MS Mincho"/>
        </w:rPr>
      </w:pPr>
      <w:r w:rsidRPr="00552719">
        <w:t>Para o</w:t>
      </w:r>
      <w:r w:rsidR="00EF76CF" w:rsidRPr="00552719">
        <w:t xml:space="preserve"> último passo, precisamos inicializar o código no nosso projeto. Então siga as instruções dadas na nova tela do </w:t>
      </w:r>
      <w:proofErr w:type="spellStart"/>
      <w:r w:rsidR="00EF76CF" w:rsidRPr="00552719">
        <w:t>Firebase</w:t>
      </w:r>
      <w:proofErr w:type="spellEnd"/>
      <w:r w:rsidR="00EF76CF" w:rsidRPr="00552719">
        <w:t xml:space="preserve"> console:</w:t>
      </w:r>
      <w:r w:rsidR="00EF76CF" w:rsidRPr="00552719">
        <w:rPr>
          <w:rFonts w:ascii="MS Mincho" w:eastAsia="MS Mincho" w:hAnsi="MS Mincho" w:cs="MS Mincho"/>
        </w:rPr>
        <w:t> </w:t>
      </w:r>
    </w:p>
    <w:p w14:paraId="63DEB186" w14:textId="77777777" w:rsidR="00C34027" w:rsidRPr="00552719" w:rsidRDefault="00C34027" w:rsidP="00062F1D">
      <w:pPr>
        <w:pStyle w:val="PargrafodaLista"/>
        <w:rPr>
          <w:rFonts w:ascii="MS Mincho" w:eastAsia="MS Mincho" w:hAnsi="MS Mincho" w:cs="MS Mincho"/>
        </w:rPr>
      </w:pPr>
    </w:p>
    <w:p w14:paraId="5A69B168" w14:textId="5F5365C6" w:rsidR="00EF76CF" w:rsidRPr="00552719" w:rsidRDefault="00EF76CF" w:rsidP="00062F1D">
      <w:pPr>
        <w:pStyle w:val="PargrafodaLista"/>
        <w:rPr>
          <w:rFonts w:ascii="MS Mincho" w:eastAsia="MS Mincho" w:hAnsi="MS Mincho" w:cs="MS Mincho"/>
          <w:i/>
        </w:rPr>
      </w:pPr>
      <w:r w:rsidRPr="00062F1D">
        <w:rPr>
          <w:i/>
        </w:rPr>
        <w:t xml:space="preserve">"Para conectar o </w:t>
      </w:r>
      <w:proofErr w:type="spellStart"/>
      <w:r w:rsidRPr="00062F1D">
        <w:rPr>
          <w:i/>
        </w:rPr>
        <w:t>Firebase</w:t>
      </w:r>
      <w:proofErr w:type="spellEnd"/>
      <w:r w:rsidRPr="00062F1D">
        <w:rPr>
          <w:i/>
        </w:rPr>
        <w:t xml:space="preserve"> quando seu aplicativo for inicializado, adicione o código de inicialização abaixo à sua classe principal </w:t>
      </w:r>
      <w:proofErr w:type="spellStart"/>
      <w:r w:rsidRPr="00062F1D">
        <w:rPr>
          <w:i/>
        </w:rPr>
        <w:t>AppDelegate</w:t>
      </w:r>
      <w:proofErr w:type="spellEnd"/>
      <w:r w:rsidRPr="00062F1D">
        <w:rPr>
          <w:i/>
        </w:rPr>
        <w:t>."</w:t>
      </w:r>
      <w:r w:rsidRPr="00062F1D">
        <w:rPr>
          <w:rFonts w:ascii="MS Mincho" w:eastAsia="MS Mincho" w:hAnsi="MS Mincho" w:cs="MS Mincho"/>
          <w:i/>
        </w:rPr>
        <w:t> </w:t>
      </w:r>
    </w:p>
    <w:p w14:paraId="450935A1" w14:textId="77777777" w:rsidR="00317A26" w:rsidRPr="00552719" w:rsidRDefault="00317A26" w:rsidP="00062F1D">
      <w:pPr>
        <w:pStyle w:val="PargrafodaLista"/>
        <w:rPr>
          <w:i/>
        </w:rPr>
      </w:pPr>
    </w:p>
    <w:p w14:paraId="3B297F52" w14:textId="77777777" w:rsidR="00436949" w:rsidRDefault="008403D2" w:rsidP="00436949">
      <w:pPr>
        <w:pStyle w:val="PargrafodaLista"/>
        <w:keepNext/>
        <w:rPr>
          <w:ins w:id="340" w:author="Willian" w:date="2017-02-04T15:03:00Z"/>
        </w:rPr>
        <w:pPrChange w:id="341" w:author="Willian" w:date="2017-02-04T15:03:00Z">
          <w:pPr>
            <w:pStyle w:val="PargrafodaLista"/>
          </w:pPr>
        </w:pPrChange>
      </w:pPr>
      <w:commentRangeStart w:id="342"/>
      <w:commentRangeStart w:id="343"/>
      <w:r w:rsidRPr="00062F1D">
        <w:rPr>
          <w:noProof/>
        </w:rPr>
        <w:lastRenderedPageBreak/>
        <w:drawing>
          <wp:inline distT="0" distB="0" distL="0" distR="0" wp14:anchorId="2A7D5DAD" wp14:editId="730CA9BC">
            <wp:extent cx="5730875" cy="5803265"/>
            <wp:effectExtent l="0" t="0" r="9525" b="0"/>
            <wp:docPr id="15" name="Imagem 15" descr="../../../../Desktop/Firebase/Captura%20de%20Tela%202016-11-27%20às%20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Firebase/Captura%20de%20Tela%202016-11-27%20às%2009.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5803265"/>
                    </a:xfrm>
                    <a:prstGeom prst="rect">
                      <a:avLst/>
                    </a:prstGeom>
                    <a:noFill/>
                    <a:ln>
                      <a:noFill/>
                    </a:ln>
                  </pic:spPr>
                </pic:pic>
              </a:graphicData>
            </a:graphic>
          </wp:inline>
        </w:drawing>
      </w:r>
      <w:commentRangeEnd w:id="342"/>
      <w:commentRangeEnd w:id="343"/>
    </w:p>
    <w:p w14:paraId="42063818" w14:textId="6BDE9C87" w:rsidR="00436949" w:rsidRDefault="00436949" w:rsidP="00436949">
      <w:pPr>
        <w:pStyle w:val="Legenda"/>
        <w:jc w:val="center"/>
        <w:rPr>
          <w:ins w:id="344" w:author="Willian" w:date="2017-02-04T15:03:00Z"/>
        </w:rPr>
        <w:pPrChange w:id="345" w:author="Willian" w:date="2017-02-04T15:03:00Z">
          <w:pPr>
            <w:pStyle w:val="Legenda"/>
          </w:pPr>
        </w:pPrChange>
      </w:pPr>
      <w:ins w:id="346" w:author="Willian" w:date="2017-02-04T15:03:00Z">
        <w:r>
          <w:t xml:space="preserve">Figura </w:t>
        </w:r>
        <w:r>
          <w:fldChar w:fldCharType="begin"/>
        </w:r>
        <w:r>
          <w:instrText xml:space="preserve"> SEQ Figura \* ARABIC </w:instrText>
        </w:r>
      </w:ins>
      <w:r>
        <w:fldChar w:fldCharType="separate"/>
      </w:r>
      <w:ins w:id="347" w:author="Willian" w:date="2017-02-04T15:07:00Z">
        <w:r>
          <w:rPr>
            <w:noProof/>
          </w:rPr>
          <w:t>15</w:t>
        </w:r>
      </w:ins>
      <w:ins w:id="348" w:author="Willian" w:date="2017-02-04T15:03:00Z">
        <w:r>
          <w:fldChar w:fldCharType="end"/>
        </w:r>
        <w:r>
          <w:t xml:space="preserve"> - Ultimo passo para adição do SDK sendo mostrado no </w:t>
        </w:r>
        <w:proofErr w:type="spellStart"/>
        <w:r>
          <w:t>Firebase</w:t>
        </w:r>
        <w:proofErr w:type="spellEnd"/>
      </w:ins>
    </w:p>
    <w:p w14:paraId="302B3042" w14:textId="78499D6E" w:rsidR="00317A26" w:rsidRPr="00552719" w:rsidRDefault="00177F89" w:rsidP="00062F1D">
      <w:pPr>
        <w:pStyle w:val="PargrafodaLista"/>
      </w:pPr>
      <w:r>
        <w:rPr>
          <w:rStyle w:val="Refdecomentrio"/>
        </w:rPr>
        <w:commentReference w:id="342"/>
      </w:r>
      <w:r w:rsidR="00436949">
        <w:rPr>
          <w:rStyle w:val="Refdecomentrio"/>
        </w:rPr>
        <w:commentReference w:id="343"/>
      </w:r>
    </w:p>
    <w:p w14:paraId="3300D13E" w14:textId="77777777" w:rsidR="00B34F3C" w:rsidRPr="00552719" w:rsidRDefault="00B34F3C" w:rsidP="00062F1D">
      <w:pPr>
        <w:pStyle w:val="PargrafodaLista"/>
      </w:pPr>
    </w:p>
    <w:p w14:paraId="41681628" w14:textId="789B6922" w:rsidR="00B34F3C" w:rsidRPr="00552719" w:rsidRDefault="00B34F3C" w:rsidP="00062F1D">
      <w:r w:rsidRPr="00062F1D">
        <w:t>Com esta</w:t>
      </w:r>
      <w:r w:rsidR="003A0399" w:rsidRPr="00062F1D">
        <w:t>s configurações estamos pronto</w:t>
      </w:r>
      <w:r w:rsidR="009C7C14" w:rsidRPr="00062F1D">
        <w:t>s</w:t>
      </w:r>
      <w:r w:rsidR="003A0399" w:rsidRPr="00062F1D">
        <w:t xml:space="preserve"> para consumir os serviços do </w:t>
      </w:r>
      <w:proofErr w:type="spellStart"/>
      <w:r w:rsidR="003A0399" w:rsidRPr="00062F1D">
        <w:t>Firebase</w:t>
      </w:r>
      <w:proofErr w:type="spellEnd"/>
      <w:r w:rsidR="003A0399" w:rsidRPr="00062F1D">
        <w:t xml:space="preserve">. Como dito </w:t>
      </w:r>
      <w:r w:rsidR="00177F89">
        <w:t>anteriormente</w:t>
      </w:r>
      <w:r w:rsidR="003A0399" w:rsidRPr="00062F1D">
        <w:t xml:space="preserve">, vamos utilizar o serviço </w:t>
      </w:r>
      <w:proofErr w:type="spellStart"/>
      <w:r w:rsidR="003A0399" w:rsidRPr="00062F1D">
        <w:t>Firebase</w:t>
      </w:r>
      <w:proofErr w:type="spellEnd"/>
      <w:r w:rsidR="003A0399" w:rsidRPr="00062F1D">
        <w:t xml:space="preserve"> </w:t>
      </w:r>
      <w:proofErr w:type="spellStart"/>
      <w:r w:rsidR="003A0399" w:rsidRPr="00062F1D">
        <w:t>Auth</w:t>
      </w:r>
      <w:proofErr w:type="spellEnd"/>
      <w:r w:rsidR="003A0399" w:rsidRPr="00062F1D">
        <w:t xml:space="preserve"> e o </w:t>
      </w:r>
      <w:proofErr w:type="spellStart"/>
      <w:r w:rsidR="003A0399" w:rsidRPr="00062F1D">
        <w:t>Firebase</w:t>
      </w:r>
      <w:proofErr w:type="spellEnd"/>
      <w:r w:rsidR="003A0399" w:rsidRPr="00062F1D">
        <w:t xml:space="preserve"> </w:t>
      </w:r>
      <w:proofErr w:type="spellStart"/>
      <w:r w:rsidR="003A0399" w:rsidRPr="00062F1D">
        <w:t>Database</w:t>
      </w:r>
      <w:proofErr w:type="spellEnd"/>
      <w:r w:rsidR="003A0399" w:rsidRPr="00062F1D">
        <w:t xml:space="preserve">, para fazer </w:t>
      </w:r>
      <w:proofErr w:type="spellStart"/>
      <w:r w:rsidR="003A0399" w:rsidRPr="00177F89">
        <w:rPr>
          <w:i/>
        </w:rPr>
        <w:t>login</w:t>
      </w:r>
      <w:proofErr w:type="spellEnd"/>
      <w:r w:rsidR="003A0399" w:rsidRPr="00062F1D">
        <w:t xml:space="preserve"> e obter </w:t>
      </w:r>
      <w:proofErr w:type="spellStart"/>
      <w:r w:rsidR="003A0399" w:rsidRPr="00062F1D">
        <w:t>JSONs</w:t>
      </w:r>
      <w:proofErr w:type="spellEnd"/>
      <w:r w:rsidR="003A0399" w:rsidRPr="00062F1D">
        <w:t xml:space="preserve"> com informações de músicas respectivamente. Outro serviço que será </w:t>
      </w:r>
      <w:r w:rsidR="009B0FAD" w:rsidRPr="00062F1D">
        <w:t>utilizado,</w:t>
      </w:r>
      <w:r w:rsidR="003A0399" w:rsidRPr="00062F1D">
        <w:t xml:space="preserve"> mas não vamos abordar nesta aula é o </w:t>
      </w:r>
      <w:proofErr w:type="spellStart"/>
      <w:r w:rsidR="003A0399" w:rsidRPr="00062F1D">
        <w:t>Firebase</w:t>
      </w:r>
      <w:proofErr w:type="spellEnd"/>
      <w:r w:rsidR="003A0399" w:rsidRPr="00062F1D">
        <w:t xml:space="preserve"> </w:t>
      </w:r>
      <w:proofErr w:type="spellStart"/>
      <w:r w:rsidR="003A0399" w:rsidRPr="00062F1D">
        <w:t>Storage</w:t>
      </w:r>
      <w:proofErr w:type="spellEnd"/>
      <w:r w:rsidR="003A0399" w:rsidRPr="00062F1D">
        <w:t>. Nele armazenaremos as músicas e imagens dos álbuns.</w:t>
      </w:r>
    </w:p>
    <w:p w14:paraId="19F1085A" w14:textId="23C7C95C" w:rsidR="00EF76CF" w:rsidRPr="00062F1D" w:rsidRDefault="00EF76CF" w:rsidP="00062F1D">
      <w:pPr>
        <w:pStyle w:val="Ttulo2"/>
      </w:pPr>
      <w:r w:rsidRPr="00062F1D">
        <w:t>Resumo</w:t>
      </w:r>
    </w:p>
    <w:p w14:paraId="64EF100A" w14:textId="77777777" w:rsidR="00552719" w:rsidRPr="00062F1D" w:rsidRDefault="009C7C14" w:rsidP="00062F1D">
      <w:r w:rsidRPr="00062F1D">
        <w:t xml:space="preserve">Por enquanto só aprendemos um pouco sobre o que é o </w:t>
      </w:r>
      <w:proofErr w:type="spellStart"/>
      <w:r w:rsidRPr="00062F1D">
        <w:t>Firebase</w:t>
      </w:r>
      <w:proofErr w:type="spellEnd"/>
      <w:r w:rsidRPr="00062F1D">
        <w:t xml:space="preserve">, mas já conseguimos perceber que é uma ferramenta poderosa e útil para criarmos </w:t>
      </w:r>
      <w:proofErr w:type="spellStart"/>
      <w:r w:rsidRPr="00177F89">
        <w:rPr>
          <w:i/>
        </w:rPr>
        <w:t>apps</w:t>
      </w:r>
      <w:proofErr w:type="spellEnd"/>
      <w:r w:rsidRPr="00062F1D">
        <w:t xml:space="preserve"> inteligentes, responsivos e dinâmicos. </w:t>
      </w:r>
      <w:r w:rsidR="00E22E00" w:rsidRPr="00062F1D">
        <w:t xml:space="preserve">Com ele podemos centralizar as informações da nossa aplicação, assim o </w:t>
      </w:r>
      <w:proofErr w:type="spellStart"/>
      <w:r w:rsidR="00E22E00" w:rsidRPr="00177F89">
        <w:rPr>
          <w:i/>
        </w:rPr>
        <w:t>app</w:t>
      </w:r>
      <w:proofErr w:type="spellEnd"/>
      <w:r w:rsidR="00E22E00" w:rsidRPr="00062F1D">
        <w:t xml:space="preserve"> em cada plataforma só se preocupa em exibi-la ou manda-la para o </w:t>
      </w:r>
      <w:proofErr w:type="spellStart"/>
      <w:r w:rsidR="00E22E00" w:rsidRPr="00177F89">
        <w:rPr>
          <w:i/>
        </w:rPr>
        <w:t>back-end</w:t>
      </w:r>
      <w:proofErr w:type="spellEnd"/>
      <w:r w:rsidR="00E22E00" w:rsidRPr="00062F1D">
        <w:t xml:space="preserve"> do </w:t>
      </w:r>
      <w:proofErr w:type="spellStart"/>
      <w:r w:rsidR="00E22E00" w:rsidRPr="00062F1D">
        <w:t>Firebase</w:t>
      </w:r>
      <w:proofErr w:type="spellEnd"/>
      <w:r w:rsidR="00E22E00" w:rsidRPr="00062F1D">
        <w:t xml:space="preserve">. Neste ponto, podemos dizer que o </w:t>
      </w:r>
      <w:proofErr w:type="spellStart"/>
      <w:r w:rsidR="00E22E00" w:rsidRPr="00062F1D">
        <w:t>Firebase</w:t>
      </w:r>
      <w:proofErr w:type="spellEnd"/>
      <w:r w:rsidR="00E22E00" w:rsidRPr="00062F1D">
        <w:t xml:space="preserve"> nos dá o poder de um desenvolvedor </w:t>
      </w:r>
      <w:proofErr w:type="spellStart"/>
      <w:r w:rsidR="00E22E00" w:rsidRPr="00062F1D">
        <w:t>Full-Stack</w:t>
      </w:r>
      <w:proofErr w:type="spellEnd"/>
      <w:r w:rsidR="00E22E00" w:rsidRPr="00062F1D">
        <w:t xml:space="preserve">, que é o desenvolvedor que cuida tanto do </w:t>
      </w:r>
      <w:r w:rsidR="00E22E00" w:rsidRPr="00177F89">
        <w:rPr>
          <w:i/>
        </w:rPr>
        <w:lastRenderedPageBreak/>
        <w:t>front-</w:t>
      </w:r>
      <w:proofErr w:type="spellStart"/>
      <w:r w:rsidR="00E22E00" w:rsidRPr="00177F89">
        <w:rPr>
          <w:i/>
        </w:rPr>
        <w:t>end</w:t>
      </w:r>
      <w:proofErr w:type="spellEnd"/>
      <w:r w:rsidR="00E22E00" w:rsidRPr="00062F1D">
        <w:t xml:space="preserve"> quanto do </w:t>
      </w:r>
      <w:proofErr w:type="spellStart"/>
      <w:r w:rsidR="00E22E00" w:rsidRPr="00177F89">
        <w:rPr>
          <w:i/>
        </w:rPr>
        <w:t>back-end</w:t>
      </w:r>
      <w:proofErr w:type="spellEnd"/>
      <w:r w:rsidR="00E22E00" w:rsidRPr="00062F1D">
        <w:t xml:space="preserve"> de uma aplicação. Na aula seguinte faremos uso do </w:t>
      </w:r>
      <w:proofErr w:type="spellStart"/>
      <w:r w:rsidR="00E22E00" w:rsidRPr="00062F1D">
        <w:t>Firebase</w:t>
      </w:r>
      <w:proofErr w:type="spellEnd"/>
      <w:r w:rsidR="00E22E00" w:rsidRPr="00062F1D">
        <w:t xml:space="preserve"> </w:t>
      </w:r>
      <w:proofErr w:type="spellStart"/>
      <w:r w:rsidR="00E22E00" w:rsidRPr="00062F1D">
        <w:t>Authentication</w:t>
      </w:r>
      <w:proofErr w:type="spellEnd"/>
      <w:r w:rsidR="00E22E00" w:rsidRPr="00062F1D">
        <w:t xml:space="preserve">, e na unidade 7 iremos utilizar o </w:t>
      </w:r>
      <w:proofErr w:type="spellStart"/>
      <w:r w:rsidR="00E22E00" w:rsidRPr="00062F1D">
        <w:t>Firebase</w:t>
      </w:r>
      <w:proofErr w:type="spellEnd"/>
      <w:r w:rsidR="00E22E00" w:rsidRPr="00062F1D">
        <w:t xml:space="preserve"> </w:t>
      </w:r>
      <w:proofErr w:type="spellStart"/>
      <w:r w:rsidR="00E22E00" w:rsidRPr="00062F1D">
        <w:t>Realtime</w:t>
      </w:r>
      <w:proofErr w:type="spellEnd"/>
      <w:r w:rsidR="00E22E00" w:rsidRPr="00062F1D">
        <w:t xml:space="preserve"> </w:t>
      </w:r>
      <w:proofErr w:type="spellStart"/>
      <w:r w:rsidR="00E22E00" w:rsidRPr="00062F1D">
        <w:t>Database</w:t>
      </w:r>
      <w:proofErr w:type="spellEnd"/>
      <w:r w:rsidR="00E22E00" w:rsidRPr="00062F1D">
        <w:t xml:space="preserve"> para finalmente tocar nossas músicas no </w:t>
      </w:r>
      <w:proofErr w:type="spellStart"/>
      <w:r w:rsidR="00E22E00" w:rsidRPr="00177F89">
        <w:rPr>
          <w:i/>
        </w:rPr>
        <w:t>app</w:t>
      </w:r>
      <w:proofErr w:type="spellEnd"/>
      <w:r w:rsidR="00E22E00" w:rsidRPr="00062F1D">
        <w:t>.</w:t>
      </w:r>
    </w:p>
    <w:p w14:paraId="6E8DFB29" w14:textId="77777777" w:rsidR="00552719" w:rsidRDefault="00552719" w:rsidP="00062F1D">
      <w:pPr>
        <w:pStyle w:val="Cabealho1"/>
        <w:numPr>
          <w:ilvl w:val="0"/>
          <w:numId w:val="0"/>
        </w:numPr>
      </w:pPr>
      <w:r w:rsidRPr="00062F1D">
        <w:t>Aula 2</w:t>
      </w:r>
    </w:p>
    <w:p w14:paraId="2B4F4BCC" w14:textId="1C1B9299" w:rsidR="00552719" w:rsidRDefault="00552719" w:rsidP="00062F1D">
      <w:pPr>
        <w:pStyle w:val="Ttulo1"/>
        <w:rPr>
          <w:ins w:id="349" w:author="Willian" w:date="2017-02-04T14:16:00Z"/>
        </w:rPr>
      </w:pPr>
      <w:proofErr w:type="spellStart"/>
      <w:r>
        <w:t>Login</w:t>
      </w:r>
      <w:proofErr w:type="spellEnd"/>
      <w:r>
        <w:t xml:space="preserve"> com </w:t>
      </w:r>
      <w:proofErr w:type="spellStart"/>
      <w:r>
        <w:t>Firebase</w:t>
      </w:r>
      <w:proofErr w:type="spellEnd"/>
    </w:p>
    <w:p w14:paraId="18506751" w14:textId="6E13F8E0" w:rsidR="008B2AC3" w:rsidRPr="008B2AC3" w:rsidRDefault="008B2AC3" w:rsidP="008B2AC3">
      <w:pPr>
        <w:rPr>
          <w:rPrChange w:id="350" w:author="Willian" w:date="2017-02-04T14:16:00Z">
            <w:rPr/>
          </w:rPrChange>
        </w:rPr>
        <w:pPrChange w:id="351" w:author="Willian" w:date="2017-02-04T14:16:00Z">
          <w:pPr>
            <w:pStyle w:val="Ttulo1"/>
          </w:pPr>
        </w:pPrChange>
      </w:pPr>
      <w:commentRangeStart w:id="352"/>
      <w:ins w:id="353" w:author="Willian" w:date="2017-02-04T14:16:00Z">
        <w:r>
          <w:t xml:space="preserve">Depois de um breve resumo na aula anterior iremos agora implementar um sistema de </w:t>
        </w:r>
        <w:proofErr w:type="spellStart"/>
        <w:r>
          <w:t>login</w:t>
        </w:r>
        <w:proofErr w:type="spellEnd"/>
        <w:r>
          <w:t xml:space="preserve"> na nossa aplicação utilizando o </w:t>
        </w:r>
        <w:proofErr w:type="spellStart"/>
        <w:r>
          <w:t>Firebase</w:t>
        </w:r>
        <w:proofErr w:type="spellEnd"/>
        <w:r>
          <w:t xml:space="preserve"> </w:t>
        </w:r>
        <w:proofErr w:type="spellStart"/>
        <w:r>
          <w:t>authentication</w:t>
        </w:r>
        <w:proofErr w:type="spellEnd"/>
        <w:r>
          <w:t>.</w:t>
        </w:r>
      </w:ins>
    </w:p>
    <w:p w14:paraId="228048D6" w14:textId="77777777" w:rsidR="00120ECD" w:rsidRDefault="00120ECD" w:rsidP="00062F1D">
      <w:pPr>
        <w:pStyle w:val="Ttulo2"/>
        <w:rPr>
          <w:ins w:id="354" w:author="Willian" w:date="2017-02-04T14:15:00Z"/>
        </w:rPr>
      </w:pPr>
      <w:proofErr w:type="spellStart"/>
      <w:r w:rsidRPr="00062F1D">
        <w:t>Firebase</w:t>
      </w:r>
      <w:proofErr w:type="spellEnd"/>
      <w:r w:rsidRPr="00062F1D">
        <w:t xml:space="preserve"> </w:t>
      </w:r>
      <w:proofErr w:type="spellStart"/>
      <w:r w:rsidRPr="00062F1D">
        <w:t>Authentication</w:t>
      </w:r>
      <w:proofErr w:type="spellEnd"/>
    </w:p>
    <w:p w14:paraId="2C5D9EC5" w14:textId="4920D770" w:rsidR="008B2AC3" w:rsidRPr="008B2AC3" w:rsidDel="008B2AC3" w:rsidRDefault="008B2AC3" w:rsidP="008B2AC3">
      <w:pPr>
        <w:rPr>
          <w:del w:id="355" w:author="Willian" w:date="2017-02-04T14:16:00Z"/>
          <w:rPrChange w:id="356" w:author="Willian" w:date="2017-02-04T14:15:00Z">
            <w:rPr>
              <w:del w:id="357" w:author="Willian" w:date="2017-02-04T14:16:00Z"/>
            </w:rPr>
          </w:rPrChange>
        </w:rPr>
        <w:pPrChange w:id="358" w:author="Willian" w:date="2017-02-04T14:15:00Z">
          <w:pPr>
            <w:pStyle w:val="Ttulo2"/>
          </w:pPr>
        </w:pPrChange>
      </w:pPr>
    </w:p>
    <w:p w14:paraId="272B6B20" w14:textId="570A39A1" w:rsidR="008B2AC3" w:rsidRDefault="00120ECD" w:rsidP="00062F1D">
      <w:pPr>
        <w:rPr>
          <w:ins w:id="359" w:author="Willian" w:date="2017-02-04T14:24:00Z"/>
        </w:rPr>
      </w:pPr>
      <w:commentRangeStart w:id="360"/>
      <w:del w:id="361" w:author="Willian" w:date="2017-02-04T14:16:00Z">
        <w:r w:rsidRPr="00062F1D" w:rsidDel="008B2AC3">
          <w:delText>O Firebase Authentication fornece serviços de backend, SDKs fáceis de usar e bibliotecas de IU prontas para o uso para autenticar os usuários em seu aplicativo. Ele oferece suporte a autenticação usando senhas, provedores populares de identidades de identidades federadas, como o Google, Facebook e Twitter</w:delText>
        </w:r>
        <w:commentRangeEnd w:id="360"/>
        <w:r w:rsidR="00935F2E" w:rsidDel="008B2AC3">
          <w:rPr>
            <w:rStyle w:val="Refdecomentrio"/>
          </w:rPr>
          <w:commentReference w:id="360"/>
        </w:r>
        <w:r w:rsidRPr="00062F1D" w:rsidDel="008B2AC3">
          <w:delText>, e muito mais.</w:delText>
        </w:r>
      </w:del>
      <w:ins w:id="362" w:author="Willian" w:date="2017-02-04T14:16:00Z">
        <w:r w:rsidR="008B2AC3">
          <w:t xml:space="preserve">O </w:t>
        </w:r>
        <w:proofErr w:type="spellStart"/>
        <w:r w:rsidR="008B2AC3">
          <w:t>Firebase</w:t>
        </w:r>
        <w:proofErr w:type="spellEnd"/>
        <w:r w:rsidR="008B2AC3">
          <w:t xml:space="preserve"> </w:t>
        </w:r>
        <w:proofErr w:type="spellStart"/>
        <w:r w:rsidR="008B2AC3">
          <w:t>Authentication</w:t>
        </w:r>
        <w:proofErr w:type="spellEnd"/>
        <w:r w:rsidR="008B2AC3">
          <w:t xml:space="preserve"> é um sistema que fornece serviços de credenciamento de usu</w:t>
        </w:r>
      </w:ins>
      <w:ins w:id="363" w:author="Willian" w:date="2017-02-04T14:17:00Z">
        <w:r w:rsidR="008B2AC3">
          <w:t xml:space="preserve">ários e um SDK fácil de utilizar. Com ele poderemos oferecer opções ao usuário de autenticação via </w:t>
        </w:r>
      </w:ins>
      <w:ins w:id="364" w:author="Willian" w:date="2017-02-04T14:18:00Z">
        <w:r w:rsidR="008B2AC3">
          <w:t>e-mail</w:t>
        </w:r>
      </w:ins>
      <w:ins w:id="365" w:author="Willian" w:date="2017-02-04T14:17:00Z">
        <w:r w:rsidR="008B2AC3">
          <w:t xml:space="preserve"> e senha, utilizando a conta do </w:t>
        </w:r>
        <w:proofErr w:type="spellStart"/>
        <w:proofErr w:type="gramStart"/>
        <w:r w:rsidR="008B2AC3">
          <w:t>Facebook</w:t>
        </w:r>
        <w:proofErr w:type="spellEnd"/>
        <w:r w:rsidR="008B2AC3">
          <w:t xml:space="preserve"> ,</w:t>
        </w:r>
        <w:proofErr w:type="gramEnd"/>
        <w:r w:rsidR="008B2AC3">
          <w:t xml:space="preserve"> Google, </w:t>
        </w:r>
        <w:proofErr w:type="spellStart"/>
        <w:r w:rsidR="008B2AC3">
          <w:t>Twitter</w:t>
        </w:r>
        <w:proofErr w:type="spellEnd"/>
        <w:r w:rsidR="008B2AC3">
          <w:t xml:space="preserve"> e diversas outras. Tamb</w:t>
        </w:r>
      </w:ins>
      <w:ins w:id="366" w:author="Willian" w:date="2017-02-04T14:18:00Z">
        <w:r w:rsidR="008B2AC3">
          <w:t>ém com o auxílio dele podemos criar regras de restrições de acesso a determinados tipos de usuário mantendo a consist</w:t>
        </w:r>
      </w:ins>
      <w:ins w:id="367" w:author="Willian" w:date="2017-02-04T14:19:00Z">
        <w:r w:rsidR="008B2AC3">
          <w:t>ência e integridade dos nossos dados.</w:t>
        </w:r>
      </w:ins>
    </w:p>
    <w:p w14:paraId="5E708A5A" w14:textId="2256D4E4" w:rsidR="00C65D82" w:rsidDel="00C65D82" w:rsidRDefault="00C65D82" w:rsidP="00C65D82">
      <w:pPr>
        <w:rPr>
          <w:del w:id="368" w:author="Willian" w:date="2017-02-04T14:24:00Z"/>
        </w:rPr>
        <w:pPrChange w:id="369" w:author="Willian" w:date="2017-02-04T14:24:00Z">
          <w:pPr/>
        </w:pPrChange>
      </w:pPr>
      <w:ins w:id="370" w:author="Willian" w:date="2017-02-04T14:24:00Z">
        <w:r>
          <w:t xml:space="preserve">Um </w:t>
        </w:r>
        <w:proofErr w:type="spellStart"/>
        <w:r>
          <w:t>Firebase</w:t>
        </w:r>
        <w:proofErr w:type="spellEnd"/>
        <w:r>
          <w:t xml:space="preserve"> </w:t>
        </w:r>
        <w:proofErr w:type="spellStart"/>
        <w:r>
          <w:t>User</w:t>
        </w:r>
        <w:proofErr w:type="spellEnd"/>
        <w:r>
          <w:t xml:space="preserve"> representa a conta do usuário que se cadastrou no nosso aplicativo. Geralmente em nossos produtos teremos muitos usuários registrados, mesmo sendo um produto </w:t>
        </w:r>
        <w:proofErr w:type="spellStart"/>
        <w:r>
          <w:t>multiplataforma</w:t>
        </w:r>
        <w:proofErr w:type="spellEnd"/>
        <w:r>
          <w:t xml:space="preserve"> (iOS, Android e web) estes usuários compartilharão do mesmo banco de dados e farão parte do mesmo banco de usuários. </w:t>
        </w:r>
      </w:ins>
    </w:p>
    <w:p w14:paraId="6D189B7D" w14:textId="77777777" w:rsidR="00C65D82" w:rsidRPr="00C65D82" w:rsidRDefault="00C65D82" w:rsidP="00C65D82">
      <w:pPr>
        <w:rPr>
          <w:ins w:id="371" w:author="Willian" w:date="2017-02-04T14:24:00Z"/>
          <w:rPrChange w:id="372" w:author="Willian" w:date="2017-02-04T14:24:00Z">
            <w:rPr>
              <w:ins w:id="373" w:author="Willian" w:date="2017-02-04T14:24:00Z"/>
            </w:rPr>
          </w:rPrChange>
        </w:rPr>
        <w:pPrChange w:id="374" w:author="Willian" w:date="2017-02-04T14:24:00Z">
          <w:pPr/>
        </w:pPrChange>
      </w:pPr>
    </w:p>
    <w:commentRangeEnd w:id="352"/>
    <w:p w14:paraId="2828D8F6" w14:textId="7AE0B9FA" w:rsidR="00120ECD" w:rsidRPr="00062F1D" w:rsidDel="00C65D82" w:rsidRDefault="00C65D82" w:rsidP="00C65D82">
      <w:pPr>
        <w:rPr>
          <w:del w:id="375" w:author="Willian" w:date="2017-02-04T14:24:00Z"/>
        </w:rPr>
        <w:pPrChange w:id="376" w:author="Willian" w:date="2017-02-04T14:24:00Z">
          <w:pPr>
            <w:pStyle w:val="Ttulo3"/>
          </w:pPr>
        </w:pPrChange>
      </w:pPr>
      <w:del w:id="377" w:author="Willian" w:date="2017-02-04T14:24:00Z">
        <w:r w:rsidDel="00C65D82">
          <w:rPr>
            <w:rStyle w:val="Refdecomentrio"/>
          </w:rPr>
          <w:commentReference w:id="352"/>
        </w:r>
      </w:del>
      <w:commentRangeStart w:id="378"/>
      <w:ins w:id="379" w:author="Willian" w:date="2017-02-04T14:24:00Z">
        <w:r>
          <w:t>.</w:t>
        </w:r>
      </w:ins>
      <w:del w:id="380" w:author="Willian" w:date="2017-02-04T14:24:00Z">
        <w:r w:rsidR="00120ECD" w:rsidRPr="00062F1D" w:rsidDel="00C65D82">
          <w:delText>Usuários em projetos do Firebase</w:delText>
        </w:r>
      </w:del>
      <w:commentRangeEnd w:id="378"/>
      <w:r>
        <w:rPr>
          <w:rStyle w:val="Refdecomentrio"/>
        </w:rPr>
        <w:commentReference w:id="378"/>
      </w:r>
    </w:p>
    <w:p w14:paraId="42180C24" w14:textId="34733F32" w:rsidR="00120ECD" w:rsidRPr="00062F1D" w:rsidDel="00C65D82" w:rsidRDefault="00120ECD" w:rsidP="00C65D82">
      <w:pPr>
        <w:rPr>
          <w:del w:id="381" w:author="Willian" w:date="2017-02-04T14:22:00Z"/>
        </w:rPr>
        <w:pPrChange w:id="382" w:author="Willian" w:date="2017-02-04T14:24:00Z">
          <w:pPr/>
        </w:pPrChange>
      </w:pPr>
      <w:commentRangeStart w:id="383"/>
      <w:del w:id="384" w:author="Willian" w:date="2017-02-04T14:22:00Z">
        <w:r w:rsidRPr="00062F1D" w:rsidDel="00C65D82">
          <w:delText xml:space="preserve">Um objeto Firebase User representa a conta de um usuário que se inscreveu em um aplicativo no seu projeto do Firebase. Aplicativos geralmente têm muitos usuários registrados e todos os aplicativos em um projeto do Firebase compartilham um banco de dados </w:delText>
        </w:r>
        <w:commentRangeEnd w:id="383"/>
        <w:r w:rsidR="00935F2E" w:rsidDel="00C65D82">
          <w:rPr>
            <w:rStyle w:val="Refdecomentrio"/>
          </w:rPr>
          <w:commentReference w:id="383"/>
        </w:r>
        <w:r w:rsidRPr="00062F1D" w:rsidDel="00C65D82">
          <w:delText>de usuários.</w:delText>
        </w:r>
      </w:del>
    </w:p>
    <w:p w14:paraId="2F969274" w14:textId="7A131ABD" w:rsidR="00120ECD" w:rsidRPr="00062F1D" w:rsidDel="00C65D82" w:rsidRDefault="00120ECD" w:rsidP="00C65D82">
      <w:pPr>
        <w:rPr>
          <w:del w:id="385" w:author="Willian" w:date="2017-02-04T14:22:00Z"/>
        </w:rPr>
        <w:pPrChange w:id="386" w:author="Willian" w:date="2017-02-04T14:24:00Z">
          <w:pPr/>
        </w:pPrChange>
      </w:pPr>
      <w:del w:id="387" w:author="Willian" w:date="2017-02-04T14:22:00Z">
        <w:r w:rsidRPr="00062F1D" w:rsidDel="00C65D82">
          <w:delText>Uma instância de Firebase User independe de uma instância de Firebase Auth. Isso significa que você pode ter várias referências a diferentes usuários no mesmo contexto e ainda chamar qualquer um de seus métodos.</w:delText>
        </w:r>
      </w:del>
    </w:p>
    <w:p w14:paraId="3E7D29A8" w14:textId="0692B54A" w:rsidR="00120ECD" w:rsidRPr="00935F2E" w:rsidDel="00C65D82" w:rsidRDefault="00120ECD" w:rsidP="00C65D82">
      <w:pPr>
        <w:rPr>
          <w:del w:id="388" w:author="Willian" w:date="2017-02-04T14:24:00Z"/>
          <w:b/>
        </w:rPr>
        <w:pPrChange w:id="389" w:author="Willian" w:date="2017-02-04T14:24:00Z">
          <w:pPr/>
        </w:pPrChange>
      </w:pPr>
      <w:commentRangeStart w:id="390"/>
      <w:del w:id="391" w:author="Willian" w:date="2017-02-04T14:24:00Z">
        <w:r w:rsidRPr="00935F2E" w:rsidDel="00C65D82">
          <w:rPr>
            <w:b/>
          </w:rPr>
          <w:delText>Propriedades do usuário</w:delText>
        </w:r>
        <w:commentRangeEnd w:id="390"/>
        <w:r w:rsidR="00935F2E" w:rsidDel="00C65D82">
          <w:rPr>
            <w:rStyle w:val="Refdecomentrio"/>
          </w:rPr>
          <w:commentReference w:id="390"/>
        </w:r>
      </w:del>
    </w:p>
    <w:p w14:paraId="62B3F0BD" w14:textId="0CE2951F" w:rsidR="00120ECD" w:rsidRPr="00062F1D" w:rsidDel="00C65D82" w:rsidRDefault="00120ECD" w:rsidP="00C65D82">
      <w:pPr>
        <w:rPr>
          <w:del w:id="392" w:author="Willian" w:date="2017-02-04T14:24:00Z"/>
        </w:rPr>
        <w:pPrChange w:id="393" w:author="Willian" w:date="2017-02-04T14:24:00Z">
          <w:pPr/>
        </w:pPrChange>
      </w:pPr>
      <w:commentRangeStart w:id="394"/>
      <w:del w:id="395" w:author="Willian" w:date="2017-02-04T14:24:00Z">
        <w:r w:rsidRPr="00062F1D" w:rsidDel="00C65D82">
          <w:delText xml:space="preserve">Um Firebase User tem um conjunto fixo de propriedades básicas — um ID exclusivo, um endereço de e-mail primário, um nome e um URL de foto — armazenadas no banco de dados de usuários do projeto, que pode ser atualizado </w:delText>
        </w:r>
        <w:commentRangeEnd w:id="394"/>
        <w:r w:rsidR="00935F2E" w:rsidDel="00C65D82">
          <w:rPr>
            <w:rStyle w:val="Refdecomentrio"/>
          </w:rPr>
          <w:commentReference w:id="394"/>
        </w:r>
        <w:r w:rsidRPr="00062F1D" w:rsidDel="00C65D82">
          <w:delText>pelo usuário (iOS, Android, web</w:delText>
        </w:r>
        <w:commentRangeStart w:id="396"/>
        <w:r w:rsidRPr="00062F1D" w:rsidDel="00C65D82">
          <w:delText>). Você não pode adicionar outras propriedades diretamente no objeto Firebase User; em vez disso, pode armazenar as propriedades adicionais</w:delText>
        </w:r>
        <w:commentRangeEnd w:id="396"/>
        <w:r w:rsidR="00935F2E" w:rsidDel="00C65D82">
          <w:rPr>
            <w:rStyle w:val="Refdecomentrio"/>
          </w:rPr>
          <w:commentReference w:id="396"/>
        </w:r>
        <w:r w:rsidRPr="00062F1D" w:rsidDel="00C65D82">
          <w:delText xml:space="preserve"> em seu Firebase Realtime Database.</w:delText>
        </w:r>
      </w:del>
    </w:p>
    <w:p w14:paraId="2C277347" w14:textId="7E16B81C" w:rsidR="00120ECD" w:rsidRPr="00062F1D" w:rsidDel="00C65D82" w:rsidRDefault="00120ECD" w:rsidP="00C65D82">
      <w:pPr>
        <w:rPr>
          <w:del w:id="397" w:author="Willian" w:date="2017-02-04T14:24:00Z"/>
        </w:rPr>
        <w:pPrChange w:id="398" w:author="Willian" w:date="2017-02-04T14:24:00Z">
          <w:pPr/>
        </w:pPrChange>
      </w:pPr>
      <w:commentRangeStart w:id="399"/>
      <w:del w:id="400" w:author="Willian" w:date="2017-02-04T14:24:00Z">
        <w:r w:rsidRPr="00062F1D" w:rsidDel="00C65D82">
          <w:delText xml:space="preserve">Quando um usuário se inscreve em seu aplicativo pela primeira vez, os dados de perfil desse usuário são preenchidos </w:delText>
        </w:r>
        <w:commentRangeEnd w:id="399"/>
        <w:r w:rsidR="00935F2E" w:rsidDel="00C65D82">
          <w:rPr>
            <w:rStyle w:val="Refdecomentrio"/>
          </w:rPr>
          <w:commentReference w:id="399"/>
        </w:r>
        <w:r w:rsidRPr="00062F1D" w:rsidDel="00C65D82">
          <w:delText>com as informações disponíveis:</w:delText>
        </w:r>
      </w:del>
    </w:p>
    <w:p w14:paraId="007E44DC" w14:textId="0BCDF2B1" w:rsidR="00120ECD" w:rsidRPr="00062F1D" w:rsidDel="00C65D82" w:rsidRDefault="00120ECD" w:rsidP="00C65D82">
      <w:pPr>
        <w:rPr>
          <w:del w:id="401" w:author="Willian" w:date="2017-02-04T14:24:00Z"/>
        </w:rPr>
        <w:pPrChange w:id="402" w:author="Willian" w:date="2017-02-04T14:24:00Z">
          <w:pPr>
            <w:pStyle w:val="PargrafodaLista"/>
            <w:numPr>
              <w:numId w:val="51"/>
            </w:numPr>
            <w:ind w:hanging="360"/>
          </w:pPr>
        </w:pPrChange>
      </w:pPr>
      <w:commentRangeStart w:id="403"/>
      <w:del w:id="404" w:author="Willian" w:date="2017-02-04T14:24:00Z">
        <w:r w:rsidRPr="00062F1D" w:rsidDel="00C65D82">
          <w:delText>Se o usuário se inscreveu com um endereço de e-mail e uma senha, somente a propriedade do endereço de e-mail primário será preenchida</w:delText>
        </w:r>
      </w:del>
    </w:p>
    <w:p w14:paraId="07246C24" w14:textId="76E42499" w:rsidR="00120ECD" w:rsidRPr="00062F1D" w:rsidDel="00C65D82" w:rsidRDefault="00120ECD" w:rsidP="00C65D82">
      <w:pPr>
        <w:rPr>
          <w:del w:id="405" w:author="Willian" w:date="2017-02-04T14:24:00Z"/>
        </w:rPr>
        <w:pPrChange w:id="406" w:author="Willian" w:date="2017-02-04T14:24:00Z">
          <w:pPr>
            <w:pStyle w:val="PargrafodaLista"/>
            <w:numPr>
              <w:numId w:val="51"/>
            </w:numPr>
            <w:ind w:hanging="360"/>
          </w:pPr>
        </w:pPrChange>
      </w:pPr>
      <w:del w:id="407" w:author="Willian" w:date="2017-02-04T14:24:00Z">
        <w:r w:rsidRPr="00062F1D" w:rsidDel="00C65D82">
          <w:delText>Se o usuário se inscreveu com um provedor de identidades federadas, como o Google ou o Facebook, as informações de conta disponibilizadas por esse provedor serão usadas para preencher o perfil do usuário do Firebase</w:delText>
        </w:r>
      </w:del>
    </w:p>
    <w:p w14:paraId="1B5547BF" w14:textId="368A401D" w:rsidR="00120ECD" w:rsidRPr="00062F1D" w:rsidDel="00C65D82" w:rsidRDefault="00120ECD" w:rsidP="00C65D82">
      <w:pPr>
        <w:rPr>
          <w:del w:id="408" w:author="Willian" w:date="2017-02-04T14:24:00Z"/>
        </w:rPr>
        <w:pPrChange w:id="409" w:author="Willian" w:date="2017-02-04T14:24:00Z">
          <w:pPr>
            <w:pStyle w:val="PargrafodaLista"/>
            <w:numPr>
              <w:numId w:val="51"/>
            </w:numPr>
            <w:ind w:hanging="360"/>
          </w:pPr>
        </w:pPrChange>
      </w:pPr>
      <w:del w:id="410" w:author="Willian" w:date="2017-02-04T14:24:00Z">
        <w:r w:rsidRPr="00062F1D" w:rsidDel="00C65D82">
          <w:delText>Se o usuário se inscreveu com seu sistema de autenticação personalizado, você deve adicionar as informações desejadas explicitamente no perfil do usuário do Firebase.</w:delText>
        </w:r>
        <w:commentRangeEnd w:id="403"/>
        <w:r w:rsidR="00322140" w:rsidDel="00C65D82">
          <w:rPr>
            <w:rStyle w:val="Refdecomentrio"/>
          </w:rPr>
          <w:commentReference w:id="403"/>
        </w:r>
      </w:del>
    </w:p>
    <w:p w14:paraId="31AE1EE0" w14:textId="464436DE" w:rsidR="00120ECD" w:rsidRPr="00062F1D" w:rsidRDefault="00120ECD" w:rsidP="00C65D82">
      <w:pPr>
        <w:pPrChange w:id="411" w:author="Willian" w:date="2017-02-04T14:24:00Z">
          <w:pPr/>
        </w:pPrChange>
      </w:pPr>
      <w:commentRangeStart w:id="412"/>
      <w:del w:id="413" w:author="Willian" w:date="2017-02-04T14:24:00Z">
        <w:r w:rsidRPr="00062F1D" w:rsidDel="00C65D82">
          <w:delText>Quando uma conta de usuário é criada, você pode recarregar as informações do usuário para incorporar qualquer alteração que ele possa ter feito em outro dispositivo.</w:delText>
        </w:r>
        <w:commentRangeEnd w:id="412"/>
        <w:r w:rsidR="00322140" w:rsidDel="00C65D82">
          <w:rPr>
            <w:rStyle w:val="Refdecomentrio"/>
          </w:rPr>
          <w:commentReference w:id="412"/>
        </w:r>
      </w:del>
    </w:p>
    <w:p w14:paraId="7FE34735" w14:textId="77777777" w:rsidR="00120ECD" w:rsidRPr="00062F1D" w:rsidRDefault="00120ECD" w:rsidP="00062F1D">
      <w:pPr>
        <w:pStyle w:val="Ttulo3"/>
      </w:pPr>
      <w:r w:rsidRPr="00062F1D">
        <w:t xml:space="preserve">Provedores de </w:t>
      </w:r>
      <w:proofErr w:type="spellStart"/>
      <w:r w:rsidRPr="00062F1D">
        <w:t>login</w:t>
      </w:r>
      <w:proofErr w:type="spellEnd"/>
    </w:p>
    <w:p w14:paraId="4D2FBDEB" w14:textId="2F541105" w:rsidR="00120ECD" w:rsidRPr="00552719" w:rsidDel="00C65D82" w:rsidRDefault="00120ECD" w:rsidP="00062F1D">
      <w:pPr>
        <w:rPr>
          <w:del w:id="414" w:author="Willian" w:date="2017-02-04T14:26:00Z"/>
        </w:rPr>
      </w:pPr>
      <w:commentRangeStart w:id="415"/>
      <w:del w:id="416" w:author="Willian" w:date="2017-02-04T14:26:00Z">
        <w:r w:rsidRPr="00552719" w:rsidDel="00C65D82">
          <w:delText>Você pode conectar usuários em seus aplicativos do Firebase usando diversos métodos: um endereço de e-mail e uma senha, provedores de identidades federadas e seu sistema de autenticação personalizado. Você pode associar mais de um método de login com um usuário: por exemplo, os usuários podem fazer login na mesma conta usando um endereço de e-mail e uma senha ou usando o Google Sign-In.</w:delText>
        </w:r>
      </w:del>
    </w:p>
    <w:p w14:paraId="3B95B3C4" w14:textId="758A8D56" w:rsidR="00120ECD" w:rsidRDefault="00120ECD" w:rsidP="00062F1D">
      <w:pPr>
        <w:rPr>
          <w:ins w:id="417" w:author="Willian" w:date="2017-02-04T14:28:00Z"/>
        </w:rPr>
      </w:pPr>
      <w:del w:id="418" w:author="Willian" w:date="2017-02-04T14:26:00Z">
        <w:r w:rsidRPr="00552719" w:rsidDel="00C65D82">
          <w:delText>Uma instância de Firebase User acompanha todos os provedores vinculados ao usuário. Isso permite que você atualize as propriedades do perfil vazio usando as informações fornecidas por um provedor. Consulte Gerenciar usuários (iOS, Android, Web).</w:delText>
        </w:r>
        <w:commentRangeEnd w:id="415"/>
        <w:r w:rsidR="00322140" w:rsidDel="00C65D82">
          <w:rPr>
            <w:rStyle w:val="Refdecomentrio"/>
          </w:rPr>
          <w:commentReference w:id="415"/>
        </w:r>
      </w:del>
      <w:ins w:id="419" w:author="Willian" w:date="2017-02-04T14:27:00Z">
        <w:r w:rsidR="00C65D82">
          <w:t>Uma das coisas que mais desagradam os usuários no uso de aplicativos é</w:t>
        </w:r>
      </w:ins>
      <w:ins w:id="420" w:author="Willian" w:date="2017-02-04T14:28:00Z">
        <w:r w:rsidR="00C65D82">
          <w:t xml:space="preserve"> quando precisam preencher formulários e cadastros extensos. </w:t>
        </w:r>
      </w:ins>
    </w:p>
    <w:p w14:paraId="4E24D19F" w14:textId="75F85779" w:rsidR="00C65D82" w:rsidRPr="00552719" w:rsidRDefault="00C65D82" w:rsidP="00062F1D">
      <w:ins w:id="421" w:author="Willian" w:date="2017-02-04T14:28:00Z">
        <w:r>
          <w:t xml:space="preserve">Utilizando provedores de </w:t>
        </w:r>
        <w:proofErr w:type="spellStart"/>
        <w:r>
          <w:t>login</w:t>
        </w:r>
        <w:proofErr w:type="spellEnd"/>
        <w:r>
          <w:t xml:space="preserve"> como </w:t>
        </w:r>
        <w:proofErr w:type="spellStart"/>
        <w:r>
          <w:t>Facebook</w:t>
        </w:r>
        <w:proofErr w:type="spellEnd"/>
        <w:r>
          <w:t xml:space="preserve"> e Google pode diminuir a carga de formulários pois quando um usuário faz </w:t>
        </w:r>
        <w:proofErr w:type="spellStart"/>
        <w:r>
          <w:t>login</w:t>
        </w:r>
        <w:proofErr w:type="spellEnd"/>
        <w:r>
          <w:t xml:space="preserve"> utilizando um destes, informaç</w:t>
        </w:r>
      </w:ins>
      <w:ins w:id="422" w:author="Willian" w:date="2017-02-04T14:29:00Z">
        <w:r>
          <w:t>ões básicas do perfil dele já são obtidas. O Google por exemplo pode fornecer o Nome, e-mail e a rede de amigos do usuário</w:t>
        </w:r>
        <w:r w:rsidR="0017232E">
          <w:t xml:space="preserve">, que são dados mais do que </w:t>
        </w:r>
      </w:ins>
      <w:ins w:id="423" w:author="Willian" w:date="2017-02-04T14:30:00Z">
        <w:r w:rsidR="0017232E">
          <w:t>uteis</w:t>
        </w:r>
      </w:ins>
      <w:ins w:id="424" w:author="Willian" w:date="2017-02-04T14:29:00Z">
        <w:r w:rsidR="0017232E">
          <w:t xml:space="preserve"> para possível marketing de outros produtos.</w:t>
        </w:r>
      </w:ins>
    </w:p>
    <w:p w14:paraId="791E4668" w14:textId="77777777" w:rsidR="00120ECD" w:rsidRDefault="00120ECD" w:rsidP="00062F1D">
      <w:pPr>
        <w:pStyle w:val="Ttulo3"/>
        <w:rPr>
          <w:ins w:id="425" w:author="Willian" w:date="2017-02-04T14:30:00Z"/>
        </w:rPr>
      </w:pPr>
      <w:r w:rsidRPr="00062F1D">
        <w:t>Usuário atual</w:t>
      </w:r>
    </w:p>
    <w:p w14:paraId="05F78014" w14:textId="74008213" w:rsidR="0017232E" w:rsidRDefault="0017232E" w:rsidP="0017232E">
      <w:pPr>
        <w:rPr>
          <w:ins w:id="426" w:author="Willian" w:date="2017-02-04T14:31:00Z"/>
        </w:rPr>
        <w:pPrChange w:id="427" w:author="Willian" w:date="2017-02-04T14:30:00Z">
          <w:pPr>
            <w:pStyle w:val="Ttulo3"/>
          </w:pPr>
        </w:pPrChange>
      </w:pPr>
      <w:commentRangeStart w:id="428"/>
      <w:ins w:id="429" w:author="Willian" w:date="2017-02-04T14:30:00Z">
        <w:r>
          <w:t xml:space="preserve">Quando um usuário faz </w:t>
        </w:r>
        <w:proofErr w:type="spellStart"/>
        <w:r>
          <w:t>login</w:t>
        </w:r>
        <w:proofErr w:type="spellEnd"/>
        <w:r>
          <w:t xml:space="preserve"> ou se inscreve no seu aplicativo utilizando o </w:t>
        </w:r>
        <w:proofErr w:type="spellStart"/>
        <w:r>
          <w:t>Firebase</w:t>
        </w:r>
        <w:proofErr w:type="spellEnd"/>
        <w:r>
          <w:t xml:space="preserve"> </w:t>
        </w:r>
        <w:proofErr w:type="spellStart"/>
        <w:r>
          <w:t>Auth</w:t>
        </w:r>
        <w:proofErr w:type="spellEnd"/>
        <w:r>
          <w:t xml:space="preserve"> SDK ele fica salvo como estado </w:t>
        </w:r>
      </w:ins>
      <w:ins w:id="430" w:author="Willian" w:date="2017-02-04T14:31:00Z">
        <w:r>
          <w:t>“Autenticado”. Este estado persiste durante um determinado tempo e assim ele pode continuar utilizando o serviço sem ter que se autenticar novamente sempre ao abrir o aplicativo.</w:t>
        </w:r>
      </w:ins>
    </w:p>
    <w:p w14:paraId="1F936117" w14:textId="4BDF5EFE" w:rsidR="0017232E" w:rsidRPr="0017232E" w:rsidRDefault="0017232E" w:rsidP="0017232E">
      <w:pPr>
        <w:rPr>
          <w:rPrChange w:id="431" w:author="Willian" w:date="2017-02-04T14:30:00Z">
            <w:rPr/>
          </w:rPrChange>
        </w:rPr>
        <w:pPrChange w:id="432" w:author="Willian" w:date="2017-02-04T14:30:00Z">
          <w:pPr>
            <w:pStyle w:val="Ttulo3"/>
          </w:pPr>
        </w:pPrChange>
      </w:pPr>
      <w:ins w:id="433" w:author="Willian" w:date="2017-02-04T14:32:00Z">
        <w:r>
          <w:t xml:space="preserve">Quando o usuário faz </w:t>
        </w:r>
        <w:proofErr w:type="spellStart"/>
        <w:r>
          <w:t>logout</w:t>
        </w:r>
        <w:proofErr w:type="spellEnd"/>
        <w:r>
          <w:t xml:space="preserve"> o </w:t>
        </w:r>
        <w:proofErr w:type="spellStart"/>
        <w:r>
          <w:t>Firebase</w:t>
        </w:r>
        <w:proofErr w:type="spellEnd"/>
        <w:r>
          <w:t xml:space="preserve"> </w:t>
        </w:r>
        <w:proofErr w:type="spellStart"/>
        <w:r>
          <w:t>Auth</w:t>
        </w:r>
        <w:proofErr w:type="spellEnd"/>
        <w:r>
          <w:t xml:space="preserve"> perde as informações do mesmo, deixando de persistir seus dados. Sendo assim, o usu</w:t>
        </w:r>
      </w:ins>
      <w:ins w:id="434" w:author="Willian" w:date="2017-02-04T14:33:00Z">
        <w:r>
          <w:t>ário precisará passar pelo processo de autenticação novamente.</w:t>
        </w:r>
      </w:ins>
    </w:p>
    <w:commentRangeEnd w:id="428"/>
    <w:p w14:paraId="19800CAE" w14:textId="2635579C" w:rsidR="00120ECD" w:rsidRPr="00552719" w:rsidDel="0017232E" w:rsidRDefault="0017232E" w:rsidP="00062F1D">
      <w:pPr>
        <w:rPr>
          <w:del w:id="435" w:author="Willian" w:date="2017-02-04T14:33:00Z"/>
        </w:rPr>
      </w:pPr>
      <w:r>
        <w:rPr>
          <w:rStyle w:val="Refdecomentrio"/>
        </w:rPr>
        <w:commentReference w:id="428"/>
      </w:r>
      <w:commentRangeStart w:id="436"/>
      <w:del w:id="437" w:author="Willian" w:date="2017-02-04T14:33:00Z">
        <w:r w:rsidR="00120ECD" w:rsidRPr="00552719" w:rsidDel="0017232E">
          <w:delText>Quando um usuário se inscreve ou faz login, esse usuário se torna o usuário atual da instância de Auth. A instância de Firebase Auth persiste o estado do usuário, portanto, atualizar a página (em um navegador) ou reiniciar o aplicativo não perde as informações do usuário.</w:delText>
        </w:r>
      </w:del>
    </w:p>
    <w:p w14:paraId="60731D4A" w14:textId="746549F0" w:rsidR="00120ECD" w:rsidRPr="00552719" w:rsidDel="0017232E" w:rsidRDefault="00120ECD" w:rsidP="00062F1D">
      <w:pPr>
        <w:rPr>
          <w:del w:id="438" w:author="Willian" w:date="2017-02-04T14:33:00Z"/>
        </w:rPr>
      </w:pPr>
      <w:del w:id="439" w:author="Willian" w:date="2017-02-04T14:33:00Z">
        <w:r w:rsidRPr="00552719" w:rsidDel="0017232E">
          <w:delText>Quando o usuário faz logout, a instância de Auth deixa de manter uma referência ao objeto User e de persistir seu estado; não há mais um usuário atual. No entanto, a instância do usuário continua totalmente funcional: se você mantiver uma referência a ela, ainda será possível acessar e atualizar os dados do usuário.</w:delText>
        </w:r>
        <w:commentRangeEnd w:id="436"/>
        <w:r w:rsidR="00322140" w:rsidDel="0017232E">
          <w:rPr>
            <w:rStyle w:val="Refdecomentrio"/>
          </w:rPr>
          <w:commentReference w:id="436"/>
        </w:r>
      </w:del>
    </w:p>
    <w:p w14:paraId="3B3794EC" w14:textId="77777777" w:rsidR="00120ECD" w:rsidRDefault="00120ECD" w:rsidP="00062F1D">
      <w:pPr>
        <w:pStyle w:val="Ttulo3"/>
        <w:rPr>
          <w:ins w:id="440" w:author="Willian" w:date="2017-02-04T14:34:00Z"/>
        </w:rPr>
      </w:pPr>
      <w:r w:rsidRPr="00062F1D">
        <w:t>Ciclo de vida do usuário</w:t>
      </w:r>
    </w:p>
    <w:p w14:paraId="04518FB4" w14:textId="1F330FFF" w:rsidR="0017232E" w:rsidRDefault="0017232E" w:rsidP="0017232E">
      <w:pPr>
        <w:rPr>
          <w:ins w:id="441" w:author="Willian" w:date="2017-02-04T14:35:00Z"/>
        </w:rPr>
        <w:pPrChange w:id="442" w:author="Willian" w:date="2017-02-04T14:34:00Z">
          <w:pPr>
            <w:pStyle w:val="Ttulo3"/>
          </w:pPr>
        </w:pPrChange>
      </w:pPr>
      <w:commentRangeStart w:id="443"/>
      <w:ins w:id="444" w:author="Willian" w:date="2017-02-04T14:34:00Z">
        <w:r>
          <w:t xml:space="preserve">A maneira correta de acompanhar o estado atual do usuário é por meio de </w:t>
        </w:r>
        <w:proofErr w:type="spellStart"/>
        <w:r>
          <w:rPr>
            <w:b/>
          </w:rPr>
          <w:t>observers</w:t>
        </w:r>
        <w:proofErr w:type="spellEnd"/>
        <w:r>
          <w:rPr>
            <w:b/>
          </w:rPr>
          <w:t xml:space="preserve"> </w:t>
        </w:r>
        <w:r>
          <w:t xml:space="preserve">(padrão de projeto aprendido no curso de Android). Um </w:t>
        </w:r>
        <w:proofErr w:type="spellStart"/>
        <w:r>
          <w:t>observer</w:t>
        </w:r>
        <w:proofErr w:type="spellEnd"/>
        <w:r>
          <w:t xml:space="preserve"> é</w:t>
        </w:r>
      </w:ins>
      <w:ins w:id="445" w:author="Willian" w:date="2017-02-04T14:35:00Z">
        <w:r>
          <w:t xml:space="preserve"> notificado sempre quando algo relevante acontecer com o usuário.</w:t>
        </w:r>
      </w:ins>
      <w:commentRangeEnd w:id="443"/>
      <w:ins w:id="446" w:author="Willian" w:date="2017-02-04T14:41:00Z">
        <w:r w:rsidR="00D05946">
          <w:rPr>
            <w:rStyle w:val="Refdecomentrio"/>
          </w:rPr>
          <w:commentReference w:id="443"/>
        </w:r>
      </w:ins>
    </w:p>
    <w:p w14:paraId="4A442D3E" w14:textId="187C759A" w:rsidR="0017232E" w:rsidRPr="0017232E" w:rsidRDefault="0017232E" w:rsidP="0017232E">
      <w:pPr>
        <w:rPr>
          <w:rPrChange w:id="447" w:author="Willian" w:date="2017-02-04T14:34:00Z">
            <w:rPr/>
          </w:rPrChange>
        </w:rPr>
        <w:pPrChange w:id="448" w:author="Willian" w:date="2017-02-04T14:34:00Z">
          <w:pPr>
            <w:pStyle w:val="Ttulo3"/>
          </w:pPr>
        </w:pPrChange>
      </w:pPr>
      <w:ins w:id="449" w:author="Willian" w:date="2017-02-04T14:35:00Z">
        <w:r>
          <w:t xml:space="preserve">Um </w:t>
        </w:r>
        <w:proofErr w:type="spellStart"/>
        <w:r>
          <w:t>observer</w:t>
        </w:r>
        <w:proofErr w:type="spellEnd"/>
        <w:r>
          <w:t xml:space="preserve"> do </w:t>
        </w:r>
        <w:proofErr w:type="spellStart"/>
        <w:r>
          <w:t>Auth</w:t>
        </w:r>
        <w:proofErr w:type="spellEnd"/>
        <w:r>
          <w:t xml:space="preserve"> é notificado diante das seguintes situações:</w:t>
        </w:r>
      </w:ins>
    </w:p>
    <w:p w14:paraId="5E58F0EF" w14:textId="3A4CF9F0" w:rsidR="00120ECD" w:rsidRPr="00552719" w:rsidDel="0017232E" w:rsidRDefault="00120ECD" w:rsidP="00062F1D">
      <w:pPr>
        <w:rPr>
          <w:del w:id="450" w:author="Willian" w:date="2017-02-04T14:36:00Z"/>
        </w:rPr>
      </w:pPr>
      <w:commentRangeStart w:id="451"/>
      <w:commentRangeStart w:id="452"/>
      <w:del w:id="453" w:author="Willian" w:date="2017-02-04T14:36:00Z">
        <w:r w:rsidRPr="00552719" w:rsidDel="0017232E">
          <w:lastRenderedPageBreak/>
          <w:delText>A maneira recomendada de acompanhar o estado atual da instância do Firebase Auth é usar ouvintes (também chamados de "observadores" no JavaScript). Um ouvinte do Auth é notificado sempre que algo relevante acontece com o objeto Auth. Consulte Gerenciar usuários (iOS, Android, web).</w:delText>
        </w:r>
      </w:del>
    </w:p>
    <w:p w14:paraId="151FDA71" w14:textId="361D2E0D" w:rsidR="00120ECD" w:rsidRPr="00552719" w:rsidDel="0017232E" w:rsidRDefault="00120ECD" w:rsidP="00062F1D">
      <w:pPr>
        <w:rPr>
          <w:del w:id="454" w:author="Willian" w:date="2017-02-04T14:36:00Z"/>
        </w:rPr>
      </w:pPr>
      <w:del w:id="455" w:author="Willian" w:date="2017-02-04T14:36:00Z">
        <w:r w:rsidRPr="00552719" w:rsidDel="0017232E">
          <w:delText>Um ouvinte do Auth é notificado nas seguintes situações:</w:delText>
        </w:r>
      </w:del>
    </w:p>
    <w:p w14:paraId="020BDDD2" w14:textId="0A573DED" w:rsidR="00120ECD" w:rsidRPr="00062F1D" w:rsidRDefault="00120ECD" w:rsidP="00062F1D">
      <w:pPr>
        <w:pStyle w:val="PargrafodaLista"/>
        <w:numPr>
          <w:ilvl w:val="0"/>
          <w:numId w:val="52"/>
        </w:numPr>
      </w:pPr>
      <w:del w:id="456" w:author="Willian" w:date="2017-02-04T14:37:00Z">
        <w:r w:rsidRPr="00062F1D" w:rsidDel="00D05946">
          <w:delText>O objeto Auth termina de inicializar e um usuário já fez login em uma sessão anterior ou foi redirecionado do fluxo de login de um provedor de identidades</w:delText>
        </w:r>
      </w:del>
      <w:ins w:id="457" w:author="Willian" w:date="2017-02-04T14:37:00Z">
        <w:r w:rsidR="00D05946">
          <w:t xml:space="preserve">Um usuário renova seu </w:t>
        </w:r>
        <w:proofErr w:type="spellStart"/>
        <w:r w:rsidR="00D05946">
          <w:t>login</w:t>
        </w:r>
        <w:proofErr w:type="spellEnd"/>
        <w:r w:rsidR="00D05946">
          <w:t>, pois já autenticou em um momento anterior.</w:t>
        </w:r>
      </w:ins>
    </w:p>
    <w:p w14:paraId="1C4980AE" w14:textId="77777777" w:rsidR="00120ECD" w:rsidRPr="00062F1D" w:rsidRDefault="00120ECD" w:rsidP="00062F1D">
      <w:pPr>
        <w:pStyle w:val="PargrafodaLista"/>
        <w:numPr>
          <w:ilvl w:val="0"/>
          <w:numId w:val="52"/>
        </w:numPr>
      </w:pPr>
      <w:r w:rsidRPr="00062F1D">
        <w:t xml:space="preserve">Um usuário faz </w:t>
      </w:r>
      <w:proofErr w:type="spellStart"/>
      <w:r w:rsidRPr="00062F1D">
        <w:t>login</w:t>
      </w:r>
      <w:proofErr w:type="spellEnd"/>
      <w:r w:rsidRPr="00062F1D">
        <w:t xml:space="preserve"> (o usuário atual é definido)</w:t>
      </w:r>
    </w:p>
    <w:p w14:paraId="4ADA6050" w14:textId="77777777" w:rsidR="00120ECD" w:rsidRPr="00062F1D" w:rsidRDefault="00120ECD" w:rsidP="00062F1D">
      <w:pPr>
        <w:pStyle w:val="PargrafodaLista"/>
        <w:numPr>
          <w:ilvl w:val="0"/>
          <w:numId w:val="52"/>
        </w:numPr>
      </w:pPr>
      <w:r w:rsidRPr="00062F1D">
        <w:t xml:space="preserve">Um usuário faz </w:t>
      </w:r>
      <w:proofErr w:type="spellStart"/>
      <w:r w:rsidRPr="00062F1D">
        <w:t>logout</w:t>
      </w:r>
      <w:proofErr w:type="spellEnd"/>
      <w:r w:rsidRPr="00062F1D">
        <w:t xml:space="preserve"> (o usuário atual se torna nulo)</w:t>
      </w:r>
    </w:p>
    <w:p w14:paraId="36ADCA62" w14:textId="7F99198E" w:rsidR="00120ECD" w:rsidRPr="00062F1D" w:rsidRDefault="00120ECD" w:rsidP="00062F1D">
      <w:pPr>
        <w:pStyle w:val="PargrafodaLista"/>
        <w:numPr>
          <w:ilvl w:val="0"/>
          <w:numId w:val="52"/>
        </w:numPr>
      </w:pPr>
      <w:r w:rsidRPr="00062F1D">
        <w:t xml:space="preserve">O </w:t>
      </w:r>
      <w:proofErr w:type="spellStart"/>
      <w:r w:rsidRPr="00062F1D">
        <w:t>token</w:t>
      </w:r>
      <w:proofErr w:type="spellEnd"/>
      <w:r w:rsidRPr="00062F1D">
        <w:t xml:space="preserve"> de acesso do usuário atual é </w:t>
      </w:r>
      <w:del w:id="458" w:author="Willian" w:date="2017-02-04T14:38:00Z">
        <w:r w:rsidRPr="00062F1D" w:rsidDel="00D05946">
          <w:delText>atualizado</w:delText>
        </w:r>
      </w:del>
      <w:ins w:id="459" w:author="Willian" w:date="2017-02-04T14:38:00Z">
        <w:r w:rsidR="00D05946">
          <w:t xml:space="preserve">renovado, ou seja, o usuário precisa de alguma forma se </w:t>
        </w:r>
        <w:proofErr w:type="spellStart"/>
        <w:r w:rsidR="00D05946">
          <w:t>reautenticar</w:t>
        </w:r>
        <w:proofErr w:type="spellEnd"/>
        <w:r w:rsidR="00D05946">
          <w:t xml:space="preserve">, mas neste caso podemos </w:t>
        </w:r>
        <w:proofErr w:type="spellStart"/>
        <w:r w:rsidR="00D05946">
          <w:t>fazê</w:t>
        </w:r>
      </w:ins>
      <w:proofErr w:type="spellEnd"/>
      <w:r w:rsidRPr="00062F1D">
        <w:t>. Esse caso pode acontecer nas seguintes condições:</w:t>
      </w:r>
    </w:p>
    <w:p w14:paraId="4439EBF7" w14:textId="77777777" w:rsidR="00120ECD" w:rsidRPr="00062F1D" w:rsidRDefault="00120ECD" w:rsidP="00062F1D">
      <w:pPr>
        <w:pStyle w:val="PargrafodaLista"/>
        <w:numPr>
          <w:ilvl w:val="1"/>
          <w:numId w:val="52"/>
        </w:numPr>
      </w:pPr>
      <w:r w:rsidRPr="00062F1D">
        <w:t xml:space="preserve">O </w:t>
      </w:r>
      <w:proofErr w:type="spellStart"/>
      <w:r w:rsidRPr="00062F1D">
        <w:t>token</w:t>
      </w:r>
      <w:proofErr w:type="spellEnd"/>
      <w:r w:rsidRPr="00062F1D">
        <w:t xml:space="preserve"> de acesso expira: essa é uma situação comum. O </w:t>
      </w:r>
      <w:proofErr w:type="spellStart"/>
      <w:r w:rsidRPr="00062F1D">
        <w:t>token</w:t>
      </w:r>
      <w:proofErr w:type="spellEnd"/>
      <w:r w:rsidRPr="00062F1D">
        <w:t xml:space="preserve"> de atualização é usado para obter um novo conjunto de </w:t>
      </w:r>
      <w:proofErr w:type="spellStart"/>
      <w:r w:rsidRPr="00062F1D">
        <w:t>tokens</w:t>
      </w:r>
      <w:proofErr w:type="spellEnd"/>
      <w:r w:rsidRPr="00062F1D">
        <w:t xml:space="preserve"> válidos.</w:t>
      </w:r>
    </w:p>
    <w:p w14:paraId="7D1E3ED0" w14:textId="69DB4E40" w:rsidR="00120ECD" w:rsidRPr="00062F1D" w:rsidRDefault="00120ECD" w:rsidP="00062F1D">
      <w:pPr>
        <w:pStyle w:val="PargrafodaLista"/>
        <w:numPr>
          <w:ilvl w:val="0"/>
          <w:numId w:val="52"/>
        </w:numPr>
      </w:pPr>
      <w:r w:rsidRPr="00062F1D">
        <w:t>O usuário altera a senha</w:t>
      </w:r>
      <w:del w:id="460" w:author="Willian" w:date="2017-02-04T14:39:00Z">
        <w:r w:rsidRPr="00062F1D" w:rsidDel="00D05946">
          <w:delText>: O Firebase emite novos tokens de acesso e atualização e considera os antigos como expirados. Isso automaticamente desconecta o usuário de todos os dispositivos, por motivos de segurança</w:delText>
        </w:r>
      </w:del>
    </w:p>
    <w:p w14:paraId="0C5CBAD6" w14:textId="1625F910" w:rsidR="00120ECD" w:rsidRPr="00062F1D" w:rsidRDefault="00120ECD" w:rsidP="00062F1D">
      <w:pPr>
        <w:pStyle w:val="PargrafodaLista"/>
        <w:numPr>
          <w:ilvl w:val="0"/>
          <w:numId w:val="52"/>
        </w:numPr>
      </w:pPr>
      <w:r w:rsidRPr="00062F1D">
        <w:t xml:space="preserve">O usuário é </w:t>
      </w:r>
      <w:proofErr w:type="spellStart"/>
      <w:r w:rsidRPr="00062F1D">
        <w:t>reautenticado</w:t>
      </w:r>
      <w:proofErr w:type="spellEnd"/>
      <w:ins w:id="461" w:author="Willian" w:date="2017-02-04T14:39:00Z">
        <w:r w:rsidR="00D05946">
          <w:t>, ou seja, algumas de suas credenciais mudaram e o usuário precisa ser atualizado</w:t>
        </w:r>
      </w:ins>
      <w:del w:id="462" w:author="Willian" w:date="2017-02-04T14:39:00Z">
        <w:r w:rsidRPr="00062F1D" w:rsidDel="00D05946">
          <w:delText>: algumas ações exigem que as credenciais do usuário tenham sido emitidas recentemente, como excluir uma conta, definir um endereço de e-mail primário e alterar uma senha. Em vez de desconectar o usuário e conectá-lo novamente, obtenha novas credenciais do usuário e passe-as para o método de reautenticação do objeto User</w:delText>
        </w:r>
      </w:del>
      <w:r w:rsidRPr="00062F1D">
        <w:t>.</w:t>
      </w:r>
      <w:commentRangeEnd w:id="451"/>
      <w:r w:rsidR="00322140">
        <w:rPr>
          <w:rStyle w:val="Refdecomentrio"/>
        </w:rPr>
        <w:commentReference w:id="451"/>
      </w:r>
      <w:commentRangeEnd w:id="452"/>
      <w:r w:rsidR="00D05946">
        <w:rPr>
          <w:rStyle w:val="Refdecomentrio"/>
        </w:rPr>
        <w:commentReference w:id="452"/>
      </w:r>
    </w:p>
    <w:p w14:paraId="5E152877" w14:textId="77777777" w:rsidR="00120ECD" w:rsidRPr="00062F1D" w:rsidRDefault="00120ECD" w:rsidP="00062F1D">
      <w:pPr>
        <w:pStyle w:val="Ttulo2"/>
      </w:pPr>
      <w:r w:rsidRPr="00062F1D">
        <w:t xml:space="preserve">Gerenciar usuários no </w:t>
      </w:r>
      <w:proofErr w:type="spellStart"/>
      <w:r w:rsidRPr="00062F1D">
        <w:t>Firebase</w:t>
      </w:r>
      <w:proofErr w:type="spellEnd"/>
    </w:p>
    <w:p w14:paraId="6CBE4827" w14:textId="77777777" w:rsidR="00120ECD" w:rsidRPr="00062F1D" w:rsidRDefault="00120ECD" w:rsidP="00062F1D">
      <w:pPr>
        <w:pStyle w:val="Ttulo3"/>
      </w:pPr>
      <w:r w:rsidRPr="00062F1D">
        <w:t>Criar um usuário</w:t>
      </w:r>
    </w:p>
    <w:p w14:paraId="5AE2E1B9" w14:textId="044BFC55" w:rsidR="00120ECD" w:rsidRPr="00552719" w:rsidRDefault="00120ECD" w:rsidP="00062F1D">
      <w:r w:rsidRPr="00552719">
        <w:t xml:space="preserve">Para criar um novo usuário no projeto </w:t>
      </w:r>
      <w:proofErr w:type="spellStart"/>
      <w:r w:rsidRPr="00552719">
        <w:t>Firebase</w:t>
      </w:r>
      <w:proofErr w:type="spellEnd"/>
      <w:r w:rsidRPr="00552719">
        <w:t xml:space="preserve">, chame o método </w:t>
      </w:r>
      <w:proofErr w:type="spellStart"/>
      <w:proofErr w:type="gramStart"/>
      <w:r w:rsidRPr="00552719">
        <w:t>createUser</w:t>
      </w:r>
      <w:proofErr w:type="spellEnd"/>
      <w:r w:rsidR="00442191">
        <w:t>(</w:t>
      </w:r>
      <w:proofErr w:type="spellStart"/>
      <w:proofErr w:type="gramEnd"/>
      <w:r w:rsidR="00442191">
        <w:t>w</w:t>
      </w:r>
      <w:r w:rsidRPr="00552719">
        <w:t>ithEmail</w:t>
      </w:r>
      <w:r w:rsidR="00442191">
        <w:t>:</w:t>
      </w:r>
      <w:r w:rsidRPr="00552719">
        <w:t>password:completion</w:t>
      </w:r>
      <w:proofErr w:type="spellEnd"/>
      <w:r w:rsidRPr="00552719">
        <w:t>:</w:t>
      </w:r>
      <w:r w:rsidR="00442191">
        <w:t>)</w:t>
      </w:r>
      <w:r w:rsidRPr="00552719">
        <w:t xml:space="preserve"> ou conecte um usuário pela primeira vez usando um provedor de identidades federadas, como o Google </w:t>
      </w:r>
      <w:proofErr w:type="spellStart"/>
      <w:r w:rsidRPr="00552719">
        <w:t>Sign</w:t>
      </w:r>
      <w:proofErr w:type="spellEnd"/>
      <w:r w:rsidRPr="00552719">
        <w:t xml:space="preserve">-In ou o </w:t>
      </w:r>
      <w:proofErr w:type="spellStart"/>
      <w:r w:rsidRPr="00552719">
        <w:t>login</w:t>
      </w:r>
      <w:proofErr w:type="spellEnd"/>
      <w:r w:rsidRPr="00552719">
        <w:t xml:space="preserve"> do </w:t>
      </w:r>
      <w:proofErr w:type="spellStart"/>
      <w:r w:rsidRPr="00552719">
        <w:t>Facebook</w:t>
      </w:r>
      <w:proofErr w:type="spellEnd"/>
      <w:r w:rsidRPr="00552719">
        <w:t>.</w:t>
      </w:r>
    </w:p>
    <w:p w14:paraId="4CFA633A" w14:textId="77777777" w:rsidR="00120ECD" w:rsidRPr="00552719" w:rsidRDefault="00120ECD" w:rsidP="00062F1D">
      <w:r w:rsidRPr="00552719">
        <w:t xml:space="preserve">Você também pode criar novos usuários autenticados com senha na seção </w:t>
      </w:r>
      <w:proofErr w:type="spellStart"/>
      <w:r w:rsidRPr="00552719">
        <w:t>Authentication</w:t>
      </w:r>
      <w:proofErr w:type="spellEnd"/>
      <w:r w:rsidRPr="00552719">
        <w:t xml:space="preserve"> do </w:t>
      </w:r>
      <w:proofErr w:type="spellStart"/>
      <w:r w:rsidRPr="00552719">
        <w:t>Firebase</w:t>
      </w:r>
      <w:proofErr w:type="spellEnd"/>
      <w:r w:rsidRPr="00552719">
        <w:t xml:space="preserve"> console, na página </w:t>
      </w:r>
      <w:proofErr w:type="spellStart"/>
      <w:r w:rsidRPr="00552719">
        <w:t>Users</w:t>
      </w:r>
      <w:proofErr w:type="spellEnd"/>
      <w:r w:rsidRPr="00552719">
        <w:t>.</w:t>
      </w:r>
    </w:p>
    <w:p w14:paraId="3CBD8CED" w14:textId="77777777" w:rsidR="00120ECD" w:rsidRPr="00062F1D" w:rsidRDefault="00120ECD" w:rsidP="00062F1D">
      <w:pPr>
        <w:pStyle w:val="Ttulo3"/>
      </w:pPr>
      <w:r w:rsidRPr="00062F1D">
        <w:t>Obter o usuário atualmente conectado</w:t>
      </w:r>
    </w:p>
    <w:p w14:paraId="4ED4264E" w14:textId="77777777" w:rsidR="00120ECD" w:rsidRPr="00552719" w:rsidRDefault="00120ECD" w:rsidP="00062F1D">
      <w:r w:rsidRPr="00552719">
        <w:t xml:space="preserve">A maneira recomendada de obter o usuário atual é definir um ouvinte no objeto </w:t>
      </w:r>
      <w:proofErr w:type="spellStart"/>
      <w:r w:rsidRPr="00552719">
        <w:t>Auth</w:t>
      </w:r>
      <w:proofErr w:type="spellEnd"/>
      <w:r w:rsidRPr="00552719">
        <w:t>:</w:t>
      </w:r>
    </w:p>
    <w:p w14:paraId="01E0CB36"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r w:rsidRPr="00062F1D">
        <w:rPr>
          <w:rFonts w:ascii="Menlo" w:hAnsi="Menlo" w:cs="Menlo"/>
          <w:color w:val="26474B"/>
          <w:sz w:val="18"/>
          <w:szCs w:val="18"/>
          <w:lang w:val="en-US"/>
        </w:rPr>
        <w:t>addStateDidChangeListener</w:t>
      </w:r>
      <w:proofErr w:type="spellEnd"/>
      <w:proofErr w:type="gramEnd"/>
      <w:r w:rsidRPr="00062F1D">
        <w:rPr>
          <w:rFonts w:ascii="Menlo" w:hAnsi="Menlo" w:cs="Menlo"/>
          <w:sz w:val="18"/>
          <w:szCs w:val="18"/>
          <w:lang w:val="en-US"/>
        </w:rPr>
        <w:t xml:space="preserve"> { </w:t>
      </w:r>
      <w:proofErr w:type="spellStart"/>
      <w:r w:rsidRPr="00062F1D">
        <w:rPr>
          <w:rFonts w:ascii="Menlo" w:hAnsi="Menlo" w:cs="Menlo"/>
          <w:sz w:val="18"/>
          <w:szCs w:val="18"/>
          <w:lang w:val="en-US"/>
        </w:rPr>
        <w:t>auth</w:t>
      </w:r>
      <w:proofErr w:type="spellEnd"/>
      <w:r w:rsidRPr="00062F1D">
        <w:rPr>
          <w:rFonts w:ascii="Menlo" w:hAnsi="Menlo" w:cs="Menlo"/>
          <w:sz w:val="18"/>
          <w:szCs w:val="18"/>
          <w:lang w:val="en-US"/>
        </w:rPr>
        <w:t xml:space="preserve">, user </w:t>
      </w:r>
      <w:r w:rsidRPr="00062F1D">
        <w:rPr>
          <w:rFonts w:ascii="Menlo" w:hAnsi="Menlo" w:cs="Menlo"/>
          <w:color w:val="AA0D91"/>
          <w:sz w:val="18"/>
          <w:szCs w:val="18"/>
          <w:lang w:val="en-US"/>
        </w:rPr>
        <w:t>in</w:t>
      </w:r>
    </w:p>
    <w:p w14:paraId="27E08A52" w14:textId="086B03CB"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lang w:val="en-US"/>
        </w:rPr>
        <w:t xml:space="preserve">    </w:t>
      </w:r>
      <w:proofErr w:type="spellStart"/>
      <w:proofErr w:type="gramStart"/>
      <w:r w:rsidRPr="00062F1D">
        <w:rPr>
          <w:rFonts w:ascii="Menlo" w:hAnsi="Menlo" w:cs="Menlo"/>
          <w:color w:val="AA0D91"/>
          <w:sz w:val="18"/>
          <w:szCs w:val="18"/>
        </w:rPr>
        <w:t>if</w:t>
      </w:r>
      <w:proofErr w:type="spellEnd"/>
      <w:proofErr w:type="gramEnd"/>
      <w:r w:rsidRPr="00062F1D">
        <w:rPr>
          <w:rFonts w:ascii="Menlo" w:hAnsi="Menlo" w:cs="Menlo"/>
          <w:sz w:val="18"/>
          <w:szCs w:val="18"/>
        </w:rPr>
        <w:t xml:space="preserve"> </w:t>
      </w:r>
      <w:proofErr w:type="spellStart"/>
      <w:r w:rsidRPr="00062F1D">
        <w:rPr>
          <w:rFonts w:ascii="Menlo" w:hAnsi="Menlo" w:cs="Menlo"/>
          <w:color w:val="AA0D91"/>
          <w:sz w:val="18"/>
          <w:szCs w:val="18"/>
        </w:rPr>
        <w:t>let</w:t>
      </w:r>
      <w:proofErr w:type="spellEnd"/>
      <w:r w:rsidRPr="00062F1D">
        <w:rPr>
          <w:rFonts w:ascii="Menlo" w:hAnsi="Menlo" w:cs="Menlo"/>
          <w:sz w:val="18"/>
          <w:szCs w:val="18"/>
        </w:rPr>
        <w:t xml:space="preserve"> </w:t>
      </w:r>
      <w:proofErr w:type="spellStart"/>
      <w:r w:rsidRPr="00062F1D">
        <w:rPr>
          <w:rFonts w:ascii="Menlo" w:hAnsi="Menlo" w:cs="Menlo"/>
          <w:sz w:val="18"/>
          <w:szCs w:val="18"/>
        </w:rPr>
        <w:t>user</w:t>
      </w:r>
      <w:proofErr w:type="spellEnd"/>
      <w:r w:rsidRPr="00062F1D">
        <w:rPr>
          <w:rFonts w:ascii="Menlo" w:hAnsi="Menlo" w:cs="Menlo"/>
          <w:sz w:val="18"/>
          <w:szCs w:val="18"/>
        </w:rPr>
        <w:t xml:space="preserve"> = </w:t>
      </w:r>
      <w:proofErr w:type="spellStart"/>
      <w:r w:rsidRPr="00062F1D">
        <w:rPr>
          <w:rFonts w:ascii="Menlo" w:hAnsi="Menlo" w:cs="Menlo"/>
          <w:sz w:val="18"/>
          <w:szCs w:val="18"/>
        </w:rPr>
        <w:t>user</w:t>
      </w:r>
      <w:proofErr w:type="spellEnd"/>
      <w:r w:rsidRPr="00062F1D">
        <w:rPr>
          <w:rFonts w:ascii="Menlo" w:hAnsi="Menlo" w:cs="Menlo"/>
          <w:sz w:val="18"/>
          <w:szCs w:val="18"/>
        </w:rPr>
        <w:t xml:space="preserve"> {</w:t>
      </w:r>
    </w:p>
    <w:p w14:paraId="6C272C01" w14:textId="20D831D0"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Pr>
          <w:rFonts w:ascii="Menlo" w:hAnsi="Menlo" w:cs="Menlo"/>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 xml:space="preserve">O usuário está </w:t>
      </w:r>
      <w:proofErr w:type="spellStart"/>
      <w:r>
        <w:rPr>
          <w:rFonts w:ascii="Menlo" w:hAnsi="Menlo" w:cs="Menlo"/>
          <w:color w:val="007400"/>
          <w:sz w:val="18"/>
          <w:szCs w:val="18"/>
        </w:rPr>
        <w:t>logado</w:t>
      </w:r>
      <w:proofErr w:type="spellEnd"/>
      <w:r w:rsidRPr="00062F1D">
        <w:rPr>
          <w:rFonts w:ascii="Menlo" w:hAnsi="Menlo" w:cs="Menlo"/>
          <w:color w:val="007400"/>
          <w:sz w:val="18"/>
          <w:szCs w:val="18"/>
        </w:rPr>
        <w:t>.</w:t>
      </w:r>
    </w:p>
    <w:p w14:paraId="35D00665" w14:textId="7922028D"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proofErr w:type="spellStart"/>
      <w:r w:rsidRPr="00062F1D">
        <w:rPr>
          <w:rFonts w:ascii="Menlo" w:hAnsi="Menlo" w:cs="Menlo"/>
          <w:color w:val="AA0D91"/>
          <w:sz w:val="18"/>
          <w:szCs w:val="18"/>
        </w:rPr>
        <w:t>else</w:t>
      </w:r>
      <w:proofErr w:type="spellEnd"/>
      <w:r w:rsidRPr="00062F1D">
        <w:rPr>
          <w:rFonts w:ascii="Menlo" w:hAnsi="Menlo" w:cs="Menlo"/>
          <w:sz w:val="18"/>
          <w:szCs w:val="18"/>
        </w:rPr>
        <w:t xml:space="preserve"> {</w:t>
      </w:r>
    </w:p>
    <w:p w14:paraId="0892170E" w14:textId="7DB84280"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 xml:space="preserve">O usuário não está </w:t>
      </w:r>
      <w:proofErr w:type="spellStart"/>
      <w:r>
        <w:rPr>
          <w:rFonts w:ascii="Menlo" w:hAnsi="Menlo" w:cs="Menlo"/>
          <w:color w:val="007400"/>
          <w:sz w:val="18"/>
          <w:szCs w:val="18"/>
        </w:rPr>
        <w:t>logado</w:t>
      </w:r>
      <w:proofErr w:type="spellEnd"/>
      <w:r w:rsidRPr="00062F1D">
        <w:rPr>
          <w:rFonts w:ascii="Menlo" w:hAnsi="Menlo" w:cs="Menlo"/>
          <w:color w:val="007400"/>
          <w:sz w:val="18"/>
          <w:szCs w:val="18"/>
        </w:rPr>
        <w:t>.</w:t>
      </w:r>
    </w:p>
    <w:p w14:paraId="678B16B3" w14:textId="45684286"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49CCFA46" w14:textId="4AD675ED" w:rsidR="003F6A95" w:rsidRPr="00062F1D" w:rsidRDefault="003F6A95" w:rsidP="00062F1D">
      <w:pPr>
        <w:ind w:left="567"/>
        <w:rPr>
          <w:sz w:val="18"/>
          <w:szCs w:val="18"/>
        </w:rPr>
      </w:pPr>
      <w:r>
        <w:rPr>
          <w:rFonts w:ascii="Menlo" w:hAnsi="Menlo" w:cs="Menlo"/>
          <w:sz w:val="18"/>
          <w:szCs w:val="18"/>
        </w:rPr>
        <w:t>}</w:t>
      </w:r>
    </w:p>
    <w:p w14:paraId="650713F0" w14:textId="77777777" w:rsidR="00120ECD" w:rsidRPr="00552719" w:rsidRDefault="00120ECD" w:rsidP="00062F1D">
      <w:r w:rsidRPr="00552719">
        <w:t xml:space="preserve">Ao usar um ouvinte, você garante que o objeto </w:t>
      </w:r>
      <w:proofErr w:type="spellStart"/>
      <w:r w:rsidRPr="00552719">
        <w:t>Auth</w:t>
      </w:r>
      <w:proofErr w:type="spellEnd"/>
      <w:r w:rsidRPr="00552719">
        <w:t xml:space="preserve"> não esteja em um estado intermediário — como inicialização — ao obter o usuário atual.</w:t>
      </w:r>
    </w:p>
    <w:p w14:paraId="5B94CA02" w14:textId="77777777" w:rsidR="00120ECD" w:rsidRPr="00552719" w:rsidRDefault="00120ECD" w:rsidP="00062F1D">
      <w:r w:rsidRPr="00552719">
        <w:t xml:space="preserve">Você também pode obter o usuário conectado atualmente usando a propriedade </w:t>
      </w:r>
      <w:proofErr w:type="spellStart"/>
      <w:proofErr w:type="gramStart"/>
      <w:r w:rsidRPr="00552719">
        <w:t>currentUser</w:t>
      </w:r>
      <w:proofErr w:type="spellEnd"/>
      <w:r w:rsidRPr="00552719">
        <w:t xml:space="preserve"> .</w:t>
      </w:r>
      <w:proofErr w:type="gramEnd"/>
      <w:r w:rsidRPr="00552719">
        <w:t xml:space="preserve"> Se um usuário não estiver conectado, </w:t>
      </w:r>
      <w:proofErr w:type="spellStart"/>
      <w:r w:rsidRPr="00552719">
        <w:t>currentUser</w:t>
      </w:r>
      <w:proofErr w:type="spellEnd"/>
      <w:r w:rsidRPr="00552719">
        <w:t xml:space="preserve"> será nulo:</w:t>
      </w:r>
    </w:p>
    <w:p w14:paraId="101A88DC" w14:textId="39A58578"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rPrChange w:id="463" w:author="Carneiro Pinto da Silva, Fernando" w:date="2017-01-30T11:51:00Z">
            <w:rPr>
              <w:rFonts w:ascii="Menlo" w:hAnsi="Menlo" w:cs="Menlo"/>
              <w:sz w:val="18"/>
              <w:szCs w:val="18"/>
              <w:lang w:val="en-US"/>
            </w:rPr>
          </w:rPrChange>
        </w:rPr>
      </w:pPr>
      <w:proofErr w:type="spellStart"/>
      <w:proofErr w:type="gramStart"/>
      <w:r w:rsidRPr="00062F1D">
        <w:rPr>
          <w:rFonts w:ascii="Menlo" w:hAnsi="Menlo" w:cs="Menlo"/>
          <w:color w:val="AA0D91"/>
          <w:sz w:val="18"/>
          <w:szCs w:val="18"/>
          <w:rPrChange w:id="464" w:author="Carneiro Pinto da Silva, Fernando" w:date="2017-01-30T11:51:00Z">
            <w:rPr>
              <w:rFonts w:ascii="Menlo" w:hAnsi="Menlo" w:cs="Menlo"/>
              <w:color w:val="AA0D91"/>
              <w:sz w:val="18"/>
              <w:szCs w:val="18"/>
              <w:lang w:val="en-US"/>
            </w:rPr>
          </w:rPrChange>
        </w:rPr>
        <w:t>if</w:t>
      </w:r>
      <w:proofErr w:type="spellEnd"/>
      <w:proofErr w:type="gramEnd"/>
      <w:r w:rsidRPr="00062F1D">
        <w:rPr>
          <w:rFonts w:ascii="Menlo" w:hAnsi="Menlo" w:cs="Menlo"/>
          <w:sz w:val="18"/>
          <w:szCs w:val="18"/>
          <w:rPrChange w:id="465" w:author="Carneiro Pinto da Silva, Fernando" w:date="2017-01-30T11:51:00Z">
            <w:rPr>
              <w:rFonts w:ascii="Menlo" w:hAnsi="Menlo" w:cs="Menlo"/>
              <w:sz w:val="18"/>
              <w:szCs w:val="18"/>
              <w:lang w:val="en-US"/>
            </w:rPr>
          </w:rPrChange>
        </w:rPr>
        <w:t xml:space="preserve"> </w:t>
      </w:r>
      <w:proofErr w:type="spellStart"/>
      <w:r w:rsidRPr="00062F1D">
        <w:rPr>
          <w:rFonts w:ascii="Menlo" w:hAnsi="Menlo" w:cs="Menlo"/>
          <w:color w:val="AA0D91"/>
          <w:sz w:val="18"/>
          <w:szCs w:val="18"/>
          <w:rPrChange w:id="466" w:author="Carneiro Pinto da Silva, Fernando" w:date="2017-01-30T11:51:00Z">
            <w:rPr>
              <w:rFonts w:ascii="Menlo" w:hAnsi="Menlo" w:cs="Menlo"/>
              <w:color w:val="AA0D91"/>
              <w:sz w:val="18"/>
              <w:szCs w:val="18"/>
              <w:lang w:val="en-US"/>
            </w:rPr>
          </w:rPrChange>
        </w:rPr>
        <w:t>let</w:t>
      </w:r>
      <w:proofErr w:type="spellEnd"/>
      <w:r w:rsidRPr="00062F1D">
        <w:rPr>
          <w:rFonts w:ascii="Menlo" w:hAnsi="Menlo" w:cs="Menlo"/>
          <w:sz w:val="18"/>
          <w:szCs w:val="18"/>
          <w:rPrChange w:id="467" w:author="Carneiro Pinto da Silva, Fernando" w:date="2017-01-30T11:51:00Z">
            <w:rPr>
              <w:rFonts w:ascii="Menlo" w:hAnsi="Menlo" w:cs="Menlo"/>
              <w:sz w:val="18"/>
              <w:szCs w:val="18"/>
              <w:lang w:val="en-US"/>
            </w:rPr>
          </w:rPrChange>
        </w:rPr>
        <w:t xml:space="preserve"> </w:t>
      </w:r>
      <w:proofErr w:type="spellStart"/>
      <w:r w:rsidRPr="00062F1D">
        <w:rPr>
          <w:rFonts w:ascii="Menlo" w:hAnsi="Menlo" w:cs="Menlo"/>
          <w:sz w:val="18"/>
          <w:szCs w:val="18"/>
          <w:rPrChange w:id="468" w:author="Carneiro Pinto da Silva, Fernando" w:date="2017-01-30T11:51:00Z">
            <w:rPr>
              <w:rFonts w:ascii="Menlo" w:hAnsi="Menlo" w:cs="Menlo"/>
              <w:sz w:val="18"/>
              <w:szCs w:val="18"/>
              <w:lang w:val="en-US"/>
            </w:rPr>
          </w:rPrChange>
        </w:rPr>
        <w:t>user</w:t>
      </w:r>
      <w:proofErr w:type="spellEnd"/>
      <w:r w:rsidRPr="00062F1D">
        <w:rPr>
          <w:rFonts w:ascii="Menlo" w:hAnsi="Menlo" w:cs="Menlo"/>
          <w:sz w:val="18"/>
          <w:szCs w:val="18"/>
          <w:rPrChange w:id="469" w:author="Carneiro Pinto da Silva, Fernando" w:date="2017-01-30T11:51:00Z">
            <w:rPr>
              <w:rFonts w:ascii="Menlo" w:hAnsi="Menlo" w:cs="Menlo"/>
              <w:sz w:val="18"/>
              <w:szCs w:val="18"/>
              <w:lang w:val="en-US"/>
            </w:rPr>
          </w:rPrChange>
        </w:rPr>
        <w:t xml:space="preserve"> = </w:t>
      </w:r>
      <w:proofErr w:type="spellStart"/>
      <w:r w:rsidRPr="00062F1D">
        <w:rPr>
          <w:rFonts w:ascii="Menlo" w:hAnsi="Menlo" w:cs="Menlo"/>
          <w:color w:val="3F6E74"/>
          <w:sz w:val="18"/>
          <w:szCs w:val="18"/>
          <w:rPrChange w:id="470" w:author="Carneiro Pinto da Silva, Fernando" w:date="2017-01-30T11:51:00Z">
            <w:rPr>
              <w:rFonts w:ascii="Menlo" w:hAnsi="Menlo" w:cs="Menlo"/>
              <w:color w:val="3F6E74"/>
              <w:sz w:val="18"/>
              <w:szCs w:val="18"/>
              <w:lang w:val="en-US"/>
            </w:rPr>
          </w:rPrChange>
        </w:rPr>
        <w:t>FIRAuth</w:t>
      </w:r>
      <w:r w:rsidRPr="00062F1D">
        <w:rPr>
          <w:rFonts w:ascii="Menlo" w:hAnsi="Menlo" w:cs="Menlo"/>
          <w:sz w:val="18"/>
          <w:szCs w:val="18"/>
          <w:rPrChange w:id="471" w:author="Carneiro Pinto da Silva, Fernando" w:date="2017-01-30T11:51:00Z">
            <w:rPr>
              <w:rFonts w:ascii="Menlo" w:hAnsi="Menlo" w:cs="Menlo"/>
              <w:sz w:val="18"/>
              <w:szCs w:val="18"/>
              <w:lang w:val="en-US"/>
            </w:rPr>
          </w:rPrChange>
        </w:rPr>
        <w:t>.</w:t>
      </w:r>
      <w:r w:rsidRPr="00062F1D">
        <w:rPr>
          <w:rFonts w:ascii="Menlo" w:hAnsi="Menlo" w:cs="Menlo"/>
          <w:color w:val="26474B"/>
          <w:sz w:val="18"/>
          <w:szCs w:val="18"/>
          <w:rPrChange w:id="472" w:author="Carneiro Pinto da Silva, Fernando" w:date="2017-01-30T11:51:00Z">
            <w:rPr>
              <w:rFonts w:ascii="Menlo" w:hAnsi="Menlo" w:cs="Menlo"/>
              <w:color w:val="26474B"/>
              <w:sz w:val="18"/>
              <w:szCs w:val="18"/>
              <w:lang w:val="en-US"/>
            </w:rPr>
          </w:rPrChange>
        </w:rPr>
        <w:t>auth</w:t>
      </w:r>
      <w:proofErr w:type="spellEnd"/>
      <w:r w:rsidRPr="00062F1D">
        <w:rPr>
          <w:rFonts w:ascii="Menlo" w:hAnsi="Menlo" w:cs="Menlo"/>
          <w:sz w:val="18"/>
          <w:szCs w:val="18"/>
          <w:rPrChange w:id="473" w:author="Carneiro Pinto da Silva, Fernando" w:date="2017-01-30T11:51:00Z">
            <w:rPr>
              <w:rFonts w:ascii="Menlo" w:hAnsi="Menlo" w:cs="Menlo"/>
              <w:sz w:val="18"/>
              <w:szCs w:val="18"/>
              <w:lang w:val="en-US"/>
            </w:rPr>
          </w:rPrChange>
        </w:rPr>
        <w:t>()?.</w:t>
      </w:r>
      <w:proofErr w:type="spellStart"/>
      <w:r w:rsidRPr="00062F1D">
        <w:rPr>
          <w:rFonts w:ascii="Menlo" w:hAnsi="Menlo" w:cs="Menlo"/>
          <w:color w:val="3F6E74"/>
          <w:sz w:val="18"/>
          <w:szCs w:val="18"/>
          <w:rPrChange w:id="474" w:author="Carneiro Pinto da Silva, Fernando" w:date="2017-01-30T11:51:00Z">
            <w:rPr>
              <w:rFonts w:ascii="Menlo" w:hAnsi="Menlo" w:cs="Menlo"/>
              <w:color w:val="3F6E74"/>
              <w:sz w:val="18"/>
              <w:szCs w:val="18"/>
              <w:lang w:val="en-US"/>
            </w:rPr>
          </w:rPrChange>
        </w:rPr>
        <w:t>currentUser</w:t>
      </w:r>
      <w:proofErr w:type="spellEnd"/>
      <w:r w:rsidRPr="00062F1D">
        <w:rPr>
          <w:rFonts w:ascii="Menlo" w:hAnsi="Menlo" w:cs="Menlo"/>
          <w:sz w:val="18"/>
          <w:szCs w:val="18"/>
          <w:rPrChange w:id="475" w:author="Carneiro Pinto da Silva, Fernando" w:date="2017-01-30T11:51:00Z">
            <w:rPr>
              <w:rFonts w:ascii="Menlo" w:hAnsi="Menlo" w:cs="Menlo"/>
              <w:sz w:val="18"/>
              <w:szCs w:val="18"/>
              <w:lang w:val="en-US"/>
            </w:rPr>
          </w:rPrChange>
        </w:rPr>
        <w:t xml:space="preserve"> {</w:t>
      </w:r>
    </w:p>
    <w:p w14:paraId="6501111C" w14:textId="78EE27A0"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color w:val="007400"/>
          <w:sz w:val="18"/>
          <w:szCs w:val="18"/>
          <w:rPrChange w:id="476" w:author="Carneiro Pinto da Silva, Fernando" w:date="2017-01-30T11:51:00Z">
            <w:rPr>
              <w:rFonts w:ascii="Menlo" w:hAnsi="Menlo" w:cs="Menlo"/>
              <w:color w:val="007400"/>
              <w:sz w:val="18"/>
              <w:szCs w:val="18"/>
              <w:lang w:val="en-US"/>
            </w:rPr>
          </w:rPrChange>
        </w:rPr>
        <w:t xml:space="preserve">    </w:t>
      </w:r>
      <w:r w:rsidRPr="00062F1D">
        <w:rPr>
          <w:rFonts w:ascii="Menlo" w:hAnsi="Menlo" w:cs="Menlo"/>
          <w:color w:val="007400"/>
          <w:sz w:val="18"/>
          <w:szCs w:val="18"/>
        </w:rPr>
        <w:t xml:space="preserve">// </w:t>
      </w:r>
      <w:r>
        <w:rPr>
          <w:rFonts w:ascii="Menlo" w:hAnsi="Menlo" w:cs="Menlo"/>
          <w:color w:val="007400"/>
          <w:sz w:val="18"/>
          <w:szCs w:val="18"/>
        </w:rPr>
        <w:t xml:space="preserve">O usuário está </w:t>
      </w:r>
      <w:proofErr w:type="spellStart"/>
      <w:r>
        <w:rPr>
          <w:rFonts w:ascii="Menlo" w:hAnsi="Menlo" w:cs="Menlo"/>
          <w:color w:val="007400"/>
          <w:sz w:val="18"/>
          <w:szCs w:val="18"/>
        </w:rPr>
        <w:t>logado</w:t>
      </w:r>
      <w:proofErr w:type="spellEnd"/>
      <w:r>
        <w:rPr>
          <w:rFonts w:ascii="Menlo" w:hAnsi="Menlo" w:cs="Menlo"/>
          <w:color w:val="007400"/>
          <w:sz w:val="18"/>
          <w:szCs w:val="18"/>
        </w:rPr>
        <w:t>.</w:t>
      </w:r>
    </w:p>
    <w:p w14:paraId="74FA55AB" w14:textId="38B3B1E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roofErr w:type="spellStart"/>
      <w:r w:rsidRPr="00062F1D">
        <w:rPr>
          <w:rFonts w:ascii="Menlo" w:hAnsi="Menlo" w:cs="Menlo"/>
          <w:color w:val="AA0D91"/>
          <w:sz w:val="18"/>
          <w:szCs w:val="18"/>
        </w:rPr>
        <w:t>else</w:t>
      </w:r>
      <w:proofErr w:type="spellEnd"/>
      <w:r w:rsidRPr="00062F1D">
        <w:rPr>
          <w:rFonts w:ascii="Menlo" w:hAnsi="Menlo" w:cs="Menlo"/>
          <w:sz w:val="18"/>
          <w:szCs w:val="18"/>
        </w:rPr>
        <w:t xml:space="preserve"> {</w:t>
      </w:r>
    </w:p>
    <w:p w14:paraId="42B57842" w14:textId="2F700EA2"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Pr>
          <w:rFonts w:ascii="Menlo" w:hAnsi="Menlo" w:cs="Menlo"/>
          <w:color w:val="007400"/>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 xml:space="preserve">O usuário não está </w:t>
      </w:r>
      <w:proofErr w:type="spellStart"/>
      <w:r>
        <w:rPr>
          <w:rFonts w:ascii="Menlo" w:hAnsi="Menlo" w:cs="Menlo"/>
          <w:color w:val="007400"/>
          <w:sz w:val="18"/>
          <w:szCs w:val="18"/>
        </w:rPr>
        <w:t>logado</w:t>
      </w:r>
      <w:proofErr w:type="spellEnd"/>
      <w:r w:rsidRPr="00062F1D">
        <w:rPr>
          <w:rFonts w:ascii="Menlo" w:hAnsi="Menlo" w:cs="Menlo"/>
          <w:color w:val="007400"/>
          <w:sz w:val="18"/>
          <w:szCs w:val="18"/>
        </w:rPr>
        <w:t>.</w:t>
      </w:r>
    </w:p>
    <w:p w14:paraId="5DD21A85" w14:textId="1C60DDEF" w:rsidR="003F6A95" w:rsidRPr="00062F1D" w:rsidRDefault="003F6A95" w:rsidP="00062F1D">
      <w:pPr>
        <w:ind w:left="567"/>
        <w:rPr>
          <w:sz w:val="18"/>
          <w:szCs w:val="18"/>
        </w:rPr>
      </w:pPr>
      <w:r w:rsidRPr="00062F1D">
        <w:rPr>
          <w:rFonts w:ascii="Menlo" w:hAnsi="Menlo" w:cs="Menlo"/>
          <w:sz w:val="18"/>
          <w:szCs w:val="18"/>
        </w:rPr>
        <w:t>}</w:t>
      </w:r>
    </w:p>
    <w:p w14:paraId="09422635" w14:textId="77777777" w:rsidR="00120ECD" w:rsidRPr="00552719" w:rsidRDefault="00120ECD" w:rsidP="00062F1D">
      <w:r w:rsidRPr="00552719">
        <w:t xml:space="preserve">Observação: </w:t>
      </w:r>
      <w:proofErr w:type="spellStart"/>
      <w:r w:rsidRPr="00552719">
        <w:t>currentUser</w:t>
      </w:r>
      <w:proofErr w:type="spellEnd"/>
      <w:r w:rsidRPr="00552719">
        <w:t xml:space="preserve"> também poderá ser nulo, pois o objeto </w:t>
      </w:r>
      <w:proofErr w:type="spellStart"/>
      <w:r w:rsidRPr="00552719">
        <w:t>Auth</w:t>
      </w:r>
      <w:proofErr w:type="spellEnd"/>
      <w:r w:rsidRPr="00552719">
        <w:t xml:space="preserve"> não concluiu a inicialização. Se você usar um ouvinte para acompanhar o status de </w:t>
      </w:r>
      <w:proofErr w:type="spellStart"/>
      <w:r w:rsidRPr="00552719">
        <w:t>login</w:t>
      </w:r>
      <w:proofErr w:type="spellEnd"/>
      <w:r w:rsidRPr="00552719">
        <w:t xml:space="preserve"> do usuário, não será preciso processar este caso.</w:t>
      </w:r>
    </w:p>
    <w:p w14:paraId="49C063E5" w14:textId="77777777" w:rsidR="00120ECD" w:rsidRPr="00062F1D" w:rsidRDefault="00120ECD" w:rsidP="00062F1D">
      <w:pPr>
        <w:pStyle w:val="Ttulo3"/>
      </w:pPr>
      <w:r w:rsidRPr="00062F1D">
        <w:t>Obter o perfil de um usuário</w:t>
      </w:r>
    </w:p>
    <w:p w14:paraId="74C51B36" w14:textId="77777777" w:rsidR="00120ECD" w:rsidRPr="00062F1D" w:rsidRDefault="00120ECD" w:rsidP="00062F1D">
      <w:pPr>
        <w:rPr>
          <w:lang w:val="en-US"/>
          <w:rPrChange w:id="477" w:author="Carneiro Pinto da Silva, Fernando" w:date="2017-01-30T11:51:00Z">
            <w:rPr/>
          </w:rPrChange>
        </w:rPr>
      </w:pPr>
      <w:r w:rsidRPr="00552719">
        <w:t xml:space="preserve">Para obter as informações de perfil de um usuário, use as propriedades de uma instância de </w:t>
      </w:r>
      <w:proofErr w:type="spellStart"/>
      <w:r w:rsidRPr="00552719">
        <w:t>FIRUser</w:t>
      </w:r>
      <w:proofErr w:type="spellEnd"/>
      <w:r w:rsidRPr="00552719">
        <w:t xml:space="preserve">. </w:t>
      </w:r>
      <w:proofErr w:type="spellStart"/>
      <w:r w:rsidRPr="00062F1D">
        <w:rPr>
          <w:lang w:val="en-US"/>
          <w:rPrChange w:id="478" w:author="Carneiro Pinto da Silva, Fernando" w:date="2017-01-30T11:51:00Z">
            <w:rPr/>
          </w:rPrChange>
        </w:rPr>
        <w:t>Por</w:t>
      </w:r>
      <w:proofErr w:type="spellEnd"/>
      <w:r w:rsidRPr="00062F1D">
        <w:rPr>
          <w:lang w:val="en-US"/>
          <w:rPrChange w:id="479" w:author="Carneiro Pinto da Silva, Fernando" w:date="2017-01-30T11:51:00Z">
            <w:rPr/>
          </w:rPrChange>
        </w:rPr>
        <w:t xml:space="preserve"> </w:t>
      </w:r>
      <w:proofErr w:type="spellStart"/>
      <w:r w:rsidRPr="00062F1D">
        <w:rPr>
          <w:lang w:val="en-US"/>
          <w:rPrChange w:id="480" w:author="Carneiro Pinto da Silva, Fernando" w:date="2017-01-30T11:51:00Z">
            <w:rPr/>
          </w:rPrChange>
        </w:rPr>
        <w:t>exemplo</w:t>
      </w:r>
      <w:proofErr w:type="spellEnd"/>
      <w:r w:rsidRPr="00062F1D">
        <w:rPr>
          <w:lang w:val="en-US"/>
          <w:rPrChange w:id="481" w:author="Carneiro Pinto da Silva, Fernando" w:date="2017-01-30T11:51:00Z">
            <w:rPr/>
          </w:rPrChange>
        </w:rPr>
        <w:t>:</w:t>
      </w:r>
    </w:p>
    <w:p w14:paraId="1BA51A58"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lastRenderedPageBreak/>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3F6E74"/>
          <w:sz w:val="18"/>
          <w:szCs w:val="18"/>
          <w:lang w:val="en-US"/>
        </w:rPr>
        <w:t>currentUser</w:t>
      </w:r>
      <w:proofErr w:type="spellEnd"/>
      <w:r w:rsidRPr="00062F1D">
        <w:rPr>
          <w:rFonts w:ascii="Menlo" w:hAnsi="Menlo" w:cs="Menlo"/>
          <w:sz w:val="18"/>
          <w:szCs w:val="18"/>
          <w:lang w:val="en-US"/>
        </w:rPr>
        <w:t xml:space="preserve"> {</w:t>
      </w:r>
    </w:p>
    <w:p w14:paraId="27F05931"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name = </w:t>
      </w:r>
      <w:proofErr w:type="spellStart"/>
      <w:proofErr w:type="gramStart"/>
      <w:r w:rsidRPr="00062F1D">
        <w:rPr>
          <w:rFonts w:ascii="Menlo" w:hAnsi="Menlo" w:cs="Menlo"/>
          <w:sz w:val="18"/>
          <w:szCs w:val="18"/>
          <w:lang w:val="en-US"/>
        </w:rPr>
        <w:t>user.</w:t>
      </w:r>
      <w:r w:rsidRPr="00062F1D">
        <w:rPr>
          <w:rFonts w:ascii="Menlo" w:hAnsi="Menlo" w:cs="Menlo"/>
          <w:color w:val="3F6E74"/>
          <w:sz w:val="18"/>
          <w:szCs w:val="18"/>
          <w:lang w:val="en-US"/>
        </w:rPr>
        <w:t>displayName</w:t>
      </w:r>
      <w:proofErr w:type="spellEnd"/>
      <w:proofErr w:type="gramEnd"/>
    </w:p>
    <w:p w14:paraId="4A9A819F"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email = </w:t>
      </w:r>
      <w:proofErr w:type="spellStart"/>
      <w:proofErr w:type="gramStart"/>
      <w:r w:rsidRPr="00062F1D">
        <w:rPr>
          <w:rFonts w:ascii="Menlo" w:hAnsi="Menlo" w:cs="Menlo"/>
          <w:sz w:val="18"/>
          <w:szCs w:val="18"/>
          <w:lang w:val="en-US"/>
        </w:rPr>
        <w:t>user.</w:t>
      </w:r>
      <w:r w:rsidRPr="00062F1D">
        <w:rPr>
          <w:rFonts w:ascii="Menlo" w:hAnsi="Menlo" w:cs="Menlo"/>
          <w:color w:val="3F6E74"/>
          <w:sz w:val="18"/>
          <w:szCs w:val="18"/>
          <w:lang w:val="en-US"/>
        </w:rPr>
        <w:t>email</w:t>
      </w:r>
      <w:proofErr w:type="spellEnd"/>
      <w:proofErr w:type="gramEnd"/>
    </w:p>
    <w:p w14:paraId="246B7BEB"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photoUrl</w:t>
      </w:r>
      <w:proofErr w:type="spellEnd"/>
      <w:r w:rsidRPr="00062F1D">
        <w:rPr>
          <w:rFonts w:ascii="Menlo" w:hAnsi="Menlo" w:cs="Menlo"/>
          <w:sz w:val="18"/>
          <w:szCs w:val="18"/>
          <w:lang w:val="en-US"/>
        </w:rPr>
        <w:t xml:space="preserve"> = </w:t>
      </w:r>
      <w:proofErr w:type="spellStart"/>
      <w:proofErr w:type="gramStart"/>
      <w:r w:rsidRPr="00062F1D">
        <w:rPr>
          <w:rFonts w:ascii="Menlo" w:hAnsi="Menlo" w:cs="Menlo"/>
          <w:sz w:val="18"/>
          <w:szCs w:val="18"/>
          <w:lang w:val="en-US"/>
        </w:rPr>
        <w:t>user.</w:t>
      </w:r>
      <w:r w:rsidRPr="00062F1D">
        <w:rPr>
          <w:rFonts w:ascii="Menlo" w:hAnsi="Menlo" w:cs="Menlo"/>
          <w:color w:val="3F6E74"/>
          <w:sz w:val="18"/>
          <w:szCs w:val="18"/>
          <w:lang w:val="en-US"/>
        </w:rPr>
        <w:t>photoURL</w:t>
      </w:r>
      <w:proofErr w:type="spellEnd"/>
      <w:proofErr w:type="gramEnd"/>
    </w:p>
    <w:p w14:paraId="1DFF881B" w14:textId="46ADD488"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uid</w:t>
      </w:r>
      <w:proofErr w:type="spellEnd"/>
      <w:r w:rsidRPr="00062F1D">
        <w:rPr>
          <w:rFonts w:ascii="Menlo" w:hAnsi="Menlo" w:cs="Menlo"/>
          <w:sz w:val="18"/>
          <w:szCs w:val="18"/>
          <w:lang w:val="en-US"/>
        </w:rPr>
        <w:t xml:space="preserve"> = </w:t>
      </w:r>
      <w:proofErr w:type="spellStart"/>
      <w:r w:rsidRPr="00062F1D">
        <w:rPr>
          <w:rFonts w:ascii="Menlo" w:hAnsi="Menlo" w:cs="Menlo"/>
          <w:sz w:val="18"/>
          <w:szCs w:val="18"/>
          <w:lang w:val="en-US"/>
        </w:rPr>
        <w:t>user.</w:t>
      </w:r>
      <w:r w:rsidRPr="00062F1D">
        <w:rPr>
          <w:rFonts w:ascii="Menlo" w:hAnsi="Menlo" w:cs="Menlo"/>
          <w:color w:val="3F6E74"/>
          <w:sz w:val="18"/>
          <w:szCs w:val="18"/>
          <w:lang w:val="en-US"/>
        </w:rPr>
        <w:t>uid</w:t>
      </w:r>
      <w:proofErr w:type="spellEnd"/>
      <w:r w:rsidRPr="00062F1D">
        <w:rPr>
          <w:rFonts w:ascii="Menlo" w:hAnsi="Menlo" w:cs="Menlo"/>
          <w:sz w:val="18"/>
          <w:szCs w:val="18"/>
          <w:lang w:val="en-US"/>
        </w:rPr>
        <w:t xml:space="preserve">;  </w:t>
      </w:r>
    </w:p>
    <w:p w14:paraId="6F1523FC"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Change w:id="482" w:author="Carneiro Pinto da Silva, Fernando" w:date="2017-01-30T11:51:00Z">
            <w:rPr>
              <w:rFonts w:ascii="Menlo" w:hAnsi="Menlo" w:cs="Menlo"/>
              <w:sz w:val="18"/>
              <w:szCs w:val="18"/>
            </w:rPr>
          </w:rPrChange>
        </w:rPr>
      </w:pPr>
      <w:r w:rsidRPr="00062F1D">
        <w:rPr>
          <w:rFonts w:ascii="Menlo" w:hAnsi="Menlo" w:cs="Menlo"/>
          <w:sz w:val="18"/>
          <w:szCs w:val="18"/>
          <w:lang w:val="en-US"/>
          <w:rPrChange w:id="483" w:author="Carneiro Pinto da Silva, Fernando" w:date="2017-01-30T11:51:00Z">
            <w:rPr>
              <w:rFonts w:ascii="Menlo" w:hAnsi="Menlo" w:cs="Menlo"/>
              <w:sz w:val="18"/>
              <w:szCs w:val="18"/>
            </w:rPr>
          </w:rPrChange>
        </w:rPr>
        <w:t xml:space="preserve">} </w:t>
      </w:r>
      <w:r w:rsidRPr="00062F1D">
        <w:rPr>
          <w:rFonts w:ascii="Menlo" w:hAnsi="Menlo" w:cs="Menlo"/>
          <w:color w:val="AA0D91"/>
          <w:sz w:val="18"/>
          <w:szCs w:val="18"/>
          <w:lang w:val="en-US"/>
          <w:rPrChange w:id="484" w:author="Carneiro Pinto da Silva, Fernando" w:date="2017-01-30T11:51:00Z">
            <w:rPr>
              <w:rFonts w:ascii="Menlo" w:hAnsi="Menlo" w:cs="Menlo"/>
              <w:color w:val="AA0D91"/>
              <w:sz w:val="18"/>
              <w:szCs w:val="18"/>
            </w:rPr>
          </w:rPrChange>
        </w:rPr>
        <w:t>else</w:t>
      </w:r>
      <w:r w:rsidRPr="00062F1D">
        <w:rPr>
          <w:rFonts w:ascii="Menlo" w:hAnsi="Menlo" w:cs="Menlo"/>
          <w:sz w:val="18"/>
          <w:szCs w:val="18"/>
          <w:lang w:val="en-US"/>
          <w:rPrChange w:id="485" w:author="Carneiro Pinto da Silva, Fernando" w:date="2017-01-30T11:51:00Z">
            <w:rPr>
              <w:rFonts w:ascii="Menlo" w:hAnsi="Menlo" w:cs="Menlo"/>
              <w:sz w:val="18"/>
              <w:szCs w:val="18"/>
            </w:rPr>
          </w:rPrChange>
        </w:rPr>
        <w:t xml:space="preserve"> {</w:t>
      </w:r>
    </w:p>
    <w:p w14:paraId="191272E2" w14:textId="4F11288D"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lang w:val="en-US"/>
          <w:rPrChange w:id="486" w:author="Carneiro Pinto da Silva, Fernando" w:date="2017-01-30T11:51:00Z">
            <w:rPr>
              <w:rFonts w:ascii="Menlo" w:hAnsi="Menlo" w:cs="Menlo"/>
              <w:sz w:val="18"/>
              <w:szCs w:val="18"/>
            </w:rPr>
          </w:rPrChange>
        </w:rPr>
        <w:t xml:space="preserve">    </w:t>
      </w:r>
      <w:r w:rsidRPr="00062F1D">
        <w:rPr>
          <w:rFonts w:ascii="Menlo" w:hAnsi="Menlo" w:cs="Menlo"/>
          <w:color w:val="007400"/>
          <w:sz w:val="18"/>
          <w:szCs w:val="18"/>
        </w:rPr>
        <w:t xml:space="preserve">// </w:t>
      </w:r>
      <w:r>
        <w:rPr>
          <w:rFonts w:ascii="Menlo" w:hAnsi="Menlo" w:cs="Menlo"/>
          <w:color w:val="007400"/>
          <w:sz w:val="18"/>
          <w:szCs w:val="18"/>
        </w:rPr>
        <w:t xml:space="preserve">O usuário não está </w:t>
      </w:r>
      <w:proofErr w:type="spellStart"/>
      <w:r>
        <w:rPr>
          <w:rFonts w:ascii="Menlo" w:hAnsi="Menlo" w:cs="Menlo"/>
          <w:color w:val="007400"/>
          <w:sz w:val="18"/>
          <w:szCs w:val="18"/>
        </w:rPr>
        <w:t>logado</w:t>
      </w:r>
      <w:proofErr w:type="spellEnd"/>
      <w:r w:rsidRPr="007251C5">
        <w:rPr>
          <w:rFonts w:ascii="Menlo" w:hAnsi="Menlo" w:cs="Menlo"/>
          <w:color w:val="007400"/>
          <w:sz w:val="18"/>
          <w:szCs w:val="18"/>
        </w:rPr>
        <w:t>.</w:t>
      </w:r>
    </w:p>
    <w:p w14:paraId="4FE044E0" w14:textId="73CE1726" w:rsidR="003F6A95" w:rsidRPr="00062F1D" w:rsidRDefault="003F6A95" w:rsidP="00062F1D">
      <w:pPr>
        <w:ind w:left="567"/>
        <w:rPr>
          <w:sz w:val="18"/>
          <w:szCs w:val="18"/>
        </w:rPr>
      </w:pPr>
      <w:r w:rsidRPr="00062F1D">
        <w:rPr>
          <w:rFonts w:ascii="Menlo" w:hAnsi="Menlo" w:cs="Menlo"/>
          <w:sz w:val="18"/>
          <w:szCs w:val="18"/>
        </w:rPr>
        <w:t>}</w:t>
      </w:r>
    </w:p>
    <w:p w14:paraId="3E522EB7" w14:textId="77777777" w:rsidR="003F6A95" w:rsidRPr="00552719" w:rsidRDefault="003F6A95" w:rsidP="00062F1D"/>
    <w:p w14:paraId="0F394A4D" w14:textId="77777777" w:rsidR="00120ECD" w:rsidRPr="00062F1D" w:rsidRDefault="00120ECD" w:rsidP="00062F1D">
      <w:pPr>
        <w:pStyle w:val="Ttulo3"/>
      </w:pPr>
      <w:r w:rsidRPr="00062F1D">
        <w:t>Obter as informações de perfil específicas de provedor de um usuário</w:t>
      </w:r>
    </w:p>
    <w:p w14:paraId="23E41962" w14:textId="77777777" w:rsidR="00120ECD" w:rsidRPr="00062F1D" w:rsidRDefault="00120ECD" w:rsidP="00062F1D">
      <w:pPr>
        <w:rPr>
          <w:lang w:val="en-US"/>
          <w:rPrChange w:id="487" w:author="Carneiro Pinto da Silva, Fernando" w:date="2017-01-30T11:51:00Z">
            <w:rPr/>
          </w:rPrChange>
        </w:rPr>
      </w:pPr>
      <w:r w:rsidRPr="00552719">
        <w:t xml:space="preserve">Para obter as informações de perfil recuperadas dos provedores de </w:t>
      </w:r>
      <w:proofErr w:type="spellStart"/>
      <w:r w:rsidRPr="00552719">
        <w:t>login</w:t>
      </w:r>
      <w:proofErr w:type="spellEnd"/>
      <w:r w:rsidRPr="00552719">
        <w:t xml:space="preserve"> vinculados a um usuário, use a propriedade </w:t>
      </w:r>
      <w:proofErr w:type="spellStart"/>
      <w:r w:rsidRPr="00552719">
        <w:t>providerData</w:t>
      </w:r>
      <w:proofErr w:type="spellEnd"/>
      <w:r w:rsidRPr="00552719">
        <w:t xml:space="preserve">. </w:t>
      </w:r>
      <w:proofErr w:type="spellStart"/>
      <w:r w:rsidRPr="00062F1D">
        <w:rPr>
          <w:lang w:val="en-US"/>
          <w:rPrChange w:id="488" w:author="Carneiro Pinto da Silva, Fernando" w:date="2017-01-30T11:51:00Z">
            <w:rPr/>
          </w:rPrChange>
        </w:rPr>
        <w:t>Por</w:t>
      </w:r>
      <w:proofErr w:type="spellEnd"/>
      <w:r w:rsidRPr="00062F1D">
        <w:rPr>
          <w:lang w:val="en-US"/>
          <w:rPrChange w:id="489" w:author="Carneiro Pinto da Silva, Fernando" w:date="2017-01-30T11:51:00Z">
            <w:rPr/>
          </w:rPrChange>
        </w:rPr>
        <w:t xml:space="preserve"> </w:t>
      </w:r>
      <w:proofErr w:type="spellStart"/>
      <w:r w:rsidRPr="00062F1D">
        <w:rPr>
          <w:lang w:val="en-US"/>
          <w:rPrChange w:id="490" w:author="Carneiro Pinto da Silva, Fernando" w:date="2017-01-30T11:51:00Z">
            <w:rPr/>
          </w:rPrChange>
        </w:rPr>
        <w:t>exemplo</w:t>
      </w:r>
      <w:proofErr w:type="spellEnd"/>
      <w:r w:rsidRPr="00062F1D">
        <w:rPr>
          <w:lang w:val="en-US"/>
          <w:rPrChange w:id="491" w:author="Carneiro Pinto da Silva, Fernando" w:date="2017-01-30T11:51:00Z">
            <w:rPr/>
          </w:rPrChange>
        </w:rPr>
        <w:t>:</w:t>
      </w:r>
    </w:p>
    <w:p w14:paraId="7D403196"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3F6E74"/>
          <w:sz w:val="18"/>
          <w:szCs w:val="18"/>
          <w:lang w:val="en-US"/>
        </w:rPr>
        <w:t>currentUser</w:t>
      </w:r>
      <w:proofErr w:type="spellEnd"/>
      <w:r w:rsidRPr="00062F1D">
        <w:rPr>
          <w:rFonts w:ascii="Menlo" w:hAnsi="Menlo" w:cs="Menlo"/>
          <w:sz w:val="18"/>
          <w:szCs w:val="18"/>
          <w:lang w:val="en-US"/>
        </w:rPr>
        <w:t xml:space="preserve"> {</w:t>
      </w:r>
    </w:p>
    <w:p w14:paraId="22BB35CA"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for</w:t>
      </w:r>
      <w:r w:rsidRPr="00062F1D">
        <w:rPr>
          <w:rFonts w:ascii="Menlo" w:hAnsi="Menlo" w:cs="Menlo"/>
          <w:sz w:val="18"/>
          <w:szCs w:val="18"/>
          <w:lang w:val="en-US"/>
        </w:rPr>
        <w:t xml:space="preserve"> profile </w:t>
      </w:r>
      <w:r w:rsidRPr="00062F1D">
        <w:rPr>
          <w:rFonts w:ascii="Menlo" w:hAnsi="Menlo" w:cs="Menlo"/>
          <w:color w:val="AA0D91"/>
          <w:sz w:val="18"/>
          <w:szCs w:val="18"/>
          <w:lang w:val="en-US"/>
        </w:rPr>
        <w:t>in</w:t>
      </w:r>
      <w:r w:rsidRPr="00062F1D">
        <w:rPr>
          <w:rFonts w:ascii="Menlo" w:hAnsi="Menlo" w:cs="Menlo"/>
          <w:sz w:val="18"/>
          <w:szCs w:val="18"/>
          <w:lang w:val="en-US"/>
        </w:rPr>
        <w:t xml:space="preserve"> </w:t>
      </w:r>
      <w:proofErr w:type="spellStart"/>
      <w:proofErr w:type="gramStart"/>
      <w:r w:rsidRPr="00062F1D">
        <w:rPr>
          <w:rFonts w:ascii="Menlo" w:hAnsi="Menlo" w:cs="Menlo"/>
          <w:sz w:val="18"/>
          <w:szCs w:val="18"/>
          <w:lang w:val="en-US"/>
        </w:rPr>
        <w:t>user.</w:t>
      </w:r>
      <w:r w:rsidRPr="00062F1D">
        <w:rPr>
          <w:rFonts w:ascii="Menlo" w:hAnsi="Menlo" w:cs="Menlo"/>
          <w:color w:val="3F6E74"/>
          <w:sz w:val="18"/>
          <w:szCs w:val="18"/>
          <w:lang w:val="en-US"/>
        </w:rPr>
        <w:t>providerData</w:t>
      </w:r>
      <w:proofErr w:type="spellEnd"/>
      <w:proofErr w:type="gramEnd"/>
      <w:r w:rsidRPr="00062F1D">
        <w:rPr>
          <w:rFonts w:ascii="Menlo" w:hAnsi="Menlo" w:cs="Menlo"/>
          <w:sz w:val="18"/>
          <w:szCs w:val="18"/>
          <w:lang w:val="en-US"/>
        </w:rPr>
        <w:t xml:space="preserve"> {</w:t>
      </w:r>
    </w:p>
    <w:p w14:paraId="030B4840"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providerID</w:t>
      </w:r>
      <w:proofErr w:type="spellEnd"/>
      <w:r w:rsidRPr="00062F1D">
        <w:rPr>
          <w:rFonts w:ascii="Menlo" w:hAnsi="Menlo" w:cs="Menlo"/>
          <w:sz w:val="18"/>
          <w:szCs w:val="18"/>
          <w:lang w:val="en-US"/>
        </w:rPr>
        <w:t xml:space="preserve"> = </w:t>
      </w:r>
      <w:proofErr w:type="spellStart"/>
      <w:proofErr w:type="gramStart"/>
      <w:r w:rsidRPr="00062F1D">
        <w:rPr>
          <w:rFonts w:ascii="Menlo" w:hAnsi="Menlo" w:cs="Menlo"/>
          <w:sz w:val="18"/>
          <w:szCs w:val="18"/>
          <w:lang w:val="en-US"/>
        </w:rPr>
        <w:t>profile.</w:t>
      </w:r>
      <w:r w:rsidRPr="00062F1D">
        <w:rPr>
          <w:rFonts w:ascii="Menlo" w:hAnsi="Menlo" w:cs="Menlo"/>
          <w:color w:val="3F6E74"/>
          <w:sz w:val="18"/>
          <w:szCs w:val="18"/>
          <w:lang w:val="en-US"/>
        </w:rPr>
        <w:t>providerID</w:t>
      </w:r>
      <w:proofErr w:type="spellEnd"/>
      <w:proofErr w:type="gramEnd"/>
    </w:p>
    <w:p w14:paraId="62DF65C3"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uid</w:t>
      </w:r>
      <w:proofErr w:type="spellEnd"/>
      <w:r w:rsidRPr="00062F1D">
        <w:rPr>
          <w:rFonts w:ascii="Menlo" w:hAnsi="Menlo" w:cs="Menlo"/>
          <w:sz w:val="18"/>
          <w:szCs w:val="18"/>
          <w:lang w:val="en-US"/>
        </w:rPr>
        <w:t xml:space="preserve"> = </w:t>
      </w:r>
      <w:proofErr w:type="spellStart"/>
      <w:proofErr w:type="gramStart"/>
      <w:r w:rsidRPr="00062F1D">
        <w:rPr>
          <w:rFonts w:ascii="Menlo" w:hAnsi="Menlo" w:cs="Menlo"/>
          <w:sz w:val="18"/>
          <w:szCs w:val="18"/>
          <w:lang w:val="en-US"/>
        </w:rPr>
        <w:t>profile.</w:t>
      </w:r>
      <w:r w:rsidRPr="00062F1D">
        <w:rPr>
          <w:rFonts w:ascii="Menlo" w:hAnsi="Menlo" w:cs="Menlo"/>
          <w:color w:val="3F6E74"/>
          <w:sz w:val="18"/>
          <w:szCs w:val="18"/>
          <w:lang w:val="en-US"/>
        </w:rPr>
        <w:t>uid</w:t>
      </w:r>
      <w:proofErr w:type="spellEnd"/>
      <w:r w:rsidRPr="00062F1D">
        <w:rPr>
          <w:rFonts w:ascii="Menlo" w:hAnsi="Menlo" w:cs="Menlo"/>
          <w:sz w:val="18"/>
          <w:szCs w:val="18"/>
          <w:lang w:val="en-US"/>
        </w:rPr>
        <w:t xml:space="preserve">;  </w:t>
      </w:r>
      <w:r w:rsidRPr="00062F1D">
        <w:rPr>
          <w:rFonts w:ascii="Menlo" w:hAnsi="Menlo" w:cs="Menlo"/>
          <w:color w:val="007400"/>
          <w:sz w:val="18"/>
          <w:szCs w:val="18"/>
          <w:lang w:val="en-US"/>
        </w:rPr>
        <w:t>/</w:t>
      </w:r>
      <w:proofErr w:type="gramEnd"/>
      <w:r w:rsidRPr="00062F1D">
        <w:rPr>
          <w:rFonts w:ascii="Menlo" w:hAnsi="Menlo" w:cs="Menlo"/>
          <w:color w:val="007400"/>
          <w:sz w:val="18"/>
          <w:szCs w:val="18"/>
          <w:lang w:val="en-US"/>
        </w:rPr>
        <w:t>/ Provider-specific UID</w:t>
      </w:r>
    </w:p>
    <w:p w14:paraId="2F4FD19F"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name = </w:t>
      </w:r>
      <w:proofErr w:type="spellStart"/>
      <w:proofErr w:type="gramStart"/>
      <w:r w:rsidRPr="00062F1D">
        <w:rPr>
          <w:rFonts w:ascii="Menlo" w:hAnsi="Menlo" w:cs="Menlo"/>
          <w:sz w:val="18"/>
          <w:szCs w:val="18"/>
          <w:lang w:val="en-US"/>
        </w:rPr>
        <w:t>profile.</w:t>
      </w:r>
      <w:r w:rsidRPr="00062F1D">
        <w:rPr>
          <w:rFonts w:ascii="Menlo" w:hAnsi="Menlo" w:cs="Menlo"/>
          <w:color w:val="3F6E74"/>
          <w:sz w:val="18"/>
          <w:szCs w:val="18"/>
          <w:lang w:val="en-US"/>
        </w:rPr>
        <w:t>displayName</w:t>
      </w:r>
      <w:proofErr w:type="spellEnd"/>
      <w:proofErr w:type="gramEnd"/>
    </w:p>
    <w:p w14:paraId="24297AD5"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email = </w:t>
      </w:r>
      <w:proofErr w:type="spellStart"/>
      <w:proofErr w:type="gramStart"/>
      <w:r w:rsidRPr="00062F1D">
        <w:rPr>
          <w:rFonts w:ascii="Menlo" w:hAnsi="Menlo" w:cs="Menlo"/>
          <w:sz w:val="18"/>
          <w:szCs w:val="18"/>
          <w:lang w:val="en-US"/>
        </w:rPr>
        <w:t>profile.</w:t>
      </w:r>
      <w:r w:rsidRPr="00062F1D">
        <w:rPr>
          <w:rFonts w:ascii="Menlo" w:hAnsi="Menlo" w:cs="Menlo"/>
          <w:color w:val="3F6E74"/>
          <w:sz w:val="18"/>
          <w:szCs w:val="18"/>
          <w:lang w:val="en-US"/>
        </w:rPr>
        <w:t>email</w:t>
      </w:r>
      <w:proofErr w:type="spellEnd"/>
      <w:proofErr w:type="gramEnd"/>
    </w:p>
    <w:p w14:paraId="665A0E73"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Change w:id="492" w:author="Carneiro Pinto da Silva, Fernando" w:date="2017-01-30T11:51:00Z">
            <w:rPr>
              <w:rFonts w:ascii="Menlo" w:hAnsi="Menlo" w:cs="Menlo"/>
              <w:sz w:val="18"/>
              <w:szCs w:val="18"/>
            </w:rPr>
          </w:rPrChange>
        </w:rPr>
      </w:pPr>
      <w:r w:rsidRPr="00062F1D">
        <w:rPr>
          <w:rFonts w:ascii="Menlo" w:hAnsi="Menlo" w:cs="Menlo"/>
          <w:sz w:val="18"/>
          <w:szCs w:val="18"/>
          <w:lang w:val="en-US"/>
        </w:rPr>
        <w:t xml:space="preserve">        </w:t>
      </w:r>
      <w:r w:rsidRPr="00062F1D">
        <w:rPr>
          <w:rFonts w:ascii="Menlo" w:hAnsi="Menlo" w:cs="Menlo"/>
          <w:color w:val="AA0D91"/>
          <w:sz w:val="18"/>
          <w:szCs w:val="18"/>
          <w:lang w:val="en-US"/>
          <w:rPrChange w:id="493" w:author="Carneiro Pinto da Silva, Fernando" w:date="2017-01-30T11:51:00Z">
            <w:rPr>
              <w:rFonts w:ascii="Menlo" w:hAnsi="Menlo" w:cs="Menlo"/>
              <w:color w:val="AA0D91"/>
              <w:sz w:val="18"/>
              <w:szCs w:val="18"/>
            </w:rPr>
          </w:rPrChange>
        </w:rPr>
        <w:t>let</w:t>
      </w:r>
      <w:r w:rsidRPr="00062F1D">
        <w:rPr>
          <w:rFonts w:ascii="Menlo" w:hAnsi="Menlo" w:cs="Menlo"/>
          <w:sz w:val="18"/>
          <w:szCs w:val="18"/>
          <w:lang w:val="en-US"/>
          <w:rPrChange w:id="494" w:author="Carneiro Pinto da Silva, Fernando" w:date="2017-01-30T11:51:00Z">
            <w:rPr>
              <w:rFonts w:ascii="Menlo" w:hAnsi="Menlo" w:cs="Menlo"/>
              <w:sz w:val="18"/>
              <w:szCs w:val="18"/>
            </w:rPr>
          </w:rPrChange>
        </w:rPr>
        <w:t xml:space="preserve"> </w:t>
      </w:r>
      <w:proofErr w:type="spellStart"/>
      <w:r w:rsidRPr="00062F1D">
        <w:rPr>
          <w:rFonts w:ascii="Menlo" w:hAnsi="Menlo" w:cs="Menlo"/>
          <w:sz w:val="18"/>
          <w:szCs w:val="18"/>
          <w:lang w:val="en-US"/>
          <w:rPrChange w:id="495" w:author="Carneiro Pinto da Silva, Fernando" w:date="2017-01-30T11:51:00Z">
            <w:rPr>
              <w:rFonts w:ascii="Menlo" w:hAnsi="Menlo" w:cs="Menlo"/>
              <w:sz w:val="18"/>
              <w:szCs w:val="18"/>
            </w:rPr>
          </w:rPrChange>
        </w:rPr>
        <w:t>photoURL</w:t>
      </w:r>
      <w:proofErr w:type="spellEnd"/>
      <w:r w:rsidRPr="00062F1D">
        <w:rPr>
          <w:rFonts w:ascii="Menlo" w:hAnsi="Menlo" w:cs="Menlo"/>
          <w:sz w:val="18"/>
          <w:szCs w:val="18"/>
          <w:lang w:val="en-US"/>
          <w:rPrChange w:id="496" w:author="Carneiro Pinto da Silva, Fernando" w:date="2017-01-30T11:51:00Z">
            <w:rPr>
              <w:rFonts w:ascii="Menlo" w:hAnsi="Menlo" w:cs="Menlo"/>
              <w:sz w:val="18"/>
              <w:szCs w:val="18"/>
            </w:rPr>
          </w:rPrChange>
        </w:rPr>
        <w:t xml:space="preserve"> = </w:t>
      </w:r>
      <w:proofErr w:type="spellStart"/>
      <w:proofErr w:type="gramStart"/>
      <w:r w:rsidRPr="00062F1D">
        <w:rPr>
          <w:rFonts w:ascii="Menlo" w:hAnsi="Menlo" w:cs="Menlo"/>
          <w:sz w:val="18"/>
          <w:szCs w:val="18"/>
          <w:lang w:val="en-US"/>
          <w:rPrChange w:id="497" w:author="Carneiro Pinto da Silva, Fernando" w:date="2017-01-30T11:51:00Z">
            <w:rPr>
              <w:rFonts w:ascii="Menlo" w:hAnsi="Menlo" w:cs="Menlo"/>
              <w:sz w:val="18"/>
              <w:szCs w:val="18"/>
            </w:rPr>
          </w:rPrChange>
        </w:rPr>
        <w:t>profile.</w:t>
      </w:r>
      <w:r w:rsidRPr="00062F1D">
        <w:rPr>
          <w:rFonts w:ascii="Menlo" w:hAnsi="Menlo" w:cs="Menlo"/>
          <w:color w:val="3F6E74"/>
          <w:sz w:val="18"/>
          <w:szCs w:val="18"/>
          <w:lang w:val="en-US"/>
          <w:rPrChange w:id="498" w:author="Carneiro Pinto da Silva, Fernando" w:date="2017-01-30T11:51:00Z">
            <w:rPr>
              <w:rFonts w:ascii="Menlo" w:hAnsi="Menlo" w:cs="Menlo"/>
              <w:color w:val="3F6E74"/>
              <w:sz w:val="18"/>
              <w:szCs w:val="18"/>
            </w:rPr>
          </w:rPrChange>
        </w:rPr>
        <w:t>photoURL</w:t>
      </w:r>
      <w:proofErr w:type="spellEnd"/>
      <w:proofErr w:type="gramEnd"/>
    </w:p>
    <w:p w14:paraId="27E94026"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Change w:id="499" w:author="Carneiro Pinto da Silva, Fernando" w:date="2017-01-30T11:51:00Z">
            <w:rPr>
              <w:rFonts w:ascii="Menlo" w:hAnsi="Menlo" w:cs="Menlo"/>
              <w:sz w:val="18"/>
              <w:szCs w:val="18"/>
            </w:rPr>
          </w:rPrChange>
        </w:rPr>
      </w:pPr>
      <w:r w:rsidRPr="00062F1D">
        <w:rPr>
          <w:rFonts w:ascii="Menlo" w:hAnsi="Menlo" w:cs="Menlo"/>
          <w:sz w:val="18"/>
          <w:szCs w:val="18"/>
          <w:lang w:val="en-US"/>
          <w:rPrChange w:id="500" w:author="Carneiro Pinto da Silva, Fernando" w:date="2017-01-30T11:51:00Z">
            <w:rPr>
              <w:rFonts w:ascii="Menlo" w:hAnsi="Menlo" w:cs="Menlo"/>
              <w:sz w:val="18"/>
              <w:szCs w:val="18"/>
            </w:rPr>
          </w:rPrChange>
        </w:rPr>
        <w:t xml:space="preserve">    }</w:t>
      </w:r>
    </w:p>
    <w:p w14:paraId="3A4EBAA3" w14:textId="77777777"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sz w:val="18"/>
          <w:szCs w:val="18"/>
          <w:lang w:val="en-US"/>
          <w:rPrChange w:id="501" w:author="Carneiro Pinto da Silva, Fernando" w:date="2017-01-30T11:51:00Z">
            <w:rPr>
              <w:rFonts w:ascii="Menlo" w:hAnsi="Menlo" w:cs="Menlo"/>
              <w:sz w:val="18"/>
              <w:szCs w:val="18"/>
            </w:rPr>
          </w:rPrChange>
        </w:rPr>
      </w:pPr>
      <w:r w:rsidRPr="00062F1D">
        <w:rPr>
          <w:rFonts w:ascii="Menlo" w:hAnsi="Menlo" w:cs="Menlo"/>
          <w:sz w:val="18"/>
          <w:szCs w:val="18"/>
          <w:lang w:val="en-US"/>
          <w:rPrChange w:id="502" w:author="Carneiro Pinto da Silva, Fernando" w:date="2017-01-30T11:51:00Z">
            <w:rPr>
              <w:rFonts w:ascii="Menlo" w:hAnsi="Menlo" w:cs="Menlo"/>
              <w:sz w:val="18"/>
              <w:szCs w:val="18"/>
            </w:rPr>
          </w:rPrChange>
        </w:rPr>
        <w:t xml:space="preserve">} </w:t>
      </w:r>
      <w:r w:rsidRPr="00062F1D">
        <w:rPr>
          <w:rFonts w:ascii="Menlo" w:hAnsi="Menlo" w:cs="Menlo"/>
          <w:color w:val="AA0D91"/>
          <w:sz w:val="18"/>
          <w:szCs w:val="18"/>
          <w:lang w:val="en-US"/>
          <w:rPrChange w:id="503" w:author="Carneiro Pinto da Silva, Fernando" w:date="2017-01-30T11:51:00Z">
            <w:rPr>
              <w:rFonts w:ascii="Menlo" w:hAnsi="Menlo" w:cs="Menlo"/>
              <w:color w:val="AA0D91"/>
              <w:sz w:val="18"/>
              <w:szCs w:val="18"/>
            </w:rPr>
          </w:rPrChange>
        </w:rPr>
        <w:t>else</w:t>
      </w:r>
      <w:r w:rsidRPr="00062F1D">
        <w:rPr>
          <w:rFonts w:ascii="Menlo" w:hAnsi="Menlo" w:cs="Menlo"/>
          <w:sz w:val="18"/>
          <w:szCs w:val="18"/>
          <w:lang w:val="en-US"/>
          <w:rPrChange w:id="504" w:author="Carneiro Pinto da Silva, Fernando" w:date="2017-01-30T11:51:00Z">
            <w:rPr>
              <w:rFonts w:ascii="Menlo" w:hAnsi="Menlo" w:cs="Menlo"/>
              <w:sz w:val="18"/>
              <w:szCs w:val="18"/>
            </w:rPr>
          </w:rPrChange>
        </w:rPr>
        <w:t xml:space="preserve"> {</w:t>
      </w:r>
    </w:p>
    <w:p w14:paraId="795AC7F8" w14:textId="0EE638B5" w:rsidR="003F6A95" w:rsidRPr="00062F1D" w:rsidRDefault="003F6A95"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lang w:val="en-US"/>
          <w:rPrChange w:id="505" w:author="Carneiro Pinto da Silva, Fernando" w:date="2017-01-30T11:51:00Z">
            <w:rPr>
              <w:rFonts w:ascii="Menlo" w:hAnsi="Menlo" w:cs="Menlo"/>
              <w:sz w:val="18"/>
              <w:szCs w:val="18"/>
            </w:rPr>
          </w:rPrChange>
        </w:rPr>
        <w:t xml:space="preserve">    </w:t>
      </w:r>
      <w:r w:rsidRPr="007251C5">
        <w:rPr>
          <w:rFonts w:ascii="Menlo" w:hAnsi="Menlo" w:cs="Menlo"/>
          <w:color w:val="007400"/>
          <w:sz w:val="18"/>
          <w:szCs w:val="18"/>
        </w:rPr>
        <w:t xml:space="preserve">// </w:t>
      </w:r>
      <w:r>
        <w:rPr>
          <w:rFonts w:ascii="Menlo" w:hAnsi="Menlo" w:cs="Menlo"/>
          <w:color w:val="007400"/>
          <w:sz w:val="18"/>
          <w:szCs w:val="18"/>
        </w:rPr>
        <w:t xml:space="preserve">O usuário não está </w:t>
      </w:r>
      <w:proofErr w:type="spellStart"/>
      <w:r>
        <w:rPr>
          <w:rFonts w:ascii="Menlo" w:hAnsi="Menlo" w:cs="Menlo"/>
          <w:color w:val="007400"/>
          <w:sz w:val="18"/>
          <w:szCs w:val="18"/>
        </w:rPr>
        <w:t>logado</w:t>
      </w:r>
      <w:proofErr w:type="spellEnd"/>
      <w:r w:rsidRPr="007251C5">
        <w:rPr>
          <w:rFonts w:ascii="Menlo" w:hAnsi="Menlo" w:cs="Menlo"/>
          <w:color w:val="007400"/>
          <w:sz w:val="18"/>
          <w:szCs w:val="18"/>
        </w:rPr>
        <w:t>.</w:t>
      </w:r>
    </w:p>
    <w:p w14:paraId="474BA000" w14:textId="2AB65D3F" w:rsidR="003F6A95" w:rsidRPr="00062F1D" w:rsidRDefault="003F6A95" w:rsidP="00062F1D">
      <w:pPr>
        <w:ind w:left="567"/>
        <w:rPr>
          <w:sz w:val="18"/>
          <w:szCs w:val="18"/>
        </w:rPr>
      </w:pPr>
      <w:r w:rsidRPr="00062F1D">
        <w:rPr>
          <w:rFonts w:ascii="Menlo" w:hAnsi="Menlo" w:cs="Menlo"/>
          <w:sz w:val="18"/>
          <w:szCs w:val="18"/>
        </w:rPr>
        <w:t>}</w:t>
      </w:r>
    </w:p>
    <w:p w14:paraId="726B535D" w14:textId="77777777" w:rsidR="00120ECD" w:rsidRPr="00062F1D" w:rsidRDefault="00120ECD" w:rsidP="00062F1D">
      <w:pPr>
        <w:pStyle w:val="Ttulo3"/>
      </w:pPr>
      <w:r w:rsidRPr="00062F1D">
        <w:t>Atualizar o perfil de um usuário</w:t>
      </w:r>
    </w:p>
    <w:p w14:paraId="1A6A0455" w14:textId="00B81B47" w:rsidR="00120ECD" w:rsidRPr="00062F1D" w:rsidRDefault="00120ECD" w:rsidP="00062F1D">
      <w:pPr>
        <w:rPr>
          <w:lang w:val="en-US"/>
          <w:rPrChange w:id="506" w:author="Carneiro Pinto da Silva, Fernando" w:date="2017-01-30T11:51:00Z">
            <w:rPr/>
          </w:rPrChange>
        </w:rPr>
      </w:pPr>
      <w:r w:rsidRPr="00552719">
        <w:t>Você pode atualizar as informações de perfil básicas de um usuário</w:t>
      </w:r>
      <w:r w:rsidR="003F6A95">
        <w:t xml:space="preserve"> (</w:t>
      </w:r>
      <w:r w:rsidRPr="00552719">
        <w:t xml:space="preserve">o nome de exibição do usuário e o URL da foto do </w:t>
      </w:r>
      <w:proofErr w:type="spellStart"/>
      <w:r w:rsidRPr="00552719">
        <w:t>perfi</w:t>
      </w:r>
      <w:proofErr w:type="spellEnd"/>
      <w:r w:rsidR="003F6A95">
        <w:t>)</w:t>
      </w:r>
      <w:r w:rsidRPr="00552719">
        <w:t xml:space="preserve"> com a classe </w:t>
      </w:r>
      <w:proofErr w:type="spellStart"/>
      <w:r w:rsidRPr="00552719">
        <w:t>FIRUserProfileChangeRequest</w:t>
      </w:r>
      <w:proofErr w:type="spellEnd"/>
      <w:r w:rsidRPr="00552719">
        <w:t xml:space="preserve">. </w:t>
      </w:r>
      <w:proofErr w:type="spellStart"/>
      <w:r w:rsidRPr="00062F1D">
        <w:rPr>
          <w:lang w:val="en-US"/>
          <w:rPrChange w:id="507" w:author="Carneiro Pinto da Silva, Fernando" w:date="2017-01-30T11:51:00Z">
            <w:rPr/>
          </w:rPrChange>
        </w:rPr>
        <w:t>Por</w:t>
      </w:r>
      <w:proofErr w:type="spellEnd"/>
      <w:r w:rsidRPr="00062F1D">
        <w:rPr>
          <w:lang w:val="en-US"/>
          <w:rPrChange w:id="508" w:author="Carneiro Pinto da Silva, Fernando" w:date="2017-01-30T11:51:00Z">
            <w:rPr/>
          </w:rPrChange>
        </w:rPr>
        <w:t xml:space="preserve"> </w:t>
      </w:r>
      <w:proofErr w:type="spellStart"/>
      <w:r w:rsidRPr="00062F1D">
        <w:rPr>
          <w:lang w:val="en-US"/>
          <w:rPrChange w:id="509" w:author="Carneiro Pinto da Silva, Fernando" w:date="2017-01-30T11:51:00Z">
            <w:rPr/>
          </w:rPrChange>
        </w:rPr>
        <w:t>exemplo</w:t>
      </w:r>
      <w:proofErr w:type="spellEnd"/>
      <w:r w:rsidRPr="00062F1D">
        <w:rPr>
          <w:lang w:val="en-US"/>
          <w:rPrChange w:id="510" w:author="Carneiro Pinto da Silva, Fernando" w:date="2017-01-30T11:51:00Z">
            <w:rPr/>
          </w:rPrChange>
        </w:rPr>
        <w:t>:</w:t>
      </w:r>
    </w:p>
    <w:p w14:paraId="54EAB8C7"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3F6E74"/>
          <w:sz w:val="18"/>
          <w:szCs w:val="18"/>
          <w:lang w:val="en-US"/>
        </w:rPr>
        <w:t>currentUser</w:t>
      </w:r>
      <w:proofErr w:type="spellEnd"/>
    </w:p>
    <w:p w14:paraId="4BBF8C39"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r w:rsidRPr="00062F1D">
        <w:rPr>
          <w:rFonts w:ascii="Menlo" w:hAnsi="Menlo" w:cs="Menlo"/>
          <w:color w:val="3F6E74"/>
          <w:sz w:val="18"/>
          <w:szCs w:val="18"/>
          <w:lang w:val="en-US"/>
        </w:rPr>
        <w:t>user</w:t>
      </w:r>
      <w:r w:rsidRPr="00062F1D">
        <w:rPr>
          <w:rFonts w:ascii="Menlo" w:hAnsi="Menlo" w:cs="Menlo"/>
          <w:sz w:val="18"/>
          <w:szCs w:val="18"/>
          <w:lang w:val="en-US"/>
        </w:rPr>
        <w:t xml:space="preserve"> {</w:t>
      </w:r>
    </w:p>
    <w:p w14:paraId="0E73500F"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Change w:id="511" w:author="Carneiro Pinto da Silva, Fernando" w:date="2017-01-30T11:51:00Z">
            <w:rPr>
              <w:rFonts w:ascii="Menlo" w:hAnsi="Menlo" w:cs="Menlo"/>
              <w:sz w:val="18"/>
              <w:szCs w:val="18"/>
            </w:rPr>
          </w:rPrChange>
        </w:rPr>
      </w:pPr>
      <w:r w:rsidRPr="00062F1D">
        <w:rPr>
          <w:rFonts w:ascii="Menlo" w:hAnsi="Menlo" w:cs="Menlo"/>
          <w:sz w:val="18"/>
          <w:szCs w:val="18"/>
          <w:lang w:val="en-US"/>
        </w:rPr>
        <w:t xml:space="preserve">    </w:t>
      </w:r>
      <w:r w:rsidRPr="00062F1D">
        <w:rPr>
          <w:rFonts w:ascii="Menlo" w:hAnsi="Menlo" w:cs="Menlo"/>
          <w:color w:val="AA0D91"/>
          <w:sz w:val="18"/>
          <w:szCs w:val="18"/>
          <w:lang w:val="en-US"/>
          <w:rPrChange w:id="512" w:author="Carneiro Pinto da Silva, Fernando" w:date="2017-01-30T11:51:00Z">
            <w:rPr>
              <w:rFonts w:ascii="Menlo" w:hAnsi="Menlo" w:cs="Menlo"/>
              <w:color w:val="AA0D91"/>
              <w:sz w:val="18"/>
              <w:szCs w:val="18"/>
            </w:rPr>
          </w:rPrChange>
        </w:rPr>
        <w:t>let</w:t>
      </w:r>
      <w:r w:rsidRPr="00062F1D">
        <w:rPr>
          <w:rFonts w:ascii="Menlo" w:hAnsi="Menlo" w:cs="Menlo"/>
          <w:sz w:val="18"/>
          <w:szCs w:val="18"/>
          <w:lang w:val="en-US"/>
          <w:rPrChange w:id="513" w:author="Carneiro Pinto da Silva, Fernando" w:date="2017-01-30T11:51:00Z">
            <w:rPr>
              <w:rFonts w:ascii="Menlo" w:hAnsi="Menlo" w:cs="Menlo"/>
              <w:sz w:val="18"/>
              <w:szCs w:val="18"/>
            </w:rPr>
          </w:rPrChange>
        </w:rPr>
        <w:t xml:space="preserve"> </w:t>
      </w:r>
      <w:proofErr w:type="spellStart"/>
      <w:r w:rsidRPr="00062F1D">
        <w:rPr>
          <w:rFonts w:ascii="Menlo" w:hAnsi="Menlo" w:cs="Menlo"/>
          <w:sz w:val="18"/>
          <w:szCs w:val="18"/>
          <w:lang w:val="en-US"/>
          <w:rPrChange w:id="514" w:author="Carneiro Pinto da Silva, Fernando" w:date="2017-01-30T11:51:00Z">
            <w:rPr>
              <w:rFonts w:ascii="Menlo" w:hAnsi="Menlo" w:cs="Menlo"/>
              <w:sz w:val="18"/>
              <w:szCs w:val="18"/>
            </w:rPr>
          </w:rPrChange>
        </w:rPr>
        <w:t>changeRequest</w:t>
      </w:r>
      <w:proofErr w:type="spellEnd"/>
      <w:r w:rsidRPr="00062F1D">
        <w:rPr>
          <w:rFonts w:ascii="Menlo" w:hAnsi="Menlo" w:cs="Menlo"/>
          <w:sz w:val="18"/>
          <w:szCs w:val="18"/>
          <w:lang w:val="en-US"/>
          <w:rPrChange w:id="515" w:author="Carneiro Pinto da Silva, Fernando" w:date="2017-01-30T11:51:00Z">
            <w:rPr>
              <w:rFonts w:ascii="Menlo" w:hAnsi="Menlo" w:cs="Menlo"/>
              <w:sz w:val="18"/>
              <w:szCs w:val="18"/>
            </w:rPr>
          </w:rPrChange>
        </w:rPr>
        <w:t xml:space="preserve"> = </w:t>
      </w:r>
      <w:proofErr w:type="spellStart"/>
      <w:proofErr w:type="gramStart"/>
      <w:r w:rsidRPr="00062F1D">
        <w:rPr>
          <w:rFonts w:ascii="Menlo" w:hAnsi="Menlo" w:cs="Menlo"/>
          <w:sz w:val="18"/>
          <w:szCs w:val="18"/>
          <w:lang w:val="en-US"/>
          <w:rPrChange w:id="516" w:author="Carneiro Pinto da Silva, Fernando" w:date="2017-01-30T11:51:00Z">
            <w:rPr>
              <w:rFonts w:ascii="Menlo" w:hAnsi="Menlo" w:cs="Menlo"/>
              <w:sz w:val="18"/>
              <w:szCs w:val="18"/>
            </w:rPr>
          </w:rPrChange>
        </w:rPr>
        <w:t>user.</w:t>
      </w:r>
      <w:r w:rsidRPr="00062F1D">
        <w:rPr>
          <w:rFonts w:ascii="Menlo" w:hAnsi="Menlo" w:cs="Menlo"/>
          <w:color w:val="26474B"/>
          <w:sz w:val="18"/>
          <w:szCs w:val="18"/>
          <w:lang w:val="en-US"/>
          <w:rPrChange w:id="517" w:author="Carneiro Pinto da Silva, Fernando" w:date="2017-01-30T11:51:00Z">
            <w:rPr>
              <w:rFonts w:ascii="Menlo" w:hAnsi="Menlo" w:cs="Menlo"/>
              <w:color w:val="26474B"/>
              <w:sz w:val="18"/>
              <w:szCs w:val="18"/>
            </w:rPr>
          </w:rPrChange>
        </w:rPr>
        <w:t>profileChangeRequest</w:t>
      </w:r>
      <w:proofErr w:type="spellEnd"/>
      <w:proofErr w:type="gramEnd"/>
      <w:r w:rsidRPr="00062F1D">
        <w:rPr>
          <w:rFonts w:ascii="Menlo" w:hAnsi="Menlo" w:cs="Menlo"/>
          <w:sz w:val="18"/>
          <w:szCs w:val="18"/>
          <w:lang w:val="en-US"/>
          <w:rPrChange w:id="518" w:author="Carneiro Pinto da Silva, Fernando" w:date="2017-01-30T11:51:00Z">
            <w:rPr>
              <w:rFonts w:ascii="Menlo" w:hAnsi="Menlo" w:cs="Menlo"/>
              <w:sz w:val="18"/>
              <w:szCs w:val="18"/>
            </w:rPr>
          </w:rPrChange>
        </w:rPr>
        <w:t>()</w:t>
      </w:r>
    </w:p>
    <w:p w14:paraId="78D311C2"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Change w:id="519" w:author="Carneiro Pinto da Silva, Fernando" w:date="2017-01-30T11:51:00Z">
            <w:rPr>
              <w:rFonts w:ascii="Menlo" w:hAnsi="Menlo" w:cs="Menlo"/>
              <w:sz w:val="18"/>
              <w:szCs w:val="18"/>
            </w:rPr>
          </w:rPrChange>
        </w:rPr>
      </w:pPr>
      <w:r w:rsidRPr="00062F1D">
        <w:rPr>
          <w:rFonts w:ascii="Menlo" w:hAnsi="Menlo" w:cs="Menlo"/>
          <w:sz w:val="18"/>
          <w:szCs w:val="18"/>
          <w:lang w:val="en-US"/>
          <w:rPrChange w:id="520" w:author="Carneiro Pinto da Silva, Fernando" w:date="2017-01-30T11:51:00Z">
            <w:rPr>
              <w:rFonts w:ascii="Menlo" w:hAnsi="Menlo" w:cs="Menlo"/>
              <w:sz w:val="18"/>
              <w:szCs w:val="18"/>
            </w:rPr>
          </w:rPrChange>
        </w:rPr>
        <w:t xml:space="preserve">    </w:t>
      </w:r>
    </w:p>
    <w:p w14:paraId="545D3629"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Change w:id="521" w:author="Carneiro Pinto da Silva, Fernando" w:date="2017-01-30T11:51:00Z">
            <w:rPr>
              <w:rFonts w:ascii="Menlo" w:hAnsi="Menlo" w:cs="Menlo"/>
              <w:sz w:val="18"/>
              <w:szCs w:val="18"/>
            </w:rPr>
          </w:rPrChange>
        </w:rPr>
      </w:pPr>
      <w:r w:rsidRPr="00062F1D">
        <w:rPr>
          <w:rFonts w:ascii="Menlo" w:hAnsi="Menlo" w:cs="Menlo"/>
          <w:sz w:val="18"/>
          <w:szCs w:val="18"/>
          <w:lang w:val="en-US"/>
          <w:rPrChange w:id="522" w:author="Carneiro Pinto da Silva, Fernando" w:date="2017-01-30T11:51:00Z">
            <w:rPr>
              <w:rFonts w:ascii="Menlo" w:hAnsi="Menlo" w:cs="Menlo"/>
              <w:sz w:val="18"/>
              <w:szCs w:val="18"/>
            </w:rPr>
          </w:rPrChange>
        </w:rPr>
        <w:t xml:space="preserve">    </w:t>
      </w:r>
      <w:proofErr w:type="spellStart"/>
      <w:r w:rsidRPr="00062F1D">
        <w:rPr>
          <w:rFonts w:ascii="Menlo" w:hAnsi="Menlo" w:cs="Menlo"/>
          <w:sz w:val="18"/>
          <w:szCs w:val="18"/>
          <w:lang w:val="en-US"/>
          <w:rPrChange w:id="523" w:author="Carneiro Pinto da Silva, Fernando" w:date="2017-01-30T11:51:00Z">
            <w:rPr>
              <w:rFonts w:ascii="Menlo" w:hAnsi="Menlo" w:cs="Menlo"/>
              <w:sz w:val="18"/>
              <w:szCs w:val="18"/>
            </w:rPr>
          </w:rPrChange>
        </w:rPr>
        <w:t>changeRequest.</w:t>
      </w:r>
      <w:r w:rsidRPr="00062F1D">
        <w:rPr>
          <w:rFonts w:ascii="Menlo" w:hAnsi="Menlo" w:cs="Menlo"/>
          <w:color w:val="3F6E74"/>
          <w:sz w:val="18"/>
          <w:szCs w:val="18"/>
          <w:lang w:val="en-US"/>
          <w:rPrChange w:id="524" w:author="Carneiro Pinto da Silva, Fernando" w:date="2017-01-30T11:51:00Z">
            <w:rPr>
              <w:rFonts w:ascii="Menlo" w:hAnsi="Menlo" w:cs="Menlo"/>
              <w:color w:val="3F6E74"/>
              <w:sz w:val="18"/>
              <w:szCs w:val="18"/>
            </w:rPr>
          </w:rPrChange>
        </w:rPr>
        <w:t>displayName</w:t>
      </w:r>
      <w:proofErr w:type="spellEnd"/>
      <w:r w:rsidRPr="00062F1D">
        <w:rPr>
          <w:rFonts w:ascii="Menlo" w:hAnsi="Menlo" w:cs="Menlo"/>
          <w:sz w:val="18"/>
          <w:szCs w:val="18"/>
          <w:lang w:val="en-US"/>
          <w:rPrChange w:id="525" w:author="Carneiro Pinto da Silva, Fernando" w:date="2017-01-30T11:51:00Z">
            <w:rPr>
              <w:rFonts w:ascii="Menlo" w:hAnsi="Menlo" w:cs="Menlo"/>
              <w:sz w:val="18"/>
              <w:szCs w:val="18"/>
            </w:rPr>
          </w:rPrChange>
        </w:rPr>
        <w:t xml:space="preserve"> = </w:t>
      </w:r>
      <w:r w:rsidRPr="00062F1D">
        <w:rPr>
          <w:rFonts w:ascii="Menlo" w:hAnsi="Menlo" w:cs="Menlo"/>
          <w:color w:val="C41A16"/>
          <w:sz w:val="18"/>
          <w:szCs w:val="18"/>
          <w:lang w:val="en-US"/>
          <w:rPrChange w:id="526" w:author="Carneiro Pinto da Silva, Fernando" w:date="2017-01-30T11:51:00Z">
            <w:rPr>
              <w:rFonts w:ascii="Menlo" w:hAnsi="Menlo" w:cs="Menlo"/>
              <w:color w:val="C41A16"/>
              <w:sz w:val="18"/>
              <w:szCs w:val="18"/>
            </w:rPr>
          </w:rPrChange>
        </w:rPr>
        <w:t>"Jane Q. User"</w:t>
      </w:r>
    </w:p>
    <w:p w14:paraId="16F3B84F"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Change w:id="527" w:author="Carneiro Pinto da Silva, Fernando" w:date="2017-01-30T11:51:00Z">
            <w:rPr>
              <w:rFonts w:ascii="Menlo" w:hAnsi="Menlo" w:cs="Menlo"/>
              <w:sz w:val="18"/>
              <w:szCs w:val="18"/>
            </w:rPr>
          </w:rPrChange>
        </w:rPr>
      </w:pPr>
      <w:r w:rsidRPr="00062F1D">
        <w:rPr>
          <w:rFonts w:ascii="Menlo" w:hAnsi="Menlo" w:cs="Menlo"/>
          <w:sz w:val="18"/>
          <w:szCs w:val="18"/>
          <w:lang w:val="en-US"/>
          <w:rPrChange w:id="528" w:author="Carneiro Pinto da Silva, Fernando" w:date="2017-01-30T11:51:00Z">
            <w:rPr>
              <w:rFonts w:ascii="Menlo" w:hAnsi="Menlo" w:cs="Menlo"/>
              <w:sz w:val="18"/>
              <w:szCs w:val="18"/>
            </w:rPr>
          </w:rPrChange>
        </w:rPr>
        <w:t xml:space="preserve">    </w:t>
      </w:r>
      <w:proofErr w:type="spellStart"/>
      <w:r w:rsidRPr="00062F1D">
        <w:rPr>
          <w:rFonts w:ascii="Menlo" w:hAnsi="Menlo" w:cs="Menlo"/>
          <w:sz w:val="18"/>
          <w:szCs w:val="18"/>
          <w:lang w:val="en-US"/>
          <w:rPrChange w:id="529" w:author="Carneiro Pinto da Silva, Fernando" w:date="2017-01-30T11:51:00Z">
            <w:rPr>
              <w:rFonts w:ascii="Menlo" w:hAnsi="Menlo" w:cs="Menlo"/>
              <w:sz w:val="18"/>
              <w:szCs w:val="18"/>
            </w:rPr>
          </w:rPrChange>
        </w:rPr>
        <w:t>changeRequest.</w:t>
      </w:r>
      <w:r w:rsidRPr="00062F1D">
        <w:rPr>
          <w:rFonts w:ascii="Menlo" w:hAnsi="Menlo" w:cs="Menlo"/>
          <w:color w:val="3F6E74"/>
          <w:sz w:val="18"/>
          <w:szCs w:val="18"/>
          <w:lang w:val="en-US"/>
          <w:rPrChange w:id="530" w:author="Carneiro Pinto da Silva, Fernando" w:date="2017-01-30T11:51:00Z">
            <w:rPr>
              <w:rFonts w:ascii="Menlo" w:hAnsi="Menlo" w:cs="Menlo"/>
              <w:color w:val="3F6E74"/>
              <w:sz w:val="18"/>
              <w:szCs w:val="18"/>
            </w:rPr>
          </w:rPrChange>
        </w:rPr>
        <w:t>photoURL</w:t>
      </w:r>
      <w:proofErr w:type="spellEnd"/>
      <w:r w:rsidRPr="00062F1D">
        <w:rPr>
          <w:rFonts w:ascii="Menlo" w:hAnsi="Menlo" w:cs="Menlo"/>
          <w:sz w:val="18"/>
          <w:szCs w:val="18"/>
          <w:lang w:val="en-US"/>
          <w:rPrChange w:id="531" w:author="Carneiro Pinto da Silva, Fernando" w:date="2017-01-30T11:51:00Z">
            <w:rPr>
              <w:rFonts w:ascii="Menlo" w:hAnsi="Menlo" w:cs="Menlo"/>
              <w:sz w:val="18"/>
              <w:szCs w:val="18"/>
            </w:rPr>
          </w:rPrChange>
        </w:rPr>
        <w:t xml:space="preserve"> =</w:t>
      </w:r>
    </w:p>
    <w:p w14:paraId="1EF27A61"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Change w:id="532" w:author="Carneiro Pinto da Silva, Fernando" w:date="2017-01-30T11:51:00Z">
            <w:rPr>
              <w:rFonts w:ascii="Menlo" w:hAnsi="Menlo" w:cs="Menlo"/>
              <w:sz w:val="18"/>
              <w:szCs w:val="18"/>
            </w:rPr>
          </w:rPrChange>
        </w:rPr>
        <w:t xml:space="preserve">        </w:t>
      </w:r>
      <w:proofErr w:type="gramStart"/>
      <w:r w:rsidRPr="00062F1D">
        <w:rPr>
          <w:rFonts w:ascii="Menlo" w:hAnsi="Menlo" w:cs="Menlo"/>
          <w:color w:val="5C2699"/>
          <w:sz w:val="18"/>
          <w:szCs w:val="18"/>
          <w:lang w:val="en-US"/>
        </w:rPr>
        <w:t>NSURL</w:t>
      </w:r>
      <w:r w:rsidRPr="00062F1D">
        <w:rPr>
          <w:rFonts w:ascii="Menlo" w:hAnsi="Menlo" w:cs="Menlo"/>
          <w:sz w:val="18"/>
          <w:szCs w:val="18"/>
          <w:lang w:val="en-US"/>
        </w:rPr>
        <w:t>(</w:t>
      </w:r>
      <w:proofErr w:type="gramEnd"/>
      <w:r w:rsidRPr="00062F1D">
        <w:rPr>
          <w:rFonts w:ascii="Menlo" w:hAnsi="Menlo" w:cs="Menlo"/>
          <w:sz w:val="18"/>
          <w:szCs w:val="18"/>
          <w:lang w:val="en-US"/>
        </w:rPr>
        <w:t xml:space="preserve">string: </w:t>
      </w:r>
      <w:r w:rsidRPr="00062F1D">
        <w:rPr>
          <w:rFonts w:ascii="Menlo" w:hAnsi="Menlo" w:cs="Menlo"/>
          <w:color w:val="C41A16"/>
          <w:sz w:val="18"/>
          <w:szCs w:val="18"/>
          <w:lang w:val="en-US"/>
        </w:rPr>
        <w:t>"https://example.com/jane-q-user/profile.jpg"</w:t>
      </w:r>
      <w:r w:rsidRPr="00062F1D">
        <w:rPr>
          <w:rFonts w:ascii="Menlo" w:hAnsi="Menlo" w:cs="Menlo"/>
          <w:sz w:val="18"/>
          <w:szCs w:val="18"/>
          <w:lang w:val="en-US"/>
        </w:rPr>
        <w:t xml:space="preserve">) </w:t>
      </w:r>
      <w:r w:rsidRPr="00062F1D">
        <w:rPr>
          <w:rFonts w:ascii="Menlo" w:hAnsi="Menlo" w:cs="Menlo"/>
          <w:color w:val="AA0D91"/>
          <w:sz w:val="18"/>
          <w:szCs w:val="18"/>
          <w:lang w:val="en-US"/>
        </w:rPr>
        <w:t>as</w:t>
      </w:r>
      <w:r w:rsidRPr="00062F1D">
        <w:rPr>
          <w:rFonts w:ascii="Menlo" w:hAnsi="Menlo" w:cs="Menlo"/>
          <w:sz w:val="18"/>
          <w:szCs w:val="18"/>
          <w:lang w:val="en-US"/>
        </w:rPr>
        <w:t xml:space="preserve"> </w:t>
      </w:r>
      <w:r w:rsidRPr="00062F1D">
        <w:rPr>
          <w:rFonts w:ascii="Menlo" w:hAnsi="Menlo" w:cs="Menlo"/>
          <w:color w:val="5C2699"/>
          <w:sz w:val="18"/>
          <w:szCs w:val="18"/>
          <w:lang w:val="en-US"/>
        </w:rPr>
        <w:t>URL</w:t>
      </w:r>
      <w:r w:rsidRPr="00062F1D">
        <w:rPr>
          <w:rFonts w:ascii="Menlo" w:hAnsi="Menlo" w:cs="Menlo"/>
          <w:sz w:val="18"/>
          <w:szCs w:val="18"/>
          <w:lang w:val="en-US"/>
        </w:rPr>
        <w:t>?</w:t>
      </w:r>
    </w:p>
    <w:p w14:paraId="574DA03F"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proofErr w:type="spellStart"/>
      <w:r w:rsidRPr="00062F1D">
        <w:rPr>
          <w:rFonts w:ascii="Menlo" w:hAnsi="Menlo" w:cs="Menlo"/>
          <w:sz w:val="18"/>
          <w:szCs w:val="18"/>
          <w:lang w:val="en-US"/>
        </w:rPr>
        <w:t>changeRequest.</w:t>
      </w:r>
      <w:r w:rsidRPr="00062F1D">
        <w:rPr>
          <w:rFonts w:ascii="Menlo" w:hAnsi="Menlo" w:cs="Menlo"/>
          <w:color w:val="26474B"/>
          <w:sz w:val="18"/>
          <w:szCs w:val="18"/>
          <w:lang w:val="en-US"/>
        </w:rPr>
        <w:t>commitChanges</w:t>
      </w:r>
      <w:proofErr w:type="spellEnd"/>
      <w:r w:rsidRPr="00062F1D">
        <w:rPr>
          <w:rFonts w:ascii="Menlo" w:hAnsi="Menlo" w:cs="Menlo"/>
          <w:sz w:val="18"/>
          <w:szCs w:val="18"/>
          <w:lang w:val="en-US"/>
        </w:rPr>
        <w:t xml:space="preserve"> </w:t>
      </w:r>
      <w:proofErr w:type="gramStart"/>
      <w:r w:rsidRPr="00062F1D">
        <w:rPr>
          <w:rFonts w:ascii="Menlo" w:hAnsi="Menlo" w:cs="Menlo"/>
          <w:sz w:val="18"/>
          <w:szCs w:val="18"/>
          <w:lang w:val="en-US"/>
        </w:rPr>
        <w:t>{ error</w:t>
      </w:r>
      <w:proofErr w:type="gramEnd"/>
      <w:r w:rsidRPr="00062F1D">
        <w:rPr>
          <w:rFonts w:ascii="Menlo" w:hAnsi="Menlo" w:cs="Menlo"/>
          <w:sz w:val="18"/>
          <w:szCs w:val="18"/>
          <w:lang w:val="en-US"/>
        </w:rPr>
        <w:t xml:space="preserve"> </w:t>
      </w:r>
      <w:r w:rsidRPr="00062F1D">
        <w:rPr>
          <w:rFonts w:ascii="Menlo" w:hAnsi="Menlo" w:cs="Menlo"/>
          <w:color w:val="AA0D91"/>
          <w:sz w:val="18"/>
          <w:szCs w:val="18"/>
          <w:lang w:val="en-US"/>
        </w:rPr>
        <w:t>in</w:t>
      </w:r>
    </w:p>
    <w:p w14:paraId="580975E4"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error = error {</w:t>
      </w:r>
    </w:p>
    <w:p w14:paraId="7DFC7FF8" w14:textId="1D8C1918"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lang w:val="en-US"/>
        </w:rPr>
        <w:t xml:space="preserve">            </w:t>
      </w:r>
      <w:r w:rsidRPr="00062F1D">
        <w:rPr>
          <w:rFonts w:ascii="Menlo" w:hAnsi="Menlo" w:cs="Menlo"/>
          <w:color w:val="007400"/>
          <w:sz w:val="18"/>
          <w:szCs w:val="18"/>
        </w:rPr>
        <w:t xml:space="preserve">// </w:t>
      </w:r>
      <w:r>
        <w:rPr>
          <w:rFonts w:ascii="Menlo" w:hAnsi="Menlo" w:cs="Menlo"/>
          <w:color w:val="007400"/>
          <w:sz w:val="18"/>
          <w:szCs w:val="18"/>
        </w:rPr>
        <w:t>Um erro aconteceu</w:t>
      </w:r>
      <w:r w:rsidRPr="00062F1D">
        <w:rPr>
          <w:rFonts w:ascii="Menlo" w:hAnsi="Menlo" w:cs="Menlo"/>
          <w:color w:val="007400"/>
          <w:sz w:val="18"/>
          <w:szCs w:val="18"/>
        </w:rPr>
        <w:t>.</w:t>
      </w:r>
    </w:p>
    <w:p w14:paraId="5AC64C9F"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proofErr w:type="spellStart"/>
      <w:r w:rsidRPr="00062F1D">
        <w:rPr>
          <w:rFonts w:ascii="Menlo" w:hAnsi="Menlo" w:cs="Menlo"/>
          <w:color w:val="AA0D91"/>
          <w:sz w:val="18"/>
          <w:szCs w:val="18"/>
        </w:rPr>
        <w:t>else</w:t>
      </w:r>
      <w:proofErr w:type="spellEnd"/>
      <w:r w:rsidRPr="00062F1D">
        <w:rPr>
          <w:rFonts w:ascii="Menlo" w:hAnsi="Menlo" w:cs="Menlo"/>
          <w:sz w:val="18"/>
          <w:szCs w:val="18"/>
        </w:rPr>
        <w:t xml:space="preserve"> {</w:t>
      </w:r>
    </w:p>
    <w:p w14:paraId="04764F99" w14:textId="74E29948"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00380783">
        <w:rPr>
          <w:rFonts w:ascii="Menlo" w:hAnsi="Menlo" w:cs="Menlo"/>
          <w:color w:val="007400"/>
          <w:sz w:val="18"/>
          <w:szCs w:val="18"/>
        </w:rPr>
        <w:t>// Perfil atualizado</w:t>
      </w:r>
      <w:r w:rsidRPr="00062F1D">
        <w:rPr>
          <w:rFonts w:ascii="Menlo" w:hAnsi="Menlo" w:cs="Menlo"/>
          <w:color w:val="007400"/>
          <w:sz w:val="18"/>
          <w:szCs w:val="18"/>
        </w:rPr>
        <w:t>.</w:t>
      </w:r>
    </w:p>
    <w:p w14:paraId="49D86045"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0CF2200B"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028A11FC" w14:textId="3FC40BD4" w:rsidR="00586729" w:rsidRPr="00062F1D" w:rsidRDefault="00586729" w:rsidP="00062F1D">
      <w:pPr>
        <w:ind w:left="567"/>
        <w:rPr>
          <w:sz w:val="18"/>
          <w:szCs w:val="18"/>
        </w:rPr>
      </w:pPr>
      <w:r w:rsidRPr="00062F1D">
        <w:rPr>
          <w:rFonts w:ascii="Menlo" w:hAnsi="Menlo" w:cs="Menlo"/>
          <w:sz w:val="18"/>
          <w:szCs w:val="18"/>
        </w:rPr>
        <w:t>}</w:t>
      </w:r>
    </w:p>
    <w:p w14:paraId="2A7EFC85" w14:textId="77777777" w:rsidR="00120ECD" w:rsidRPr="00062F1D" w:rsidRDefault="00120ECD" w:rsidP="00062F1D">
      <w:pPr>
        <w:pStyle w:val="Ttulo3"/>
      </w:pPr>
      <w:r w:rsidRPr="00062F1D">
        <w:t>Definir o endereço de e-mail de um usuário</w:t>
      </w:r>
    </w:p>
    <w:p w14:paraId="64AA4385" w14:textId="63E10DE5" w:rsidR="00120ECD" w:rsidRPr="00062F1D" w:rsidRDefault="00120ECD" w:rsidP="00062F1D">
      <w:pPr>
        <w:rPr>
          <w:lang w:val="en-US"/>
          <w:rPrChange w:id="533" w:author="Carneiro Pinto da Silva, Fernando" w:date="2017-01-30T11:51:00Z">
            <w:rPr/>
          </w:rPrChange>
        </w:rPr>
      </w:pPr>
      <w:r w:rsidRPr="00552719">
        <w:t xml:space="preserve">Você pode definir o endereço de e-mail de um usuário com o método </w:t>
      </w:r>
      <w:proofErr w:type="spellStart"/>
      <w:proofErr w:type="gramStart"/>
      <w:r w:rsidRPr="00552719">
        <w:t>updateEmail</w:t>
      </w:r>
      <w:proofErr w:type="spellEnd"/>
      <w:r w:rsidR="00442191">
        <w:t>(</w:t>
      </w:r>
      <w:proofErr w:type="spellStart"/>
      <w:proofErr w:type="gramEnd"/>
      <w:r w:rsidR="00442191" w:rsidRPr="00552719">
        <w:t>completion</w:t>
      </w:r>
      <w:proofErr w:type="spellEnd"/>
      <w:r w:rsidR="00442191" w:rsidRPr="00552719">
        <w:t>:</w:t>
      </w:r>
      <w:r w:rsidR="00442191">
        <w:t>)</w:t>
      </w:r>
      <w:r w:rsidRPr="00552719">
        <w:t xml:space="preserve">. </w:t>
      </w:r>
      <w:proofErr w:type="spellStart"/>
      <w:r w:rsidRPr="00062F1D">
        <w:rPr>
          <w:lang w:val="en-US"/>
          <w:rPrChange w:id="534" w:author="Carneiro Pinto da Silva, Fernando" w:date="2017-01-30T11:51:00Z">
            <w:rPr/>
          </w:rPrChange>
        </w:rPr>
        <w:t>Por</w:t>
      </w:r>
      <w:proofErr w:type="spellEnd"/>
      <w:r w:rsidRPr="00062F1D">
        <w:rPr>
          <w:lang w:val="en-US"/>
          <w:rPrChange w:id="535" w:author="Carneiro Pinto da Silva, Fernando" w:date="2017-01-30T11:51:00Z">
            <w:rPr/>
          </w:rPrChange>
        </w:rPr>
        <w:t xml:space="preserve"> </w:t>
      </w:r>
      <w:proofErr w:type="spellStart"/>
      <w:r w:rsidRPr="00062F1D">
        <w:rPr>
          <w:lang w:val="en-US"/>
          <w:rPrChange w:id="536" w:author="Carneiro Pinto da Silva, Fernando" w:date="2017-01-30T11:51:00Z">
            <w:rPr/>
          </w:rPrChange>
        </w:rPr>
        <w:t>exemplo</w:t>
      </w:r>
      <w:proofErr w:type="spellEnd"/>
      <w:r w:rsidRPr="00062F1D">
        <w:rPr>
          <w:lang w:val="en-US"/>
          <w:rPrChange w:id="537" w:author="Carneiro Pinto da Silva, Fernando" w:date="2017-01-30T11:51:00Z">
            <w:rPr/>
          </w:rPrChange>
        </w:rPr>
        <w:t>:</w:t>
      </w:r>
    </w:p>
    <w:p w14:paraId="5271E75C"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3F6E74"/>
          <w:sz w:val="18"/>
          <w:szCs w:val="18"/>
          <w:lang w:val="en-US"/>
        </w:rPr>
        <w:t>currentUser</w:t>
      </w:r>
      <w:proofErr w:type="spellEnd"/>
    </w:p>
    <w:p w14:paraId="76C5A8EF"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p>
    <w:p w14:paraId="17EEC3F9"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3F6E74"/>
          <w:sz w:val="18"/>
          <w:szCs w:val="18"/>
          <w:lang w:val="en-US"/>
        </w:rPr>
        <w:t>user</w:t>
      </w:r>
      <w:r w:rsidRPr="00062F1D">
        <w:rPr>
          <w:rFonts w:ascii="Menlo" w:hAnsi="Menlo" w:cs="Menlo"/>
          <w:sz w:val="18"/>
          <w:szCs w:val="18"/>
          <w:lang w:val="en-US"/>
        </w:rPr>
        <w:t>?.</w:t>
      </w:r>
      <w:proofErr w:type="spellStart"/>
      <w:r w:rsidRPr="00062F1D">
        <w:rPr>
          <w:rFonts w:ascii="Menlo" w:hAnsi="Menlo" w:cs="Menlo"/>
          <w:color w:val="26474B"/>
          <w:sz w:val="18"/>
          <w:szCs w:val="18"/>
          <w:lang w:val="en-US"/>
        </w:rPr>
        <w:t>updateEmail</w:t>
      </w:r>
      <w:proofErr w:type="spellEnd"/>
      <w:r w:rsidRPr="00062F1D">
        <w:rPr>
          <w:rFonts w:ascii="Menlo" w:hAnsi="Menlo" w:cs="Menlo"/>
          <w:sz w:val="18"/>
          <w:szCs w:val="18"/>
          <w:lang w:val="en-US"/>
        </w:rPr>
        <w:t>(</w:t>
      </w:r>
      <w:r w:rsidRPr="00062F1D">
        <w:rPr>
          <w:rFonts w:ascii="Menlo" w:hAnsi="Menlo" w:cs="Menlo"/>
          <w:color w:val="C41A16"/>
          <w:sz w:val="18"/>
          <w:szCs w:val="18"/>
          <w:lang w:val="en-US"/>
        </w:rPr>
        <w:t>"user@example.com"</w:t>
      </w:r>
      <w:r w:rsidRPr="00062F1D">
        <w:rPr>
          <w:rFonts w:ascii="Menlo" w:hAnsi="Menlo" w:cs="Menlo"/>
          <w:sz w:val="18"/>
          <w:szCs w:val="18"/>
          <w:lang w:val="en-US"/>
        </w:rPr>
        <w:t xml:space="preserve">) </w:t>
      </w:r>
      <w:proofErr w:type="gramStart"/>
      <w:r w:rsidRPr="00062F1D">
        <w:rPr>
          <w:rFonts w:ascii="Menlo" w:hAnsi="Menlo" w:cs="Menlo"/>
          <w:sz w:val="18"/>
          <w:szCs w:val="18"/>
          <w:lang w:val="en-US"/>
        </w:rPr>
        <w:t>{ error</w:t>
      </w:r>
      <w:proofErr w:type="gramEnd"/>
      <w:r w:rsidRPr="00062F1D">
        <w:rPr>
          <w:rFonts w:ascii="Menlo" w:hAnsi="Menlo" w:cs="Menlo"/>
          <w:sz w:val="18"/>
          <w:szCs w:val="18"/>
          <w:lang w:val="en-US"/>
        </w:rPr>
        <w:t xml:space="preserve"> </w:t>
      </w:r>
      <w:r w:rsidRPr="00062F1D">
        <w:rPr>
          <w:rFonts w:ascii="Menlo" w:hAnsi="Menlo" w:cs="Menlo"/>
          <w:color w:val="AA0D91"/>
          <w:sz w:val="18"/>
          <w:szCs w:val="18"/>
          <w:lang w:val="en-US"/>
        </w:rPr>
        <w:t>in</w:t>
      </w:r>
    </w:p>
    <w:p w14:paraId="3DE0F7B5"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lang w:val="en-US"/>
          <w:rPrChange w:id="538" w:author="Carneiro Pinto da Silva, Fernando" w:date="2017-01-30T11:51:00Z">
            <w:rPr>
              <w:rFonts w:ascii="Menlo" w:hAnsi="Menlo" w:cs="Menlo"/>
              <w:sz w:val="18"/>
              <w:szCs w:val="18"/>
            </w:rPr>
          </w:rPrChange>
        </w:rPr>
      </w:pPr>
      <w:r w:rsidRPr="00062F1D">
        <w:rPr>
          <w:rFonts w:ascii="Menlo" w:hAnsi="Menlo" w:cs="Menlo"/>
          <w:sz w:val="18"/>
          <w:szCs w:val="18"/>
          <w:lang w:val="en-US"/>
        </w:rPr>
        <w:t xml:space="preserve">    </w:t>
      </w:r>
      <w:r w:rsidRPr="00062F1D">
        <w:rPr>
          <w:rFonts w:ascii="Menlo" w:hAnsi="Menlo" w:cs="Menlo"/>
          <w:color w:val="AA0D91"/>
          <w:sz w:val="18"/>
          <w:szCs w:val="18"/>
          <w:lang w:val="en-US"/>
          <w:rPrChange w:id="539" w:author="Carneiro Pinto da Silva, Fernando" w:date="2017-01-30T11:51:00Z">
            <w:rPr>
              <w:rFonts w:ascii="Menlo" w:hAnsi="Menlo" w:cs="Menlo"/>
              <w:color w:val="AA0D91"/>
              <w:sz w:val="18"/>
              <w:szCs w:val="18"/>
            </w:rPr>
          </w:rPrChange>
        </w:rPr>
        <w:t>if</w:t>
      </w:r>
      <w:r w:rsidRPr="00062F1D">
        <w:rPr>
          <w:rFonts w:ascii="Menlo" w:hAnsi="Menlo" w:cs="Menlo"/>
          <w:sz w:val="18"/>
          <w:szCs w:val="18"/>
          <w:lang w:val="en-US"/>
          <w:rPrChange w:id="540" w:author="Carneiro Pinto da Silva, Fernando" w:date="2017-01-30T11:51:00Z">
            <w:rPr>
              <w:rFonts w:ascii="Menlo" w:hAnsi="Menlo" w:cs="Menlo"/>
              <w:sz w:val="18"/>
              <w:szCs w:val="18"/>
            </w:rPr>
          </w:rPrChange>
        </w:rPr>
        <w:t xml:space="preserve"> </w:t>
      </w:r>
      <w:r w:rsidRPr="00062F1D">
        <w:rPr>
          <w:rFonts w:ascii="Menlo" w:hAnsi="Menlo" w:cs="Menlo"/>
          <w:color w:val="AA0D91"/>
          <w:sz w:val="18"/>
          <w:szCs w:val="18"/>
          <w:lang w:val="en-US"/>
          <w:rPrChange w:id="541" w:author="Carneiro Pinto da Silva, Fernando" w:date="2017-01-30T11:51:00Z">
            <w:rPr>
              <w:rFonts w:ascii="Menlo" w:hAnsi="Menlo" w:cs="Menlo"/>
              <w:color w:val="AA0D91"/>
              <w:sz w:val="18"/>
              <w:szCs w:val="18"/>
            </w:rPr>
          </w:rPrChange>
        </w:rPr>
        <w:t>let</w:t>
      </w:r>
      <w:r w:rsidRPr="00062F1D">
        <w:rPr>
          <w:rFonts w:ascii="Menlo" w:hAnsi="Menlo" w:cs="Menlo"/>
          <w:sz w:val="18"/>
          <w:szCs w:val="18"/>
          <w:lang w:val="en-US"/>
          <w:rPrChange w:id="542" w:author="Carneiro Pinto da Silva, Fernando" w:date="2017-01-30T11:51:00Z">
            <w:rPr>
              <w:rFonts w:ascii="Menlo" w:hAnsi="Menlo" w:cs="Menlo"/>
              <w:sz w:val="18"/>
              <w:szCs w:val="18"/>
            </w:rPr>
          </w:rPrChange>
        </w:rPr>
        <w:t xml:space="preserve"> error = error {</w:t>
      </w:r>
    </w:p>
    <w:p w14:paraId="137F435E" w14:textId="77777777" w:rsidR="00586729" w:rsidRDefault="00586729"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lang w:val="en-US"/>
          <w:rPrChange w:id="543" w:author="Carneiro Pinto da Silva, Fernando" w:date="2017-01-30T11:51:00Z">
            <w:rPr>
              <w:rFonts w:ascii="Menlo" w:hAnsi="Menlo" w:cs="Menlo"/>
              <w:sz w:val="18"/>
              <w:szCs w:val="18"/>
            </w:rPr>
          </w:rPrChange>
        </w:rPr>
        <w:t xml:space="preserve">        </w:t>
      </w:r>
      <w:r w:rsidRPr="007251C5">
        <w:rPr>
          <w:rFonts w:ascii="Menlo" w:hAnsi="Menlo" w:cs="Menlo"/>
          <w:color w:val="007400"/>
          <w:sz w:val="18"/>
          <w:szCs w:val="18"/>
        </w:rPr>
        <w:t xml:space="preserve">// </w:t>
      </w:r>
      <w:r>
        <w:rPr>
          <w:rFonts w:ascii="Menlo" w:hAnsi="Menlo" w:cs="Menlo"/>
          <w:color w:val="007400"/>
          <w:sz w:val="18"/>
          <w:szCs w:val="18"/>
        </w:rPr>
        <w:t>Um erro aconteceu</w:t>
      </w:r>
      <w:r w:rsidRPr="007251C5">
        <w:rPr>
          <w:rFonts w:ascii="Menlo" w:hAnsi="Menlo" w:cs="Menlo"/>
          <w:color w:val="007400"/>
          <w:sz w:val="18"/>
          <w:szCs w:val="18"/>
        </w:rPr>
        <w:t>.</w:t>
      </w:r>
    </w:p>
    <w:p w14:paraId="59F2BB8A" w14:textId="144823A0"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proofErr w:type="spellStart"/>
      <w:r w:rsidRPr="00062F1D">
        <w:rPr>
          <w:rFonts w:ascii="Menlo" w:hAnsi="Menlo" w:cs="Menlo"/>
          <w:color w:val="AA0D91"/>
          <w:sz w:val="18"/>
          <w:szCs w:val="18"/>
        </w:rPr>
        <w:t>else</w:t>
      </w:r>
      <w:proofErr w:type="spellEnd"/>
      <w:r w:rsidRPr="00062F1D">
        <w:rPr>
          <w:rFonts w:ascii="Menlo" w:hAnsi="Menlo" w:cs="Menlo"/>
          <w:sz w:val="18"/>
          <w:szCs w:val="18"/>
        </w:rPr>
        <w:t xml:space="preserve"> {</w:t>
      </w:r>
    </w:p>
    <w:p w14:paraId="50118834" w14:textId="2D961DDA"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proofErr w:type="spellStart"/>
      <w:r w:rsidRPr="00062F1D">
        <w:rPr>
          <w:rFonts w:ascii="Menlo" w:hAnsi="Menlo" w:cs="Menlo"/>
          <w:color w:val="007400"/>
          <w:sz w:val="18"/>
          <w:szCs w:val="18"/>
        </w:rPr>
        <w:t>Email</w:t>
      </w:r>
      <w:proofErr w:type="spellEnd"/>
      <w:r w:rsidRPr="00062F1D">
        <w:rPr>
          <w:rFonts w:ascii="Menlo" w:hAnsi="Menlo" w:cs="Menlo"/>
          <w:color w:val="007400"/>
          <w:sz w:val="18"/>
          <w:szCs w:val="18"/>
        </w:rPr>
        <w:t xml:space="preserve"> atualizado.</w:t>
      </w:r>
    </w:p>
    <w:p w14:paraId="4BA32262" w14:textId="77777777" w:rsidR="00586729" w:rsidRPr="00062F1D" w:rsidRDefault="00586729"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22EE989C" w14:textId="4C6AEE3B" w:rsidR="00586729" w:rsidRPr="00062F1D" w:rsidRDefault="00586729" w:rsidP="00062F1D">
      <w:pPr>
        <w:ind w:left="567"/>
        <w:rPr>
          <w:sz w:val="18"/>
          <w:szCs w:val="18"/>
        </w:rPr>
      </w:pPr>
      <w:r w:rsidRPr="00062F1D">
        <w:rPr>
          <w:rFonts w:ascii="Menlo" w:hAnsi="Menlo" w:cs="Menlo"/>
          <w:sz w:val="18"/>
          <w:szCs w:val="18"/>
        </w:rPr>
        <w:t>}</w:t>
      </w:r>
    </w:p>
    <w:p w14:paraId="374B1C2C" w14:textId="77777777" w:rsidR="00120ECD" w:rsidRPr="00552719" w:rsidRDefault="00120ECD" w:rsidP="00062F1D">
      <w:r w:rsidRPr="00552719">
        <w:lastRenderedPageBreak/>
        <w:t xml:space="preserve">Importante: Para definir o endereço de e-mail de um usuário, ele deve ter feito </w:t>
      </w:r>
      <w:proofErr w:type="spellStart"/>
      <w:r w:rsidRPr="00552719">
        <w:t>login</w:t>
      </w:r>
      <w:proofErr w:type="spellEnd"/>
      <w:r w:rsidRPr="00552719">
        <w:t xml:space="preserve"> recentemente. Consulte </w:t>
      </w:r>
      <w:proofErr w:type="spellStart"/>
      <w:r w:rsidRPr="00552719">
        <w:t>Reautenticar</w:t>
      </w:r>
      <w:proofErr w:type="spellEnd"/>
      <w:r w:rsidRPr="00552719">
        <w:t xml:space="preserve"> um usuário.</w:t>
      </w:r>
    </w:p>
    <w:p w14:paraId="57849967" w14:textId="77777777" w:rsidR="00120ECD" w:rsidRPr="00062F1D" w:rsidRDefault="00120ECD" w:rsidP="00062F1D">
      <w:pPr>
        <w:pStyle w:val="Ttulo3"/>
      </w:pPr>
      <w:r w:rsidRPr="00062F1D">
        <w:t>Definir a senha de um usuário</w:t>
      </w:r>
    </w:p>
    <w:p w14:paraId="14FDEC6C" w14:textId="40D26CCB" w:rsidR="00120ECD" w:rsidRPr="00062F1D" w:rsidRDefault="00120ECD" w:rsidP="00062F1D">
      <w:pPr>
        <w:rPr>
          <w:lang w:val="en-US"/>
          <w:rPrChange w:id="544" w:author="Carneiro Pinto da Silva, Fernando" w:date="2017-01-30T11:51:00Z">
            <w:rPr/>
          </w:rPrChange>
        </w:rPr>
      </w:pPr>
      <w:r w:rsidRPr="00552719">
        <w:t xml:space="preserve">Você pode definir a senha de um usuário com o método </w:t>
      </w:r>
      <w:proofErr w:type="spellStart"/>
      <w:proofErr w:type="gramStart"/>
      <w:r w:rsidRPr="00552719">
        <w:t>updatePassword</w:t>
      </w:r>
      <w:proofErr w:type="spellEnd"/>
      <w:r w:rsidR="00442191">
        <w:t>(</w:t>
      </w:r>
      <w:proofErr w:type="spellStart"/>
      <w:proofErr w:type="gramEnd"/>
      <w:r w:rsidRPr="00552719">
        <w:t>completion</w:t>
      </w:r>
      <w:proofErr w:type="spellEnd"/>
      <w:r w:rsidRPr="00552719">
        <w:t>:</w:t>
      </w:r>
      <w:r w:rsidR="00442191">
        <w:t>)</w:t>
      </w:r>
      <w:r w:rsidRPr="00552719">
        <w:t xml:space="preserve">. </w:t>
      </w:r>
      <w:proofErr w:type="spellStart"/>
      <w:r w:rsidRPr="00062F1D">
        <w:rPr>
          <w:lang w:val="en-US"/>
          <w:rPrChange w:id="545" w:author="Carneiro Pinto da Silva, Fernando" w:date="2017-01-30T11:51:00Z">
            <w:rPr/>
          </w:rPrChange>
        </w:rPr>
        <w:t>Por</w:t>
      </w:r>
      <w:proofErr w:type="spellEnd"/>
      <w:r w:rsidRPr="00062F1D">
        <w:rPr>
          <w:lang w:val="en-US"/>
          <w:rPrChange w:id="546" w:author="Carneiro Pinto da Silva, Fernando" w:date="2017-01-30T11:51:00Z">
            <w:rPr/>
          </w:rPrChange>
        </w:rPr>
        <w:t xml:space="preserve"> </w:t>
      </w:r>
      <w:proofErr w:type="spellStart"/>
      <w:r w:rsidRPr="00062F1D">
        <w:rPr>
          <w:lang w:val="en-US"/>
          <w:rPrChange w:id="547" w:author="Carneiro Pinto da Silva, Fernando" w:date="2017-01-30T11:51:00Z">
            <w:rPr/>
          </w:rPrChange>
        </w:rPr>
        <w:t>exemplo</w:t>
      </w:r>
      <w:proofErr w:type="spellEnd"/>
      <w:r w:rsidRPr="00062F1D">
        <w:rPr>
          <w:lang w:val="en-US"/>
          <w:rPrChange w:id="548" w:author="Carneiro Pinto da Silva, Fernando" w:date="2017-01-30T11:51:00Z">
            <w:rPr/>
          </w:rPrChange>
        </w:rPr>
        <w:t>:</w:t>
      </w:r>
    </w:p>
    <w:p w14:paraId="02AAD56C"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3F6E74"/>
          <w:sz w:val="18"/>
          <w:szCs w:val="18"/>
          <w:lang w:val="en-US"/>
        </w:rPr>
        <w:t>currentUser</w:t>
      </w:r>
      <w:proofErr w:type="spellEnd"/>
    </w:p>
    <w:p w14:paraId="6ECA456E"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newPassword</w:t>
      </w:r>
      <w:proofErr w:type="spellEnd"/>
      <w:r w:rsidRPr="00062F1D">
        <w:rPr>
          <w:rFonts w:ascii="Menlo" w:hAnsi="Menlo" w:cs="Menlo"/>
          <w:sz w:val="18"/>
          <w:szCs w:val="18"/>
          <w:lang w:val="en-US"/>
        </w:rPr>
        <w:t xml:space="preserve"> = </w:t>
      </w:r>
      <w:proofErr w:type="spellStart"/>
      <w:proofErr w:type="gramStart"/>
      <w:r w:rsidRPr="00062F1D">
        <w:rPr>
          <w:rFonts w:ascii="Menlo" w:hAnsi="Menlo" w:cs="Menlo"/>
          <w:sz w:val="18"/>
          <w:szCs w:val="18"/>
          <w:lang w:val="en-US"/>
        </w:rPr>
        <w:t>getRandomSecurePassword</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w:t>
      </w:r>
    </w:p>
    <w:p w14:paraId="60D68BD1"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p>
    <w:p w14:paraId="21BEAF43"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3F6E74"/>
          <w:sz w:val="18"/>
          <w:szCs w:val="18"/>
          <w:lang w:val="en-US"/>
        </w:rPr>
        <w:t>user</w:t>
      </w:r>
      <w:proofErr w:type="gramStart"/>
      <w:r w:rsidRPr="00062F1D">
        <w:rPr>
          <w:rFonts w:ascii="Menlo" w:hAnsi="Menlo" w:cs="Menlo"/>
          <w:sz w:val="18"/>
          <w:szCs w:val="18"/>
          <w:lang w:val="en-US"/>
        </w:rPr>
        <w:t>?.</w:t>
      </w:r>
      <w:proofErr w:type="spellStart"/>
      <w:r w:rsidRPr="00062F1D">
        <w:rPr>
          <w:rFonts w:ascii="Menlo" w:hAnsi="Menlo" w:cs="Menlo"/>
          <w:sz w:val="18"/>
          <w:szCs w:val="18"/>
          <w:lang w:val="en-US"/>
        </w:rPr>
        <w:t>updatePassword</w:t>
      </w:r>
      <w:proofErr w:type="spellEnd"/>
      <w:proofErr w:type="gramEnd"/>
      <w:r w:rsidRPr="00062F1D">
        <w:rPr>
          <w:rFonts w:ascii="Menlo" w:hAnsi="Menlo" w:cs="Menlo"/>
          <w:sz w:val="18"/>
          <w:szCs w:val="18"/>
          <w:lang w:val="en-US"/>
        </w:rPr>
        <w:t>(</w:t>
      </w:r>
      <w:proofErr w:type="spellStart"/>
      <w:r w:rsidRPr="00062F1D">
        <w:rPr>
          <w:rFonts w:ascii="Menlo" w:hAnsi="Menlo" w:cs="Menlo"/>
          <w:color w:val="3F6E74"/>
          <w:sz w:val="18"/>
          <w:szCs w:val="18"/>
          <w:lang w:val="en-US"/>
        </w:rPr>
        <w:t>newPassword</w:t>
      </w:r>
      <w:proofErr w:type="spellEnd"/>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2B566B1E"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error = error {</w:t>
      </w:r>
    </w:p>
    <w:p w14:paraId="2D582635" w14:textId="3D49F17D"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lang w:val="en-US"/>
        </w:rPr>
        <w:t xml:space="preserve">        </w:t>
      </w:r>
      <w:r w:rsidRPr="007251C5">
        <w:rPr>
          <w:rFonts w:ascii="Menlo" w:hAnsi="Menlo" w:cs="Menlo"/>
          <w:color w:val="007400"/>
          <w:sz w:val="18"/>
          <w:szCs w:val="18"/>
        </w:rPr>
        <w:t xml:space="preserve">// </w:t>
      </w:r>
      <w:r>
        <w:rPr>
          <w:rFonts w:ascii="Menlo" w:hAnsi="Menlo" w:cs="Menlo"/>
          <w:color w:val="007400"/>
          <w:sz w:val="18"/>
          <w:szCs w:val="18"/>
        </w:rPr>
        <w:t>Um erro aconteceu</w:t>
      </w:r>
      <w:r w:rsidRPr="007251C5">
        <w:rPr>
          <w:rFonts w:ascii="Menlo" w:hAnsi="Menlo" w:cs="Menlo"/>
          <w:color w:val="007400"/>
          <w:sz w:val="18"/>
          <w:szCs w:val="18"/>
        </w:rPr>
        <w:t>.</w:t>
      </w:r>
    </w:p>
    <w:p w14:paraId="29BE7D99"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proofErr w:type="spellStart"/>
      <w:r w:rsidRPr="00062F1D">
        <w:rPr>
          <w:rFonts w:ascii="Menlo" w:hAnsi="Menlo" w:cs="Menlo"/>
          <w:color w:val="AA0D91"/>
          <w:sz w:val="18"/>
          <w:szCs w:val="18"/>
        </w:rPr>
        <w:t>else</w:t>
      </w:r>
      <w:proofErr w:type="spellEnd"/>
      <w:r w:rsidRPr="00062F1D">
        <w:rPr>
          <w:rFonts w:ascii="Menlo" w:hAnsi="Menlo" w:cs="Menlo"/>
          <w:sz w:val="18"/>
          <w:szCs w:val="18"/>
        </w:rPr>
        <w:t xml:space="preserve"> {</w:t>
      </w:r>
    </w:p>
    <w:p w14:paraId="0BE50EDB" w14:textId="2A414794"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proofErr w:type="spellStart"/>
      <w:r w:rsidRPr="00062F1D">
        <w:rPr>
          <w:rFonts w:ascii="Menlo" w:hAnsi="Menlo" w:cs="Menlo"/>
          <w:color w:val="007400"/>
          <w:sz w:val="18"/>
          <w:szCs w:val="18"/>
        </w:rPr>
        <w:t>Password</w:t>
      </w:r>
      <w:proofErr w:type="spellEnd"/>
      <w:r w:rsidRPr="00062F1D">
        <w:rPr>
          <w:rFonts w:ascii="Menlo" w:hAnsi="Menlo" w:cs="Menlo"/>
          <w:color w:val="007400"/>
          <w:sz w:val="18"/>
          <w:szCs w:val="18"/>
        </w:rPr>
        <w:t xml:space="preserve"> </w:t>
      </w:r>
      <w:r>
        <w:rPr>
          <w:rFonts w:ascii="Menlo" w:hAnsi="Menlo" w:cs="Menlo"/>
          <w:color w:val="007400"/>
          <w:sz w:val="18"/>
          <w:szCs w:val="18"/>
        </w:rPr>
        <w:t>atualizado</w:t>
      </w:r>
      <w:r w:rsidRPr="00062F1D">
        <w:rPr>
          <w:rFonts w:ascii="Menlo" w:hAnsi="Menlo" w:cs="Menlo"/>
          <w:color w:val="007400"/>
          <w:sz w:val="18"/>
          <w:szCs w:val="18"/>
        </w:rPr>
        <w:t>.</w:t>
      </w:r>
    </w:p>
    <w:p w14:paraId="6D77AAD7"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181D338D" w14:textId="22E1FEA8" w:rsidR="00442191" w:rsidRPr="00062F1D" w:rsidRDefault="00442191" w:rsidP="00062F1D">
      <w:pPr>
        <w:ind w:left="567"/>
        <w:rPr>
          <w:sz w:val="18"/>
          <w:szCs w:val="18"/>
        </w:rPr>
      </w:pPr>
      <w:r w:rsidRPr="00062F1D">
        <w:rPr>
          <w:rFonts w:ascii="Menlo" w:hAnsi="Menlo" w:cs="Menlo"/>
          <w:sz w:val="18"/>
          <w:szCs w:val="18"/>
        </w:rPr>
        <w:t>}</w:t>
      </w:r>
    </w:p>
    <w:p w14:paraId="1B451DA8" w14:textId="77777777" w:rsidR="00120ECD" w:rsidRPr="00552719" w:rsidRDefault="00120ECD" w:rsidP="00062F1D">
      <w:r w:rsidRPr="00552719">
        <w:t xml:space="preserve">Importante: Para definir a senha de um usuário, ele deve ter feito </w:t>
      </w:r>
      <w:proofErr w:type="spellStart"/>
      <w:r w:rsidRPr="00552719">
        <w:t>login</w:t>
      </w:r>
      <w:proofErr w:type="spellEnd"/>
      <w:r w:rsidRPr="00552719">
        <w:t xml:space="preserve"> recentemente. Consulte </w:t>
      </w:r>
      <w:proofErr w:type="spellStart"/>
      <w:r w:rsidRPr="00552719">
        <w:t>Reautenticar</w:t>
      </w:r>
      <w:proofErr w:type="spellEnd"/>
      <w:r w:rsidRPr="00552719">
        <w:t xml:space="preserve"> um usuário.</w:t>
      </w:r>
    </w:p>
    <w:p w14:paraId="458F6503" w14:textId="77777777" w:rsidR="00120ECD" w:rsidRPr="00062F1D" w:rsidRDefault="00120ECD" w:rsidP="00062F1D">
      <w:pPr>
        <w:pStyle w:val="Ttulo3"/>
      </w:pPr>
      <w:r w:rsidRPr="00062F1D">
        <w:t>Enviar um e-mail de redefinição de senha</w:t>
      </w:r>
    </w:p>
    <w:p w14:paraId="2922F9A9" w14:textId="77777777" w:rsidR="00120ECD" w:rsidRPr="00062F1D" w:rsidRDefault="00120ECD" w:rsidP="00062F1D">
      <w:pPr>
        <w:rPr>
          <w:lang w:val="en-US"/>
          <w:rPrChange w:id="549" w:author="Carneiro Pinto da Silva, Fernando" w:date="2017-01-30T11:51:00Z">
            <w:rPr/>
          </w:rPrChange>
        </w:rPr>
      </w:pPr>
      <w:r w:rsidRPr="00552719">
        <w:t xml:space="preserve">Você pode enviar um e-mail de redefinição de senha para um usuário com o método </w:t>
      </w:r>
      <w:proofErr w:type="spellStart"/>
      <w:proofErr w:type="gramStart"/>
      <w:r w:rsidRPr="00552719">
        <w:t>sendPasswordResetWithEmail:completion</w:t>
      </w:r>
      <w:proofErr w:type="spellEnd"/>
      <w:r w:rsidRPr="00552719">
        <w:t>:.</w:t>
      </w:r>
      <w:proofErr w:type="gramEnd"/>
      <w:r w:rsidRPr="00552719">
        <w:t xml:space="preserve"> </w:t>
      </w:r>
      <w:proofErr w:type="spellStart"/>
      <w:r w:rsidRPr="00062F1D">
        <w:rPr>
          <w:lang w:val="en-US"/>
          <w:rPrChange w:id="550" w:author="Carneiro Pinto da Silva, Fernando" w:date="2017-01-30T11:51:00Z">
            <w:rPr/>
          </w:rPrChange>
        </w:rPr>
        <w:t>Por</w:t>
      </w:r>
      <w:proofErr w:type="spellEnd"/>
      <w:r w:rsidRPr="00062F1D">
        <w:rPr>
          <w:lang w:val="en-US"/>
          <w:rPrChange w:id="551" w:author="Carneiro Pinto da Silva, Fernando" w:date="2017-01-30T11:51:00Z">
            <w:rPr/>
          </w:rPrChange>
        </w:rPr>
        <w:t xml:space="preserve"> </w:t>
      </w:r>
      <w:proofErr w:type="spellStart"/>
      <w:r w:rsidRPr="00062F1D">
        <w:rPr>
          <w:lang w:val="en-US"/>
          <w:rPrChange w:id="552" w:author="Carneiro Pinto da Silva, Fernando" w:date="2017-01-30T11:51:00Z">
            <w:rPr/>
          </w:rPrChange>
        </w:rPr>
        <w:t>exemplo</w:t>
      </w:r>
      <w:proofErr w:type="spellEnd"/>
      <w:r w:rsidRPr="00062F1D">
        <w:rPr>
          <w:lang w:val="en-US"/>
          <w:rPrChange w:id="553" w:author="Carneiro Pinto da Silva, Fernando" w:date="2017-01-30T11:51:00Z">
            <w:rPr/>
          </w:rPrChange>
        </w:rPr>
        <w:t>:</w:t>
      </w:r>
    </w:p>
    <w:p w14:paraId="761A452D"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email = </w:t>
      </w:r>
      <w:r w:rsidRPr="00062F1D">
        <w:rPr>
          <w:rFonts w:ascii="Menlo" w:hAnsi="Menlo" w:cs="Menlo"/>
          <w:color w:val="C41A16"/>
          <w:sz w:val="18"/>
          <w:szCs w:val="18"/>
          <w:lang w:val="en-US"/>
        </w:rPr>
        <w:t>"user@example.com"</w:t>
      </w:r>
    </w:p>
    <w:p w14:paraId="68DCB40D"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p>
    <w:p w14:paraId="75F4355B"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r w:rsidRPr="00062F1D">
        <w:rPr>
          <w:rFonts w:ascii="Menlo" w:hAnsi="Menlo" w:cs="Menlo"/>
          <w:color w:val="26474B"/>
          <w:sz w:val="18"/>
          <w:szCs w:val="18"/>
          <w:lang w:val="en-US"/>
        </w:rPr>
        <w:t>sendPasswordReset</w:t>
      </w:r>
      <w:proofErr w:type="spellEnd"/>
      <w:proofErr w:type="gramEnd"/>
      <w:r w:rsidRPr="00062F1D">
        <w:rPr>
          <w:rFonts w:ascii="Menlo" w:hAnsi="Menlo" w:cs="Menlo"/>
          <w:sz w:val="18"/>
          <w:szCs w:val="18"/>
          <w:lang w:val="en-US"/>
        </w:rPr>
        <w:t>(</w:t>
      </w:r>
      <w:proofErr w:type="spellStart"/>
      <w:r w:rsidRPr="00062F1D">
        <w:rPr>
          <w:rFonts w:ascii="Menlo" w:hAnsi="Menlo" w:cs="Menlo"/>
          <w:sz w:val="18"/>
          <w:szCs w:val="18"/>
          <w:lang w:val="en-US"/>
        </w:rPr>
        <w:t>withEmail</w:t>
      </w:r>
      <w:proofErr w:type="spellEnd"/>
      <w:r w:rsidRPr="00062F1D">
        <w:rPr>
          <w:rFonts w:ascii="Menlo" w:hAnsi="Menlo" w:cs="Menlo"/>
          <w:sz w:val="18"/>
          <w:szCs w:val="18"/>
          <w:lang w:val="en-US"/>
        </w:rPr>
        <w:t xml:space="preserve">: </w:t>
      </w:r>
      <w:r w:rsidRPr="00062F1D">
        <w:rPr>
          <w:rFonts w:ascii="Menlo" w:hAnsi="Menlo" w:cs="Menlo"/>
          <w:color w:val="3F6E74"/>
          <w:sz w:val="18"/>
          <w:szCs w:val="18"/>
          <w:lang w:val="en-US"/>
        </w:rPr>
        <w:t>email</w:t>
      </w:r>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34AFCDB5"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Change w:id="554" w:author="Carneiro Pinto da Silva, Fernando" w:date="2017-01-30T11:51:00Z">
            <w:rPr>
              <w:rFonts w:ascii="Menlo" w:hAnsi="Menlo" w:cs="Menlo"/>
              <w:sz w:val="18"/>
              <w:szCs w:val="18"/>
            </w:rPr>
          </w:rPrChange>
        </w:rPr>
      </w:pPr>
      <w:r w:rsidRPr="00062F1D">
        <w:rPr>
          <w:rFonts w:ascii="Menlo" w:hAnsi="Menlo" w:cs="Menlo"/>
          <w:sz w:val="18"/>
          <w:szCs w:val="18"/>
          <w:lang w:val="en-US"/>
        </w:rPr>
        <w:t xml:space="preserve">    </w:t>
      </w:r>
      <w:r w:rsidRPr="00062F1D">
        <w:rPr>
          <w:rFonts w:ascii="Menlo" w:hAnsi="Menlo" w:cs="Menlo"/>
          <w:color w:val="AA0D91"/>
          <w:sz w:val="18"/>
          <w:szCs w:val="18"/>
          <w:lang w:val="en-US"/>
          <w:rPrChange w:id="555" w:author="Carneiro Pinto da Silva, Fernando" w:date="2017-01-30T11:51:00Z">
            <w:rPr>
              <w:rFonts w:ascii="Menlo" w:hAnsi="Menlo" w:cs="Menlo"/>
              <w:color w:val="AA0D91"/>
              <w:sz w:val="18"/>
              <w:szCs w:val="18"/>
            </w:rPr>
          </w:rPrChange>
        </w:rPr>
        <w:t>if</w:t>
      </w:r>
      <w:r w:rsidRPr="00062F1D">
        <w:rPr>
          <w:rFonts w:ascii="Menlo" w:hAnsi="Menlo" w:cs="Menlo"/>
          <w:sz w:val="18"/>
          <w:szCs w:val="18"/>
          <w:lang w:val="en-US"/>
          <w:rPrChange w:id="556" w:author="Carneiro Pinto da Silva, Fernando" w:date="2017-01-30T11:51:00Z">
            <w:rPr>
              <w:rFonts w:ascii="Menlo" w:hAnsi="Menlo" w:cs="Menlo"/>
              <w:sz w:val="18"/>
              <w:szCs w:val="18"/>
            </w:rPr>
          </w:rPrChange>
        </w:rPr>
        <w:t xml:space="preserve"> </w:t>
      </w:r>
      <w:r w:rsidRPr="00062F1D">
        <w:rPr>
          <w:rFonts w:ascii="Menlo" w:hAnsi="Menlo" w:cs="Menlo"/>
          <w:color w:val="AA0D91"/>
          <w:sz w:val="18"/>
          <w:szCs w:val="18"/>
          <w:lang w:val="en-US"/>
          <w:rPrChange w:id="557" w:author="Carneiro Pinto da Silva, Fernando" w:date="2017-01-30T11:51:00Z">
            <w:rPr>
              <w:rFonts w:ascii="Menlo" w:hAnsi="Menlo" w:cs="Menlo"/>
              <w:color w:val="AA0D91"/>
              <w:sz w:val="18"/>
              <w:szCs w:val="18"/>
            </w:rPr>
          </w:rPrChange>
        </w:rPr>
        <w:t>let</w:t>
      </w:r>
      <w:r w:rsidRPr="00062F1D">
        <w:rPr>
          <w:rFonts w:ascii="Menlo" w:hAnsi="Menlo" w:cs="Menlo"/>
          <w:sz w:val="18"/>
          <w:szCs w:val="18"/>
          <w:lang w:val="en-US"/>
          <w:rPrChange w:id="558" w:author="Carneiro Pinto da Silva, Fernando" w:date="2017-01-30T11:51:00Z">
            <w:rPr>
              <w:rFonts w:ascii="Menlo" w:hAnsi="Menlo" w:cs="Menlo"/>
              <w:sz w:val="18"/>
              <w:szCs w:val="18"/>
            </w:rPr>
          </w:rPrChange>
        </w:rPr>
        <w:t xml:space="preserve"> error = error {</w:t>
      </w:r>
    </w:p>
    <w:p w14:paraId="57737716" w14:textId="1E7A955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lang w:val="en-US"/>
          <w:rPrChange w:id="559" w:author="Carneiro Pinto da Silva, Fernando" w:date="2017-01-30T11:51:00Z">
            <w:rPr>
              <w:rFonts w:ascii="Menlo" w:hAnsi="Menlo" w:cs="Menlo"/>
              <w:sz w:val="18"/>
              <w:szCs w:val="18"/>
            </w:rPr>
          </w:rPrChange>
        </w:rPr>
        <w:t xml:space="preserve">        </w:t>
      </w:r>
      <w:r w:rsidRPr="00062F1D">
        <w:rPr>
          <w:rFonts w:ascii="Menlo" w:hAnsi="Menlo" w:cs="Menlo"/>
          <w:color w:val="007400"/>
          <w:sz w:val="18"/>
          <w:szCs w:val="18"/>
        </w:rPr>
        <w:t xml:space="preserve">// </w:t>
      </w:r>
      <w:r w:rsidR="00380783">
        <w:rPr>
          <w:rFonts w:ascii="Menlo" w:hAnsi="Menlo" w:cs="Menlo"/>
          <w:color w:val="007400"/>
          <w:sz w:val="18"/>
          <w:szCs w:val="18"/>
        </w:rPr>
        <w:t>Um erro aconteceu</w:t>
      </w:r>
      <w:r w:rsidR="00380783" w:rsidRPr="007251C5">
        <w:rPr>
          <w:rFonts w:ascii="Menlo" w:hAnsi="Menlo" w:cs="Menlo"/>
          <w:color w:val="007400"/>
          <w:sz w:val="18"/>
          <w:szCs w:val="18"/>
        </w:rPr>
        <w:t>.</w:t>
      </w:r>
    </w:p>
    <w:p w14:paraId="03AC7B23"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proofErr w:type="spellStart"/>
      <w:r w:rsidRPr="00062F1D">
        <w:rPr>
          <w:rFonts w:ascii="Menlo" w:hAnsi="Menlo" w:cs="Menlo"/>
          <w:color w:val="AA0D91"/>
          <w:sz w:val="18"/>
          <w:szCs w:val="18"/>
        </w:rPr>
        <w:t>else</w:t>
      </w:r>
      <w:proofErr w:type="spellEnd"/>
      <w:r w:rsidRPr="00062F1D">
        <w:rPr>
          <w:rFonts w:ascii="Menlo" w:hAnsi="Menlo" w:cs="Menlo"/>
          <w:sz w:val="18"/>
          <w:szCs w:val="18"/>
        </w:rPr>
        <w:t xml:space="preserve"> {</w:t>
      </w:r>
    </w:p>
    <w:p w14:paraId="0AFC8FA9" w14:textId="3209BDAC"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sidR="00380783">
        <w:rPr>
          <w:rFonts w:ascii="Menlo" w:hAnsi="Menlo" w:cs="Menlo"/>
          <w:color w:val="007400"/>
          <w:sz w:val="18"/>
          <w:szCs w:val="18"/>
        </w:rPr>
        <w:t>E-mail de redefinição de senha enviado</w:t>
      </w:r>
      <w:r w:rsidRPr="00062F1D">
        <w:rPr>
          <w:rFonts w:ascii="Menlo" w:hAnsi="Menlo" w:cs="Menlo"/>
          <w:color w:val="007400"/>
          <w:sz w:val="18"/>
          <w:szCs w:val="18"/>
        </w:rPr>
        <w:t>.</w:t>
      </w:r>
    </w:p>
    <w:p w14:paraId="162004BD"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0EAC5A1D" w14:textId="77777777" w:rsidR="00442191" w:rsidRPr="00062F1D" w:rsidRDefault="00442191" w:rsidP="00062F1D">
      <w:pPr>
        <w:ind w:left="567"/>
        <w:rPr>
          <w:rFonts w:ascii="Menlo" w:hAnsi="Menlo" w:cs="Menlo"/>
          <w:sz w:val="18"/>
          <w:szCs w:val="18"/>
        </w:rPr>
      </w:pPr>
      <w:r w:rsidRPr="00062F1D">
        <w:rPr>
          <w:rFonts w:ascii="Menlo" w:hAnsi="Menlo" w:cs="Menlo"/>
          <w:sz w:val="18"/>
          <w:szCs w:val="18"/>
        </w:rPr>
        <w:t>}</w:t>
      </w:r>
    </w:p>
    <w:p w14:paraId="1FE78A1B" w14:textId="0509C25C" w:rsidR="00120ECD" w:rsidRPr="00552719" w:rsidRDefault="00120ECD" w:rsidP="00062F1D">
      <w:r w:rsidRPr="00552719">
        <w:t xml:space="preserve">Você pode personalizar o modelo de e-mail usado na seção de </w:t>
      </w:r>
      <w:proofErr w:type="spellStart"/>
      <w:r w:rsidRPr="00552719">
        <w:t>Authentication</w:t>
      </w:r>
      <w:proofErr w:type="spellEnd"/>
      <w:r w:rsidRPr="00552719">
        <w:t xml:space="preserve"> do </w:t>
      </w:r>
      <w:proofErr w:type="spellStart"/>
      <w:r w:rsidRPr="00552719">
        <w:t>Firebase</w:t>
      </w:r>
      <w:proofErr w:type="spellEnd"/>
      <w:r w:rsidRPr="00552719">
        <w:t xml:space="preserve"> console, na página </w:t>
      </w:r>
      <w:proofErr w:type="spellStart"/>
      <w:r w:rsidRPr="00552719">
        <w:t>Email</w:t>
      </w:r>
      <w:proofErr w:type="spellEnd"/>
      <w:r w:rsidRPr="00552719">
        <w:t xml:space="preserve"> </w:t>
      </w:r>
      <w:proofErr w:type="spellStart"/>
      <w:r w:rsidRPr="00552719">
        <w:t>Templates</w:t>
      </w:r>
      <w:proofErr w:type="spellEnd"/>
      <w:r w:rsidRPr="00552719">
        <w:t xml:space="preserve">. Consulte Modelos de e-mail na Central de Ajuda do </w:t>
      </w:r>
      <w:proofErr w:type="spellStart"/>
      <w:r w:rsidRPr="00552719">
        <w:t>Firebase</w:t>
      </w:r>
      <w:proofErr w:type="spellEnd"/>
      <w:r w:rsidRPr="00552719">
        <w:t>.</w:t>
      </w:r>
    </w:p>
    <w:p w14:paraId="10AA040E" w14:textId="77777777" w:rsidR="00120ECD" w:rsidRPr="00552719" w:rsidRDefault="00120ECD" w:rsidP="00062F1D">
      <w:r w:rsidRPr="00552719">
        <w:t xml:space="preserve">Você também pode enviar e-mails de redefinição de senha pelo </w:t>
      </w:r>
      <w:proofErr w:type="spellStart"/>
      <w:r w:rsidRPr="00552719">
        <w:t>Firebase</w:t>
      </w:r>
      <w:proofErr w:type="spellEnd"/>
      <w:r w:rsidRPr="00552719">
        <w:t xml:space="preserve"> console.</w:t>
      </w:r>
    </w:p>
    <w:p w14:paraId="656A432F" w14:textId="77777777" w:rsidR="00120ECD" w:rsidRPr="00062F1D" w:rsidRDefault="00120ECD" w:rsidP="00062F1D">
      <w:pPr>
        <w:pStyle w:val="Ttulo3"/>
      </w:pPr>
      <w:r w:rsidRPr="00062F1D">
        <w:t>Excluir um usuário</w:t>
      </w:r>
    </w:p>
    <w:p w14:paraId="38A04175" w14:textId="77777777" w:rsidR="00120ECD" w:rsidRPr="00062F1D" w:rsidRDefault="00120ECD" w:rsidP="00062F1D">
      <w:pPr>
        <w:rPr>
          <w:lang w:val="en-US"/>
          <w:rPrChange w:id="560" w:author="Carneiro Pinto da Silva, Fernando" w:date="2017-01-30T11:51:00Z">
            <w:rPr/>
          </w:rPrChange>
        </w:rPr>
      </w:pPr>
      <w:r w:rsidRPr="00552719">
        <w:t xml:space="preserve">Você pode excluir uma conta de usuário com o método </w:t>
      </w:r>
      <w:proofErr w:type="spellStart"/>
      <w:r w:rsidRPr="00552719">
        <w:t>deleteWithCompletion</w:t>
      </w:r>
      <w:proofErr w:type="spellEnd"/>
      <w:r w:rsidRPr="00552719">
        <w:t xml:space="preserve">. </w:t>
      </w:r>
      <w:proofErr w:type="spellStart"/>
      <w:r w:rsidRPr="00062F1D">
        <w:rPr>
          <w:lang w:val="en-US"/>
          <w:rPrChange w:id="561" w:author="Carneiro Pinto da Silva, Fernando" w:date="2017-01-30T11:51:00Z">
            <w:rPr/>
          </w:rPrChange>
        </w:rPr>
        <w:t>Por</w:t>
      </w:r>
      <w:proofErr w:type="spellEnd"/>
      <w:r w:rsidRPr="00062F1D">
        <w:rPr>
          <w:lang w:val="en-US"/>
          <w:rPrChange w:id="562" w:author="Carneiro Pinto da Silva, Fernando" w:date="2017-01-30T11:51:00Z">
            <w:rPr/>
          </w:rPrChange>
        </w:rPr>
        <w:t xml:space="preserve"> </w:t>
      </w:r>
      <w:proofErr w:type="spellStart"/>
      <w:r w:rsidRPr="00062F1D">
        <w:rPr>
          <w:lang w:val="en-US"/>
          <w:rPrChange w:id="563" w:author="Carneiro Pinto da Silva, Fernando" w:date="2017-01-30T11:51:00Z">
            <w:rPr/>
          </w:rPrChange>
        </w:rPr>
        <w:t>exemplo</w:t>
      </w:r>
      <w:proofErr w:type="spellEnd"/>
      <w:r w:rsidRPr="00062F1D">
        <w:rPr>
          <w:lang w:val="en-US"/>
          <w:rPrChange w:id="564" w:author="Carneiro Pinto da Silva, Fernando" w:date="2017-01-30T11:51:00Z">
            <w:rPr/>
          </w:rPrChange>
        </w:rPr>
        <w:t>:</w:t>
      </w:r>
    </w:p>
    <w:p w14:paraId="49222A86"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3F6E74"/>
          <w:sz w:val="18"/>
          <w:szCs w:val="18"/>
          <w:lang w:val="en-US"/>
        </w:rPr>
        <w:t>currentUser</w:t>
      </w:r>
      <w:proofErr w:type="spellEnd"/>
    </w:p>
    <w:p w14:paraId="3EC630F8"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p>
    <w:p w14:paraId="54516F36"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
      </w:pPr>
      <w:proofErr w:type="spellStart"/>
      <w:r w:rsidRPr="00062F1D">
        <w:rPr>
          <w:rFonts w:ascii="Menlo" w:hAnsi="Menlo" w:cs="Menlo"/>
          <w:color w:val="3F6E74"/>
          <w:sz w:val="18"/>
          <w:szCs w:val="18"/>
          <w:lang w:val="en-US"/>
        </w:rPr>
        <w:t>user</w:t>
      </w:r>
      <w:proofErr w:type="gramStart"/>
      <w:r w:rsidRPr="00062F1D">
        <w:rPr>
          <w:rFonts w:ascii="Menlo" w:hAnsi="Menlo" w:cs="Menlo"/>
          <w:sz w:val="18"/>
          <w:szCs w:val="18"/>
          <w:lang w:val="en-US"/>
        </w:rPr>
        <w:t>?.</w:t>
      </w:r>
      <w:r w:rsidRPr="00062F1D">
        <w:rPr>
          <w:rFonts w:ascii="Menlo" w:hAnsi="Menlo" w:cs="Menlo"/>
          <w:color w:val="26474B"/>
          <w:sz w:val="18"/>
          <w:szCs w:val="18"/>
          <w:lang w:val="en-US"/>
        </w:rPr>
        <w:t>delete</w:t>
      </w:r>
      <w:proofErr w:type="spellEnd"/>
      <w:proofErr w:type="gramEnd"/>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532451A5"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lang w:val="en-US"/>
          <w:rPrChange w:id="565" w:author="Carneiro Pinto da Silva, Fernando" w:date="2017-01-30T11:51:00Z">
            <w:rPr>
              <w:rFonts w:ascii="Menlo" w:hAnsi="Menlo" w:cs="Menlo"/>
              <w:sz w:val="18"/>
              <w:szCs w:val="18"/>
            </w:rPr>
          </w:rPrChange>
        </w:rPr>
      </w:pPr>
      <w:r w:rsidRPr="00062F1D">
        <w:rPr>
          <w:rFonts w:ascii="Menlo" w:hAnsi="Menlo" w:cs="Menlo"/>
          <w:sz w:val="18"/>
          <w:szCs w:val="18"/>
          <w:lang w:val="en-US"/>
        </w:rPr>
        <w:t xml:space="preserve">    </w:t>
      </w:r>
      <w:r w:rsidRPr="00062F1D">
        <w:rPr>
          <w:rFonts w:ascii="Menlo" w:hAnsi="Menlo" w:cs="Menlo"/>
          <w:color w:val="AA0D91"/>
          <w:sz w:val="18"/>
          <w:szCs w:val="18"/>
          <w:lang w:val="en-US"/>
          <w:rPrChange w:id="566" w:author="Carneiro Pinto da Silva, Fernando" w:date="2017-01-30T11:51:00Z">
            <w:rPr>
              <w:rFonts w:ascii="Menlo" w:hAnsi="Menlo" w:cs="Menlo"/>
              <w:color w:val="AA0D91"/>
              <w:sz w:val="18"/>
              <w:szCs w:val="18"/>
            </w:rPr>
          </w:rPrChange>
        </w:rPr>
        <w:t>if</w:t>
      </w:r>
      <w:r w:rsidRPr="00062F1D">
        <w:rPr>
          <w:rFonts w:ascii="Menlo" w:hAnsi="Menlo" w:cs="Menlo"/>
          <w:sz w:val="18"/>
          <w:szCs w:val="18"/>
          <w:lang w:val="en-US"/>
          <w:rPrChange w:id="567" w:author="Carneiro Pinto da Silva, Fernando" w:date="2017-01-30T11:51:00Z">
            <w:rPr>
              <w:rFonts w:ascii="Menlo" w:hAnsi="Menlo" w:cs="Menlo"/>
              <w:sz w:val="18"/>
              <w:szCs w:val="18"/>
            </w:rPr>
          </w:rPrChange>
        </w:rPr>
        <w:t xml:space="preserve"> </w:t>
      </w:r>
      <w:r w:rsidRPr="00062F1D">
        <w:rPr>
          <w:rFonts w:ascii="Menlo" w:hAnsi="Menlo" w:cs="Menlo"/>
          <w:color w:val="AA0D91"/>
          <w:sz w:val="18"/>
          <w:szCs w:val="18"/>
          <w:lang w:val="en-US"/>
          <w:rPrChange w:id="568" w:author="Carneiro Pinto da Silva, Fernando" w:date="2017-01-30T11:51:00Z">
            <w:rPr>
              <w:rFonts w:ascii="Menlo" w:hAnsi="Menlo" w:cs="Menlo"/>
              <w:color w:val="AA0D91"/>
              <w:sz w:val="18"/>
              <w:szCs w:val="18"/>
            </w:rPr>
          </w:rPrChange>
        </w:rPr>
        <w:t>let</w:t>
      </w:r>
      <w:r w:rsidRPr="00062F1D">
        <w:rPr>
          <w:rFonts w:ascii="Menlo" w:hAnsi="Menlo" w:cs="Menlo"/>
          <w:sz w:val="18"/>
          <w:szCs w:val="18"/>
          <w:lang w:val="en-US"/>
          <w:rPrChange w:id="569" w:author="Carneiro Pinto da Silva, Fernando" w:date="2017-01-30T11:51:00Z">
            <w:rPr>
              <w:rFonts w:ascii="Menlo" w:hAnsi="Menlo" w:cs="Menlo"/>
              <w:sz w:val="18"/>
              <w:szCs w:val="18"/>
            </w:rPr>
          </w:rPrChange>
        </w:rPr>
        <w:t xml:space="preserve"> error = error {</w:t>
      </w:r>
    </w:p>
    <w:p w14:paraId="335CF76A" w14:textId="603E8BB6"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lang w:val="en-US"/>
          <w:rPrChange w:id="570" w:author="Carneiro Pinto da Silva, Fernando" w:date="2017-01-30T11:51:00Z">
            <w:rPr>
              <w:rFonts w:ascii="Menlo" w:hAnsi="Menlo" w:cs="Menlo"/>
              <w:sz w:val="18"/>
              <w:szCs w:val="18"/>
            </w:rPr>
          </w:rPrChange>
        </w:rPr>
        <w:t xml:space="preserve">        </w:t>
      </w:r>
      <w:r w:rsidRPr="00062F1D">
        <w:rPr>
          <w:rFonts w:ascii="Menlo" w:hAnsi="Menlo" w:cs="Menlo"/>
          <w:color w:val="007400"/>
          <w:sz w:val="18"/>
          <w:szCs w:val="18"/>
        </w:rPr>
        <w:t xml:space="preserve">// </w:t>
      </w:r>
      <w:r w:rsidR="00380783">
        <w:rPr>
          <w:rFonts w:ascii="Menlo" w:hAnsi="Menlo" w:cs="Menlo"/>
          <w:color w:val="007400"/>
          <w:sz w:val="18"/>
          <w:szCs w:val="18"/>
        </w:rPr>
        <w:t>Um erro aconteceu</w:t>
      </w:r>
      <w:r w:rsidR="00380783" w:rsidRPr="007251C5">
        <w:rPr>
          <w:rFonts w:ascii="Menlo" w:hAnsi="Menlo" w:cs="Menlo"/>
          <w:color w:val="007400"/>
          <w:sz w:val="18"/>
          <w:szCs w:val="18"/>
        </w:rPr>
        <w:t>.</w:t>
      </w:r>
    </w:p>
    <w:p w14:paraId="108C7A7F"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proofErr w:type="spellStart"/>
      <w:r w:rsidRPr="00062F1D">
        <w:rPr>
          <w:rFonts w:ascii="Menlo" w:hAnsi="Menlo" w:cs="Menlo"/>
          <w:color w:val="AA0D91"/>
          <w:sz w:val="18"/>
          <w:szCs w:val="18"/>
        </w:rPr>
        <w:t>else</w:t>
      </w:r>
      <w:proofErr w:type="spellEnd"/>
      <w:r w:rsidRPr="00062F1D">
        <w:rPr>
          <w:rFonts w:ascii="Menlo" w:hAnsi="Menlo" w:cs="Menlo"/>
          <w:sz w:val="18"/>
          <w:szCs w:val="18"/>
        </w:rPr>
        <w:t xml:space="preserve"> {</w:t>
      </w:r>
    </w:p>
    <w:p w14:paraId="78441D92" w14:textId="62469596"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sidR="00380783">
        <w:rPr>
          <w:rFonts w:ascii="Menlo" w:hAnsi="Menlo" w:cs="Menlo"/>
          <w:color w:val="007400"/>
          <w:sz w:val="18"/>
          <w:szCs w:val="18"/>
        </w:rPr>
        <w:t>Conta deletada</w:t>
      </w:r>
    </w:p>
    <w:p w14:paraId="682F5629" w14:textId="77777777" w:rsidR="00442191" w:rsidRPr="00062F1D" w:rsidRDefault="00442191"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2D0CC2BA" w14:textId="77777777" w:rsidR="00442191" w:rsidRPr="00062F1D" w:rsidRDefault="00442191" w:rsidP="00062F1D">
      <w:pPr>
        <w:ind w:left="567"/>
        <w:rPr>
          <w:rFonts w:ascii="Menlo" w:hAnsi="Menlo" w:cs="Menlo"/>
          <w:sz w:val="18"/>
          <w:szCs w:val="18"/>
        </w:rPr>
      </w:pPr>
      <w:r w:rsidRPr="00062F1D">
        <w:rPr>
          <w:rFonts w:ascii="Menlo" w:hAnsi="Menlo" w:cs="Menlo"/>
          <w:sz w:val="18"/>
          <w:szCs w:val="18"/>
        </w:rPr>
        <w:t>}</w:t>
      </w:r>
    </w:p>
    <w:p w14:paraId="3F7D4927" w14:textId="5D973282" w:rsidR="00120ECD" w:rsidRPr="00552719" w:rsidRDefault="00120ECD" w:rsidP="00062F1D">
      <w:r w:rsidRPr="00552719">
        <w:t xml:space="preserve">Você também pode excluir usuários da seção </w:t>
      </w:r>
      <w:proofErr w:type="spellStart"/>
      <w:r w:rsidRPr="00552719">
        <w:t>Authentication</w:t>
      </w:r>
      <w:proofErr w:type="spellEnd"/>
      <w:r w:rsidRPr="00552719">
        <w:t xml:space="preserve"> do </w:t>
      </w:r>
      <w:proofErr w:type="spellStart"/>
      <w:r w:rsidRPr="00552719">
        <w:t>Firebase</w:t>
      </w:r>
      <w:proofErr w:type="spellEnd"/>
      <w:r w:rsidRPr="00552719">
        <w:t xml:space="preserve"> console, na página </w:t>
      </w:r>
      <w:proofErr w:type="spellStart"/>
      <w:r w:rsidRPr="00552719">
        <w:t>Users</w:t>
      </w:r>
      <w:proofErr w:type="spellEnd"/>
      <w:r w:rsidRPr="00552719">
        <w:t>.</w:t>
      </w:r>
    </w:p>
    <w:p w14:paraId="446C2446" w14:textId="77777777" w:rsidR="00120ECD" w:rsidRPr="00552719" w:rsidRDefault="00120ECD" w:rsidP="00062F1D">
      <w:r w:rsidRPr="00552719">
        <w:t xml:space="preserve">Importante: Para excluir um usuário, ele deve ter feito </w:t>
      </w:r>
      <w:proofErr w:type="spellStart"/>
      <w:r w:rsidRPr="00552719">
        <w:t>login</w:t>
      </w:r>
      <w:proofErr w:type="spellEnd"/>
      <w:r w:rsidRPr="00552719">
        <w:t xml:space="preserve"> recentemente. Consulte </w:t>
      </w:r>
      <w:proofErr w:type="spellStart"/>
      <w:r w:rsidRPr="00552719">
        <w:t>Reautenticar</w:t>
      </w:r>
      <w:proofErr w:type="spellEnd"/>
      <w:r w:rsidRPr="00552719">
        <w:t xml:space="preserve"> um usuário.</w:t>
      </w:r>
    </w:p>
    <w:p w14:paraId="03B879BC" w14:textId="77777777" w:rsidR="00120ECD" w:rsidRPr="00062F1D" w:rsidRDefault="00120ECD" w:rsidP="00062F1D">
      <w:pPr>
        <w:pStyle w:val="Ttulo3"/>
      </w:pPr>
      <w:proofErr w:type="spellStart"/>
      <w:r w:rsidRPr="00062F1D">
        <w:lastRenderedPageBreak/>
        <w:t>Reautenticar</w:t>
      </w:r>
      <w:proofErr w:type="spellEnd"/>
      <w:r w:rsidRPr="00062F1D">
        <w:t xml:space="preserve"> um usuário</w:t>
      </w:r>
    </w:p>
    <w:p w14:paraId="5722CEC7" w14:textId="77777777" w:rsidR="00120ECD" w:rsidRPr="00062F1D" w:rsidRDefault="00120ECD" w:rsidP="00062F1D">
      <w:pPr>
        <w:rPr>
          <w:lang w:val="en-US"/>
          <w:rPrChange w:id="571" w:author="Carneiro Pinto da Silva, Fernando" w:date="2017-01-30T11:51:00Z">
            <w:rPr/>
          </w:rPrChange>
        </w:rPr>
      </w:pPr>
      <w:r w:rsidRPr="00552719">
        <w:t xml:space="preserve">Algumas ações que apresentam riscos à segurança — como excluir uma conta, definir um endereço de e-mail primário e alterar uma senha — exigem que o usuário tenha feito </w:t>
      </w:r>
      <w:proofErr w:type="spellStart"/>
      <w:r w:rsidRPr="00552719">
        <w:t>login</w:t>
      </w:r>
      <w:proofErr w:type="spellEnd"/>
      <w:r w:rsidRPr="00552719">
        <w:t xml:space="preserve"> recentemente. Se você realizar uma dessas ações e o usuário tiver feito </w:t>
      </w:r>
      <w:proofErr w:type="spellStart"/>
      <w:r w:rsidRPr="00552719">
        <w:t>login</w:t>
      </w:r>
      <w:proofErr w:type="spellEnd"/>
      <w:r w:rsidRPr="00552719">
        <w:t xml:space="preserve"> há muito tempo, a ação falhará com o erro </w:t>
      </w:r>
      <w:proofErr w:type="spellStart"/>
      <w:proofErr w:type="gramStart"/>
      <w:r w:rsidRPr="00552719">
        <w:t>FIRAuthErrorCodeCredentialTooOld</w:t>
      </w:r>
      <w:proofErr w:type="spellEnd"/>
      <w:r w:rsidRPr="00552719">
        <w:t xml:space="preserve"> .</w:t>
      </w:r>
      <w:proofErr w:type="gramEnd"/>
      <w:r w:rsidRPr="00552719">
        <w:t xml:space="preserve"> Quando isso ocorrer, </w:t>
      </w:r>
      <w:proofErr w:type="spellStart"/>
      <w:r w:rsidRPr="00552719">
        <w:t>reautentique</w:t>
      </w:r>
      <w:proofErr w:type="spellEnd"/>
      <w:r w:rsidRPr="00552719">
        <w:t xml:space="preserve"> o usuário obtendo novas credenciais de </w:t>
      </w:r>
      <w:proofErr w:type="spellStart"/>
      <w:r w:rsidRPr="00552719">
        <w:t>login</w:t>
      </w:r>
      <w:proofErr w:type="spellEnd"/>
      <w:r w:rsidRPr="00552719">
        <w:t xml:space="preserve"> do usuário e passando-as para </w:t>
      </w:r>
      <w:proofErr w:type="spellStart"/>
      <w:r w:rsidRPr="00552719">
        <w:t>reauthenticate</w:t>
      </w:r>
      <w:proofErr w:type="spellEnd"/>
      <w:r w:rsidRPr="00552719">
        <w:t xml:space="preserve">. </w:t>
      </w:r>
      <w:proofErr w:type="spellStart"/>
      <w:r w:rsidRPr="00062F1D">
        <w:rPr>
          <w:lang w:val="en-US"/>
          <w:rPrChange w:id="572" w:author="Carneiro Pinto da Silva, Fernando" w:date="2017-01-30T11:51:00Z">
            <w:rPr/>
          </w:rPrChange>
        </w:rPr>
        <w:t>Por</w:t>
      </w:r>
      <w:proofErr w:type="spellEnd"/>
      <w:r w:rsidRPr="00062F1D">
        <w:rPr>
          <w:lang w:val="en-US"/>
          <w:rPrChange w:id="573" w:author="Carneiro Pinto da Silva, Fernando" w:date="2017-01-30T11:51:00Z">
            <w:rPr/>
          </w:rPrChange>
        </w:rPr>
        <w:t xml:space="preserve"> </w:t>
      </w:r>
      <w:proofErr w:type="spellStart"/>
      <w:r w:rsidRPr="00062F1D">
        <w:rPr>
          <w:lang w:val="en-US"/>
          <w:rPrChange w:id="574" w:author="Carneiro Pinto da Silva, Fernando" w:date="2017-01-30T11:51:00Z">
            <w:rPr/>
          </w:rPrChange>
        </w:rPr>
        <w:t>exemplo</w:t>
      </w:r>
      <w:proofErr w:type="spellEnd"/>
      <w:r w:rsidRPr="00062F1D">
        <w:rPr>
          <w:lang w:val="en-US"/>
          <w:rPrChange w:id="575" w:author="Carneiro Pinto da Silva, Fernando" w:date="2017-01-30T11:51:00Z">
            <w:rPr/>
          </w:rPrChange>
        </w:rPr>
        <w:t>:</w:t>
      </w:r>
    </w:p>
    <w:p w14:paraId="753B515A"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user =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3F6E74"/>
          <w:sz w:val="18"/>
          <w:szCs w:val="18"/>
          <w:lang w:val="en-US"/>
        </w:rPr>
        <w:t>currentUser</w:t>
      </w:r>
      <w:proofErr w:type="spellEnd"/>
    </w:p>
    <w:p w14:paraId="7FACD237"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lang w:val="en-US"/>
        </w:rPr>
      </w:pPr>
      <w:proofErr w:type="spellStart"/>
      <w:r w:rsidRPr="00062F1D">
        <w:rPr>
          <w:rFonts w:ascii="Menlo" w:hAnsi="Menlo" w:cs="Menlo"/>
          <w:color w:val="AA0D91"/>
          <w:sz w:val="18"/>
          <w:szCs w:val="18"/>
          <w:lang w:val="en-US"/>
        </w:rPr>
        <w:t>var</w:t>
      </w:r>
      <w:proofErr w:type="spellEnd"/>
      <w:r w:rsidRPr="00062F1D">
        <w:rPr>
          <w:rFonts w:ascii="Menlo" w:hAnsi="Menlo" w:cs="Menlo"/>
          <w:sz w:val="18"/>
          <w:szCs w:val="18"/>
          <w:lang w:val="en-US"/>
        </w:rPr>
        <w:t xml:space="preserve"> credential: </w:t>
      </w:r>
      <w:proofErr w:type="spellStart"/>
      <w:r w:rsidRPr="00062F1D">
        <w:rPr>
          <w:rFonts w:ascii="Menlo" w:hAnsi="Menlo" w:cs="Menlo"/>
          <w:color w:val="3F6E74"/>
          <w:sz w:val="18"/>
          <w:szCs w:val="18"/>
          <w:lang w:val="en-US"/>
        </w:rPr>
        <w:t>FIRAuthCredential</w:t>
      </w:r>
      <w:proofErr w:type="spellEnd"/>
    </w:p>
    <w:p w14:paraId="57F1C6C7" w14:textId="77777777" w:rsidR="00380783" w:rsidRPr="00062F1D" w:rsidRDefault="00380783">
      <w:pPr>
        <w:widowControl w:val="0"/>
        <w:tabs>
          <w:tab w:val="left" w:pos="692"/>
        </w:tabs>
        <w:autoSpaceDE w:val="0"/>
        <w:autoSpaceDN w:val="0"/>
        <w:adjustRightInd w:val="0"/>
        <w:spacing w:after="0"/>
        <w:jc w:val="left"/>
        <w:rPr>
          <w:rFonts w:ascii="Menlo" w:hAnsi="Menlo" w:cs="Menlo"/>
          <w:sz w:val="18"/>
          <w:szCs w:val="18"/>
          <w:lang w:val="en-US"/>
        </w:rPr>
      </w:pPr>
    </w:p>
    <w:p w14:paraId="7163AEF6"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lang w:val="en-US"/>
        </w:rPr>
      </w:pPr>
      <w:r w:rsidRPr="00062F1D">
        <w:rPr>
          <w:rFonts w:ascii="Menlo" w:hAnsi="Menlo" w:cs="Menlo"/>
          <w:color w:val="3F6E74"/>
          <w:sz w:val="18"/>
          <w:szCs w:val="18"/>
          <w:lang w:val="en-US"/>
        </w:rPr>
        <w:t>user</w:t>
      </w:r>
      <w:proofErr w:type="gramStart"/>
      <w:r w:rsidRPr="00062F1D">
        <w:rPr>
          <w:rFonts w:ascii="Menlo" w:hAnsi="Menlo" w:cs="Menlo"/>
          <w:sz w:val="18"/>
          <w:szCs w:val="18"/>
          <w:lang w:val="en-US"/>
        </w:rPr>
        <w:t>?.</w:t>
      </w:r>
      <w:proofErr w:type="spellStart"/>
      <w:r w:rsidRPr="00062F1D">
        <w:rPr>
          <w:rFonts w:ascii="Menlo" w:hAnsi="Menlo" w:cs="Menlo"/>
          <w:sz w:val="18"/>
          <w:szCs w:val="18"/>
          <w:lang w:val="en-US"/>
        </w:rPr>
        <w:t>reauthenticate</w:t>
      </w:r>
      <w:proofErr w:type="spellEnd"/>
      <w:proofErr w:type="gramEnd"/>
      <w:r w:rsidRPr="00062F1D">
        <w:rPr>
          <w:rFonts w:ascii="Menlo" w:hAnsi="Menlo" w:cs="Menlo"/>
          <w:sz w:val="18"/>
          <w:szCs w:val="18"/>
          <w:lang w:val="en-US"/>
        </w:rPr>
        <w:t xml:space="preserve">(with: </w:t>
      </w:r>
      <w:r w:rsidRPr="00062F1D">
        <w:rPr>
          <w:rFonts w:ascii="Menlo" w:hAnsi="Menlo" w:cs="Menlo"/>
          <w:color w:val="3F6E74"/>
          <w:sz w:val="18"/>
          <w:szCs w:val="18"/>
          <w:lang w:val="en-US"/>
        </w:rPr>
        <w:t>credential</w:t>
      </w:r>
      <w:r w:rsidRPr="00062F1D">
        <w:rPr>
          <w:rFonts w:ascii="Menlo" w:hAnsi="Menlo" w:cs="Menlo"/>
          <w:sz w:val="18"/>
          <w:szCs w:val="18"/>
          <w:lang w:val="en-US"/>
        </w:rPr>
        <w:t xml:space="preserve">) { error </w:t>
      </w:r>
      <w:r w:rsidRPr="00062F1D">
        <w:rPr>
          <w:rFonts w:ascii="Menlo" w:hAnsi="Menlo" w:cs="Menlo"/>
          <w:color w:val="AA0D91"/>
          <w:sz w:val="18"/>
          <w:szCs w:val="18"/>
          <w:lang w:val="en-US"/>
        </w:rPr>
        <w:t>in</w:t>
      </w:r>
    </w:p>
    <w:p w14:paraId="183BF813"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lang w:val="en-US"/>
        </w:rPr>
        <w:t xml:space="preserve">    </w:t>
      </w:r>
      <w:proofErr w:type="spellStart"/>
      <w:proofErr w:type="gramStart"/>
      <w:r w:rsidRPr="00062F1D">
        <w:rPr>
          <w:rFonts w:ascii="Menlo" w:hAnsi="Menlo" w:cs="Menlo"/>
          <w:color w:val="AA0D91"/>
          <w:sz w:val="18"/>
          <w:szCs w:val="18"/>
        </w:rPr>
        <w:t>if</w:t>
      </w:r>
      <w:proofErr w:type="spellEnd"/>
      <w:proofErr w:type="gramEnd"/>
      <w:r w:rsidRPr="00062F1D">
        <w:rPr>
          <w:rFonts w:ascii="Menlo" w:hAnsi="Menlo" w:cs="Menlo"/>
          <w:sz w:val="18"/>
          <w:szCs w:val="18"/>
        </w:rPr>
        <w:t xml:space="preserve"> </w:t>
      </w:r>
      <w:proofErr w:type="spellStart"/>
      <w:r w:rsidRPr="00062F1D">
        <w:rPr>
          <w:rFonts w:ascii="Menlo" w:hAnsi="Menlo" w:cs="Menlo"/>
          <w:color w:val="AA0D91"/>
          <w:sz w:val="18"/>
          <w:szCs w:val="18"/>
        </w:rPr>
        <w:t>let</w:t>
      </w:r>
      <w:proofErr w:type="spellEnd"/>
      <w:r w:rsidRPr="00062F1D">
        <w:rPr>
          <w:rFonts w:ascii="Menlo" w:hAnsi="Menlo" w:cs="Menlo"/>
          <w:sz w:val="18"/>
          <w:szCs w:val="18"/>
        </w:rPr>
        <w:t xml:space="preserve"> </w:t>
      </w:r>
      <w:proofErr w:type="spellStart"/>
      <w:r w:rsidRPr="00062F1D">
        <w:rPr>
          <w:rFonts w:ascii="Menlo" w:hAnsi="Menlo" w:cs="Menlo"/>
          <w:sz w:val="18"/>
          <w:szCs w:val="18"/>
        </w:rPr>
        <w:t>error</w:t>
      </w:r>
      <w:proofErr w:type="spellEnd"/>
      <w:r w:rsidRPr="00062F1D">
        <w:rPr>
          <w:rFonts w:ascii="Menlo" w:hAnsi="Menlo" w:cs="Menlo"/>
          <w:sz w:val="18"/>
          <w:szCs w:val="18"/>
        </w:rPr>
        <w:t xml:space="preserve"> = </w:t>
      </w:r>
      <w:proofErr w:type="spellStart"/>
      <w:r w:rsidRPr="00062F1D">
        <w:rPr>
          <w:rFonts w:ascii="Menlo" w:hAnsi="Menlo" w:cs="Menlo"/>
          <w:sz w:val="18"/>
          <w:szCs w:val="18"/>
        </w:rPr>
        <w:t>error</w:t>
      </w:r>
      <w:proofErr w:type="spellEnd"/>
      <w:r w:rsidRPr="00062F1D">
        <w:rPr>
          <w:rFonts w:ascii="Menlo" w:hAnsi="Menlo" w:cs="Menlo"/>
          <w:sz w:val="18"/>
          <w:szCs w:val="18"/>
        </w:rPr>
        <w:t xml:space="preserve"> {</w:t>
      </w:r>
    </w:p>
    <w:p w14:paraId="4FA8A92C" w14:textId="7071CF8C"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Um erro aconteceu</w:t>
      </w:r>
    </w:p>
    <w:p w14:paraId="146EE6A3"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 </w:t>
      </w:r>
      <w:proofErr w:type="spellStart"/>
      <w:r w:rsidRPr="00062F1D">
        <w:rPr>
          <w:rFonts w:ascii="Menlo" w:hAnsi="Menlo" w:cs="Menlo"/>
          <w:color w:val="AA0D91"/>
          <w:sz w:val="18"/>
          <w:szCs w:val="18"/>
        </w:rPr>
        <w:t>else</w:t>
      </w:r>
      <w:proofErr w:type="spellEnd"/>
      <w:r w:rsidRPr="00062F1D">
        <w:rPr>
          <w:rFonts w:ascii="Menlo" w:hAnsi="Menlo" w:cs="Menlo"/>
          <w:sz w:val="18"/>
          <w:szCs w:val="18"/>
        </w:rPr>
        <w:t xml:space="preserve"> {</w:t>
      </w:r>
    </w:p>
    <w:p w14:paraId="7D92B308" w14:textId="0EBF3A9C"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xml:space="preserve">// </w:t>
      </w:r>
      <w:r>
        <w:rPr>
          <w:rFonts w:ascii="Menlo" w:hAnsi="Menlo" w:cs="Menlo"/>
          <w:color w:val="007400"/>
          <w:sz w:val="18"/>
          <w:szCs w:val="18"/>
        </w:rPr>
        <w:t>Usuário</w:t>
      </w:r>
      <w:r w:rsidRPr="00062F1D">
        <w:rPr>
          <w:rFonts w:ascii="Menlo" w:hAnsi="Menlo" w:cs="Menlo"/>
          <w:color w:val="007400"/>
          <w:sz w:val="18"/>
          <w:szCs w:val="18"/>
        </w:rPr>
        <w:t xml:space="preserve"> </w:t>
      </w:r>
      <w:proofErr w:type="spellStart"/>
      <w:r w:rsidRPr="00062F1D">
        <w:rPr>
          <w:rFonts w:ascii="Menlo" w:hAnsi="Menlo" w:cs="Menlo"/>
          <w:color w:val="007400"/>
          <w:sz w:val="18"/>
          <w:szCs w:val="18"/>
        </w:rPr>
        <w:t>re-aut</w:t>
      </w:r>
      <w:r>
        <w:rPr>
          <w:rFonts w:ascii="Menlo" w:hAnsi="Menlo" w:cs="Menlo"/>
          <w:color w:val="007400"/>
          <w:sz w:val="18"/>
          <w:szCs w:val="18"/>
        </w:rPr>
        <w:t>enticado</w:t>
      </w:r>
      <w:proofErr w:type="spellEnd"/>
      <w:r w:rsidRPr="00062F1D">
        <w:rPr>
          <w:rFonts w:ascii="Menlo" w:hAnsi="Menlo" w:cs="Menlo"/>
          <w:color w:val="007400"/>
          <w:sz w:val="18"/>
          <w:szCs w:val="18"/>
        </w:rPr>
        <w:t>.</w:t>
      </w:r>
    </w:p>
    <w:p w14:paraId="7FEB4678" w14:textId="77777777" w:rsidR="00380783" w:rsidRPr="00062F1D" w:rsidRDefault="00380783" w:rsidP="00062F1D">
      <w:pPr>
        <w:widowControl w:val="0"/>
        <w:tabs>
          <w:tab w:val="left" w:pos="692"/>
        </w:tabs>
        <w:autoSpaceDE w:val="0"/>
        <w:autoSpaceDN w:val="0"/>
        <w:adjustRightInd w:val="0"/>
        <w:spacing w:after="0"/>
        <w:ind w:left="567"/>
        <w:jc w:val="left"/>
        <w:rPr>
          <w:rFonts w:ascii="Menlo" w:hAnsi="Menlo" w:cs="Menlo"/>
          <w:sz w:val="18"/>
          <w:szCs w:val="18"/>
        </w:rPr>
      </w:pPr>
      <w:r w:rsidRPr="00062F1D">
        <w:rPr>
          <w:rFonts w:ascii="Menlo" w:hAnsi="Menlo" w:cs="Menlo"/>
          <w:sz w:val="18"/>
          <w:szCs w:val="18"/>
        </w:rPr>
        <w:t xml:space="preserve">    }</w:t>
      </w:r>
    </w:p>
    <w:p w14:paraId="71B11393" w14:textId="7FFB6080" w:rsidR="00120ECD" w:rsidRPr="00062F1D" w:rsidRDefault="00380783" w:rsidP="00062F1D">
      <w:pPr>
        <w:ind w:left="567"/>
        <w:rPr>
          <w:sz w:val="18"/>
          <w:szCs w:val="18"/>
        </w:rPr>
      </w:pPr>
      <w:r w:rsidRPr="00062F1D">
        <w:rPr>
          <w:rFonts w:ascii="Menlo" w:hAnsi="Menlo" w:cs="Menlo"/>
          <w:sz w:val="18"/>
          <w:szCs w:val="18"/>
        </w:rPr>
        <w:t>}</w:t>
      </w:r>
    </w:p>
    <w:p w14:paraId="7986AD77" w14:textId="619FEF9F" w:rsidR="00105795" w:rsidRDefault="00105795" w:rsidP="00062F1D">
      <w:pPr>
        <w:pStyle w:val="Ttulo2"/>
      </w:pPr>
      <w:r>
        <w:t xml:space="preserve">Implementando </w:t>
      </w:r>
      <w:proofErr w:type="spellStart"/>
      <w:r>
        <w:t>login</w:t>
      </w:r>
      <w:proofErr w:type="spellEnd"/>
      <w:r>
        <w:t xml:space="preserve"> por e-mail e senha</w:t>
      </w:r>
    </w:p>
    <w:p w14:paraId="5963B83D" w14:textId="3DCBBD0B" w:rsidR="00105795" w:rsidRDefault="00105795" w:rsidP="00062F1D">
      <w:r>
        <w:t xml:space="preserve">Nesta aula iremos implementar o básico para obtermos um </w:t>
      </w:r>
      <w:proofErr w:type="spellStart"/>
      <w:r>
        <w:t>login</w:t>
      </w:r>
      <w:proofErr w:type="spellEnd"/>
      <w:r>
        <w:t xml:space="preserve"> via </w:t>
      </w:r>
      <w:proofErr w:type="spellStart"/>
      <w:r>
        <w:t>e-email</w:t>
      </w:r>
      <w:proofErr w:type="spellEnd"/>
      <w:r>
        <w:t xml:space="preserve"> e senha utilizando o </w:t>
      </w:r>
      <w:proofErr w:type="spellStart"/>
      <w:r>
        <w:t>Firebase</w:t>
      </w:r>
      <w:proofErr w:type="spellEnd"/>
      <w:r>
        <w:t>.</w:t>
      </w:r>
    </w:p>
    <w:p w14:paraId="7CA05F82" w14:textId="0419591F" w:rsidR="00105795" w:rsidRDefault="00105795" w:rsidP="00062F1D">
      <w:r>
        <w:t xml:space="preserve">Para esta aula criamos a tela de </w:t>
      </w:r>
      <w:proofErr w:type="spellStart"/>
      <w:r>
        <w:t>login</w:t>
      </w:r>
      <w:proofErr w:type="spellEnd"/>
      <w:r>
        <w:t xml:space="preserve"> para você ela se encontra no material de apoio</w:t>
      </w:r>
    </w:p>
    <w:p w14:paraId="5B7CA798" w14:textId="3572943C" w:rsidR="00105795" w:rsidRPr="00062F1D" w:rsidRDefault="00105795" w:rsidP="00062F1D">
      <w:pPr>
        <w:ind w:left="567"/>
        <w:rPr>
          <w:b/>
          <w:color w:val="7030A0"/>
        </w:rPr>
      </w:pPr>
      <w:r w:rsidRPr="00062F1D">
        <w:rPr>
          <w:b/>
          <w:color w:val="7030A0"/>
        </w:rPr>
        <w:t>Material de apoio</w:t>
      </w:r>
    </w:p>
    <w:p w14:paraId="583647F0" w14:textId="705CA8A4" w:rsidR="00105795" w:rsidRDefault="00FE4210" w:rsidP="00062F1D">
      <w:pPr>
        <w:ind w:left="567"/>
        <w:rPr>
          <w:color w:val="7030A0"/>
        </w:rPr>
      </w:pPr>
      <w:r w:rsidRPr="00062F1D">
        <w:rPr>
          <w:color w:val="7030A0"/>
        </w:rPr>
        <w:t xml:space="preserve">O ponto de partida para esta atividade se encontra no arquivo </w:t>
      </w:r>
      <w:r w:rsidRPr="00062F1D">
        <w:rPr>
          <w:b/>
          <w:color w:val="7030A0"/>
        </w:rPr>
        <w:t>Unidade_6_-_Aula_2_-_Exemplo_1.zip</w:t>
      </w:r>
      <w:r w:rsidRPr="00062F1D">
        <w:rPr>
          <w:color w:val="7030A0"/>
        </w:rPr>
        <w:t>, na pasta do material de apoio.</w:t>
      </w:r>
    </w:p>
    <w:p w14:paraId="530F2540" w14:textId="77777777" w:rsidR="00FE4210" w:rsidRDefault="00FE4210" w:rsidP="00062F1D">
      <w:pPr>
        <w:pBdr>
          <w:bottom w:val="single" w:sz="4" w:space="1" w:color="auto"/>
        </w:pBdr>
      </w:pPr>
    </w:p>
    <w:p w14:paraId="7D1DDA45" w14:textId="4CDFDE6B" w:rsidR="00FE4210" w:rsidRDefault="00FE4210" w:rsidP="00062F1D">
      <w:r>
        <w:t xml:space="preserve">Nesta aula termos que utilizar o </w:t>
      </w:r>
      <w:proofErr w:type="spellStart"/>
      <w:r>
        <w:t>Firebase</w:t>
      </w:r>
      <w:proofErr w:type="spellEnd"/>
      <w:r>
        <w:t xml:space="preserve">. Então você precisará utilizar o mesmo arquivo </w:t>
      </w:r>
      <w:proofErr w:type="spellStart"/>
      <w:r>
        <w:rPr>
          <w:b/>
        </w:rPr>
        <w:t>GoogleServices-Info.plist</w:t>
      </w:r>
      <w:proofErr w:type="spellEnd"/>
      <w:r>
        <w:t xml:space="preserve"> que você utilizou na aula passada. Caso você opte por utilizar o arquivo que já está no material de apoio, você não conseguirá ver os usuários registrados pelo console do </w:t>
      </w:r>
      <w:proofErr w:type="spellStart"/>
      <w:r>
        <w:t>firebase</w:t>
      </w:r>
      <w:proofErr w:type="spellEnd"/>
      <w:r>
        <w:t>, mas conseguirá prosseguir até o final da aula normalmente.</w:t>
      </w:r>
    </w:p>
    <w:p w14:paraId="71641734" w14:textId="27DB1084" w:rsidR="00D63DE5" w:rsidRDefault="00D63DE5" w:rsidP="00062F1D">
      <w:pPr>
        <w:pStyle w:val="Ttulo3"/>
      </w:pPr>
      <w:r>
        <w:t xml:space="preserve">Ativando o provedor de </w:t>
      </w:r>
      <w:proofErr w:type="spellStart"/>
      <w:r>
        <w:t>login</w:t>
      </w:r>
      <w:proofErr w:type="spellEnd"/>
    </w:p>
    <w:p w14:paraId="3B592613" w14:textId="6016CC65" w:rsidR="00771553" w:rsidRDefault="00771553" w:rsidP="00062F1D">
      <w:r>
        <w:t xml:space="preserve">Para conseguirmos usar este recurso, devemos primeiro </w:t>
      </w:r>
      <w:r w:rsidR="00D15A07">
        <w:t xml:space="preserve">habilitar a opção de </w:t>
      </w:r>
      <w:proofErr w:type="spellStart"/>
      <w:r w:rsidR="00D15A07">
        <w:t>login</w:t>
      </w:r>
      <w:proofErr w:type="spellEnd"/>
      <w:r w:rsidR="00D15A07">
        <w:t xml:space="preserve"> via </w:t>
      </w:r>
      <w:proofErr w:type="spellStart"/>
      <w:r w:rsidR="00D15A07">
        <w:t>email</w:t>
      </w:r>
      <w:proofErr w:type="spellEnd"/>
      <w:r w:rsidR="00D15A07">
        <w:t xml:space="preserve">/senha no </w:t>
      </w:r>
      <w:proofErr w:type="spellStart"/>
      <w:r w:rsidR="00D15A07">
        <w:t>Firebase</w:t>
      </w:r>
      <w:proofErr w:type="spellEnd"/>
      <w:r w:rsidR="00D15A07">
        <w:t xml:space="preserve"> console. Siga os passos:</w:t>
      </w:r>
    </w:p>
    <w:p w14:paraId="5FE7F109" w14:textId="4C129351" w:rsidR="00D15A07" w:rsidRDefault="00D15A07" w:rsidP="00062F1D">
      <w:pPr>
        <w:pStyle w:val="PargrafodaLista"/>
        <w:numPr>
          <w:ilvl w:val="0"/>
          <w:numId w:val="55"/>
        </w:numPr>
      </w:pPr>
      <w:r>
        <w:t xml:space="preserve">Entre no </w:t>
      </w:r>
      <w:proofErr w:type="spellStart"/>
      <w:r>
        <w:t>Firebase</w:t>
      </w:r>
      <w:proofErr w:type="spellEnd"/>
      <w:r>
        <w:t xml:space="preserve"> Console.</w:t>
      </w:r>
    </w:p>
    <w:p w14:paraId="31256C47" w14:textId="5145D688" w:rsidR="003F6A95" w:rsidRDefault="00D63DE5" w:rsidP="00062F1D">
      <w:pPr>
        <w:pStyle w:val="PargrafodaLista"/>
        <w:numPr>
          <w:ilvl w:val="0"/>
          <w:numId w:val="55"/>
        </w:numPr>
      </w:pPr>
      <w:r>
        <w:t xml:space="preserve">Entre no projeto </w:t>
      </w:r>
      <w:proofErr w:type="spellStart"/>
      <w:r>
        <w:t>MusicProject</w:t>
      </w:r>
      <w:proofErr w:type="spellEnd"/>
    </w:p>
    <w:p w14:paraId="741FD65D" w14:textId="77777777" w:rsidR="00436949" w:rsidRDefault="00D63DE5" w:rsidP="00436949">
      <w:pPr>
        <w:keepNext/>
        <w:rPr>
          <w:ins w:id="576" w:author="Willian" w:date="2017-02-04T15:04:00Z"/>
        </w:rPr>
        <w:pPrChange w:id="577" w:author="Willian" w:date="2017-02-04T15:04:00Z">
          <w:pPr/>
        </w:pPrChange>
      </w:pPr>
      <w:commentRangeStart w:id="578"/>
      <w:commentRangeStart w:id="579"/>
      <w:r>
        <w:rPr>
          <w:noProof/>
        </w:rPr>
        <w:lastRenderedPageBreak/>
        <w:drawing>
          <wp:inline distT="0" distB="0" distL="0" distR="0" wp14:anchorId="404214B1" wp14:editId="6BEBF58E">
            <wp:extent cx="5733415" cy="315722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Tela 2016-11-28 às 22.12.04.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3157220"/>
                    </a:xfrm>
                    <a:prstGeom prst="rect">
                      <a:avLst/>
                    </a:prstGeom>
                  </pic:spPr>
                </pic:pic>
              </a:graphicData>
            </a:graphic>
          </wp:inline>
        </w:drawing>
      </w:r>
      <w:commentRangeEnd w:id="578"/>
      <w:commentRangeEnd w:id="579"/>
    </w:p>
    <w:p w14:paraId="046FA5AD" w14:textId="28F103FE" w:rsidR="00436949" w:rsidRDefault="00436949" w:rsidP="00436949">
      <w:pPr>
        <w:pStyle w:val="Legenda"/>
        <w:jc w:val="center"/>
        <w:rPr>
          <w:ins w:id="580" w:author="Willian" w:date="2017-02-04T15:04:00Z"/>
        </w:rPr>
        <w:pPrChange w:id="581" w:author="Willian" w:date="2017-02-04T15:04:00Z">
          <w:pPr>
            <w:pStyle w:val="Legenda"/>
          </w:pPr>
        </w:pPrChange>
      </w:pPr>
      <w:ins w:id="582" w:author="Willian" w:date="2017-02-04T15:04:00Z">
        <w:r>
          <w:t xml:space="preserve">Figura </w:t>
        </w:r>
        <w:r>
          <w:fldChar w:fldCharType="begin"/>
        </w:r>
        <w:r>
          <w:instrText xml:space="preserve"> SEQ Figura \* ARABIC </w:instrText>
        </w:r>
      </w:ins>
      <w:r>
        <w:fldChar w:fldCharType="separate"/>
      </w:r>
      <w:ins w:id="583" w:author="Willian" w:date="2017-02-04T15:07:00Z">
        <w:r>
          <w:rPr>
            <w:noProof/>
          </w:rPr>
          <w:t>16</w:t>
        </w:r>
      </w:ins>
      <w:ins w:id="584" w:author="Willian" w:date="2017-02-04T15:04:00Z">
        <w:r>
          <w:fldChar w:fldCharType="end"/>
        </w:r>
        <w:r>
          <w:t xml:space="preserve"> - Tela inicial do </w:t>
        </w:r>
        <w:proofErr w:type="spellStart"/>
        <w:r>
          <w:t>Firebase</w:t>
        </w:r>
        <w:proofErr w:type="spellEnd"/>
        <w:r>
          <w:t xml:space="preserve"> Console (com </w:t>
        </w:r>
        <w:proofErr w:type="spellStart"/>
        <w:r>
          <w:t>app</w:t>
        </w:r>
        <w:proofErr w:type="spellEnd"/>
        <w:r>
          <w:t xml:space="preserve"> iOS adicionado sendo mostrado no Overview)</w:t>
        </w:r>
      </w:ins>
    </w:p>
    <w:p w14:paraId="6139FABA" w14:textId="147F5656" w:rsidR="00D63DE5" w:rsidRDefault="00322140" w:rsidP="00062F1D">
      <w:r>
        <w:rPr>
          <w:rStyle w:val="Refdecomentrio"/>
        </w:rPr>
        <w:commentReference w:id="578"/>
      </w:r>
      <w:r w:rsidR="00436949">
        <w:rPr>
          <w:rStyle w:val="Refdecomentrio"/>
        </w:rPr>
        <w:commentReference w:id="579"/>
      </w:r>
    </w:p>
    <w:p w14:paraId="3891ED35" w14:textId="56383588" w:rsidR="00D63DE5" w:rsidRDefault="00D63DE5" w:rsidP="00062F1D">
      <w:pPr>
        <w:pStyle w:val="PargrafodaLista"/>
        <w:numPr>
          <w:ilvl w:val="0"/>
          <w:numId w:val="55"/>
        </w:numPr>
      </w:pPr>
      <w:r>
        <w:t xml:space="preserve">Clique na opção </w:t>
      </w:r>
      <w:proofErr w:type="spellStart"/>
      <w:r>
        <w:t>Athentication</w:t>
      </w:r>
      <w:proofErr w:type="spellEnd"/>
      <w:r>
        <w:t xml:space="preserve"> no menu lateral.</w:t>
      </w:r>
    </w:p>
    <w:p w14:paraId="2163B3A1" w14:textId="77777777" w:rsidR="00436949" w:rsidRDefault="00D63DE5" w:rsidP="00436949">
      <w:pPr>
        <w:keepNext/>
        <w:jc w:val="center"/>
        <w:rPr>
          <w:ins w:id="585" w:author="Willian" w:date="2017-02-04T15:04:00Z"/>
        </w:rPr>
        <w:pPrChange w:id="586" w:author="Willian" w:date="2017-02-04T15:04:00Z">
          <w:pPr>
            <w:jc w:val="center"/>
          </w:pPr>
        </w:pPrChange>
      </w:pPr>
      <w:commentRangeStart w:id="587"/>
      <w:commentRangeStart w:id="588"/>
      <w:r>
        <w:rPr>
          <w:noProof/>
        </w:rPr>
        <w:drawing>
          <wp:inline distT="0" distB="0" distL="0" distR="0" wp14:anchorId="1867DD2B" wp14:editId="3648580D">
            <wp:extent cx="1532467" cy="321733"/>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Tela 2016-11-28 às 22.12.14.png"/>
                    <pic:cNvPicPr/>
                  </pic:nvPicPr>
                  <pic:blipFill rotWithShape="1">
                    <a:blip r:embed="rId25">
                      <a:extLst>
                        <a:ext uri="{28A0092B-C50C-407E-A947-70E740481C1C}">
                          <a14:useLocalDpi xmlns:a14="http://schemas.microsoft.com/office/drawing/2010/main" val="0"/>
                        </a:ext>
                      </a:extLst>
                    </a:blip>
                    <a:srcRect t="1" r="27285" b="1618"/>
                    <a:stretch/>
                  </pic:blipFill>
                  <pic:spPr bwMode="auto">
                    <a:xfrm>
                      <a:off x="0" y="0"/>
                      <a:ext cx="1589098" cy="333622"/>
                    </a:xfrm>
                    <a:prstGeom prst="rect">
                      <a:avLst/>
                    </a:prstGeom>
                    <a:ln>
                      <a:noFill/>
                    </a:ln>
                    <a:extLst>
                      <a:ext uri="{53640926-AAD7-44D8-BBD7-CCE9431645EC}">
                        <a14:shadowObscured xmlns:a14="http://schemas.microsoft.com/office/drawing/2010/main"/>
                      </a:ext>
                    </a:extLst>
                  </pic:spPr>
                </pic:pic>
              </a:graphicData>
            </a:graphic>
          </wp:inline>
        </w:drawing>
      </w:r>
      <w:commentRangeEnd w:id="587"/>
      <w:commentRangeEnd w:id="588"/>
    </w:p>
    <w:p w14:paraId="08EEFAF6" w14:textId="08BFCAD6" w:rsidR="00436949" w:rsidRDefault="00436949" w:rsidP="00436949">
      <w:pPr>
        <w:pStyle w:val="Legenda"/>
        <w:jc w:val="center"/>
        <w:rPr>
          <w:ins w:id="589" w:author="Willian" w:date="2017-02-04T15:04:00Z"/>
        </w:rPr>
        <w:pPrChange w:id="590" w:author="Willian" w:date="2017-02-04T15:04:00Z">
          <w:pPr>
            <w:pStyle w:val="Legenda"/>
          </w:pPr>
        </w:pPrChange>
      </w:pPr>
      <w:ins w:id="591" w:author="Willian" w:date="2017-02-04T15:04:00Z">
        <w:r>
          <w:t xml:space="preserve">Figura </w:t>
        </w:r>
        <w:r>
          <w:fldChar w:fldCharType="begin"/>
        </w:r>
        <w:r>
          <w:instrText xml:space="preserve"> SEQ Figura \* ARABIC </w:instrText>
        </w:r>
      </w:ins>
      <w:r>
        <w:fldChar w:fldCharType="separate"/>
      </w:r>
      <w:ins w:id="592" w:author="Willian" w:date="2017-02-04T15:07:00Z">
        <w:r>
          <w:rPr>
            <w:noProof/>
          </w:rPr>
          <w:t>17</w:t>
        </w:r>
      </w:ins>
      <w:ins w:id="593" w:author="Willian" w:date="2017-02-04T15:04:00Z">
        <w:r>
          <w:fldChar w:fldCharType="end"/>
        </w:r>
        <w:r>
          <w:t xml:space="preserve"> - </w:t>
        </w:r>
        <w:proofErr w:type="spellStart"/>
        <w:r>
          <w:t>Localizaçãod</w:t>
        </w:r>
        <w:proofErr w:type="spellEnd"/>
        <w:r>
          <w:t xml:space="preserve"> da opção </w:t>
        </w:r>
        <w:proofErr w:type="spellStart"/>
        <w:r>
          <w:t>Authentication</w:t>
        </w:r>
        <w:proofErr w:type="spellEnd"/>
        <w:r>
          <w:t xml:space="preserve"> do menu</w:t>
        </w:r>
      </w:ins>
    </w:p>
    <w:p w14:paraId="2DD7954D" w14:textId="3F9A66BA" w:rsidR="00D63DE5" w:rsidRDefault="00322140" w:rsidP="00062F1D">
      <w:pPr>
        <w:jc w:val="center"/>
      </w:pPr>
      <w:r>
        <w:rPr>
          <w:rStyle w:val="Refdecomentrio"/>
        </w:rPr>
        <w:commentReference w:id="587"/>
      </w:r>
      <w:r w:rsidR="00436949">
        <w:rPr>
          <w:rStyle w:val="Refdecomentrio"/>
        </w:rPr>
        <w:commentReference w:id="588"/>
      </w:r>
    </w:p>
    <w:p w14:paraId="2CA553CF" w14:textId="1DDFCD66" w:rsidR="00D63DE5" w:rsidRDefault="00D63DE5" w:rsidP="00062F1D">
      <w:pPr>
        <w:pStyle w:val="PargrafodaLista"/>
        <w:numPr>
          <w:ilvl w:val="0"/>
          <w:numId w:val="55"/>
        </w:numPr>
      </w:pPr>
      <w:r>
        <w:t>Clique em CONFIGURAR MÉTODO DE LOGIN</w:t>
      </w:r>
    </w:p>
    <w:p w14:paraId="292D10BA" w14:textId="77777777" w:rsidR="00436949" w:rsidRDefault="00D63DE5" w:rsidP="00436949">
      <w:pPr>
        <w:keepNext/>
        <w:jc w:val="center"/>
        <w:rPr>
          <w:ins w:id="594" w:author="Willian" w:date="2017-02-04T15:05:00Z"/>
        </w:rPr>
        <w:pPrChange w:id="595" w:author="Willian" w:date="2017-02-04T15:05:00Z">
          <w:pPr>
            <w:jc w:val="center"/>
          </w:pPr>
        </w:pPrChange>
      </w:pPr>
      <w:commentRangeStart w:id="596"/>
      <w:commentRangeStart w:id="597"/>
      <w:r>
        <w:rPr>
          <w:noProof/>
        </w:rPr>
        <w:drawing>
          <wp:inline distT="0" distB="0" distL="0" distR="0" wp14:anchorId="7454FAEC" wp14:editId="68B53086">
            <wp:extent cx="2566035" cy="66250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16-11-28 às 22.12.22.png"/>
                    <pic:cNvPicPr/>
                  </pic:nvPicPr>
                  <pic:blipFill>
                    <a:blip r:embed="rId26">
                      <a:extLst>
                        <a:ext uri="{28A0092B-C50C-407E-A947-70E740481C1C}">
                          <a14:useLocalDpi xmlns:a14="http://schemas.microsoft.com/office/drawing/2010/main" val="0"/>
                        </a:ext>
                      </a:extLst>
                    </a:blip>
                    <a:stretch>
                      <a:fillRect/>
                    </a:stretch>
                  </pic:blipFill>
                  <pic:spPr>
                    <a:xfrm>
                      <a:off x="0" y="0"/>
                      <a:ext cx="2590258" cy="668758"/>
                    </a:xfrm>
                    <a:prstGeom prst="rect">
                      <a:avLst/>
                    </a:prstGeom>
                  </pic:spPr>
                </pic:pic>
              </a:graphicData>
            </a:graphic>
          </wp:inline>
        </w:drawing>
      </w:r>
      <w:commentRangeEnd w:id="596"/>
      <w:commentRangeEnd w:id="597"/>
    </w:p>
    <w:p w14:paraId="40E7866A" w14:textId="0605B980" w:rsidR="00436949" w:rsidRDefault="00436949" w:rsidP="00436949">
      <w:pPr>
        <w:pStyle w:val="Legenda"/>
        <w:jc w:val="center"/>
        <w:rPr>
          <w:ins w:id="598" w:author="Willian" w:date="2017-02-04T15:05:00Z"/>
        </w:rPr>
        <w:pPrChange w:id="599" w:author="Willian" w:date="2017-02-04T15:05:00Z">
          <w:pPr>
            <w:pStyle w:val="Legenda"/>
          </w:pPr>
        </w:pPrChange>
      </w:pPr>
      <w:ins w:id="600" w:author="Willian" w:date="2017-02-04T15:05:00Z">
        <w:r>
          <w:t xml:space="preserve">Figura </w:t>
        </w:r>
        <w:r>
          <w:fldChar w:fldCharType="begin"/>
        </w:r>
        <w:r>
          <w:instrText xml:space="preserve"> SEQ Figura \* ARABIC </w:instrText>
        </w:r>
      </w:ins>
      <w:r>
        <w:fldChar w:fldCharType="separate"/>
      </w:r>
      <w:ins w:id="601" w:author="Willian" w:date="2017-02-04T15:07:00Z">
        <w:r>
          <w:rPr>
            <w:noProof/>
          </w:rPr>
          <w:t>18</w:t>
        </w:r>
      </w:ins>
      <w:ins w:id="602" w:author="Willian" w:date="2017-02-04T15:05:00Z">
        <w:r>
          <w:fldChar w:fldCharType="end"/>
        </w:r>
        <w:r>
          <w:t xml:space="preserve"> - </w:t>
        </w:r>
        <w:r>
          <w:t>Botão</w:t>
        </w:r>
        <w:r>
          <w:t xml:space="preserve"> Configurar método de </w:t>
        </w:r>
        <w:proofErr w:type="spellStart"/>
        <w:r>
          <w:t>login</w:t>
        </w:r>
        <w:proofErr w:type="spellEnd"/>
      </w:ins>
    </w:p>
    <w:p w14:paraId="01621688" w14:textId="25076EA9" w:rsidR="00D63DE5" w:rsidRDefault="00322140" w:rsidP="00062F1D">
      <w:pPr>
        <w:jc w:val="center"/>
      </w:pPr>
      <w:r>
        <w:rPr>
          <w:rStyle w:val="Refdecomentrio"/>
        </w:rPr>
        <w:commentReference w:id="596"/>
      </w:r>
      <w:r w:rsidR="00436949">
        <w:rPr>
          <w:rStyle w:val="Refdecomentrio"/>
        </w:rPr>
        <w:commentReference w:id="597"/>
      </w:r>
    </w:p>
    <w:p w14:paraId="6E0C5C85" w14:textId="5D8CE60B" w:rsidR="00D63DE5" w:rsidRPr="00062F1D" w:rsidRDefault="00D63DE5" w:rsidP="00062F1D">
      <w:pPr>
        <w:pStyle w:val="PargrafodaLista"/>
        <w:numPr>
          <w:ilvl w:val="0"/>
          <w:numId w:val="55"/>
        </w:numPr>
      </w:pPr>
      <w:r>
        <w:t xml:space="preserve">Selecione o provedor de </w:t>
      </w:r>
      <w:proofErr w:type="spellStart"/>
      <w:r>
        <w:t>login</w:t>
      </w:r>
      <w:proofErr w:type="spellEnd"/>
      <w:r>
        <w:t xml:space="preserve"> </w:t>
      </w:r>
      <w:r>
        <w:rPr>
          <w:b/>
        </w:rPr>
        <w:t>E-mail/senha</w:t>
      </w:r>
    </w:p>
    <w:p w14:paraId="0BBB6628" w14:textId="77777777" w:rsidR="00436949" w:rsidRDefault="00D63DE5" w:rsidP="00436949">
      <w:pPr>
        <w:keepNext/>
        <w:rPr>
          <w:ins w:id="603" w:author="Willian" w:date="2017-02-04T15:06:00Z"/>
        </w:rPr>
        <w:pPrChange w:id="604" w:author="Willian" w:date="2017-02-04T15:06:00Z">
          <w:pPr/>
        </w:pPrChange>
      </w:pPr>
      <w:commentRangeStart w:id="605"/>
      <w:commentRangeStart w:id="606"/>
      <w:r>
        <w:rPr>
          <w:noProof/>
        </w:rPr>
        <w:drawing>
          <wp:inline distT="0" distB="0" distL="0" distR="0" wp14:anchorId="27D465F7" wp14:editId="2B8EC102">
            <wp:extent cx="5733415" cy="662940"/>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Tela 2016-11-28 às 22.12.30.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662940"/>
                    </a:xfrm>
                    <a:prstGeom prst="rect">
                      <a:avLst/>
                    </a:prstGeom>
                  </pic:spPr>
                </pic:pic>
              </a:graphicData>
            </a:graphic>
          </wp:inline>
        </w:drawing>
      </w:r>
      <w:commentRangeEnd w:id="605"/>
      <w:commentRangeEnd w:id="606"/>
    </w:p>
    <w:p w14:paraId="2F4AB285" w14:textId="584CF569" w:rsidR="00436949" w:rsidRDefault="00436949" w:rsidP="00436949">
      <w:pPr>
        <w:pStyle w:val="Legenda"/>
        <w:jc w:val="center"/>
        <w:rPr>
          <w:ins w:id="607" w:author="Willian" w:date="2017-02-04T15:06:00Z"/>
        </w:rPr>
        <w:pPrChange w:id="608" w:author="Willian" w:date="2017-02-04T15:06:00Z">
          <w:pPr>
            <w:pStyle w:val="Legenda"/>
          </w:pPr>
        </w:pPrChange>
      </w:pPr>
      <w:ins w:id="609" w:author="Willian" w:date="2017-02-04T15:06:00Z">
        <w:r>
          <w:t xml:space="preserve">Figura </w:t>
        </w:r>
        <w:r>
          <w:fldChar w:fldCharType="begin"/>
        </w:r>
        <w:r>
          <w:instrText xml:space="preserve"> SEQ Figura \* ARABIC </w:instrText>
        </w:r>
      </w:ins>
      <w:r>
        <w:fldChar w:fldCharType="separate"/>
      </w:r>
      <w:ins w:id="610" w:author="Willian" w:date="2017-02-04T15:07:00Z">
        <w:r>
          <w:rPr>
            <w:noProof/>
          </w:rPr>
          <w:t>19</w:t>
        </w:r>
      </w:ins>
      <w:ins w:id="611" w:author="Willian" w:date="2017-02-04T15:06:00Z">
        <w:r>
          <w:fldChar w:fldCharType="end"/>
        </w:r>
        <w:r>
          <w:t xml:space="preserve"> - Provedor de e-mail adicionado</w:t>
        </w:r>
      </w:ins>
    </w:p>
    <w:p w14:paraId="456A8071" w14:textId="07DB8649" w:rsidR="00D63DE5" w:rsidRPr="00062F1D" w:rsidRDefault="00322140" w:rsidP="00062F1D">
      <w:r>
        <w:rPr>
          <w:rStyle w:val="Refdecomentrio"/>
        </w:rPr>
        <w:commentReference w:id="605"/>
      </w:r>
      <w:r w:rsidR="00436949">
        <w:rPr>
          <w:rStyle w:val="Refdecomentrio"/>
        </w:rPr>
        <w:commentReference w:id="606"/>
      </w:r>
    </w:p>
    <w:p w14:paraId="499F6B36" w14:textId="03E0C6DF" w:rsidR="00D63DE5" w:rsidRDefault="00D63DE5" w:rsidP="00062F1D">
      <w:pPr>
        <w:pStyle w:val="PargrafodaLista"/>
        <w:numPr>
          <w:ilvl w:val="0"/>
          <w:numId w:val="55"/>
        </w:numPr>
      </w:pPr>
      <w:r>
        <w:t>Ative-o e finalize</w:t>
      </w:r>
    </w:p>
    <w:p w14:paraId="6626E415" w14:textId="77777777" w:rsidR="00436949" w:rsidRDefault="00D63DE5" w:rsidP="00436949">
      <w:pPr>
        <w:keepNext/>
        <w:jc w:val="center"/>
        <w:rPr>
          <w:ins w:id="612" w:author="Willian" w:date="2017-02-04T15:06:00Z"/>
        </w:rPr>
        <w:pPrChange w:id="613" w:author="Willian" w:date="2017-02-04T15:06:00Z">
          <w:pPr>
            <w:jc w:val="center"/>
          </w:pPr>
        </w:pPrChange>
      </w:pPr>
      <w:commentRangeStart w:id="614"/>
      <w:commentRangeStart w:id="615"/>
      <w:r>
        <w:rPr>
          <w:noProof/>
        </w:rPr>
        <w:lastRenderedPageBreak/>
        <w:drawing>
          <wp:inline distT="0" distB="0" distL="0" distR="0" wp14:anchorId="6FC8D1E0" wp14:editId="39306830">
            <wp:extent cx="965835" cy="39112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Tela 2016-11-28 às 22.12.42.png"/>
                    <pic:cNvPicPr/>
                  </pic:nvPicPr>
                  <pic:blipFill>
                    <a:blip r:embed="rId28">
                      <a:extLst>
                        <a:ext uri="{28A0092B-C50C-407E-A947-70E740481C1C}">
                          <a14:useLocalDpi xmlns:a14="http://schemas.microsoft.com/office/drawing/2010/main" val="0"/>
                        </a:ext>
                      </a:extLst>
                    </a:blip>
                    <a:stretch>
                      <a:fillRect/>
                    </a:stretch>
                  </pic:blipFill>
                  <pic:spPr>
                    <a:xfrm>
                      <a:off x="0" y="0"/>
                      <a:ext cx="982437" cy="397846"/>
                    </a:xfrm>
                    <a:prstGeom prst="rect">
                      <a:avLst/>
                    </a:prstGeom>
                  </pic:spPr>
                </pic:pic>
              </a:graphicData>
            </a:graphic>
          </wp:inline>
        </w:drawing>
      </w:r>
      <w:commentRangeEnd w:id="614"/>
      <w:commentRangeEnd w:id="615"/>
    </w:p>
    <w:p w14:paraId="7D08E140" w14:textId="3B42C7CE" w:rsidR="00436949" w:rsidRDefault="00436949" w:rsidP="00436949">
      <w:pPr>
        <w:pStyle w:val="Legenda"/>
        <w:jc w:val="center"/>
        <w:rPr>
          <w:ins w:id="616" w:author="Willian" w:date="2017-02-04T15:06:00Z"/>
        </w:rPr>
        <w:pPrChange w:id="617" w:author="Willian" w:date="2017-02-04T15:06:00Z">
          <w:pPr>
            <w:pStyle w:val="Legenda"/>
          </w:pPr>
        </w:pPrChange>
      </w:pPr>
      <w:ins w:id="618" w:author="Willian" w:date="2017-02-04T15:06:00Z">
        <w:r>
          <w:t xml:space="preserve">Figura </w:t>
        </w:r>
        <w:r>
          <w:fldChar w:fldCharType="begin"/>
        </w:r>
        <w:r>
          <w:instrText xml:space="preserve"> SEQ Figura \* ARABIC </w:instrText>
        </w:r>
      </w:ins>
      <w:r>
        <w:fldChar w:fldCharType="separate"/>
      </w:r>
      <w:ins w:id="619" w:author="Willian" w:date="2017-02-04T15:07:00Z">
        <w:r>
          <w:rPr>
            <w:noProof/>
          </w:rPr>
          <w:t>20</w:t>
        </w:r>
      </w:ins>
      <w:ins w:id="620" w:author="Willian" w:date="2017-02-04T15:06:00Z">
        <w:r>
          <w:fldChar w:fldCharType="end"/>
        </w:r>
        <w:r>
          <w:t xml:space="preserve"> - Opção Ativar provedor de e-mail</w:t>
        </w:r>
      </w:ins>
    </w:p>
    <w:p w14:paraId="581CC76F" w14:textId="6DEE32FC" w:rsidR="00771553" w:rsidRDefault="00322140" w:rsidP="00062F1D">
      <w:pPr>
        <w:jc w:val="center"/>
      </w:pPr>
      <w:r>
        <w:rPr>
          <w:rStyle w:val="Refdecomentrio"/>
        </w:rPr>
        <w:commentReference w:id="614"/>
      </w:r>
      <w:r w:rsidR="00436949">
        <w:rPr>
          <w:rStyle w:val="Refdecomentrio"/>
        </w:rPr>
        <w:commentReference w:id="615"/>
      </w:r>
    </w:p>
    <w:p w14:paraId="67AB0483" w14:textId="3B5E44CA" w:rsidR="00EB431C" w:rsidRDefault="00EB431C" w:rsidP="00062F1D">
      <w:pPr>
        <w:pStyle w:val="Ttulo3"/>
      </w:pPr>
      <w:r>
        <w:t>Instalando dependências</w:t>
      </w:r>
    </w:p>
    <w:p w14:paraId="76CA7CFA" w14:textId="2562CDF9" w:rsidR="00FE4210" w:rsidRDefault="00FE4210" w:rsidP="00062F1D">
      <w:r>
        <w:t xml:space="preserve">Para utilizar o serviço de autenticação, precisamos instalá-lo via </w:t>
      </w:r>
      <w:proofErr w:type="spellStart"/>
      <w:r>
        <w:t>CocoaPods</w:t>
      </w:r>
      <w:proofErr w:type="spellEnd"/>
      <w:r>
        <w:t>, então:</w:t>
      </w:r>
    </w:p>
    <w:p w14:paraId="2EA259FB" w14:textId="6660849F" w:rsidR="00FE4210" w:rsidRDefault="00FE4210" w:rsidP="00062F1D">
      <w:pPr>
        <w:pStyle w:val="PargrafodaLista"/>
        <w:numPr>
          <w:ilvl w:val="0"/>
          <w:numId w:val="54"/>
        </w:numPr>
      </w:pPr>
      <w:r>
        <w:t xml:space="preserve">Abra o </w:t>
      </w:r>
      <w:proofErr w:type="spellStart"/>
      <w:r>
        <w:t>Podfile</w:t>
      </w:r>
      <w:proofErr w:type="spellEnd"/>
      <w:r>
        <w:t xml:space="preserve"> e adicione mais um </w:t>
      </w:r>
      <w:proofErr w:type="spellStart"/>
      <w:r>
        <w:t>pod</w:t>
      </w:r>
      <w:proofErr w:type="spellEnd"/>
      <w:r>
        <w:t>:</w:t>
      </w:r>
    </w:p>
    <w:p w14:paraId="69242E87" w14:textId="2AB97BF9" w:rsidR="00FE4210" w:rsidRPr="00062F1D" w:rsidRDefault="00D72E00" w:rsidP="00062F1D">
      <w:pPr>
        <w:ind w:left="360"/>
        <w:rPr>
          <w:sz w:val="18"/>
          <w:szCs w:val="18"/>
        </w:rPr>
      </w:pPr>
      <w:proofErr w:type="spellStart"/>
      <w:proofErr w:type="gramStart"/>
      <w:r w:rsidRPr="00062F1D">
        <w:rPr>
          <w:rFonts w:ascii="Menlo" w:hAnsi="Menlo" w:cs="Menlo"/>
          <w:sz w:val="18"/>
          <w:szCs w:val="18"/>
        </w:rPr>
        <w:t>pod</w:t>
      </w:r>
      <w:proofErr w:type="spellEnd"/>
      <w:proofErr w:type="gramEnd"/>
      <w:r w:rsidRPr="00062F1D">
        <w:rPr>
          <w:rFonts w:ascii="Menlo" w:hAnsi="Menlo" w:cs="Menlo"/>
          <w:sz w:val="18"/>
          <w:szCs w:val="18"/>
        </w:rPr>
        <w:t xml:space="preserve"> </w:t>
      </w:r>
      <w:r w:rsidRPr="00062F1D">
        <w:rPr>
          <w:rFonts w:ascii="Menlo" w:hAnsi="Menlo" w:cs="Menlo"/>
          <w:color w:val="1C00CF"/>
          <w:sz w:val="18"/>
          <w:szCs w:val="18"/>
        </w:rPr>
        <w:t>'</w:t>
      </w:r>
      <w:proofErr w:type="spellStart"/>
      <w:r w:rsidRPr="00062F1D">
        <w:rPr>
          <w:rFonts w:ascii="Menlo" w:hAnsi="Menlo" w:cs="Menlo"/>
          <w:color w:val="1C00CF"/>
          <w:sz w:val="18"/>
          <w:szCs w:val="18"/>
        </w:rPr>
        <w:t>Firebase</w:t>
      </w:r>
      <w:proofErr w:type="spellEnd"/>
      <w:r w:rsidRPr="00062F1D">
        <w:rPr>
          <w:rFonts w:ascii="Menlo" w:hAnsi="Menlo" w:cs="Menlo"/>
          <w:color w:val="1C00CF"/>
          <w:sz w:val="18"/>
          <w:szCs w:val="18"/>
        </w:rPr>
        <w:t>/</w:t>
      </w:r>
      <w:proofErr w:type="spellStart"/>
      <w:r w:rsidRPr="00062F1D">
        <w:rPr>
          <w:rFonts w:ascii="Menlo" w:hAnsi="Menlo" w:cs="Menlo"/>
          <w:color w:val="1C00CF"/>
          <w:sz w:val="18"/>
          <w:szCs w:val="18"/>
        </w:rPr>
        <w:t>Auth</w:t>
      </w:r>
      <w:proofErr w:type="spellEnd"/>
      <w:r w:rsidRPr="00062F1D">
        <w:rPr>
          <w:rFonts w:ascii="Menlo" w:hAnsi="Menlo" w:cs="Menlo"/>
          <w:color w:val="1C00CF"/>
          <w:sz w:val="18"/>
          <w:szCs w:val="18"/>
        </w:rPr>
        <w:t>'</w:t>
      </w:r>
    </w:p>
    <w:p w14:paraId="4E11D0DB" w14:textId="5FD50796" w:rsidR="00FE4210" w:rsidRDefault="00FE4210" w:rsidP="00062F1D">
      <w:pPr>
        <w:pStyle w:val="PargrafodaLista"/>
        <w:numPr>
          <w:ilvl w:val="0"/>
          <w:numId w:val="54"/>
        </w:numPr>
      </w:pPr>
      <w:r>
        <w:t xml:space="preserve">Seu </w:t>
      </w:r>
      <w:proofErr w:type="spellStart"/>
      <w:r>
        <w:t>Podfile</w:t>
      </w:r>
      <w:proofErr w:type="spellEnd"/>
      <w:r>
        <w:t xml:space="preserve"> ficará parecido com este:</w:t>
      </w:r>
    </w:p>
    <w:p w14:paraId="4C8B2ECA" w14:textId="77777777" w:rsidR="00D72E00" w:rsidRPr="00062F1D" w:rsidRDefault="00D72E00" w:rsidP="00062F1D">
      <w:pPr>
        <w:widowControl w:val="0"/>
        <w:tabs>
          <w:tab w:val="left" w:pos="692"/>
        </w:tabs>
        <w:autoSpaceDE w:val="0"/>
        <w:autoSpaceDN w:val="0"/>
        <w:adjustRightInd w:val="0"/>
        <w:spacing w:after="0"/>
        <w:jc w:val="left"/>
        <w:rPr>
          <w:rFonts w:ascii="Menlo" w:hAnsi="Menlo" w:cs="Menlo"/>
          <w:sz w:val="18"/>
          <w:szCs w:val="18"/>
        </w:rPr>
      </w:pPr>
    </w:p>
    <w:p w14:paraId="128EE1BD"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target </w:t>
      </w:r>
      <w:r w:rsidRPr="00062F1D">
        <w:rPr>
          <w:rFonts w:ascii="Menlo" w:hAnsi="Menlo" w:cs="Menlo"/>
          <w:color w:val="1C00CF"/>
          <w:sz w:val="18"/>
          <w:szCs w:val="18"/>
          <w:lang w:val="en-US"/>
        </w:rPr>
        <w:t>'</w:t>
      </w:r>
      <w:proofErr w:type="spellStart"/>
      <w:r w:rsidRPr="00062F1D">
        <w:rPr>
          <w:rFonts w:ascii="Menlo" w:hAnsi="Menlo" w:cs="Menlo"/>
          <w:color w:val="1C00CF"/>
          <w:sz w:val="18"/>
          <w:szCs w:val="18"/>
          <w:lang w:val="en-US"/>
        </w:rPr>
        <w:t>MusicProject</w:t>
      </w:r>
      <w:proofErr w:type="spellEnd"/>
      <w:r w:rsidRPr="00062F1D">
        <w:rPr>
          <w:rFonts w:ascii="Menlo" w:hAnsi="Menlo" w:cs="Menlo"/>
          <w:color w:val="1C00CF"/>
          <w:sz w:val="18"/>
          <w:szCs w:val="18"/>
          <w:lang w:val="en-US"/>
        </w:rPr>
        <w:t>'</w:t>
      </w:r>
      <w:r w:rsidRPr="00062F1D">
        <w:rPr>
          <w:rFonts w:ascii="Menlo" w:hAnsi="Menlo" w:cs="Menlo"/>
          <w:sz w:val="18"/>
          <w:szCs w:val="18"/>
          <w:lang w:val="en-US"/>
        </w:rPr>
        <w:t xml:space="preserve"> </w:t>
      </w:r>
      <w:r w:rsidRPr="00062F1D">
        <w:rPr>
          <w:rFonts w:ascii="Menlo" w:hAnsi="Menlo" w:cs="Menlo"/>
          <w:color w:val="AA0D91"/>
          <w:sz w:val="18"/>
          <w:szCs w:val="18"/>
          <w:lang w:val="en-US"/>
        </w:rPr>
        <w:t>do</w:t>
      </w:r>
    </w:p>
    <w:p w14:paraId="7DDB1F5D" w14:textId="356EBACC"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proofErr w:type="spellStart"/>
      <w:r w:rsidRPr="00062F1D">
        <w:rPr>
          <w:rFonts w:ascii="Menlo" w:hAnsi="Menlo" w:cs="Menlo"/>
          <w:sz w:val="18"/>
          <w:szCs w:val="18"/>
          <w:lang w:val="en-US"/>
        </w:rPr>
        <w:t>use_frameworks</w:t>
      </w:r>
      <w:proofErr w:type="spellEnd"/>
      <w:r w:rsidRPr="00062F1D">
        <w:rPr>
          <w:rFonts w:ascii="Menlo" w:hAnsi="Menlo" w:cs="Menlo"/>
          <w:sz w:val="18"/>
          <w:szCs w:val="18"/>
          <w:lang w:val="en-US"/>
        </w:rPr>
        <w:t>!</w:t>
      </w:r>
    </w:p>
    <w:p w14:paraId="5A4F3F93"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p>
    <w:p w14:paraId="2D46CFEF"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pod </w:t>
      </w:r>
      <w:r w:rsidRPr="00062F1D">
        <w:rPr>
          <w:rFonts w:ascii="Menlo" w:hAnsi="Menlo" w:cs="Menlo"/>
          <w:color w:val="1C00CF"/>
          <w:sz w:val="18"/>
          <w:szCs w:val="18"/>
          <w:lang w:val="en-US"/>
        </w:rPr>
        <w:t>'Firebase/Core'</w:t>
      </w:r>
    </w:p>
    <w:p w14:paraId="10A3BC06"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pod </w:t>
      </w:r>
      <w:r w:rsidRPr="00062F1D">
        <w:rPr>
          <w:rFonts w:ascii="Menlo" w:hAnsi="Menlo" w:cs="Menlo"/>
          <w:color w:val="1C00CF"/>
          <w:sz w:val="18"/>
          <w:szCs w:val="18"/>
          <w:lang w:val="en-US"/>
        </w:rPr>
        <w:t>'Firebase/</w:t>
      </w:r>
      <w:proofErr w:type="spellStart"/>
      <w:r w:rsidRPr="00062F1D">
        <w:rPr>
          <w:rFonts w:ascii="Menlo" w:hAnsi="Menlo" w:cs="Menlo"/>
          <w:color w:val="1C00CF"/>
          <w:sz w:val="18"/>
          <w:szCs w:val="18"/>
          <w:lang w:val="en-US"/>
        </w:rPr>
        <w:t>Auth</w:t>
      </w:r>
      <w:proofErr w:type="spellEnd"/>
      <w:r w:rsidRPr="00062F1D">
        <w:rPr>
          <w:rFonts w:ascii="Menlo" w:hAnsi="Menlo" w:cs="Menlo"/>
          <w:color w:val="1C00CF"/>
          <w:sz w:val="18"/>
          <w:szCs w:val="18"/>
          <w:lang w:val="en-US"/>
        </w:rPr>
        <w:t>'</w:t>
      </w:r>
    </w:p>
    <w:p w14:paraId="7470EE7E"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lang w:val="en-US"/>
        </w:rPr>
      </w:pPr>
    </w:p>
    <w:p w14:paraId="2B7A6072" w14:textId="77777777" w:rsidR="00D72E00" w:rsidRPr="00062F1D" w:rsidRDefault="00D72E00" w:rsidP="00062F1D">
      <w:pPr>
        <w:widowControl w:val="0"/>
        <w:tabs>
          <w:tab w:val="left" w:pos="692"/>
        </w:tabs>
        <w:autoSpaceDE w:val="0"/>
        <w:autoSpaceDN w:val="0"/>
        <w:adjustRightInd w:val="0"/>
        <w:spacing w:after="0"/>
        <w:ind w:left="360"/>
        <w:jc w:val="left"/>
        <w:rPr>
          <w:rFonts w:ascii="Menlo" w:hAnsi="Menlo" w:cs="Menlo"/>
          <w:sz w:val="18"/>
          <w:szCs w:val="18"/>
        </w:rPr>
      </w:pPr>
      <w:proofErr w:type="spellStart"/>
      <w:proofErr w:type="gramStart"/>
      <w:r w:rsidRPr="00062F1D">
        <w:rPr>
          <w:rFonts w:ascii="Menlo" w:hAnsi="Menlo" w:cs="Menlo"/>
          <w:color w:val="AA0D91"/>
          <w:sz w:val="18"/>
          <w:szCs w:val="18"/>
        </w:rPr>
        <w:t>end</w:t>
      </w:r>
      <w:proofErr w:type="spellEnd"/>
      <w:proofErr w:type="gramEnd"/>
    </w:p>
    <w:p w14:paraId="28D5C3A5" w14:textId="77777777" w:rsidR="00D72E00" w:rsidRDefault="00D72E00" w:rsidP="00062F1D"/>
    <w:p w14:paraId="7D0ABBC1" w14:textId="5C09D394" w:rsidR="00D72E00" w:rsidRDefault="00FE4210" w:rsidP="00062F1D">
      <w:pPr>
        <w:pStyle w:val="PargrafodaLista"/>
        <w:numPr>
          <w:ilvl w:val="0"/>
          <w:numId w:val="54"/>
        </w:numPr>
      </w:pPr>
      <w:r>
        <w:t>Abra seu terminal e navegue até o diretório do projeto, então execute o comando de instalação:</w:t>
      </w:r>
    </w:p>
    <w:p w14:paraId="0006CDC7" w14:textId="60A0E2CE" w:rsidR="00D72E00" w:rsidRDefault="00421D9F" w:rsidP="00062F1D">
      <w:pPr>
        <w:jc w:val="center"/>
      </w:pPr>
      <w:ins w:id="621" w:author="Willian" w:date="2017-02-03T23:21:00Z">
        <w:r>
          <w:rPr>
            <w:rFonts w:ascii="Menlo" w:hAnsi="Menlo" w:cs="Menlo"/>
            <w:sz w:val="18"/>
            <w:szCs w:val="18"/>
            <w:lang w:val="en-US"/>
          </w:rPr>
          <w:t>pod install</w:t>
        </w:r>
        <w:r w:rsidRPr="00062F1D">
          <w:rPr>
            <w:rFonts w:ascii="Menlo" w:hAnsi="Menlo" w:cs="Menlo"/>
            <w:sz w:val="18"/>
            <w:szCs w:val="18"/>
            <w:lang w:val="en-US"/>
          </w:rPr>
          <w:t xml:space="preserve"> </w:t>
        </w:r>
      </w:ins>
      <w:commentRangeStart w:id="622"/>
      <w:commentRangeStart w:id="623"/>
      <w:del w:id="624" w:author="Willian" w:date="2017-02-03T23:21:00Z">
        <w:r w:rsidR="00D72E00" w:rsidDel="00421D9F">
          <w:delText>pod i</w:delText>
        </w:r>
      </w:del>
      <w:ins w:id="625" w:author="Willian" w:date="2017-02-03T23:21:00Z">
        <w:r>
          <w:t xml:space="preserve"> </w:t>
        </w:r>
      </w:ins>
      <w:del w:id="626" w:author="Willian" w:date="2017-02-03T23:21:00Z">
        <w:r w:rsidR="00D72E00" w:rsidDel="00421D9F">
          <w:delText>nstall</w:delText>
        </w:r>
      </w:del>
      <w:commentRangeEnd w:id="622"/>
      <w:r w:rsidR="00C21453">
        <w:rPr>
          <w:rStyle w:val="Refdecomentrio"/>
        </w:rPr>
        <w:commentReference w:id="622"/>
      </w:r>
      <w:commentRangeEnd w:id="623"/>
      <w:r>
        <w:rPr>
          <w:rStyle w:val="Refdecomentrio"/>
        </w:rPr>
        <w:commentReference w:id="623"/>
      </w:r>
    </w:p>
    <w:p w14:paraId="1E3AE43C" w14:textId="08FF1900" w:rsidR="00D72E00" w:rsidRDefault="00D72E00" w:rsidP="00062F1D">
      <w:r>
        <w:t xml:space="preserve">O </w:t>
      </w:r>
      <w:proofErr w:type="spellStart"/>
      <w:r>
        <w:t>Firebase</w:t>
      </w:r>
      <w:proofErr w:type="spellEnd"/>
      <w:r>
        <w:t xml:space="preserve"> </w:t>
      </w:r>
      <w:proofErr w:type="spellStart"/>
      <w:r>
        <w:t>Authentication</w:t>
      </w:r>
      <w:proofErr w:type="spellEnd"/>
      <w:r>
        <w:t xml:space="preserve"> será instalado depois disso.</w:t>
      </w:r>
    </w:p>
    <w:p w14:paraId="2A81D0D3" w14:textId="77777777" w:rsidR="00EB431C" w:rsidRDefault="00EB431C" w:rsidP="00062F1D"/>
    <w:p w14:paraId="722BDD39" w14:textId="1CBCA70F" w:rsidR="00EB431C" w:rsidRDefault="00EB431C" w:rsidP="00062F1D">
      <w:pPr>
        <w:pStyle w:val="Ttulo3"/>
      </w:pPr>
      <w:r>
        <w:t xml:space="preserve">Implementando os métodos do SDK </w:t>
      </w:r>
      <w:proofErr w:type="spellStart"/>
      <w:r>
        <w:t>Firebase</w:t>
      </w:r>
      <w:proofErr w:type="spellEnd"/>
      <w:r>
        <w:t xml:space="preserve"> </w:t>
      </w:r>
      <w:proofErr w:type="spellStart"/>
      <w:r>
        <w:t>Authentication</w:t>
      </w:r>
      <w:proofErr w:type="spellEnd"/>
    </w:p>
    <w:p w14:paraId="0C619F94" w14:textId="77777777" w:rsidR="00EB431C" w:rsidRDefault="00EB431C" w:rsidP="00EB431C">
      <w:r>
        <w:t xml:space="preserve">Primeiro veja a tela de </w:t>
      </w:r>
      <w:proofErr w:type="spellStart"/>
      <w:r>
        <w:t>Login</w:t>
      </w:r>
      <w:proofErr w:type="spellEnd"/>
      <w:r>
        <w:t xml:space="preserve"> que foi criada:</w:t>
      </w:r>
    </w:p>
    <w:p w14:paraId="07B8972E" w14:textId="77777777" w:rsidR="00436949" w:rsidRDefault="00650206" w:rsidP="00436949">
      <w:pPr>
        <w:keepNext/>
        <w:jc w:val="center"/>
        <w:rPr>
          <w:ins w:id="627" w:author="Willian" w:date="2017-02-04T15:06:00Z"/>
        </w:rPr>
        <w:pPrChange w:id="628" w:author="Willian" w:date="2017-02-04T15:06:00Z">
          <w:pPr>
            <w:jc w:val="center"/>
          </w:pPr>
        </w:pPrChange>
      </w:pPr>
      <w:commentRangeStart w:id="629"/>
      <w:commentRangeStart w:id="630"/>
      <w:r>
        <w:rPr>
          <w:noProof/>
        </w:rPr>
        <w:lastRenderedPageBreak/>
        <w:drawing>
          <wp:inline distT="0" distB="0" distL="0" distR="0" wp14:anchorId="09ADD39E" wp14:editId="445BA707">
            <wp:extent cx="2958895" cy="52603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or Screen Shot 29 de nov de 2016 00.17.20.png"/>
                    <pic:cNvPicPr/>
                  </pic:nvPicPr>
                  <pic:blipFill>
                    <a:blip r:embed="rId29">
                      <a:extLst>
                        <a:ext uri="{28A0092B-C50C-407E-A947-70E740481C1C}">
                          <a14:useLocalDpi xmlns:a14="http://schemas.microsoft.com/office/drawing/2010/main" val="0"/>
                        </a:ext>
                      </a:extLst>
                    </a:blip>
                    <a:stretch>
                      <a:fillRect/>
                    </a:stretch>
                  </pic:blipFill>
                  <pic:spPr>
                    <a:xfrm>
                      <a:off x="0" y="0"/>
                      <a:ext cx="2972125" cy="5283860"/>
                    </a:xfrm>
                    <a:prstGeom prst="rect">
                      <a:avLst/>
                    </a:prstGeom>
                  </pic:spPr>
                </pic:pic>
              </a:graphicData>
            </a:graphic>
          </wp:inline>
        </w:drawing>
      </w:r>
      <w:commentRangeEnd w:id="629"/>
      <w:commentRangeEnd w:id="630"/>
    </w:p>
    <w:p w14:paraId="4F8C8000" w14:textId="72D37080" w:rsidR="00436949" w:rsidRDefault="00436949" w:rsidP="00436949">
      <w:pPr>
        <w:pStyle w:val="Legenda"/>
        <w:jc w:val="center"/>
        <w:rPr>
          <w:ins w:id="631" w:author="Willian" w:date="2017-02-04T15:06:00Z"/>
        </w:rPr>
        <w:pPrChange w:id="632" w:author="Willian" w:date="2017-02-04T15:06:00Z">
          <w:pPr>
            <w:pStyle w:val="Legenda"/>
          </w:pPr>
        </w:pPrChange>
      </w:pPr>
      <w:ins w:id="633" w:author="Willian" w:date="2017-02-04T15:06:00Z">
        <w:r>
          <w:t xml:space="preserve">Figura </w:t>
        </w:r>
        <w:r>
          <w:fldChar w:fldCharType="begin"/>
        </w:r>
        <w:r>
          <w:instrText xml:space="preserve"> SEQ Figura \* ARABIC </w:instrText>
        </w:r>
      </w:ins>
      <w:r>
        <w:fldChar w:fldCharType="separate"/>
      </w:r>
      <w:ins w:id="634" w:author="Willian" w:date="2017-02-04T15:07:00Z">
        <w:r>
          <w:rPr>
            <w:noProof/>
          </w:rPr>
          <w:t>21</w:t>
        </w:r>
      </w:ins>
      <w:ins w:id="635" w:author="Willian" w:date="2017-02-04T15:06:00Z">
        <w:r>
          <w:fldChar w:fldCharType="end"/>
        </w:r>
        <w:r>
          <w:t xml:space="preserve"> - Tela de </w:t>
        </w:r>
        <w:proofErr w:type="spellStart"/>
        <w:r>
          <w:t>login</w:t>
        </w:r>
        <w:proofErr w:type="spellEnd"/>
        <w:r>
          <w:t xml:space="preserve"> criada</w:t>
        </w:r>
      </w:ins>
    </w:p>
    <w:p w14:paraId="5C872C9E" w14:textId="0344F6B1" w:rsidR="00EB431C" w:rsidRDefault="00322140" w:rsidP="00062F1D">
      <w:pPr>
        <w:jc w:val="center"/>
      </w:pPr>
      <w:r>
        <w:rPr>
          <w:rStyle w:val="Refdecomentrio"/>
        </w:rPr>
        <w:commentReference w:id="629"/>
      </w:r>
      <w:r w:rsidR="00436949">
        <w:rPr>
          <w:rStyle w:val="Refdecomentrio"/>
        </w:rPr>
        <w:commentReference w:id="630"/>
      </w:r>
    </w:p>
    <w:p w14:paraId="12352AEE" w14:textId="665C5DB0" w:rsidR="00EB431C" w:rsidRPr="00EB431C" w:rsidRDefault="00EB431C" w:rsidP="00062F1D">
      <w:r>
        <w:t xml:space="preserve">Nela temos o campo </w:t>
      </w:r>
      <w:r w:rsidRPr="00322140">
        <w:rPr>
          <w:i/>
        </w:rPr>
        <w:t>e-mail</w:t>
      </w:r>
      <w:r>
        <w:t xml:space="preserve"> e senha, normalmente. Também temos um botão para cadastro e outro para </w:t>
      </w:r>
      <w:proofErr w:type="spellStart"/>
      <w:r>
        <w:t>login</w:t>
      </w:r>
      <w:proofErr w:type="spellEnd"/>
      <w:r>
        <w:t xml:space="preserve"> (entrar).</w:t>
      </w:r>
    </w:p>
    <w:p w14:paraId="17D2C36E" w14:textId="77777777" w:rsidR="00EB431C" w:rsidRDefault="00EB431C" w:rsidP="00062F1D"/>
    <w:p w14:paraId="246BD283" w14:textId="1563696F" w:rsidR="00FE4210" w:rsidRDefault="00FE4210" w:rsidP="00062F1D">
      <w:r>
        <w:t>A primeira ação que iremos implementar é o cadastro de usuários então siga os seguintes passos:</w:t>
      </w:r>
    </w:p>
    <w:p w14:paraId="3114E39E" w14:textId="77777777" w:rsidR="000F7402" w:rsidRDefault="00FE4210" w:rsidP="00062F1D">
      <w:pPr>
        <w:pStyle w:val="PargrafodaLista"/>
        <w:numPr>
          <w:ilvl w:val="0"/>
          <w:numId w:val="53"/>
        </w:numPr>
      </w:pPr>
      <w:r>
        <w:t xml:space="preserve">Abra o arquivo </w:t>
      </w:r>
      <w:proofErr w:type="spellStart"/>
      <w:r>
        <w:rPr>
          <w:b/>
        </w:rPr>
        <w:t>LoginViewController.swift</w:t>
      </w:r>
      <w:proofErr w:type="spellEnd"/>
      <w:r w:rsidR="000F7402">
        <w:rPr>
          <w:b/>
        </w:rPr>
        <w:t xml:space="preserve">, </w:t>
      </w:r>
      <w:r w:rsidR="000F7402">
        <w:t xml:space="preserve">e importe a biblioteca </w:t>
      </w:r>
      <w:proofErr w:type="spellStart"/>
      <w:r w:rsidR="000F7402">
        <w:t>Firebase</w:t>
      </w:r>
      <w:proofErr w:type="spellEnd"/>
      <w:r w:rsidR="000F7402">
        <w:t>. Insira a seguinte linha no topo do arquivo:</w:t>
      </w:r>
    </w:p>
    <w:p w14:paraId="21A019C0" w14:textId="77777777" w:rsidR="00352129" w:rsidRPr="00062F1D" w:rsidRDefault="00352129" w:rsidP="00062F1D">
      <w:pPr>
        <w:ind w:left="360"/>
        <w:jc w:val="center"/>
        <w:rPr>
          <w:sz w:val="18"/>
          <w:szCs w:val="18"/>
        </w:rPr>
      </w:pPr>
      <w:proofErr w:type="gramStart"/>
      <w:r w:rsidRPr="00062F1D">
        <w:rPr>
          <w:rFonts w:ascii="Menlo" w:hAnsi="Menlo" w:cs="Menlo"/>
          <w:color w:val="AA0D91"/>
          <w:sz w:val="18"/>
          <w:szCs w:val="18"/>
        </w:rPr>
        <w:t>import</w:t>
      </w:r>
      <w:proofErr w:type="gramEnd"/>
      <w:r w:rsidRPr="00062F1D">
        <w:rPr>
          <w:rFonts w:ascii="Menlo" w:hAnsi="Menlo" w:cs="Menlo"/>
          <w:sz w:val="18"/>
          <w:szCs w:val="18"/>
        </w:rPr>
        <w:t xml:space="preserve"> </w:t>
      </w:r>
      <w:proofErr w:type="spellStart"/>
      <w:r w:rsidRPr="00062F1D">
        <w:rPr>
          <w:rFonts w:ascii="Menlo" w:hAnsi="Menlo" w:cs="Menlo"/>
          <w:sz w:val="18"/>
          <w:szCs w:val="18"/>
        </w:rPr>
        <w:t>Firebase</w:t>
      </w:r>
      <w:proofErr w:type="spellEnd"/>
    </w:p>
    <w:p w14:paraId="2B7DD50F" w14:textId="1608AC80" w:rsidR="00FE4210" w:rsidRPr="00062F1D" w:rsidRDefault="00FE4210" w:rsidP="00062F1D">
      <w:pPr>
        <w:pStyle w:val="PargrafodaLista"/>
        <w:numPr>
          <w:ilvl w:val="0"/>
          <w:numId w:val="53"/>
        </w:numPr>
      </w:pPr>
      <w:r>
        <w:rPr>
          <w:b/>
        </w:rPr>
        <w:t xml:space="preserve"> </w:t>
      </w:r>
      <w:r w:rsidR="000F7402">
        <w:t>V</w:t>
      </w:r>
      <w:r>
        <w:t>eja que temos dois @</w:t>
      </w:r>
      <w:proofErr w:type="spellStart"/>
      <w:r>
        <w:t>IBActions</w:t>
      </w:r>
      <w:proofErr w:type="spellEnd"/>
      <w:r>
        <w:t xml:space="preserve">, um para </w:t>
      </w:r>
      <w:proofErr w:type="spellStart"/>
      <w:r w:rsidRPr="00322140">
        <w:rPr>
          <w:i/>
        </w:rPr>
        <w:t>login</w:t>
      </w:r>
      <w:proofErr w:type="spellEnd"/>
      <w:r>
        <w:t xml:space="preserve"> outro para cadastro. Localize o método de cadastro </w:t>
      </w:r>
      <w:proofErr w:type="spellStart"/>
      <w:proofErr w:type="gramStart"/>
      <w:r w:rsidRPr="00FE4210">
        <w:rPr>
          <w:b/>
        </w:rPr>
        <w:t>registerButtonTouchUpInside</w:t>
      </w:r>
      <w:proofErr w:type="spellEnd"/>
      <w:r>
        <w:rPr>
          <w:b/>
        </w:rPr>
        <w:t>(</w:t>
      </w:r>
      <w:proofErr w:type="gramEnd"/>
      <w:r>
        <w:rPr>
          <w:b/>
        </w:rPr>
        <w:t>).</w:t>
      </w:r>
    </w:p>
    <w:p w14:paraId="4DC01CEA" w14:textId="0E293AFA" w:rsidR="00D72E00" w:rsidRDefault="00D72E00" w:rsidP="00062F1D">
      <w:pPr>
        <w:pStyle w:val="PargrafodaLista"/>
        <w:numPr>
          <w:ilvl w:val="0"/>
          <w:numId w:val="53"/>
        </w:numPr>
      </w:pPr>
      <w:r>
        <w:t>Nele vamos inserir os métodos de cadastro. Primeiro vamos validar se os campos estão vazios</w:t>
      </w:r>
      <w:r w:rsidR="006E4FF2">
        <w:t>. Crie um método</w:t>
      </w:r>
      <w:r>
        <w:t>:</w:t>
      </w:r>
    </w:p>
    <w:p w14:paraId="45CA704F"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proofErr w:type="spellStart"/>
      <w:r w:rsidRPr="00062F1D">
        <w:rPr>
          <w:rFonts w:ascii="Menlo" w:hAnsi="Menlo" w:cs="Menlo"/>
          <w:color w:val="AA0D91"/>
          <w:sz w:val="18"/>
          <w:szCs w:val="18"/>
          <w:lang w:val="en-US"/>
        </w:rPr>
        <w:t>func</w:t>
      </w:r>
      <w:proofErr w:type="spellEnd"/>
      <w:r w:rsidRPr="00062F1D">
        <w:rPr>
          <w:rFonts w:ascii="Menlo" w:hAnsi="Menlo" w:cs="Menlo"/>
          <w:sz w:val="18"/>
          <w:szCs w:val="18"/>
          <w:lang w:val="en-US"/>
        </w:rPr>
        <w:t xml:space="preserve"> </w:t>
      </w:r>
      <w:proofErr w:type="spellStart"/>
      <w:proofErr w:type="gramStart"/>
      <w:r w:rsidRPr="00062F1D">
        <w:rPr>
          <w:rFonts w:ascii="Menlo" w:hAnsi="Menlo" w:cs="Menlo"/>
          <w:sz w:val="18"/>
          <w:szCs w:val="18"/>
          <w:lang w:val="en-US"/>
        </w:rPr>
        <w:t>isValid</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xml:space="preserve">) -&gt; </w:t>
      </w:r>
      <w:r w:rsidRPr="00062F1D">
        <w:rPr>
          <w:rFonts w:ascii="Menlo" w:hAnsi="Menlo" w:cs="Menlo"/>
          <w:color w:val="5C2699"/>
          <w:sz w:val="18"/>
          <w:szCs w:val="18"/>
          <w:lang w:val="en-US"/>
        </w:rPr>
        <w:t>Bool</w:t>
      </w:r>
      <w:r w:rsidRPr="00062F1D">
        <w:rPr>
          <w:rFonts w:ascii="Menlo" w:hAnsi="Menlo" w:cs="Menlo"/>
          <w:sz w:val="18"/>
          <w:szCs w:val="18"/>
          <w:lang w:val="en-US"/>
        </w:rPr>
        <w:t xml:space="preserve"> {</w:t>
      </w:r>
    </w:p>
    <w:p w14:paraId="0243736D"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proofErr w:type="gramStart"/>
      <w:r w:rsidRPr="00062F1D">
        <w:rPr>
          <w:rFonts w:ascii="Menlo" w:hAnsi="Menlo" w:cs="Menlo"/>
          <w:sz w:val="18"/>
          <w:szCs w:val="18"/>
          <w:lang w:val="en-US"/>
        </w:rPr>
        <w:t>emailTextField.text?.</w:t>
      </w:r>
      <w:proofErr w:type="spellStart"/>
      <w:proofErr w:type="gramEnd"/>
      <w:r w:rsidRPr="00062F1D">
        <w:rPr>
          <w:rFonts w:ascii="Menlo" w:hAnsi="Menlo" w:cs="Menlo"/>
          <w:sz w:val="18"/>
          <w:szCs w:val="18"/>
          <w:lang w:val="en-US"/>
        </w:rPr>
        <w:t>isEmpty</w:t>
      </w:r>
      <w:proofErr w:type="spellEnd"/>
      <w:r w:rsidRPr="00062F1D">
        <w:rPr>
          <w:rFonts w:ascii="Menlo" w:hAnsi="Menlo" w:cs="Menlo"/>
          <w:sz w:val="18"/>
          <w:szCs w:val="18"/>
          <w:lang w:val="en-US"/>
        </w:rPr>
        <w:t xml:space="preserve">)! </w:t>
      </w:r>
      <w:r w:rsidRPr="00062F1D">
        <w:rPr>
          <w:rFonts w:ascii="Menlo" w:hAnsi="Menlo" w:cs="Menlo"/>
          <w:sz w:val="18"/>
          <w:szCs w:val="18"/>
          <w:lang w:val="en-US"/>
          <w:rPrChange w:id="636" w:author="Carneiro Pinto da Silva, Fernando" w:date="2017-01-30T11:51:00Z">
            <w:rPr>
              <w:rFonts w:ascii="Menlo" w:hAnsi="Menlo" w:cs="Menlo"/>
              <w:sz w:val="18"/>
              <w:szCs w:val="18"/>
            </w:rPr>
          </w:rPrChange>
        </w:rPr>
        <w:t xml:space="preserve">|| </w:t>
      </w:r>
      <w:r w:rsidRPr="00062F1D">
        <w:rPr>
          <w:rFonts w:ascii="Menlo" w:hAnsi="Menlo" w:cs="Menlo"/>
          <w:sz w:val="18"/>
          <w:szCs w:val="18"/>
          <w:lang w:val="en-US"/>
          <w:rPrChange w:id="637" w:author="Carneiro Pinto da Silva, Fernando" w:date="2017-01-30T11:51:00Z">
            <w:rPr>
              <w:rFonts w:ascii="Menlo" w:hAnsi="Menlo" w:cs="Menlo"/>
              <w:sz w:val="18"/>
              <w:szCs w:val="18"/>
            </w:rPr>
          </w:rPrChange>
        </w:rPr>
        <w:lastRenderedPageBreak/>
        <w:t>(</w:t>
      </w:r>
      <w:proofErr w:type="gramStart"/>
      <w:r w:rsidRPr="00062F1D">
        <w:rPr>
          <w:rFonts w:ascii="Menlo" w:hAnsi="Menlo" w:cs="Menlo"/>
          <w:sz w:val="18"/>
          <w:szCs w:val="18"/>
          <w:lang w:val="en-US"/>
          <w:rPrChange w:id="638" w:author="Carneiro Pinto da Silva, Fernando" w:date="2017-01-30T11:51:00Z">
            <w:rPr>
              <w:rFonts w:ascii="Menlo" w:hAnsi="Menlo" w:cs="Menlo"/>
              <w:sz w:val="18"/>
              <w:szCs w:val="18"/>
            </w:rPr>
          </w:rPrChange>
        </w:rPr>
        <w:t>passwordTextField.text?.</w:t>
      </w:r>
      <w:proofErr w:type="spellStart"/>
      <w:proofErr w:type="gramEnd"/>
      <w:r w:rsidRPr="00062F1D">
        <w:rPr>
          <w:rFonts w:ascii="Menlo" w:hAnsi="Menlo" w:cs="Menlo"/>
          <w:sz w:val="18"/>
          <w:szCs w:val="18"/>
          <w:lang w:val="en-US"/>
          <w:rPrChange w:id="639" w:author="Carneiro Pinto da Silva, Fernando" w:date="2017-01-30T11:51:00Z">
            <w:rPr>
              <w:rFonts w:ascii="Menlo" w:hAnsi="Menlo" w:cs="Menlo"/>
              <w:sz w:val="18"/>
              <w:szCs w:val="18"/>
            </w:rPr>
          </w:rPrChange>
        </w:rPr>
        <w:t>isEmpty</w:t>
      </w:r>
      <w:proofErr w:type="spellEnd"/>
      <w:r w:rsidRPr="00062F1D">
        <w:rPr>
          <w:rFonts w:ascii="Menlo" w:hAnsi="Menlo" w:cs="Menlo"/>
          <w:sz w:val="18"/>
          <w:szCs w:val="18"/>
          <w:lang w:val="en-US"/>
          <w:rPrChange w:id="640" w:author="Carneiro Pinto da Silva, Fernando" w:date="2017-01-30T11:51:00Z">
            <w:rPr>
              <w:rFonts w:ascii="Menlo" w:hAnsi="Menlo" w:cs="Menlo"/>
              <w:sz w:val="18"/>
              <w:szCs w:val="18"/>
            </w:rPr>
          </w:rPrChange>
        </w:rPr>
        <w:t xml:space="preserve">)! </w:t>
      </w:r>
      <w:r w:rsidRPr="00062F1D">
        <w:rPr>
          <w:rFonts w:ascii="Menlo" w:hAnsi="Menlo" w:cs="Menlo"/>
          <w:sz w:val="18"/>
          <w:szCs w:val="18"/>
        </w:rPr>
        <w:t>{</w:t>
      </w:r>
    </w:p>
    <w:p w14:paraId="70AFBF36"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rPr>
        <w:t xml:space="preserve">        </w:t>
      </w:r>
      <w:proofErr w:type="spellStart"/>
      <w:proofErr w:type="gramStart"/>
      <w:r w:rsidRPr="00062F1D">
        <w:rPr>
          <w:rFonts w:ascii="Menlo" w:hAnsi="Menlo" w:cs="Menlo"/>
          <w:color w:val="AA0D91"/>
          <w:sz w:val="18"/>
          <w:szCs w:val="18"/>
        </w:rPr>
        <w:t>let</w:t>
      </w:r>
      <w:proofErr w:type="spellEnd"/>
      <w:proofErr w:type="gramEnd"/>
      <w:r w:rsidRPr="00062F1D">
        <w:rPr>
          <w:rFonts w:ascii="Menlo" w:hAnsi="Menlo" w:cs="Menlo"/>
          <w:sz w:val="18"/>
          <w:szCs w:val="18"/>
        </w:rPr>
        <w:t xml:space="preserve"> </w:t>
      </w:r>
      <w:proofErr w:type="spellStart"/>
      <w:r w:rsidRPr="00062F1D">
        <w:rPr>
          <w:rFonts w:ascii="Menlo" w:hAnsi="Menlo" w:cs="Menlo"/>
          <w:sz w:val="18"/>
          <w:szCs w:val="18"/>
        </w:rPr>
        <w:t>alert</w:t>
      </w:r>
      <w:proofErr w:type="spellEnd"/>
      <w:r w:rsidRPr="00062F1D">
        <w:rPr>
          <w:rFonts w:ascii="Menlo" w:hAnsi="Menlo" w:cs="Menlo"/>
          <w:sz w:val="18"/>
          <w:szCs w:val="18"/>
        </w:rPr>
        <w:t xml:space="preserve"> = </w:t>
      </w:r>
      <w:proofErr w:type="spellStart"/>
      <w:r w:rsidRPr="00062F1D">
        <w:rPr>
          <w:rFonts w:ascii="Menlo" w:hAnsi="Menlo" w:cs="Menlo"/>
          <w:sz w:val="18"/>
          <w:szCs w:val="18"/>
        </w:rPr>
        <w:t>UIAlertController</w:t>
      </w:r>
      <w:proofErr w:type="spellEnd"/>
      <w:r w:rsidRPr="00062F1D">
        <w:rPr>
          <w:rFonts w:ascii="Menlo" w:hAnsi="Menlo" w:cs="Menlo"/>
          <w:sz w:val="18"/>
          <w:szCs w:val="18"/>
        </w:rPr>
        <w:t>(</w:t>
      </w:r>
      <w:proofErr w:type="spellStart"/>
      <w:r w:rsidRPr="00062F1D">
        <w:rPr>
          <w:rFonts w:ascii="Menlo" w:hAnsi="Menlo" w:cs="Menlo"/>
          <w:sz w:val="18"/>
          <w:szCs w:val="18"/>
        </w:rPr>
        <w:t>title</w:t>
      </w:r>
      <w:proofErr w:type="spellEnd"/>
      <w:r w:rsidRPr="00062F1D">
        <w:rPr>
          <w:rFonts w:ascii="Menlo" w:hAnsi="Menlo" w:cs="Menlo"/>
          <w:sz w:val="18"/>
          <w:szCs w:val="18"/>
        </w:rPr>
        <w:t xml:space="preserve">: </w:t>
      </w:r>
      <w:r w:rsidRPr="00062F1D">
        <w:rPr>
          <w:rFonts w:ascii="Menlo" w:hAnsi="Menlo" w:cs="Menlo"/>
          <w:color w:val="C41A16"/>
          <w:sz w:val="18"/>
          <w:szCs w:val="18"/>
        </w:rPr>
        <w:t>"Atenção"</w:t>
      </w:r>
      <w:r w:rsidRPr="00062F1D">
        <w:rPr>
          <w:rFonts w:ascii="Menlo" w:hAnsi="Menlo" w:cs="Menlo"/>
          <w:sz w:val="18"/>
          <w:szCs w:val="18"/>
        </w:rPr>
        <w:t xml:space="preserve">, </w:t>
      </w:r>
      <w:proofErr w:type="spellStart"/>
      <w:r w:rsidRPr="00062F1D">
        <w:rPr>
          <w:rFonts w:ascii="Menlo" w:hAnsi="Menlo" w:cs="Menlo"/>
          <w:sz w:val="18"/>
          <w:szCs w:val="18"/>
        </w:rPr>
        <w:t>message</w:t>
      </w:r>
      <w:proofErr w:type="spellEnd"/>
      <w:r w:rsidRPr="00062F1D">
        <w:rPr>
          <w:rFonts w:ascii="Menlo" w:hAnsi="Menlo" w:cs="Menlo"/>
          <w:sz w:val="18"/>
          <w:szCs w:val="18"/>
        </w:rPr>
        <w:t xml:space="preserve">: </w:t>
      </w:r>
      <w:r w:rsidRPr="00062F1D">
        <w:rPr>
          <w:rFonts w:ascii="Menlo" w:hAnsi="Menlo" w:cs="Menlo"/>
          <w:color w:val="C41A16"/>
          <w:sz w:val="18"/>
          <w:szCs w:val="18"/>
        </w:rPr>
        <w:t xml:space="preserve">"Todos os campos são obrigatórios. </w:t>
      </w:r>
      <w:proofErr w:type="spellStart"/>
      <w:r w:rsidRPr="00062F1D">
        <w:rPr>
          <w:rFonts w:ascii="Menlo" w:hAnsi="Menlo" w:cs="Menlo"/>
          <w:color w:val="C41A16"/>
          <w:sz w:val="18"/>
          <w:szCs w:val="18"/>
          <w:lang w:val="en-US"/>
        </w:rPr>
        <w:t>Preencha</w:t>
      </w:r>
      <w:proofErr w:type="spellEnd"/>
      <w:r w:rsidRPr="00062F1D">
        <w:rPr>
          <w:rFonts w:ascii="Menlo" w:hAnsi="Menlo" w:cs="Menlo"/>
          <w:color w:val="C41A16"/>
          <w:sz w:val="18"/>
          <w:szCs w:val="18"/>
          <w:lang w:val="en-US"/>
        </w:rPr>
        <w:t xml:space="preserve"> </w:t>
      </w:r>
      <w:proofErr w:type="spellStart"/>
      <w:r w:rsidRPr="00062F1D">
        <w:rPr>
          <w:rFonts w:ascii="Menlo" w:hAnsi="Menlo" w:cs="Menlo"/>
          <w:color w:val="C41A16"/>
          <w:sz w:val="18"/>
          <w:szCs w:val="18"/>
          <w:lang w:val="en-US"/>
        </w:rPr>
        <w:t>todos</w:t>
      </w:r>
      <w:proofErr w:type="spellEnd"/>
      <w:r w:rsidRPr="00062F1D">
        <w:rPr>
          <w:rFonts w:ascii="Menlo" w:hAnsi="Menlo" w:cs="Menlo"/>
          <w:color w:val="C41A16"/>
          <w:sz w:val="18"/>
          <w:szCs w:val="18"/>
          <w:lang w:val="en-US"/>
        </w:rPr>
        <w:t xml:space="preserve"> </w:t>
      </w:r>
      <w:proofErr w:type="spellStart"/>
      <w:r w:rsidRPr="00062F1D">
        <w:rPr>
          <w:rFonts w:ascii="Menlo" w:hAnsi="Menlo" w:cs="Menlo"/>
          <w:color w:val="C41A16"/>
          <w:sz w:val="18"/>
          <w:szCs w:val="18"/>
          <w:lang w:val="en-US"/>
        </w:rPr>
        <w:t>os</w:t>
      </w:r>
      <w:proofErr w:type="spellEnd"/>
      <w:r w:rsidRPr="00062F1D">
        <w:rPr>
          <w:rFonts w:ascii="Menlo" w:hAnsi="Menlo" w:cs="Menlo"/>
          <w:color w:val="C41A16"/>
          <w:sz w:val="18"/>
          <w:szCs w:val="18"/>
          <w:lang w:val="en-US"/>
        </w:rPr>
        <w:t xml:space="preserve"> </w:t>
      </w:r>
      <w:proofErr w:type="spellStart"/>
      <w:r w:rsidRPr="00062F1D">
        <w:rPr>
          <w:rFonts w:ascii="Menlo" w:hAnsi="Menlo" w:cs="Menlo"/>
          <w:color w:val="C41A16"/>
          <w:sz w:val="18"/>
          <w:szCs w:val="18"/>
          <w:lang w:val="en-US"/>
        </w:rPr>
        <w:t>campos</w:t>
      </w:r>
      <w:proofErr w:type="spellEnd"/>
      <w:r w:rsidRPr="00062F1D">
        <w:rPr>
          <w:rFonts w:ascii="Menlo" w:hAnsi="Menlo" w:cs="Menlo"/>
          <w:color w:val="C41A16"/>
          <w:sz w:val="18"/>
          <w:szCs w:val="18"/>
          <w:lang w:val="en-US"/>
        </w:rPr>
        <w: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preferredStyle</w:t>
      </w:r>
      <w:proofErr w:type="spellEnd"/>
      <w:proofErr w:type="gramStart"/>
      <w:r w:rsidRPr="00062F1D">
        <w:rPr>
          <w:rFonts w:ascii="Menlo" w:hAnsi="Menlo" w:cs="Menlo"/>
          <w:sz w:val="18"/>
          <w:szCs w:val="18"/>
          <w:lang w:val="en-US"/>
        </w:rPr>
        <w:t>: .alert</w:t>
      </w:r>
      <w:proofErr w:type="gramEnd"/>
      <w:r w:rsidRPr="00062F1D">
        <w:rPr>
          <w:rFonts w:ascii="Menlo" w:hAnsi="Menlo" w:cs="Menlo"/>
          <w:sz w:val="18"/>
          <w:szCs w:val="18"/>
          <w:lang w:val="en-US"/>
        </w:rPr>
        <w:t>)</w:t>
      </w:r>
    </w:p>
    <w:p w14:paraId="214777AD"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okAction</w:t>
      </w:r>
      <w:proofErr w:type="spellEnd"/>
      <w:r w:rsidRPr="00062F1D">
        <w:rPr>
          <w:rFonts w:ascii="Menlo" w:hAnsi="Menlo" w:cs="Menlo"/>
          <w:sz w:val="18"/>
          <w:szCs w:val="18"/>
          <w:lang w:val="en-US"/>
        </w:rPr>
        <w:t xml:space="preserve"> = </w:t>
      </w:r>
      <w:proofErr w:type="spellStart"/>
      <w:proofErr w:type="gramStart"/>
      <w:r w:rsidRPr="00062F1D">
        <w:rPr>
          <w:rFonts w:ascii="Menlo" w:hAnsi="Menlo" w:cs="Menlo"/>
          <w:sz w:val="18"/>
          <w:szCs w:val="18"/>
          <w:lang w:val="en-US"/>
        </w:rPr>
        <w:t>UIAlertAction</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xml:space="preserve">title: </w:t>
      </w:r>
      <w:r w:rsidRPr="00062F1D">
        <w:rPr>
          <w:rFonts w:ascii="Menlo" w:hAnsi="Menlo" w:cs="Menlo"/>
          <w:color w:val="C41A16"/>
          <w:sz w:val="18"/>
          <w:szCs w:val="18"/>
          <w:lang w:val="en-US"/>
        </w:rPr>
        <w:t>"OK"</w:t>
      </w:r>
      <w:r w:rsidRPr="00062F1D">
        <w:rPr>
          <w:rFonts w:ascii="Menlo" w:hAnsi="Menlo" w:cs="Menlo"/>
          <w:sz w:val="18"/>
          <w:szCs w:val="18"/>
          <w:lang w:val="en-US"/>
        </w:rPr>
        <w:t>, style: .</w:t>
      </w:r>
      <w:r w:rsidRPr="00062F1D">
        <w:rPr>
          <w:rFonts w:ascii="Menlo" w:hAnsi="Menlo" w:cs="Menlo"/>
          <w:color w:val="AA0D91"/>
          <w:sz w:val="18"/>
          <w:szCs w:val="18"/>
          <w:lang w:val="en-US"/>
        </w:rPr>
        <w:t>default</w:t>
      </w:r>
      <w:r w:rsidRPr="00062F1D">
        <w:rPr>
          <w:rFonts w:ascii="Menlo" w:hAnsi="Menlo" w:cs="Menlo"/>
          <w:sz w:val="18"/>
          <w:szCs w:val="18"/>
          <w:lang w:val="en-US"/>
        </w:rPr>
        <w:t xml:space="preserve">, handler: </w:t>
      </w:r>
      <w:r w:rsidRPr="00062F1D">
        <w:rPr>
          <w:rFonts w:ascii="Menlo" w:hAnsi="Menlo" w:cs="Menlo"/>
          <w:color w:val="AA0D91"/>
          <w:sz w:val="18"/>
          <w:szCs w:val="18"/>
          <w:lang w:val="en-US"/>
        </w:rPr>
        <w:t>nil</w:t>
      </w:r>
      <w:r w:rsidRPr="00062F1D">
        <w:rPr>
          <w:rFonts w:ascii="Menlo" w:hAnsi="Menlo" w:cs="Menlo"/>
          <w:sz w:val="18"/>
          <w:szCs w:val="18"/>
          <w:lang w:val="en-US"/>
        </w:rPr>
        <w:t>)</w:t>
      </w:r>
    </w:p>
    <w:p w14:paraId="4DC6F865"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proofErr w:type="spellStart"/>
      <w:proofErr w:type="gramStart"/>
      <w:r w:rsidRPr="00062F1D">
        <w:rPr>
          <w:rFonts w:ascii="Menlo" w:hAnsi="Menlo" w:cs="Menlo"/>
          <w:sz w:val="18"/>
          <w:szCs w:val="18"/>
          <w:lang w:val="en-US"/>
        </w:rPr>
        <w:t>alert.addAction</w:t>
      </w:r>
      <w:proofErr w:type="spellEnd"/>
      <w:proofErr w:type="gramEnd"/>
      <w:r w:rsidRPr="00062F1D">
        <w:rPr>
          <w:rFonts w:ascii="Menlo" w:hAnsi="Menlo" w:cs="Menlo"/>
          <w:sz w:val="18"/>
          <w:szCs w:val="18"/>
          <w:lang w:val="en-US"/>
        </w:rPr>
        <w:t>(</w:t>
      </w:r>
      <w:proofErr w:type="spellStart"/>
      <w:r w:rsidRPr="00062F1D">
        <w:rPr>
          <w:rFonts w:ascii="Menlo" w:hAnsi="Menlo" w:cs="Menlo"/>
          <w:sz w:val="18"/>
          <w:szCs w:val="18"/>
          <w:lang w:val="en-US"/>
        </w:rPr>
        <w:t>okAction</w:t>
      </w:r>
      <w:proofErr w:type="spellEnd"/>
      <w:r w:rsidRPr="00062F1D">
        <w:rPr>
          <w:rFonts w:ascii="Menlo" w:hAnsi="Menlo" w:cs="Menlo"/>
          <w:sz w:val="18"/>
          <w:szCs w:val="18"/>
          <w:lang w:val="en-US"/>
        </w:rPr>
        <w:t>)</w:t>
      </w:r>
    </w:p>
    <w:p w14:paraId="65341EA5"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proofErr w:type="gramStart"/>
      <w:r w:rsidRPr="00062F1D">
        <w:rPr>
          <w:rFonts w:ascii="Menlo" w:hAnsi="Menlo" w:cs="Menlo"/>
          <w:sz w:val="18"/>
          <w:szCs w:val="18"/>
          <w:lang w:val="en-US"/>
        </w:rPr>
        <w:t>present(</w:t>
      </w:r>
      <w:proofErr w:type="gramEnd"/>
      <w:r w:rsidRPr="00062F1D">
        <w:rPr>
          <w:rFonts w:ascii="Menlo" w:hAnsi="Menlo" w:cs="Menlo"/>
          <w:sz w:val="18"/>
          <w:szCs w:val="18"/>
          <w:lang w:val="en-US"/>
        </w:rPr>
        <w:t xml:space="preserve">alert, animated: </w:t>
      </w:r>
      <w:r w:rsidRPr="00062F1D">
        <w:rPr>
          <w:rFonts w:ascii="Menlo" w:hAnsi="Menlo" w:cs="Menlo"/>
          <w:color w:val="AA0D91"/>
          <w:sz w:val="18"/>
          <w:szCs w:val="18"/>
          <w:lang w:val="en-US"/>
        </w:rPr>
        <w:t>true</w:t>
      </w:r>
      <w:r w:rsidRPr="00062F1D">
        <w:rPr>
          <w:rFonts w:ascii="Menlo" w:hAnsi="Menlo" w:cs="Menlo"/>
          <w:sz w:val="18"/>
          <w:szCs w:val="18"/>
          <w:lang w:val="en-US"/>
        </w:rPr>
        <w:t xml:space="preserve">, completion: </w:t>
      </w:r>
      <w:r w:rsidRPr="00062F1D">
        <w:rPr>
          <w:rFonts w:ascii="Menlo" w:hAnsi="Menlo" w:cs="Menlo"/>
          <w:color w:val="AA0D91"/>
          <w:sz w:val="18"/>
          <w:szCs w:val="18"/>
          <w:lang w:val="en-US"/>
        </w:rPr>
        <w:t>nil</w:t>
      </w:r>
      <w:r w:rsidRPr="00062F1D">
        <w:rPr>
          <w:rFonts w:ascii="Menlo" w:hAnsi="Menlo" w:cs="Menlo"/>
          <w:sz w:val="18"/>
          <w:szCs w:val="18"/>
          <w:lang w:val="en-US"/>
        </w:rPr>
        <w:t>)</w:t>
      </w:r>
    </w:p>
    <w:p w14:paraId="1B88859F"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p>
    <w:p w14:paraId="5F7AEAE5"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lang w:val="en-US"/>
        </w:rPr>
        <w:t xml:space="preserve">        </w:t>
      </w:r>
      <w:proofErr w:type="spellStart"/>
      <w:proofErr w:type="gramStart"/>
      <w:r w:rsidRPr="00062F1D">
        <w:rPr>
          <w:rFonts w:ascii="Menlo" w:hAnsi="Menlo" w:cs="Menlo"/>
          <w:color w:val="AA0D91"/>
          <w:sz w:val="18"/>
          <w:szCs w:val="18"/>
        </w:rPr>
        <w:t>return</w:t>
      </w:r>
      <w:proofErr w:type="spellEnd"/>
      <w:proofErr w:type="gramEnd"/>
      <w:r w:rsidRPr="00062F1D">
        <w:rPr>
          <w:rFonts w:ascii="Menlo" w:hAnsi="Menlo" w:cs="Menlo"/>
          <w:sz w:val="18"/>
          <w:szCs w:val="18"/>
        </w:rPr>
        <w:t xml:space="preserve"> </w:t>
      </w:r>
      <w:r w:rsidRPr="00062F1D">
        <w:rPr>
          <w:rFonts w:ascii="Menlo" w:hAnsi="Menlo" w:cs="Menlo"/>
          <w:color w:val="AA0D91"/>
          <w:sz w:val="18"/>
          <w:szCs w:val="18"/>
        </w:rPr>
        <w:t>false</w:t>
      </w:r>
    </w:p>
    <w:p w14:paraId="09922DA2"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47ED5C8B"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78041F47" w14:textId="77777777" w:rsidR="006E4FF2" w:rsidRPr="00062F1D" w:rsidRDefault="006E4FF2"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roofErr w:type="spellStart"/>
      <w:proofErr w:type="gramStart"/>
      <w:r w:rsidRPr="00062F1D">
        <w:rPr>
          <w:rFonts w:ascii="Menlo" w:hAnsi="Menlo" w:cs="Menlo"/>
          <w:color w:val="AA0D91"/>
          <w:sz w:val="18"/>
          <w:szCs w:val="18"/>
        </w:rPr>
        <w:t>return</w:t>
      </w:r>
      <w:proofErr w:type="spellEnd"/>
      <w:proofErr w:type="gramEnd"/>
      <w:r w:rsidRPr="00062F1D">
        <w:rPr>
          <w:rFonts w:ascii="Menlo" w:hAnsi="Menlo" w:cs="Menlo"/>
          <w:sz w:val="18"/>
          <w:szCs w:val="18"/>
        </w:rPr>
        <w:t xml:space="preserve"> </w:t>
      </w:r>
      <w:proofErr w:type="spellStart"/>
      <w:r w:rsidRPr="00062F1D">
        <w:rPr>
          <w:rFonts w:ascii="Menlo" w:hAnsi="Menlo" w:cs="Menlo"/>
          <w:color w:val="AA0D91"/>
          <w:sz w:val="18"/>
          <w:szCs w:val="18"/>
        </w:rPr>
        <w:t>true</w:t>
      </w:r>
      <w:proofErr w:type="spellEnd"/>
    </w:p>
    <w:p w14:paraId="6A4EB9E8" w14:textId="5130DE61" w:rsidR="00650206" w:rsidRPr="00062F1D" w:rsidRDefault="006E4FF2" w:rsidP="00062F1D">
      <w:pPr>
        <w:ind w:left="1134"/>
        <w:rPr>
          <w:sz w:val="18"/>
          <w:szCs w:val="18"/>
        </w:rPr>
      </w:pPr>
      <w:r w:rsidRPr="00062F1D">
        <w:rPr>
          <w:rFonts w:ascii="Menlo" w:hAnsi="Menlo" w:cs="Menlo"/>
          <w:sz w:val="18"/>
          <w:szCs w:val="18"/>
        </w:rPr>
        <w:t>}</w:t>
      </w:r>
    </w:p>
    <w:p w14:paraId="1F194A50" w14:textId="77777777" w:rsidR="00352129" w:rsidRDefault="00352129" w:rsidP="00062F1D"/>
    <w:p w14:paraId="5EC852D9" w14:textId="461F3A5B" w:rsidR="006E4FF2" w:rsidRDefault="00650206" w:rsidP="00062F1D">
      <w:pPr>
        <w:ind w:left="1134"/>
      </w:pPr>
      <w:r>
        <w:t xml:space="preserve">DICA: Vamos precisar desta validação no método de </w:t>
      </w:r>
      <w:proofErr w:type="spellStart"/>
      <w:r>
        <w:t>Login</w:t>
      </w:r>
      <w:proofErr w:type="spellEnd"/>
      <w:r>
        <w:t>, então separamos em um método.</w:t>
      </w:r>
      <w:r w:rsidR="006E4FF2">
        <w:t xml:space="preserve"> Este método mostra um </w:t>
      </w:r>
      <w:proofErr w:type="spellStart"/>
      <w:r w:rsidR="006E4FF2">
        <w:t>Alert</w:t>
      </w:r>
      <w:proofErr w:type="spellEnd"/>
      <w:r w:rsidR="006E4FF2">
        <w:t xml:space="preserve"> quando os campos se mostram inválidos (vazios)</w:t>
      </w:r>
    </w:p>
    <w:p w14:paraId="35487A33" w14:textId="5A1AEE4B" w:rsidR="00D72E00" w:rsidRDefault="006E4FF2" w:rsidP="00062F1D">
      <w:pPr>
        <w:pStyle w:val="PargrafodaLista"/>
        <w:numPr>
          <w:ilvl w:val="0"/>
          <w:numId w:val="53"/>
        </w:numPr>
        <w:jc w:val="left"/>
      </w:pPr>
      <w:r>
        <w:t xml:space="preserve">No método </w:t>
      </w:r>
      <w:proofErr w:type="spellStart"/>
      <w:proofErr w:type="gramStart"/>
      <w:r>
        <w:rPr>
          <w:b/>
        </w:rPr>
        <w:t>registerTouchUpInside</w:t>
      </w:r>
      <w:proofErr w:type="spellEnd"/>
      <w:r>
        <w:rPr>
          <w:b/>
        </w:rPr>
        <w:t>(</w:t>
      </w:r>
      <w:proofErr w:type="gramEnd"/>
      <w:r>
        <w:rPr>
          <w:b/>
        </w:rPr>
        <w:t xml:space="preserve">) </w:t>
      </w:r>
      <w:r>
        <w:t>faça uso do método de validação:</w:t>
      </w:r>
    </w:p>
    <w:p w14:paraId="0D0B322A"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color w:val="AA0D91"/>
          <w:sz w:val="18"/>
          <w:szCs w:val="18"/>
          <w:lang w:val="en-US"/>
        </w:rPr>
        <w:t>@</w:t>
      </w:r>
      <w:proofErr w:type="spellStart"/>
      <w:r w:rsidRPr="00062F1D">
        <w:rPr>
          <w:rFonts w:ascii="Menlo" w:hAnsi="Menlo" w:cs="Menlo"/>
          <w:color w:val="AA0D91"/>
          <w:sz w:val="18"/>
          <w:szCs w:val="18"/>
          <w:lang w:val="en-US"/>
        </w:rPr>
        <w:t>IBAction</w:t>
      </w:r>
      <w:proofErr w:type="spellEnd"/>
      <w:r w:rsidRPr="00062F1D">
        <w:rPr>
          <w:rFonts w:ascii="Menlo" w:hAnsi="Menlo" w:cs="Menlo"/>
          <w:sz w:val="18"/>
          <w:szCs w:val="18"/>
          <w:lang w:val="en-US"/>
        </w:rPr>
        <w:t xml:space="preserve"> </w:t>
      </w:r>
      <w:proofErr w:type="spellStart"/>
      <w:r w:rsidRPr="00062F1D">
        <w:rPr>
          <w:rFonts w:ascii="Menlo" w:hAnsi="Menlo" w:cs="Menlo"/>
          <w:color w:val="AA0D91"/>
          <w:sz w:val="18"/>
          <w:szCs w:val="18"/>
          <w:lang w:val="en-US"/>
        </w:rPr>
        <w:t>func</w:t>
      </w:r>
      <w:proofErr w:type="spellEnd"/>
      <w:r w:rsidRPr="00062F1D">
        <w:rPr>
          <w:rFonts w:ascii="Menlo" w:hAnsi="Menlo" w:cs="Menlo"/>
          <w:sz w:val="18"/>
          <w:szCs w:val="18"/>
          <w:lang w:val="en-US"/>
        </w:rPr>
        <w:t xml:space="preserve"> </w:t>
      </w:r>
      <w:proofErr w:type="spellStart"/>
      <w:proofErr w:type="gramStart"/>
      <w:r w:rsidRPr="00062F1D">
        <w:rPr>
          <w:rFonts w:ascii="Menlo" w:hAnsi="Menlo" w:cs="Menlo"/>
          <w:sz w:val="18"/>
          <w:szCs w:val="18"/>
          <w:lang w:val="en-US"/>
        </w:rPr>
        <w:t>registerButtonTouchUpInside</w:t>
      </w:r>
      <w:proofErr w:type="spellEnd"/>
      <w:r w:rsidRPr="00062F1D">
        <w:rPr>
          <w:rFonts w:ascii="Menlo" w:hAnsi="Menlo" w:cs="Menlo"/>
          <w:sz w:val="18"/>
          <w:szCs w:val="18"/>
          <w:lang w:val="en-US"/>
        </w:rPr>
        <w:t>(</w:t>
      </w:r>
      <w:proofErr w:type="gramEnd"/>
      <w:r w:rsidRPr="00062F1D">
        <w:rPr>
          <w:rFonts w:ascii="Menlo" w:hAnsi="Menlo" w:cs="Menlo"/>
          <w:color w:val="AA0D91"/>
          <w:sz w:val="18"/>
          <w:szCs w:val="18"/>
          <w:lang w:val="en-US"/>
        </w:rPr>
        <w:t>_</w:t>
      </w:r>
      <w:r w:rsidRPr="00062F1D">
        <w:rPr>
          <w:rFonts w:ascii="Menlo" w:hAnsi="Menlo" w:cs="Menlo"/>
          <w:sz w:val="18"/>
          <w:szCs w:val="18"/>
          <w:lang w:val="en-US"/>
        </w:rPr>
        <w:t xml:space="preserve"> sender: </w:t>
      </w:r>
      <w:proofErr w:type="spellStart"/>
      <w:r w:rsidRPr="00062F1D">
        <w:rPr>
          <w:rFonts w:ascii="Menlo" w:hAnsi="Menlo" w:cs="Menlo"/>
          <w:color w:val="5C2699"/>
          <w:sz w:val="18"/>
          <w:szCs w:val="18"/>
          <w:lang w:val="en-US"/>
        </w:rPr>
        <w:t>UIButton</w:t>
      </w:r>
      <w:proofErr w:type="spellEnd"/>
      <w:r w:rsidRPr="00062F1D">
        <w:rPr>
          <w:rFonts w:ascii="Menlo" w:hAnsi="Menlo" w:cs="Menlo"/>
          <w:sz w:val="18"/>
          <w:szCs w:val="18"/>
          <w:lang w:val="en-US"/>
        </w:rPr>
        <w:t>) {</w:t>
      </w:r>
    </w:p>
    <w:p w14:paraId="01902AD6"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proofErr w:type="spellStart"/>
      <w:proofErr w:type="gramStart"/>
      <w:r w:rsidRPr="00062F1D">
        <w:rPr>
          <w:rFonts w:ascii="Menlo" w:hAnsi="Menlo" w:cs="Menlo"/>
          <w:sz w:val="18"/>
          <w:szCs w:val="18"/>
          <w:lang w:val="en-US"/>
        </w:rPr>
        <w:t>isValid</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w:t>
      </w:r>
    </w:p>
    <w:p w14:paraId="12C8025A"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color w:val="007400"/>
          <w:sz w:val="18"/>
          <w:szCs w:val="18"/>
        </w:rPr>
      </w:pPr>
      <w:r w:rsidRPr="00062F1D">
        <w:rPr>
          <w:rFonts w:ascii="Menlo" w:hAnsi="Menlo" w:cs="Menlo"/>
          <w:sz w:val="18"/>
          <w:szCs w:val="18"/>
          <w:lang w:val="en-US"/>
        </w:rPr>
        <w:t xml:space="preserve">        </w:t>
      </w:r>
      <w:r w:rsidRPr="00062F1D">
        <w:rPr>
          <w:rFonts w:ascii="Menlo" w:hAnsi="Menlo" w:cs="Menlo"/>
          <w:color w:val="007400"/>
          <w:sz w:val="18"/>
          <w:szCs w:val="18"/>
        </w:rPr>
        <w:t>// ...</w:t>
      </w:r>
    </w:p>
    <w:p w14:paraId="1E0EE96D"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2BADF130" w14:textId="3D1DB874" w:rsidR="00215E70" w:rsidRPr="00062F1D" w:rsidRDefault="00215E70" w:rsidP="00062F1D">
      <w:pPr>
        <w:ind w:left="1134"/>
        <w:jc w:val="left"/>
        <w:rPr>
          <w:sz w:val="18"/>
          <w:szCs w:val="18"/>
        </w:rPr>
      </w:pPr>
      <w:r w:rsidRPr="00062F1D">
        <w:rPr>
          <w:rFonts w:ascii="Menlo" w:hAnsi="Menlo" w:cs="Menlo"/>
          <w:sz w:val="18"/>
          <w:szCs w:val="18"/>
        </w:rPr>
        <w:t>}</w:t>
      </w:r>
    </w:p>
    <w:p w14:paraId="7E66E57E" w14:textId="77777777" w:rsidR="006E4FF2" w:rsidRDefault="006E4FF2" w:rsidP="006E4FF2">
      <w:pPr>
        <w:pStyle w:val="PargrafodaLista"/>
        <w:numPr>
          <w:ilvl w:val="0"/>
          <w:numId w:val="53"/>
        </w:numPr>
        <w:jc w:val="left"/>
      </w:pPr>
      <w:r>
        <w:t xml:space="preserve">Agora basta chamarmos o serviço do </w:t>
      </w:r>
      <w:proofErr w:type="spellStart"/>
      <w:r>
        <w:t>Firebase</w:t>
      </w:r>
      <w:proofErr w:type="spellEnd"/>
      <w:r>
        <w:t xml:space="preserve"> para cadastrarmos um novo usuário no </w:t>
      </w:r>
      <w:proofErr w:type="spellStart"/>
      <w:r>
        <w:t>backend</w:t>
      </w:r>
      <w:proofErr w:type="spellEnd"/>
      <w:r>
        <w:t>:</w:t>
      </w:r>
    </w:p>
    <w:p w14:paraId="5B149834"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color w:val="AA0D91"/>
          <w:sz w:val="18"/>
          <w:szCs w:val="18"/>
          <w:lang w:val="en-US"/>
        </w:rPr>
        <w:t>@</w:t>
      </w:r>
      <w:proofErr w:type="spellStart"/>
      <w:r w:rsidRPr="00062F1D">
        <w:rPr>
          <w:rFonts w:ascii="Menlo" w:hAnsi="Menlo" w:cs="Menlo"/>
          <w:color w:val="AA0D91"/>
          <w:sz w:val="18"/>
          <w:szCs w:val="18"/>
          <w:lang w:val="en-US"/>
        </w:rPr>
        <w:t>IBAction</w:t>
      </w:r>
      <w:proofErr w:type="spellEnd"/>
      <w:r w:rsidRPr="00062F1D">
        <w:rPr>
          <w:rFonts w:ascii="Menlo" w:hAnsi="Menlo" w:cs="Menlo"/>
          <w:sz w:val="18"/>
          <w:szCs w:val="18"/>
          <w:lang w:val="en-US"/>
        </w:rPr>
        <w:t xml:space="preserve"> </w:t>
      </w:r>
      <w:proofErr w:type="spellStart"/>
      <w:r w:rsidRPr="00062F1D">
        <w:rPr>
          <w:rFonts w:ascii="Menlo" w:hAnsi="Menlo" w:cs="Menlo"/>
          <w:color w:val="AA0D91"/>
          <w:sz w:val="18"/>
          <w:szCs w:val="18"/>
          <w:lang w:val="en-US"/>
        </w:rPr>
        <w:t>func</w:t>
      </w:r>
      <w:proofErr w:type="spellEnd"/>
      <w:r w:rsidRPr="00062F1D">
        <w:rPr>
          <w:rFonts w:ascii="Menlo" w:hAnsi="Menlo" w:cs="Menlo"/>
          <w:sz w:val="18"/>
          <w:szCs w:val="18"/>
          <w:lang w:val="en-US"/>
        </w:rPr>
        <w:t xml:space="preserve"> </w:t>
      </w:r>
      <w:proofErr w:type="spellStart"/>
      <w:proofErr w:type="gramStart"/>
      <w:r w:rsidRPr="00062F1D">
        <w:rPr>
          <w:rFonts w:ascii="Menlo" w:hAnsi="Menlo" w:cs="Menlo"/>
          <w:sz w:val="18"/>
          <w:szCs w:val="18"/>
          <w:lang w:val="en-US"/>
        </w:rPr>
        <w:t>registerButtonTouchUpInside</w:t>
      </w:r>
      <w:proofErr w:type="spellEnd"/>
      <w:r w:rsidRPr="00062F1D">
        <w:rPr>
          <w:rFonts w:ascii="Menlo" w:hAnsi="Menlo" w:cs="Menlo"/>
          <w:sz w:val="18"/>
          <w:szCs w:val="18"/>
          <w:lang w:val="en-US"/>
        </w:rPr>
        <w:t>(</w:t>
      </w:r>
      <w:proofErr w:type="gramEnd"/>
      <w:r w:rsidRPr="00062F1D">
        <w:rPr>
          <w:rFonts w:ascii="Menlo" w:hAnsi="Menlo" w:cs="Menlo"/>
          <w:color w:val="AA0D91"/>
          <w:sz w:val="18"/>
          <w:szCs w:val="18"/>
          <w:lang w:val="en-US"/>
        </w:rPr>
        <w:t>_</w:t>
      </w:r>
      <w:r w:rsidRPr="00062F1D">
        <w:rPr>
          <w:rFonts w:ascii="Menlo" w:hAnsi="Menlo" w:cs="Menlo"/>
          <w:sz w:val="18"/>
          <w:szCs w:val="18"/>
          <w:lang w:val="en-US"/>
        </w:rPr>
        <w:t xml:space="preserve"> sender: </w:t>
      </w:r>
      <w:proofErr w:type="spellStart"/>
      <w:r w:rsidRPr="00062F1D">
        <w:rPr>
          <w:rFonts w:ascii="Menlo" w:hAnsi="Menlo" w:cs="Menlo"/>
          <w:color w:val="5C2699"/>
          <w:sz w:val="18"/>
          <w:szCs w:val="18"/>
          <w:lang w:val="en-US"/>
        </w:rPr>
        <w:t>UIButton</w:t>
      </w:r>
      <w:proofErr w:type="spellEnd"/>
      <w:r w:rsidRPr="00062F1D">
        <w:rPr>
          <w:rFonts w:ascii="Menlo" w:hAnsi="Menlo" w:cs="Menlo"/>
          <w:sz w:val="18"/>
          <w:szCs w:val="18"/>
          <w:lang w:val="en-US"/>
        </w:rPr>
        <w:t>) {</w:t>
      </w:r>
    </w:p>
    <w:p w14:paraId="401FDB15"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proofErr w:type="spellStart"/>
      <w:proofErr w:type="gramStart"/>
      <w:r w:rsidRPr="00062F1D">
        <w:rPr>
          <w:rFonts w:ascii="Menlo" w:hAnsi="Menlo" w:cs="Menlo"/>
          <w:color w:val="26474B"/>
          <w:sz w:val="18"/>
          <w:szCs w:val="18"/>
          <w:lang w:val="en-US"/>
        </w:rPr>
        <w:t>isValid</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w:t>
      </w:r>
    </w:p>
    <w:p w14:paraId="21248674"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lang w:val="en-US"/>
        </w:rPr>
        <w:t xml:space="preserve">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26474B"/>
          <w:sz w:val="18"/>
          <w:szCs w:val="18"/>
          <w:lang w:val="en-US"/>
        </w:rPr>
        <w:t>createUser</w:t>
      </w:r>
      <w:proofErr w:type="spellEnd"/>
      <w:r w:rsidRPr="00062F1D">
        <w:rPr>
          <w:rFonts w:ascii="Menlo" w:hAnsi="Menlo" w:cs="Menlo"/>
          <w:sz w:val="18"/>
          <w:szCs w:val="18"/>
          <w:lang w:val="en-US"/>
        </w:rPr>
        <w:t>(</w:t>
      </w:r>
      <w:proofErr w:type="spellStart"/>
      <w:r w:rsidRPr="00062F1D">
        <w:rPr>
          <w:rFonts w:ascii="Menlo" w:hAnsi="Menlo" w:cs="Menlo"/>
          <w:sz w:val="18"/>
          <w:szCs w:val="18"/>
          <w:lang w:val="en-US"/>
        </w:rPr>
        <w:t>withEmail</w:t>
      </w:r>
      <w:proofErr w:type="spellEnd"/>
      <w:r w:rsidRPr="00062F1D">
        <w:rPr>
          <w:rFonts w:ascii="Menlo" w:hAnsi="Menlo" w:cs="Menlo"/>
          <w:sz w:val="18"/>
          <w:szCs w:val="18"/>
          <w:lang w:val="en-US"/>
        </w:rPr>
        <w:t xml:space="preserve">: </w:t>
      </w:r>
      <w:proofErr w:type="spellStart"/>
      <w:r w:rsidRPr="00062F1D">
        <w:rPr>
          <w:rFonts w:ascii="Menlo" w:hAnsi="Menlo" w:cs="Menlo"/>
          <w:color w:val="3F6E74"/>
          <w:sz w:val="18"/>
          <w:szCs w:val="18"/>
          <w:lang w:val="en-US"/>
        </w:rPr>
        <w:t>emailTextField</w:t>
      </w:r>
      <w:r w:rsidRPr="00062F1D">
        <w:rPr>
          <w:rFonts w:ascii="Menlo" w:hAnsi="Menlo" w:cs="Menlo"/>
          <w:sz w:val="18"/>
          <w:szCs w:val="18"/>
          <w:lang w:val="en-US"/>
        </w:rPr>
        <w:t>.</w:t>
      </w:r>
      <w:r w:rsidRPr="00062F1D">
        <w:rPr>
          <w:rFonts w:ascii="Menlo" w:hAnsi="Menlo" w:cs="Menlo"/>
          <w:color w:val="5C2699"/>
          <w:sz w:val="18"/>
          <w:szCs w:val="18"/>
          <w:lang w:val="en-US"/>
        </w:rPr>
        <w:t>text</w:t>
      </w:r>
      <w:proofErr w:type="spellEnd"/>
      <w:r w:rsidRPr="00062F1D">
        <w:rPr>
          <w:rFonts w:ascii="Menlo" w:hAnsi="Menlo" w:cs="Menlo"/>
          <w:sz w:val="18"/>
          <w:szCs w:val="18"/>
          <w:lang w:val="en-US"/>
        </w:rPr>
        <w:t xml:space="preserve">!, password: </w:t>
      </w:r>
      <w:proofErr w:type="spellStart"/>
      <w:r w:rsidRPr="00062F1D">
        <w:rPr>
          <w:rFonts w:ascii="Menlo" w:hAnsi="Menlo" w:cs="Menlo"/>
          <w:color w:val="3F6E74"/>
          <w:sz w:val="18"/>
          <w:szCs w:val="18"/>
          <w:lang w:val="en-US"/>
        </w:rPr>
        <w:t>passwordTextField</w:t>
      </w:r>
      <w:r w:rsidRPr="00062F1D">
        <w:rPr>
          <w:rFonts w:ascii="Menlo" w:hAnsi="Menlo" w:cs="Menlo"/>
          <w:sz w:val="18"/>
          <w:szCs w:val="18"/>
          <w:lang w:val="en-US"/>
        </w:rPr>
        <w:t>.</w:t>
      </w:r>
      <w:r w:rsidRPr="00062F1D">
        <w:rPr>
          <w:rFonts w:ascii="Menlo" w:hAnsi="Menlo" w:cs="Menlo"/>
          <w:color w:val="5C2699"/>
          <w:sz w:val="18"/>
          <w:szCs w:val="18"/>
          <w:lang w:val="en-US"/>
        </w:rPr>
        <w:t>text</w:t>
      </w:r>
      <w:proofErr w:type="spellEnd"/>
      <w:r w:rsidRPr="00062F1D">
        <w:rPr>
          <w:rFonts w:ascii="Menlo" w:hAnsi="Menlo" w:cs="Menlo"/>
          <w:sz w:val="18"/>
          <w:szCs w:val="18"/>
          <w:lang w:val="en-US"/>
        </w:rPr>
        <w:t xml:space="preserve">!) </w:t>
      </w:r>
      <w:proofErr w:type="gramStart"/>
      <w:r w:rsidRPr="00062F1D">
        <w:rPr>
          <w:rFonts w:ascii="Menlo" w:hAnsi="Menlo" w:cs="Menlo"/>
          <w:sz w:val="18"/>
          <w:szCs w:val="18"/>
        </w:rPr>
        <w:t>{ (</w:t>
      </w:r>
      <w:proofErr w:type="spellStart"/>
      <w:proofErr w:type="gramEnd"/>
      <w:r w:rsidRPr="00062F1D">
        <w:rPr>
          <w:rFonts w:ascii="Menlo" w:hAnsi="Menlo" w:cs="Menlo"/>
          <w:sz w:val="18"/>
          <w:szCs w:val="18"/>
        </w:rPr>
        <w:t>user</w:t>
      </w:r>
      <w:proofErr w:type="spellEnd"/>
      <w:r w:rsidRPr="00062F1D">
        <w:rPr>
          <w:rFonts w:ascii="Menlo" w:hAnsi="Menlo" w:cs="Menlo"/>
          <w:sz w:val="18"/>
          <w:szCs w:val="18"/>
        </w:rPr>
        <w:t xml:space="preserve">, </w:t>
      </w:r>
      <w:proofErr w:type="spellStart"/>
      <w:r w:rsidRPr="00062F1D">
        <w:rPr>
          <w:rFonts w:ascii="Menlo" w:hAnsi="Menlo" w:cs="Menlo"/>
          <w:sz w:val="18"/>
          <w:szCs w:val="18"/>
        </w:rPr>
        <w:t>error</w:t>
      </w:r>
      <w:proofErr w:type="spellEnd"/>
      <w:r w:rsidRPr="00062F1D">
        <w:rPr>
          <w:rFonts w:ascii="Menlo" w:hAnsi="Menlo" w:cs="Menlo"/>
          <w:sz w:val="18"/>
          <w:szCs w:val="18"/>
        </w:rPr>
        <w:t xml:space="preserve">) </w:t>
      </w:r>
      <w:r w:rsidRPr="00062F1D">
        <w:rPr>
          <w:rFonts w:ascii="Menlo" w:hAnsi="Menlo" w:cs="Menlo"/>
          <w:color w:val="AA0D91"/>
          <w:sz w:val="18"/>
          <w:szCs w:val="18"/>
        </w:rPr>
        <w:t>in</w:t>
      </w:r>
    </w:p>
    <w:p w14:paraId="1146D11B"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64D0BECA"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roofErr w:type="spellStart"/>
      <w:proofErr w:type="gramStart"/>
      <w:r w:rsidRPr="00062F1D">
        <w:rPr>
          <w:rFonts w:ascii="Menlo" w:hAnsi="Menlo" w:cs="Menlo"/>
          <w:color w:val="AA0D91"/>
          <w:sz w:val="18"/>
          <w:szCs w:val="18"/>
        </w:rPr>
        <w:t>if</w:t>
      </w:r>
      <w:proofErr w:type="spellEnd"/>
      <w:proofErr w:type="gramEnd"/>
      <w:r w:rsidRPr="00062F1D">
        <w:rPr>
          <w:rFonts w:ascii="Menlo" w:hAnsi="Menlo" w:cs="Menlo"/>
          <w:sz w:val="18"/>
          <w:szCs w:val="18"/>
        </w:rPr>
        <w:t xml:space="preserve"> </w:t>
      </w:r>
      <w:proofErr w:type="spellStart"/>
      <w:r w:rsidRPr="00062F1D">
        <w:rPr>
          <w:rFonts w:ascii="Menlo" w:hAnsi="Menlo" w:cs="Menlo"/>
          <w:sz w:val="18"/>
          <w:szCs w:val="18"/>
        </w:rPr>
        <w:t>error</w:t>
      </w:r>
      <w:proofErr w:type="spellEnd"/>
      <w:r w:rsidRPr="00062F1D">
        <w:rPr>
          <w:rFonts w:ascii="Menlo" w:hAnsi="Menlo" w:cs="Menlo"/>
          <w:sz w:val="18"/>
          <w:szCs w:val="18"/>
        </w:rPr>
        <w:t xml:space="preserve"> != </w:t>
      </w:r>
      <w:proofErr w:type="spellStart"/>
      <w:r w:rsidRPr="00062F1D">
        <w:rPr>
          <w:rFonts w:ascii="Menlo" w:hAnsi="Menlo" w:cs="Menlo"/>
          <w:color w:val="AA0D91"/>
          <w:sz w:val="18"/>
          <w:szCs w:val="18"/>
        </w:rPr>
        <w:t>nil</w:t>
      </w:r>
      <w:proofErr w:type="spellEnd"/>
      <w:r w:rsidRPr="00062F1D">
        <w:rPr>
          <w:rFonts w:ascii="Menlo" w:hAnsi="Menlo" w:cs="Menlo"/>
          <w:sz w:val="18"/>
          <w:szCs w:val="18"/>
        </w:rPr>
        <w:t xml:space="preserve"> {</w:t>
      </w:r>
    </w:p>
    <w:p w14:paraId="37343E40"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color w:val="007400"/>
          <w:sz w:val="18"/>
          <w:szCs w:val="18"/>
        </w:rPr>
      </w:pPr>
      <w:r w:rsidRPr="00062F1D">
        <w:rPr>
          <w:rFonts w:ascii="Menlo" w:hAnsi="Menlo" w:cs="Menlo"/>
          <w:sz w:val="18"/>
          <w:szCs w:val="18"/>
        </w:rPr>
        <w:t xml:space="preserve">                    </w:t>
      </w:r>
      <w:r w:rsidRPr="00062F1D">
        <w:rPr>
          <w:rFonts w:ascii="Menlo" w:hAnsi="Menlo" w:cs="Menlo"/>
          <w:color w:val="007400"/>
          <w:sz w:val="18"/>
          <w:szCs w:val="18"/>
        </w:rPr>
        <w:t>// Tratamento do erro</w:t>
      </w:r>
    </w:p>
    <w:p w14:paraId="6A44E22F"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roofErr w:type="gramStart"/>
      <w:r w:rsidRPr="00062F1D">
        <w:rPr>
          <w:rFonts w:ascii="Menlo" w:hAnsi="Menlo" w:cs="Menlo"/>
          <w:sz w:val="18"/>
          <w:szCs w:val="18"/>
        </w:rPr>
        <w:t>}</w:t>
      </w:r>
      <w:proofErr w:type="spellStart"/>
      <w:r w:rsidRPr="00062F1D">
        <w:rPr>
          <w:rFonts w:ascii="Menlo" w:hAnsi="Menlo" w:cs="Menlo"/>
          <w:color w:val="AA0D91"/>
          <w:sz w:val="18"/>
          <w:szCs w:val="18"/>
        </w:rPr>
        <w:t>else</w:t>
      </w:r>
      <w:proofErr w:type="spellEnd"/>
      <w:proofErr w:type="gramEnd"/>
      <w:r w:rsidRPr="00062F1D">
        <w:rPr>
          <w:rFonts w:ascii="Menlo" w:hAnsi="Menlo" w:cs="Menlo"/>
          <w:sz w:val="18"/>
          <w:szCs w:val="18"/>
        </w:rPr>
        <w:t>{</w:t>
      </w:r>
    </w:p>
    <w:p w14:paraId="6FA6031B"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roofErr w:type="spellStart"/>
      <w:proofErr w:type="gramStart"/>
      <w:r w:rsidRPr="00062F1D">
        <w:rPr>
          <w:rFonts w:ascii="Menlo" w:hAnsi="Menlo" w:cs="Menlo"/>
          <w:color w:val="AA0D91"/>
          <w:sz w:val="18"/>
          <w:szCs w:val="18"/>
        </w:rPr>
        <w:t>let</w:t>
      </w:r>
      <w:proofErr w:type="spellEnd"/>
      <w:proofErr w:type="gramEnd"/>
      <w:r w:rsidRPr="00062F1D">
        <w:rPr>
          <w:rFonts w:ascii="Menlo" w:hAnsi="Menlo" w:cs="Menlo"/>
          <w:sz w:val="18"/>
          <w:szCs w:val="18"/>
        </w:rPr>
        <w:t xml:space="preserve"> </w:t>
      </w:r>
      <w:proofErr w:type="spellStart"/>
      <w:r w:rsidRPr="00062F1D">
        <w:rPr>
          <w:rFonts w:ascii="Menlo" w:hAnsi="Menlo" w:cs="Menlo"/>
          <w:sz w:val="18"/>
          <w:szCs w:val="18"/>
        </w:rPr>
        <w:t>alert</w:t>
      </w:r>
      <w:proofErr w:type="spellEnd"/>
      <w:r w:rsidRPr="00062F1D">
        <w:rPr>
          <w:rFonts w:ascii="Menlo" w:hAnsi="Menlo" w:cs="Menlo"/>
          <w:sz w:val="18"/>
          <w:szCs w:val="18"/>
        </w:rPr>
        <w:t xml:space="preserve"> = </w:t>
      </w:r>
      <w:proofErr w:type="spellStart"/>
      <w:r w:rsidRPr="00062F1D">
        <w:rPr>
          <w:rFonts w:ascii="Menlo" w:hAnsi="Menlo" w:cs="Menlo"/>
          <w:color w:val="5C2699"/>
          <w:sz w:val="18"/>
          <w:szCs w:val="18"/>
        </w:rPr>
        <w:t>UIAlertController</w:t>
      </w:r>
      <w:proofErr w:type="spellEnd"/>
      <w:r w:rsidRPr="00062F1D">
        <w:rPr>
          <w:rFonts w:ascii="Menlo" w:hAnsi="Menlo" w:cs="Menlo"/>
          <w:sz w:val="18"/>
          <w:szCs w:val="18"/>
        </w:rPr>
        <w:t>(</w:t>
      </w:r>
      <w:proofErr w:type="spellStart"/>
      <w:r w:rsidRPr="00062F1D">
        <w:rPr>
          <w:rFonts w:ascii="Menlo" w:hAnsi="Menlo" w:cs="Menlo"/>
          <w:sz w:val="18"/>
          <w:szCs w:val="18"/>
        </w:rPr>
        <w:t>title</w:t>
      </w:r>
      <w:proofErr w:type="spellEnd"/>
      <w:r w:rsidRPr="00062F1D">
        <w:rPr>
          <w:rFonts w:ascii="Menlo" w:hAnsi="Menlo" w:cs="Menlo"/>
          <w:sz w:val="18"/>
          <w:szCs w:val="18"/>
        </w:rPr>
        <w:t xml:space="preserve">: </w:t>
      </w:r>
      <w:r w:rsidRPr="00062F1D">
        <w:rPr>
          <w:rFonts w:ascii="Menlo" w:hAnsi="Menlo" w:cs="Menlo"/>
          <w:color w:val="C41A16"/>
          <w:sz w:val="18"/>
          <w:szCs w:val="18"/>
        </w:rPr>
        <w:t>"Sucesso"</w:t>
      </w:r>
      <w:r w:rsidRPr="00062F1D">
        <w:rPr>
          <w:rFonts w:ascii="Menlo" w:hAnsi="Menlo" w:cs="Menlo"/>
          <w:sz w:val="18"/>
          <w:szCs w:val="18"/>
        </w:rPr>
        <w:t xml:space="preserve">, </w:t>
      </w:r>
      <w:proofErr w:type="spellStart"/>
      <w:r w:rsidRPr="00062F1D">
        <w:rPr>
          <w:rFonts w:ascii="Menlo" w:hAnsi="Menlo" w:cs="Menlo"/>
          <w:sz w:val="18"/>
          <w:szCs w:val="18"/>
        </w:rPr>
        <w:t>message</w:t>
      </w:r>
      <w:proofErr w:type="spellEnd"/>
      <w:r w:rsidRPr="00062F1D">
        <w:rPr>
          <w:rFonts w:ascii="Menlo" w:hAnsi="Menlo" w:cs="Menlo"/>
          <w:sz w:val="18"/>
          <w:szCs w:val="18"/>
        </w:rPr>
        <w:t xml:space="preserve">: </w:t>
      </w:r>
      <w:r w:rsidRPr="00062F1D">
        <w:rPr>
          <w:rFonts w:ascii="Menlo" w:hAnsi="Menlo" w:cs="Menlo"/>
          <w:color w:val="C41A16"/>
          <w:sz w:val="18"/>
          <w:szCs w:val="18"/>
        </w:rPr>
        <w:t>"Você foi cadastrado com sucesso!"</w:t>
      </w:r>
      <w:r w:rsidRPr="00062F1D">
        <w:rPr>
          <w:rFonts w:ascii="Menlo" w:hAnsi="Menlo" w:cs="Menlo"/>
          <w:sz w:val="18"/>
          <w:szCs w:val="18"/>
        </w:rPr>
        <w:t xml:space="preserve">, </w:t>
      </w:r>
      <w:proofErr w:type="spellStart"/>
      <w:r w:rsidRPr="00062F1D">
        <w:rPr>
          <w:rFonts w:ascii="Menlo" w:hAnsi="Menlo" w:cs="Menlo"/>
          <w:sz w:val="18"/>
          <w:szCs w:val="18"/>
        </w:rPr>
        <w:t>preferredStyle</w:t>
      </w:r>
      <w:proofErr w:type="spellEnd"/>
      <w:r w:rsidRPr="00062F1D">
        <w:rPr>
          <w:rFonts w:ascii="Menlo" w:hAnsi="Menlo" w:cs="Menlo"/>
          <w:sz w:val="18"/>
          <w:szCs w:val="18"/>
        </w:rPr>
        <w:t>: .</w:t>
      </w:r>
      <w:proofErr w:type="spellStart"/>
      <w:r w:rsidRPr="00062F1D">
        <w:rPr>
          <w:rFonts w:ascii="Menlo" w:hAnsi="Menlo" w:cs="Menlo"/>
          <w:color w:val="2E0D6E"/>
          <w:sz w:val="18"/>
          <w:szCs w:val="18"/>
        </w:rPr>
        <w:t>alert</w:t>
      </w:r>
      <w:proofErr w:type="spellEnd"/>
      <w:r w:rsidRPr="00062F1D">
        <w:rPr>
          <w:rFonts w:ascii="Menlo" w:hAnsi="Menlo" w:cs="Menlo"/>
          <w:sz w:val="18"/>
          <w:szCs w:val="18"/>
        </w:rPr>
        <w:t>)</w:t>
      </w:r>
    </w:p>
    <w:p w14:paraId="4ED22170"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okAction</w:t>
      </w:r>
      <w:proofErr w:type="spellEnd"/>
      <w:r w:rsidRPr="00062F1D">
        <w:rPr>
          <w:rFonts w:ascii="Menlo" w:hAnsi="Menlo" w:cs="Menlo"/>
          <w:sz w:val="18"/>
          <w:szCs w:val="18"/>
          <w:lang w:val="en-US"/>
        </w:rPr>
        <w:t xml:space="preserve"> = </w:t>
      </w:r>
      <w:proofErr w:type="spellStart"/>
      <w:proofErr w:type="gramStart"/>
      <w:r w:rsidRPr="00062F1D">
        <w:rPr>
          <w:rFonts w:ascii="Menlo" w:hAnsi="Menlo" w:cs="Menlo"/>
          <w:color w:val="5C2699"/>
          <w:sz w:val="18"/>
          <w:szCs w:val="18"/>
          <w:lang w:val="en-US"/>
        </w:rPr>
        <w:t>UIAlertAction</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xml:space="preserve">title: </w:t>
      </w:r>
      <w:r w:rsidRPr="00062F1D">
        <w:rPr>
          <w:rFonts w:ascii="Menlo" w:hAnsi="Menlo" w:cs="Menlo"/>
          <w:color w:val="C41A16"/>
          <w:sz w:val="18"/>
          <w:szCs w:val="18"/>
          <w:lang w:val="en-US"/>
        </w:rPr>
        <w:t>"OK"</w:t>
      </w:r>
      <w:r w:rsidRPr="00062F1D">
        <w:rPr>
          <w:rFonts w:ascii="Menlo" w:hAnsi="Menlo" w:cs="Menlo"/>
          <w:sz w:val="18"/>
          <w:szCs w:val="18"/>
          <w:lang w:val="en-US"/>
        </w:rPr>
        <w:t>, style: .</w:t>
      </w:r>
      <w:r w:rsidRPr="00062F1D">
        <w:rPr>
          <w:rFonts w:ascii="Menlo" w:hAnsi="Menlo" w:cs="Menlo"/>
          <w:color w:val="2E0D6E"/>
          <w:sz w:val="18"/>
          <w:szCs w:val="18"/>
          <w:lang w:val="en-US"/>
        </w:rPr>
        <w:t>default</w:t>
      </w:r>
      <w:r w:rsidRPr="00062F1D">
        <w:rPr>
          <w:rFonts w:ascii="Menlo" w:hAnsi="Menlo" w:cs="Menlo"/>
          <w:sz w:val="18"/>
          <w:szCs w:val="18"/>
          <w:lang w:val="en-US"/>
        </w:rPr>
        <w:t xml:space="preserve">) { </w:t>
      </w:r>
      <w:r w:rsidRPr="00062F1D">
        <w:rPr>
          <w:rFonts w:ascii="Menlo" w:hAnsi="Menlo" w:cs="Menlo"/>
          <w:color w:val="AA0D91"/>
          <w:sz w:val="18"/>
          <w:szCs w:val="18"/>
          <w:lang w:val="en-US"/>
        </w:rPr>
        <w:t>_</w:t>
      </w:r>
      <w:r w:rsidRPr="00062F1D">
        <w:rPr>
          <w:rFonts w:ascii="Menlo" w:hAnsi="Menlo" w:cs="Menlo"/>
          <w:sz w:val="18"/>
          <w:szCs w:val="18"/>
          <w:lang w:val="en-US"/>
        </w:rPr>
        <w:t xml:space="preserve"> </w:t>
      </w:r>
      <w:r w:rsidRPr="00062F1D">
        <w:rPr>
          <w:rFonts w:ascii="Menlo" w:hAnsi="Menlo" w:cs="Menlo"/>
          <w:color w:val="AA0D91"/>
          <w:sz w:val="18"/>
          <w:szCs w:val="18"/>
          <w:lang w:val="en-US"/>
        </w:rPr>
        <w:t>in</w:t>
      </w:r>
    </w:p>
    <w:p w14:paraId="6E599EA0"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proofErr w:type="spellStart"/>
      <w:proofErr w:type="gramStart"/>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performSegue</w:t>
      </w:r>
      <w:proofErr w:type="spellEnd"/>
      <w:proofErr w:type="gramEnd"/>
      <w:r w:rsidRPr="00062F1D">
        <w:rPr>
          <w:rFonts w:ascii="Menlo" w:hAnsi="Menlo" w:cs="Menlo"/>
          <w:sz w:val="18"/>
          <w:szCs w:val="18"/>
          <w:lang w:val="en-US"/>
        </w:rPr>
        <w:t>(</w:t>
      </w:r>
      <w:proofErr w:type="spellStart"/>
      <w:r w:rsidRPr="00062F1D">
        <w:rPr>
          <w:rFonts w:ascii="Menlo" w:hAnsi="Menlo" w:cs="Menlo"/>
          <w:sz w:val="18"/>
          <w:szCs w:val="18"/>
          <w:lang w:val="en-US"/>
        </w:rPr>
        <w:t>withIdentifier</w:t>
      </w:r>
      <w:proofErr w:type="spellEnd"/>
      <w:r w:rsidRPr="00062F1D">
        <w:rPr>
          <w:rFonts w:ascii="Menlo" w:hAnsi="Menlo" w:cs="Menlo"/>
          <w:sz w:val="18"/>
          <w:szCs w:val="18"/>
          <w:lang w:val="en-US"/>
        </w:rPr>
        <w:t xml:space="preserve">: </w:t>
      </w:r>
      <w:r w:rsidRPr="00062F1D">
        <w:rPr>
          <w:rFonts w:ascii="Menlo" w:hAnsi="Menlo" w:cs="Menlo"/>
          <w:color w:val="C41A16"/>
          <w:sz w:val="18"/>
          <w:szCs w:val="18"/>
          <w:lang w:val="en-US"/>
        </w:rPr>
        <w:t>"</w:t>
      </w:r>
      <w:proofErr w:type="spellStart"/>
      <w:r w:rsidRPr="00062F1D">
        <w:rPr>
          <w:rFonts w:ascii="Menlo" w:hAnsi="Menlo" w:cs="Menlo"/>
          <w:color w:val="C41A16"/>
          <w:sz w:val="18"/>
          <w:szCs w:val="18"/>
          <w:lang w:val="en-US"/>
        </w:rPr>
        <w:t>ShowHomeScreenSegue</w:t>
      </w:r>
      <w:proofErr w:type="spellEnd"/>
      <w:r w:rsidRPr="00062F1D">
        <w:rPr>
          <w:rFonts w:ascii="Menlo" w:hAnsi="Menlo" w:cs="Menlo"/>
          <w:color w:val="C41A16"/>
          <w:sz w:val="18"/>
          <w:szCs w:val="18"/>
          <w:lang w:val="en-US"/>
        </w:rPr>
        <w:t>"</w:t>
      </w:r>
      <w:r w:rsidRPr="00062F1D">
        <w:rPr>
          <w:rFonts w:ascii="Menlo" w:hAnsi="Menlo" w:cs="Menlo"/>
          <w:sz w:val="18"/>
          <w:szCs w:val="18"/>
          <w:lang w:val="en-US"/>
        </w:rPr>
        <w:t xml:space="preserve">, sender: </w:t>
      </w:r>
      <w:r w:rsidRPr="00062F1D">
        <w:rPr>
          <w:rFonts w:ascii="Menlo" w:hAnsi="Menlo" w:cs="Menlo"/>
          <w:color w:val="AA0D91"/>
          <w:sz w:val="18"/>
          <w:szCs w:val="18"/>
          <w:lang w:val="en-US"/>
        </w:rPr>
        <w:t>self</w:t>
      </w:r>
      <w:r w:rsidRPr="00062F1D">
        <w:rPr>
          <w:rFonts w:ascii="Menlo" w:hAnsi="Menlo" w:cs="Menlo"/>
          <w:sz w:val="18"/>
          <w:szCs w:val="18"/>
          <w:lang w:val="en-US"/>
        </w:rPr>
        <w:t>)</w:t>
      </w:r>
    </w:p>
    <w:p w14:paraId="7F275143"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Change w:id="641" w:author="Carneiro Pinto da Silva, Fernando" w:date="2017-01-30T11:51:00Z">
            <w:rPr>
              <w:rFonts w:ascii="Menlo" w:hAnsi="Menlo" w:cs="Menlo"/>
              <w:sz w:val="18"/>
              <w:szCs w:val="18"/>
            </w:rPr>
          </w:rPrChange>
        </w:rPr>
      </w:pPr>
      <w:r w:rsidRPr="00062F1D">
        <w:rPr>
          <w:rFonts w:ascii="Menlo" w:hAnsi="Menlo" w:cs="Menlo"/>
          <w:sz w:val="18"/>
          <w:szCs w:val="18"/>
          <w:lang w:val="en-US"/>
        </w:rPr>
        <w:t xml:space="preserve">                    </w:t>
      </w:r>
      <w:r w:rsidRPr="00062F1D">
        <w:rPr>
          <w:rFonts w:ascii="Menlo" w:hAnsi="Menlo" w:cs="Menlo"/>
          <w:sz w:val="18"/>
          <w:szCs w:val="18"/>
          <w:lang w:val="en-US"/>
          <w:rPrChange w:id="642" w:author="Carneiro Pinto da Silva, Fernando" w:date="2017-01-30T11:51:00Z">
            <w:rPr>
              <w:rFonts w:ascii="Menlo" w:hAnsi="Menlo" w:cs="Menlo"/>
              <w:sz w:val="18"/>
              <w:szCs w:val="18"/>
            </w:rPr>
          </w:rPrChange>
        </w:rPr>
        <w:t>}</w:t>
      </w:r>
    </w:p>
    <w:p w14:paraId="22658255"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Change w:id="643" w:author="Carneiro Pinto da Silva, Fernando" w:date="2017-01-30T11:51:00Z">
            <w:rPr>
              <w:rFonts w:ascii="Menlo" w:hAnsi="Menlo" w:cs="Menlo"/>
              <w:sz w:val="18"/>
              <w:szCs w:val="18"/>
            </w:rPr>
          </w:rPrChange>
        </w:rPr>
        <w:t xml:space="preserve">                    </w:t>
      </w:r>
      <w:proofErr w:type="spellStart"/>
      <w:proofErr w:type="gramStart"/>
      <w:r w:rsidRPr="00062F1D">
        <w:rPr>
          <w:rFonts w:ascii="Menlo" w:hAnsi="Menlo" w:cs="Menlo"/>
          <w:sz w:val="18"/>
          <w:szCs w:val="18"/>
          <w:lang w:val="en-US"/>
        </w:rPr>
        <w:t>alert.</w:t>
      </w:r>
      <w:r w:rsidRPr="00062F1D">
        <w:rPr>
          <w:rFonts w:ascii="Menlo" w:hAnsi="Menlo" w:cs="Menlo"/>
          <w:color w:val="2E0D6E"/>
          <w:sz w:val="18"/>
          <w:szCs w:val="18"/>
          <w:lang w:val="en-US"/>
        </w:rPr>
        <w:t>addAction</w:t>
      </w:r>
      <w:proofErr w:type="spellEnd"/>
      <w:proofErr w:type="gramEnd"/>
      <w:r w:rsidRPr="00062F1D">
        <w:rPr>
          <w:rFonts w:ascii="Menlo" w:hAnsi="Menlo" w:cs="Menlo"/>
          <w:sz w:val="18"/>
          <w:szCs w:val="18"/>
          <w:lang w:val="en-US"/>
        </w:rPr>
        <w:t>(</w:t>
      </w:r>
      <w:proofErr w:type="spellStart"/>
      <w:r w:rsidRPr="00062F1D">
        <w:rPr>
          <w:rFonts w:ascii="Menlo" w:hAnsi="Menlo" w:cs="Menlo"/>
          <w:sz w:val="18"/>
          <w:szCs w:val="18"/>
          <w:lang w:val="en-US"/>
        </w:rPr>
        <w:t>okAction</w:t>
      </w:r>
      <w:proofErr w:type="spellEnd"/>
      <w:r w:rsidRPr="00062F1D">
        <w:rPr>
          <w:rFonts w:ascii="Menlo" w:hAnsi="Menlo" w:cs="Menlo"/>
          <w:sz w:val="18"/>
          <w:szCs w:val="18"/>
          <w:lang w:val="en-US"/>
        </w:rPr>
        <w:t>)</w:t>
      </w:r>
    </w:p>
    <w:p w14:paraId="2B45CE9F"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proofErr w:type="spellStart"/>
      <w:proofErr w:type="gramStart"/>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present</w:t>
      </w:r>
      <w:proofErr w:type="spellEnd"/>
      <w:proofErr w:type="gramEnd"/>
      <w:r w:rsidRPr="00062F1D">
        <w:rPr>
          <w:rFonts w:ascii="Menlo" w:hAnsi="Menlo" w:cs="Menlo"/>
          <w:sz w:val="18"/>
          <w:szCs w:val="18"/>
          <w:lang w:val="en-US"/>
        </w:rPr>
        <w:t xml:space="preserve">(alert, animated: </w:t>
      </w:r>
      <w:r w:rsidRPr="00062F1D">
        <w:rPr>
          <w:rFonts w:ascii="Menlo" w:hAnsi="Menlo" w:cs="Menlo"/>
          <w:color w:val="AA0D91"/>
          <w:sz w:val="18"/>
          <w:szCs w:val="18"/>
          <w:lang w:val="en-US"/>
        </w:rPr>
        <w:t>true</w:t>
      </w:r>
      <w:r w:rsidRPr="00062F1D">
        <w:rPr>
          <w:rFonts w:ascii="Menlo" w:hAnsi="Menlo" w:cs="Menlo"/>
          <w:sz w:val="18"/>
          <w:szCs w:val="18"/>
          <w:lang w:val="en-US"/>
        </w:rPr>
        <w:t xml:space="preserve">, completion: </w:t>
      </w:r>
      <w:r w:rsidRPr="00062F1D">
        <w:rPr>
          <w:rFonts w:ascii="Menlo" w:hAnsi="Menlo" w:cs="Menlo"/>
          <w:color w:val="AA0D91"/>
          <w:sz w:val="18"/>
          <w:szCs w:val="18"/>
          <w:lang w:val="en-US"/>
        </w:rPr>
        <w:t>nil</w:t>
      </w:r>
      <w:r w:rsidRPr="00062F1D">
        <w:rPr>
          <w:rFonts w:ascii="Menlo" w:hAnsi="Menlo" w:cs="Menlo"/>
          <w:sz w:val="18"/>
          <w:szCs w:val="18"/>
          <w:lang w:val="en-US"/>
        </w:rPr>
        <w:t>)</w:t>
      </w:r>
    </w:p>
    <w:p w14:paraId="30147823"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sz w:val="18"/>
          <w:szCs w:val="18"/>
        </w:rPr>
        <w:t>}</w:t>
      </w:r>
    </w:p>
    <w:p w14:paraId="1C51B068"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04E94985"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04B62E97"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5C25FDF7" w14:textId="77777777" w:rsidR="00215E70" w:rsidRPr="00062F1D" w:rsidRDefault="00215E70" w:rsidP="00062F1D">
      <w:pPr>
        <w:widowControl w:val="0"/>
        <w:tabs>
          <w:tab w:val="left" w:pos="692"/>
        </w:tabs>
        <w:autoSpaceDE w:val="0"/>
        <w:autoSpaceDN w:val="0"/>
        <w:adjustRightInd w:val="0"/>
        <w:spacing w:after="0"/>
        <w:ind w:left="1134"/>
        <w:jc w:val="left"/>
        <w:rPr>
          <w:rFonts w:ascii="Menlo" w:hAnsi="Menlo" w:cs="Menlo"/>
          <w:sz w:val="18"/>
          <w:szCs w:val="18"/>
        </w:rPr>
      </w:pPr>
      <w:r w:rsidRPr="00062F1D">
        <w:rPr>
          <w:rFonts w:ascii="Menlo" w:hAnsi="Menlo" w:cs="Menlo"/>
          <w:sz w:val="18"/>
          <w:szCs w:val="18"/>
        </w:rPr>
        <w:t xml:space="preserve">    }</w:t>
      </w:r>
    </w:p>
    <w:p w14:paraId="370E81A3" w14:textId="77777777" w:rsidR="006E4FF2" w:rsidRDefault="006E4FF2" w:rsidP="00062F1D">
      <w:pPr>
        <w:ind w:left="360"/>
        <w:jc w:val="left"/>
      </w:pPr>
    </w:p>
    <w:p w14:paraId="2439B676" w14:textId="77777777" w:rsidR="00D72E00" w:rsidRDefault="00D72E00" w:rsidP="00062F1D">
      <w:pPr>
        <w:pStyle w:val="PargrafodaLista"/>
        <w:numPr>
          <w:ilvl w:val="0"/>
          <w:numId w:val="53"/>
        </w:numPr>
        <w:jc w:val="left"/>
      </w:pPr>
      <w:r>
        <w:t>Trate as possíveis mensagens de erro que o serviço poderá retornar:</w:t>
      </w:r>
    </w:p>
    <w:p w14:paraId="57E8D999"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color w:val="AA0D91"/>
          <w:sz w:val="18"/>
          <w:szCs w:val="18"/>
          <w:lang w:val="en-US"/>
        </w:rPr>
        <w:t>@</w:t>
      </w:r>
      <w:proofErr w:type="spellStart"/>
      <w:r w:rsidRPr="00062F1D">
        <w:rPr>
          <w:rFonts w:ascii="Menlo" w:hAnsi="Menlo" w:cs="Menlo"/>
          <w:color w:val="AA0D91"/>
          <w:sz w:val="18"/>
          <w:szCs w:val="18"/>
          <w:lang w:val="en-US"/>
        </w:rPr>
        <w:t>IBAction</w:t>
      </w:r>
      <w:proofErr w:type="spellEnd"/>
      <w:r w:rsidRPr="00062F1D">
        <w:rPr>
          <w:rFonts w:ascii="Menlo" w:hAnsi="Menlo" w:cs="Menlo"/>
          <w:sz w:val="18"/>
          <w:szCs w:val="18"/>
          <w:lang w:val="en-US"/>
        </w:rPr>
        <w:t xml:space="preserve"> </w:t>
      </w:r>
      <w:proofErr w:type="spellStart"/>
      <w:r w:rsidRPr="00062F1D">
        <w:rPr>
          <w:rFonts w:ascii="Menlo" w:hAnsi="Menlo" w:cs="Menlo"/>
          <w:color w:val="AA0D91"/>
          <w:sz w:val="18"/>
          <w:szCs w:val="18"/>
          <w:lang w:val="en-US"/>
        </w:rPr>
        <w:t>func</w:t>
      </w:r>
      <w:proofErr w:type="spellEnd"/>
      <w:r w:rsidRPr="00062F1D">
        <w:rPr>
          <w:rFonts w:ascii="Menlo" w:hAnsi="Menlo" w:cs="Menlo"/>
          <w:sz w:val="18"/>
          <w:szCs w:val="18"/>
          <w:lang w:val="en-US"/>
        </w:rPr>
        <w:t xml:space="preserve"> </w:t>
      </w:r>
      <w:proofErr w:type="spellStart"/>
      <w:proofErr w:type="gramStart"/>
      <w:r w:rsidRPr="00062F1D">
        <w:rPr>
          <w:rFonts w:ascii="Menlo" w:hAnsi="Menlo" w:cs="Menlo"/>
          <w:sz w:val="18"/>
          <w:szCs w:val="18"/>
          <w:lang w:val="en-US"/>
        </w:rPr>
        <w:t>registerButtonTouchUpInside</w:t>
      </w:r>
      <w:proofErr w:type="spellEnd"/>
      <w:r w:rsidRPr="00062F1D">
        <w:rPr>
          <w:rFonts w:ascii="Menlo" w:hAnsi="Menlo" w:cs="Menlo"/>
          <w:sz w:val="18"/>
          <w:szCs w:val="18"/>
          <w:lang w:val="en-US"/>
        </w:rPr>
        <w:t>(</w:t>
      </w:r>
      <w:proofErr w:type="gramEnd"/>
      <w:r w:rsidRPr="00062F1D">
        <w:rPr>
          <w:rFonts w:ascii="Menlo" w:hAnsi="Menlo" w:cs="Menlo"/>
          <w:color w:val="AA0D91"/>
          <w:sz w:val="18"/>
          <w:szCs w:val="18"/>
          <w:lang w:val="en-US"/>
        </w:rPr>
        <w:t>_</w:t>
      </w:r>
      <w:r w:rsidRPr="00062F1D">
        <w:rPr>
          <w:rFonts w:ascii="Menlo" w:hAnsi="Menlo" w:cs="Menlo"/>
          <w:sz w:val="18"/>
          <w:szCs w:val="18"/>
          <w:lang w:val="en-US"/>
        </w:rPr>
        <w:t xml:space="preserve"> sender: </w:t>
      </w:r>
      <w:proofErr w:type="spellStart"/>
      <w:r w:rsidRPr="00062F1D">
        <w:rPr>
          <w:rFonts w:ascii="Menlo" w:hAnsi="Menlo" w:cs="Menlo"/>
          <w:color w:val="5C2699"/>
          <w:sz w:val="18"/>
          <w:szCs w:val="18"/>
          <w:lang w:val="en-US"/>
        </w:rPr>
        <w:t>UIButton</w:t>
      </w:r>
      <w:proofErr w:type="spellEnd"/>
      <w:r w:rsidRPr="00062F1D">
        <w:rPr>
          <w:rFonts w:ascii="Menlo" w:hAnsi="Menlo" w:cs="Menlo"/>
          <w:sz w:val="18"/>
          <w:szCs w:val="18"/>
          <w:lang w:val="en-US"/>
        </w:rPr>
        <w:t>) {</w:t>
      </w:r>
    </w:p>
    <w:p w14:paraId="1AF0AF15"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proofErr w:type="spellStart"/>
      <w:proofErr w:type="gramStart"/>
      <w:r w:rsidRPr="00062F1D">
        <w:rPr>
          <w:rFonts w:ascii="Menlo" w:hAnsi="Menlo" w:cs="Menlo"/>
          <w:color w:val="26474B"/>
          <w:sz w:val="18"/>
          <w:szCs w:val="18"/>
          <w:lang w:val="en-US"/>
        </w:rPr>
        <w:t>isValid</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w:t>
      </w:r>
    </w:p>
    <w:p w14:paraId="1E796CB5"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26474B"/>
          <w:sz w:val="18"/>
          <w:szCs w:val="18"/>
          <w:lang w:val="en-US"/>
        </w:rPr>
        <w:t>createUser</w:t>
      </w:r>
      <w:proofErr w:type="spellEnd"/>
      <w:r w:rsidRPr="00062F1D">
        <w:rPr>
          <w:rFonts w:ascii="Menlo" w:hAnsi="Menlo" w:cs="Menlo"/>
          <w:sz w:val="18"/>
          <w:szCs w:val="18"/>
          <w:lang w:val="en-US"/>
        </w:rPr>
        <w:t>(</w:t>
      </w:r>
      <w:proofErr w:type="spellStart"/>
      <w:r w:rsidRPr="00062F1D">
        <w:rPr>
          <w:rFonts w:ascii="Menlo" w:hAnsi="Menlo" w:cs="Menlo"/>
          <w:sz w:val="18"/>
          <w:szCs w:val="18"/>
          <w:lang w:val="en-US"/>
        </w:rPr>
        <w:t>withEmail</w:t>
      </w:r>
      <w:proofErr w:type="spellEnd"/>
      <w:r w:rsidRPr="00062F1D">
        <w:rPr>
          <w:rFonts w:ascii="Menlo" w:hAnsi="Menlo" w:cs="Menlo"/>
          <w:sz w:val="18"/>
          <w:szCs w:val="18"/>
          <w:lang w:val="en-US"/>
        </w:rPr>
        <w:t xml:space="preserve">: </w:t>
      </w:r>
      <w:proofErr w:type="spellStart"/>
      <w:r w:rsidRPr="00062F1D">
        <w:rPr>
          <w:rFonts w:ascii="Menlo" w:hAnsi="Menlo" w:cs="Menlo"/>
          <w:color w:val="3F6E74"/>
          <w:sz w:val="18"/>
          <w:szCs w:val="18"/>
          <w:lang w:val="en-US"/>
        </w:rPr>
        <w:t>emailTextField</w:t>
      </w:r>
      <w:r w:rsidRPr="00062F1D">
        <w:rPr>
          <w:rFonts w:ascii="Menlo" w:hAnsi="Menlo" w:cs="Menlo"/>
          <w:sz w:val="18"/>
          <w:szCs w:val="18"/>
          <w:lang w:val="en-US"/>
        </w:rPr>
        <w:t>.</w:t>
      </w:r>
      <w:r w:rsidRPr="00062F1D">
        <w:rPr>
          <w:rFonts w:ascii="Menlo" w:hAnsi="Menlo" w:cs="Menlo"/>
          <w:color w:val="5C2699"/>
          <w:sz w:val="18"/>
          <w:szCs w:val="18"/>
          <w:lang w:val="en-US"/>
        </w:rPr>
        <w:t>text</w:t>
      </w:r>
      <w:proofErr w:type="spellEnd"/>
      <w:r w:rsidRPr="00062F1D">
        <w:rPr>
          <w:rFonts w:ascii="Menlo" w:hAnsi="Menlo" w:cs="Menlo"/>
          <w:sz w:val="18"/>
          <w:szCs w:val="18"/>
          <w:lang w:val="en-US"/>
        </w:rPr>
        <w:t xml:space="preserve">!, password: </w:t>
      </w:r>
      <w:proofErr w:type="spellStart"/>
      <w:r w:rsidRPr="00062F1D">
        <w:rPr>
          <w:rFonts w:ascii="Menlo" w:hAnsi="Menlo" w:cs="Menlo"/>
          <w:color w:val="3F6E74"/>
          <w:sz w:val="18"/>
          <w:szCs w:val="18"/>
          <w:lang w:val="en-US"/>
        </w:rPr>
        <w:t>passwordTextField</w:t>
      </w:r>
      <w:r w:rsidRPr="00062F1D">
        <w:rPr>
          <w:rFonts w:ascii="Menlo" w:hAnsi="Menlo" w:cs="Menlo"/>
          <w:sz w:val="18"/>
          <w:szCs w:val="18"/>
          <w:lang w:val="en-US"/>
        </w:rPr>
        <w:t>.</w:t>
      </w:r>
      <w:r w:rsidRPr="00062F1D">
        <w:rPr>
          <w:rFonts w:ascii="Menlo" w:hAnsi="Menlo" w:cs="Menlo"/>
          <w:color w:val="5C2699"/>
          <w:sz w:val="18"/>
          <w:szCs w:val="18"/>
          <w:lang w:val="en-US"/>
        </w:rPr>
        <w:t>text</w:t>
      </w:r>
      <w:proofErr w:type="spellEnd"/>
      <w:r w:rsidRPr="00062F1D">
        <w:rPr>
          <w:rFonts w:ascii="Menlo" w:hAnsi="Menlo" w:cs="Menlo"/>
          <w:sz w:val="18"/>
          <w:szCs w:val="18"/>
          <w:lang w:val="en-US"/>
        </w:rPr>
        <w:t xml:space="preserve">!) </w:t>
      </w:r>
      <w:proofErr w:type="gramStart"/>
      <w:r w:rsidRPr="00062F1D">
        <w:rPr>
          <w:rFonts w:ascii="Menlo" w:hAnsi="Menlo" w:cs="Menlo"/>
          <w:sz w:val="18"/>
          <w:szCs w:val="18"/>
          <w:lang w:val="en-US"/>
        </w:rPr>
        <w:t>{ (</w:t>
      </w:r>
      <w:proofErr w:type="gramEnd"/>
      <w:r w:rsidRPr="00062F1D">
        <w:rPr>
          <w:rFonts w:ascii="Menlo" w:hAnsi="Menlo" w:cs="Menlo"/>
          <w:sz w:val="18"/>
          <w:szCs w:val="18"/>
          <w:lang w:val="en-US"/>
        </w:rPr>
        <w:t xml:space="preserve">user, error) </w:t>
      </w:r>
      <w:r w:rsidRPr="00062F1D">
        <w:rPr>
          <w:rFonts w:ascii="Menlo" w:hAnsi="Menlo" w:cs="Menlo"/>
          <w:color w:val="AA0D91"/>
          <w:sz w:val="18"/>
          <w:szCs w:val="18"/>
          <w:lang w:val="en-US"/>
        </w:rPr>
        <w:t>in</w:t>
      </w:r>
    </w:p>
    <w:p w14:paraId="334C1872"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
    <w:p w14:paraId="0952AC34"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if</w:t>
      </w:r>
      <w:r w:rsidRPr="00062F1D">
        <w:rPr>
          <w:rFonts w:ascii="Menlo" w:hAnsi="Menlo" w:cs="Menlo"/>
          <w:sz w:val="18"/>
          <w:szCs w:val="18"/>
          <w:lang w:val="en-US"/>
        </w:rPr>
        <w:t xml:space="preserve"> </w:t>
      </w:r>
      <w:proofErr w:type="gramStart"/>
      <w:r w:rsidRPr="00062F1D">
        <w:rPr>
          <w:rFonts w:ascii="Menlo" w:hAnsi="Menlo" w:cs="Menlo"/>
          <w:sz w:val="18"/>
          <w:szCs w:val="18"/>
          <w:lang w:val="en-US"/>
        </w:rPr>
        <w:t>error !</w:t>
      </w:r>
      <w:proofErr w:type="gramEnd"/>
      <w:r w:rsidRPr="00062F1D">
        <w:rPr>
          <w:rFonts w:ascii="Menlo" w:hAnsi="Menlo" w:cs="Menlo"/>
          <w:sz w:val="18"/>
          <w:szCs w:val="18"/>
          <w:lang w:val="en-US"/>
        </w:rPr>
        <w:t xml:space="preserve">= </w:t>
      </w:r>
      <w:r w:rsidRPr="00062F1D">
        <w:rPr>
          <w:rFonts w:ascii="Menlo" w:hAnsi="Menlo" w:cs="Menlo"/>
          <w:color w:val="AA0D91"/>
          <w:sz w:val="18"/>
          <w:szCs w:val="18"/>
          <w:lang w:val="en-US"/>
        </w:rPr>
        <w:t>nil</w:t>
      </w:r>
      <w:r w:rsidRPr="00062F1D">
        <w:rPr>
          <w:rFonts w:ascii="Menlo" w:hAnsi="Menlo" w:cs="Menlo"/>
          <w:sz w:val="18"/>
          <w:szCs w:val="18"/>
          <w:lang w:val="en-US"/>
        </w:rPr>
        <w:t xml:space="preserve"> {</w:t>
      </w:r>
    </w:p>
    <w:p w14:paraId="43A4F1C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
    <w:p w14:paraId="29DB28B2"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lastRenderedPageBreak/>
        <w:t xml:space="preserve">                    </w:t>
      </w:r>
      <w:proofErr w:type="spellStart"/>
      <w:r w:rsidRPr="00062F1D">
        <w:rPr>
          <w:rFonts w:ascii="Menlo" w:hAnsi="Menlo" w:cs="Menlo"/>
          <w:color w:val="AA0D91"/>
          <w:sz w:val="18"/>
          <w:szCs w:val="18"/>
          <w:lang w:val="en-US"/>
        </w:rPr>
        <w:t>var</w:t>
      </w:r>
      <w:proofErr w:type="spellEnd"/>
      <w:r w:rsidRPr="00062F1D">
        <w:rPr>
          <w:rFonts w:ascii="Menlo" w:hAnsi="Menlo" w:cs="Menlo"/>
          <w:sz w:val="18"/>
          <w:szCs w:val="18"/>
          <w:lang w:val="en-US"/>
        </w:rPr>
        <w:t xml:space="preserve"> </w:t>
      </w:r>
      <w:proofErr w:type="spellStart"/>
      <w:r w:rsidRPr="00062F1D">
        <w:rPr>
          <w:rFonts w:ascii="Menlo" w:hAnsi="Menlo" w:cs="Menlo"/>
          <w:sz w:val="18"/>
          <w:szCs w:val="18"/>
          <w:lang w:val="en-US"/>
        </w:rPr>
        <w:t>alertMessage</w:t>
      </w:r>
      <w:proofErr w:type="spellEnd"/>
      <w:r w:rsidRPr="00062F1D">
        <w:rPr>
          <w:rFonts w:ascii="Menlo" w:hAnsi="Menlo" w:cs="Menlo"/>
          <w:sz w:val="18"/>
          <w:szCs w:val="18"/>
          <w:lang w:val="en-US"/>
        </w:rPr>
        <w:t xml:space="preserve"> = </w:t>
      </w:r>
      <w:r w:rsidRPr="00062F1D">
        <w:rPr>
          <w:rFonts w:ascii="Menlo" w:hAnsi="Menlo" w:cs="Menlo"/>
          <w:color w:val="C41A16"/>
          <w:sz w:val="18"/>
          <w:szCs w:val="18"/>
          <w:lang w:val="en-US"/>
        </w:rPr>
        <w:t>""</w:t>
      </w:r>
    </w:p>
    <w:p w14:paraId="57B4F54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switch</w:t>
      </w:r>
      <w:r w:rsidRPr="00062F1D">
        <w:rPr>
          <w:rFonts w:ascii="Menlo" w:hAnsi="Menlo" w:cs="Menlo"/>
          <w:sz w:val="18"/>
          <w:szCs w:val="18"/>
          <w:lang w:val="en-US"/>
        </w:rPr>
        <w:t xml:space="preserve"> (error </w:t>
      </w:r>
      <w:r w:rsidRPr="00062F1D">
        <w:rPr>
          <w:rFonts w:ascii="Menlo" w:hAnsi="Menlo" w:cs="Menlo"/>
          <w:color w:val="AA0D91"/>
          <w:sz w:val="18"/>
          <w:szCs w:val="18"/>
          <w:lang w:val="en-US"/>
        </w:rPr>
        <w:t>as</w:t>
      </w:r>
      <w:r w:rsidRPr="00062F1D">
        <w:rPr>
          <w:rFonts w:ascii="Menlo" w:hAnsi="Menlo" w:cs="Menlo"/>
          <w:sz w:val="18"/>
          <w:szCs w:val="18"/>
          <w:lang w:val="en-US"/>
        </w:rPr>
        <w:t xml:space="preserve">! </w:t>
      </w:r>
      <w:proofErr w:type="spellStart"/>
      <w:r w:rsidRPr="00062F1D">
        <w:rPr>
          <w:rFonts w:ascii="Menlo" w:hAnsi="Menlo" w:cs="Menlo"/>
          <w:color w:val="5C2699"/>
          <w:sz w:val="18"/>
          <w:szCs w:val="18"/>
          <w:lang w:val="en-US"/>
        </w:rPr>
        <w:t>NSError</w:t>
      </w:r>
      <w:proofErr w:type="spellEnd"/>
      <w:r w:rsidRPr="00062F1D">
        <w:rPr>
          <w:rFonts w:ascii="Menlo" w:hAnsi="Menlo" w:cs="Menlo"/>
          <w:sz w:val="18"/>
          <w:szCs w:val="18"/>
          <w:lang w:val="en-US"/>
        </w:rPr>
        <w:t>).</w:t>
      </w:r>
      <w:r w:rsidRPr="00062F1D">
        <w:rPr>
          <w:rFonts w:ascii="Menlo" w:hAnsi="Menlo" w:cs="Menlo"/>
          <w:color w:val="5C2699"/>
          <w:sz w:val="18"/>
          <w:szCs w:val="18"/>
          <w:lang w:val="en-US"/>
        </w:rPr>
        <w:t>code</w:t>
      </w:r>
      <w:r w:rsidRPr="00062F1D">
        <w:rPr>
          <w:rFonts w:ascii="Menlo" w:hAnsi="Menlo" w:cs="Menlo"/>
          <w:sz w:val="18"/>
          <w:szCs w:val="18"/>
          <w:lang w:val="en-US"/>
        </w:rPr>
        <w:t xml:space="preserve"> {</w:t>
      </w:r>
    </w:p>
    <w:p w14:paraId="5431881E"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case</w:t>
      </w:r>
      <w:r w:rsidRPr="00062F1D">
        <w:rPr>
          <w:rFonts w:ascii="Menlo" w:hAnsi="Menlo" w:cs="Menlo"/>
          <w:sz w:val="18"/>
          <w:szCs w:val="18"/>
          <w:lang w:val="en-US"/>
        </w:rPr>
        <w:t xml:space="preserve"> </w:t>
      </w:r>
      <w:proofErr w:type="spellStart"/>
      <w:proofErr w:type="gramStart"/>
      <w:r w:rsidRPr="00062F1D">
        <w:rPr>
          <w:rFonts w:ascii="Menlo" w:hAnsi="Menlo" w:cs="Menlo"/>
          <w:color w:val="3F6E74"/>
          <w:sz w:val="18"/>
          <w:szCs w:val="18"/>
          <w:lang w:val="en-US"/>
        </w:rPr>
        <w:t>FIRAuthErrorCode</w:t>
      </w:r>
      <w:r w:rsidRPr="00062F1D">
        <w:rPr>
          <w:rFonts w:ascii="Menlo" w:hAnsi="Menlo" w:cs="Menlo"/>
          <w:sz w:val="18"/>
          <w:szCs w:val="18"/>
          <w:lang w:val="en-US"/>
        </w:rPr>
        <w:t>.</w:t>
      </w:r>
      <w:r w:rsidRPr="00062F1D">
        <w:rPr>
          <w:rFonts w:ascii="Menlo" w:hAnsi="Menlo" w:cs="Menlo"/>
          <w:color w:val="26474B"/>
          <w:sz w:val="18"/>
          <w:szCs w:val="18"/>
          <w:lang w:val="en-US"/>
        </w:rPr>
        <w:t>errorCodeInvalidEmail</w:t>
      </w:r>
      <w:r w:rsidRPr="00062F1D">
        <w:rPr>
          <w:rFonts w:ascii="Menlo" w:hAnsi="Menlo" w:cs="Menlo"/>
          <w:sz w:val="18"/>
          <w:szCs w:val="18"/>
          <w:lang w:val="en-US"/>
        </w:rPr>
        <w:t>.</w:t>
      </w:r>
      <w:r w:rsidRPr="00062F1D">
        <w:rPr>
          <w:rFonts w:ascii="Menlo" w:hAnsi="Menlo" w:cs="Menlo"/>
          <w:color w:val="3F6E74"/>
          <w:sz w:val="18"/>
          <w:szCs w:val="18"/>
          <w:lang w:val="en-US"/>
        </w:rPr>
        <w:t>rawValue</w:t>
      </w:r>
      <w:proofErr w:type="spellEnd"/>
      <w:proofErr w:type="gramEnd"/>
      <w:r w:rsidRPr="00062F1D">
        <w:rPr>
          <w:rFonts w:ascii="Menlo" w:hAnsi="Menlo" w:cs="Menlo"/>
          <w:sz w:val="18"/>
          <w:szCs w:val="18"/>
          <w:lang w:val="en-US"/>
        </w:rPr>
        <w:t>:</w:t>
      </w:r>
    </w:p>
    <w:p w14:paraId="0B3FC802"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roofErr w:type="spellStart"/>
      <w:r w:rsidRPr="00062F1D">
        <w:rPr>
          <w:rFonts w:ascii="Menlo" w:hAnsi="Menlo" w:cs="Menlo"/>
          <w:sz w:val="18"/>
          <w:szCs w:val="18"/>
          <w:lang w:val="en-US"/>
        </w:rPr>
        <w:t>alertMessage</w:t>
      </w:r>
      <w:proofErr w:type="spellEnd"/>
      <w:r w:rsidRPr="00062F1D">
        <w:rPr>
          <w:rFonts w:ascii="Menlo" w:hAnsi="Menlo" w:cs="Menlo"/>
          <w:sz w:val="18"/>
          <w:szCs w:val="18"/>
          <w:lang w:val="en-US"/>
        </w:rPr>
        <w:t xml:space="preserve"> = </w:t>
      </w:r>
      <w:r w:rsidRPr="00062F1D">
        <w:rPr>
          <w:rFonts w:ascii="Menlo" w:hAnsi="Menlo" w:cs="Menlo"/>
          <w:color w:val="C41A16"/>
          <w:sz w:val="18"/>
          <w:szCs w:val="18"/>
          <w:lang w:val="en-US"/>
        </w:rPr>
        <w:t xml:space="preserve">"E-mail </w:t>
      </w:r>
      <w:proofErr w:type="spellStart"/>
      <w:r w:rsidRPr="00062F1D">
        <w:rPr>
          <w:rFonts w:ascii="Menlo" w:hAnsi="Menlo" w:cs="Menlo"/>
          <w:color w:val="C41A16"/>
          <w:sz w:val="18"/>
          <w:szCs w:val="18"/>
          <w:lang w:val="en-US"/>
        </w:rPr>
        <w:t>inválido</w:t>
      </w:r>
      <w:proofErr w:type="spellEnd"/>
      <w:r w:rsidRPr="00062F1D">
        <w:rPr>
          <w:rFonts w:ascii="Menlo" w:hAnsi="Menlo" w:cs="Menlo"/>
          <w:color w:val="C41A16"/>
          <w:sz w:val="18"/>
          <w:szCs w:val="18"/>
          <w:lang w:val="en-US"/>
        </w:rPr>
        <w:t>."</w:t>
      </w:r>
    </w:p>
    <w:p w14:paraId="28E8B7CA"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break</w:t>
      </w:r>
    </w:p>
    <w:p w14:paraId="02DF89AB"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case</w:t>
      </w:r>
      <w:r w:rsidRPr="00062F1D">
        <w:rPr>
          <w:rFonts w:ascii="Menlo" w:hAnsi="Menlo" w:cs="Menlo"/>
          <w:sz w:val="18"/>
          <w:szCs w:val="18"/>
          <w:lang w:val="en-US"/>
        </w:rPr>
        <w:t xml:space="preserve"> </w:t>
      </w:r>
      <w:proofErr w:type="spellStart"/>
      <w:proofErr w:type="gramStart"/>
      <w:r w:rsidRPr="00062F1D">
        <w:rPr>
          <w:rFonts w:ascii="Menlo" w:hAnsi="Menlo" w:cs="Menlo"/>
          <w:color w:val="3F6E74"/>
          <w:sz w:val="18"/>
          <w:szCs w:val="18"/>
          <w:lang w:val="en-US"/>
        </w:rPr>
        <w:t>FIRAuthErrorCode</w:t>
      </w:r>
      <w:r w:rsidRPr="00062F1D">
        <w:rPr>
          <w:rFonts w:ascii="Menlo" w:hAnsi="Menlo" w:cs="Menlo"/>
          <w:sz w:val="18"/>
          <w:szCs w:val="18"/>
          <w:lang w:val="en-US"/>
        </w:rPr>
        <w:t>.</w:t>
      </w:r>
      <w:r w:rsidRPr="00062F1D">
        <w:rPr>
          <w:rFonts w:ascii="Menlo" w:hAnsi="Menlo" w:cs="Menlo"/>
          <w:color w:val="26474B"/>
          <w:sz w:val="18"/>
          <w:szCs w:val="18"/>
          <w:lang w:val="en-US"/>
        </w:rPr>
        <w:t>errorCodeEmailAlreadyInUse</w:t>
      </w:r>
      <w:r w:rsidRPr="00062F1D">
        <w:rPr>
          <w:rFonts w:ascii="Menlo" w:hAnsi="Menlo" w:cs="Menlo"/>
          <w:sz w:val="18"/>
          <w:szCs w:val="18"/>
          <w:lang w:val="en-US"/>
        </w:rPr>
        <w:t>.</w:t>
      </w:r>
      <w:r w:rsidRPr="00062F1D">
        <w:rPr>
          <w:rFonts w:ascii="Menlo" w:hAnsi="Menlo" w:cs="Menlo"/>
          <w:color w:val="3F6E74"/>
          <w:sz w:val="18"/>
          <w:szCs w:val="18"/>
          <w:lang w:val="en-US"/>
        </w:rPr>
        <w:t>rawValue</w:t>
      </w:r>
      <w:proofErr w:type="spellEnd"/>
      <w:proofErr w:type="gramEnd"/>
      <w:r w:rsidRPr="00062F1D">
        <w:rPr>
          <w:rFonts w:ascii="Menlo" w:hAnsi="Menlo" w:cs="Menlo"/>
          <w:sz w:val="18"/>
          <w:szCs w:val="18"/>
          <w:lang w:val="en-US"/>
        </w:rPr>
        <w:t>:</w:t>
      </w:r>
    </w:p>
    <w:p w14:paraId="54B10AF5"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lang w:val="en-US"/>
        </w:rPr>
        <w:t xml:space="preserve">                        </w:t>
      </w:r>
      <w:proofErr w:type="spellStart"/>
      <w:proofErr w:type="gramStart"/>
      <w:r w:rsidRPr="00062F1D">
        <w:rPr>
          <w:rFonts w:ascii="Menlo" w:hAnsi="Menlo" w:cs="Menlo"/>
          <w:sz w:val="18"/>
          <w:szCs w:val="18"/>
        </w:rPr>
        <w:t>alertMessage</w:t>
      </w:r>
      <w:proofErr w:type="spellEnd"/>
      <w:proofErr w:type="gramEnd"/>
      <w:r w:rsidRPr="00062F1D">
        <w:rPr>
          <w:rFonts w:ascii="Menlo" w:hAnsi="Menlo" w:cs="Menlo"/>
          <w:sz w:val="18"/>
          <w:szCs w:val="18"/>
        </w:rPr>
        <w:t xml:space="preserve"> = </w:t>
      </w:r>
      <w:r w:rsidRPr="00062F1D">
        <w:rPr>
          <w:rFonts w:ascii="Menlo" w:hAnsi="Menlo" w:cs="Menlo"/>
          <w:color w:val="C41A16"/>
          <w:sz w:val="18"/>
          <w:szCs w:val="18"/>
        </w:rPr>
        <w:t>"E-mail já está em uso."</w:t>
      </w:r>
    </w:p>
    <w:p w14:paraId="26FE4ECC"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rPr>
        <w:t xml:space="preserve">                        </w:t>
      </w:r>
      <w:r w:rsidRPr="00062F1D">
        <w:rPr>
          <w:rFonts w:ascii="Menlo" w:hAnsi="Menlo" w:cs="Menlo"/>
          <w:color w:val="AA0D91"/>
          <w:sz w:val="18"/>
          <w:szCs w:val="18"/>
          <w:lang w:val="en-US"/>
        </w:rPr>
        <w:t>break</w:t>
      </w:r>
    </w:p>
    <w:p w14:paraId="0521A0E9"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case</w:t>
      </w:r>
      <w:r w:rsidRPr="00062F1D">
        <w:rPr>
          <w:rFonts w:ascii="Menlo" w:hAnsi="Menlo" w:cs="Menlo"/>
          <w:sz w:val="18"/>
          <w:szCs w:val="18"/>
          <w:lang w:val="en-US"/>
        </w:rPr>
        <w:t xml:space="preserve"> </w:t>
      </w:r>
      <w:proofErr w:type="spellStart"/>
      <w:proofErr w:type="gramStart"/>
      <w:r w:rsidRPr="00062F1D">
        <w:rPr>
          <w:rFonts w:ascii="Menlo" w:hAnsi="Menlo" w:cs="Menlo"/>
          <w:color w:val="3F6E74"/>
          <w:sz w:val="18"/>
          <w:szCs w:val="18"/>
          <w:lang w:val="en-US"/>
        </w:rPr>
        <w:t>FIRAuthErrorCode</w:t>
      </w:r>
      <w:r w:rsidRPr="00062F1D">
        <w:rPr>
          <w:rFonts w:ascii="Menlo" w:hAnsi="Menlo" w:cs="Menlo"/>
          <w:sz w:val="18"/>
          <w:szCs w:val="18"/>
          <w:lang w:val="en-US"/>
        </w:rPr>
        <w:t>.</w:t>
      </w:r>
      <w:r w:rsidRPr="00062F1D">
        <w:rPr>
          <w:rFonts w:ascii="Menlo" w:hAnsi="Menlo" w:cs="Menlo"/>
          <w:color w:val="26474B"/>
          <w:sz w:val="18"/>
          <w:szCs w:val="18"/>
          <w:lang w:val="en-US"/>
        </w:rPr>
        <w:t>errorCodeWeakPassword</w:t>
      </w:r>
      <w:r w:rsidRPr="00062F1D">
        <w:rPr>
          <w:rFonts w:ascii="Menlo" w:hAnsi="Menlo" w:cs="Menlo"/>
          <w:sz w:val="18"/>
          <w:szCs w:val="18"/>
          <w:lang w:val="en-US"/>
        </w:rPr>
        <w:t>.</w:t>
      </w:r>
      <w:r w:rsidRPr="00062F1D">
        <w:rPr>
          <w:rFonts w:ascii="Menlo" w:hAnsi="Menlo" w:cs="Menlo"/>
          <w:color w:val="3F6E74"/>
          <w:sz w:val="18"/>
          <w:szCs w:val="18"/>
          <w:lang w:val="en-US"/>
        </w:rPr>
        <w:t>rawValue</w:t>
      </w:r>
      <w:proofErr w:type="spellEnd"/>
      <w:proofErr w:type="gramEnd"/>
      <w:r w:rsidRPr="00062F1D">
        <w:rPr>
          <w:rFonts w:ascii="Menlo" w:hAnsi="Menlo" w:cs="Menlo"/>
          <w:sz w:val="18"/>
          <w:szCs w:val="18"/>
          <w:lang w:val="en-US"/>
        </w:rPr>
        <w:t>:</w:t>
      </w:r>
    </w:p>
    <w:p w14:paraId="7626B1FB"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lang w:val="en-US"/>
        </w:rPr>
        <w:t xml:space="preserve">                        </w:t>
      </w:r>
      <w:proofErr w:type="spellStart"/>
      <w:proofErr w:type="gramStart"/>
      <w:r w:rsidRPr="00062F1D">
        <w:rPr>
          <w:rFonts w:ascii="Menlo" w:hAnsi="Menlo" w:cs="Menlo"/>
          <w:sz w:val="18"/>
          <w:szCs w:val="18"/>
        </w:rPr>
        <w:t>alertMessage</w:t>
      </w:r>
      <w:proofErr w:type="spellEnd"/>
      <w:proofErr w:type="gramEnd"/>
      <w:r w:rsidRPr="00062F1D">
        <w:rPr>
          <w:rFonts w:ascii="Menlo" w:hAnsi="Menlo" w:cs="Menlo"/>
          <w:sz w:val="18"/>
          <w:szCs w:val="18"/>
        </w:rPr>
        <w:t xml:space="preserve"> = </w:t>
      </w:r>
      <w:r w:rsidRPr="00062F1D">
        <w:rPr>
          <w:rFonts w:ascii="Menlo" w:hAnsi="Menlo" w:cs="Menlo"/>
          <w:color w:val="C41A16"/>
          <w:sz w:val="18"/>
          <w:szCs w:val="18"/>
        </w:rPr>
        <w:t>"Sua senha é muito fraca. Por favor registre outra"</w:t>
      </w:r>
    </w:p>
    <w:p w14:paraId="4586D1E2"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proofErr w:type="gramStart"/>
      <w:r w:rsidRPr="00062F1D">
        <w:rPr>
          <w:rFonts w:ascii="Menlo" w:hAnsi="Menlo" w:cs="Menlo"/>
          <w:color w:val="AA0D91"/>
          <w:sz w:val="18"/>
          <w:szCs w:val="18"/>
        </w:rPr>
        <w:t>break</w:t>
      </w:r>
      <w:proofErr w:type="gramEnd"/>
    </w:p>
    <w:p w14:paraId="602EB3ED"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proofErr w:type="gramStart"/>
      <w:r w:rsidRPr="00062F1D">
        <w:rPr>
          <w:rFonts w:ascii="Menlo" w:hAnsi="Menlo" w:cs="Menlo"/>
          <w:color w:val="AA0D91"/>
          <w:sz w:val="18"/>
          <w:szCs w:val="18"/>
        </w:rPr>
        <w:t>default</w:t>
      </w:r>
      <w:proofErr w:type="gramEnd"/>
      <w:r w:rsidRPr="00062F1D">
        <w:rPr>
          <w:rFonts w:ascii="Menlo" w:hAnsi="Menlo" w:cs="Menlo"/>
          <w:sz w:val="18"/>
          <w:szCs w:val="18"/>
        </w:rPr>
        <w:t>:</w:t>
      </w:r>
    </w:p>
    <w:p w14:paraId="7AB9695B"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Change w:id="644" w:author="Carneiro Pinto da Silva, Fernando" w:date="2017-01-30T11:51:00Z">
            <w:rPr>
              <w:rFonts w:ascii="Menlo" w:hAnsi="Menlo" w:cs="Menlo"/>
              <w:sz w:val="18"/>
              <w:szCs w:val="18"/>
            </w:rPr>
          </w:rPrChange>
        </w:rPr>
      </w:pPr>
      <w:r w:rsidRPr="00062F1D">
        <w:rPr>
          <w:rFonts w:ascii="Menlo" w:hAnsi="Menlo" w:cs="Menlo"/>
          <w:sz w:val="18"/>
          <w:szCs w:val="18"/>
        </w:rPr>
        <w:t xml:space="preserve">                        </w:t>
      </w:r>
      <w:proofErr w:type="spellStart"/>
      <w:proofErr w:type="gramStart"/>
      <w:r w:rsidRPr="00062F1D">
        <w:rPr>
          <w:rFonts w:ascii="Menlo" w:hAnsi="Menlo" w:cs="Menlo"/>
          <w:sz w:val="18"/>
          <w:szCs w:val="18"/>
        </w:rPr>
        <w:t>alertMessage</w:t>
      </w:r>
      <w:proofErr w:type="spellEnd"/>
      <w:proofErr w:type="gramEnd"/>
      <w:r w:rsidRPr="00062F1D">
        <w:rPr>
          <w:rFonts w:ascii="Menlo" w:hAnsi="Menlo" w:cs="Menlo"/>
          <w:sz w:val="18"/>
          <w:szCs w:val="18"/>
        </w:rPr>
        <w:t xml:space="preserve"> = </w:t>
      </w:r>
      <w:r w:rsidRPr="00062F1D">
        <w:rPr>
          <w:rFonts w:ascii="Menlo" w:hAnsi="Menlo" w:cs="Menlo"/>
          <w:color w:val="C41A16"/>
          <w:sz w:val="18"/>
          <w:szCs w:val="18"/>
        </w:rPr>
        <w:t xml:space="preserve">"Um erro inesperado aconteceu. </w:t>
      </w:r>
      <w:proofErr w:type="spellStart"/>
      <w:r w:rsidRPr="00062F1D">
        <w:rPr>
          <w:rFonts w:ascii="Menlo" w:hAnsi="Menlo" w:cs="Menlo"/>
          <w:color w:val="C41A16"/>
          <w:sz w:val="18"/>
          <w:szCs w:val="18"/>
          <w:lang w:val="en-US"/>
          <w:rPrChange w:id="645" w:author="Carneiro Pinto da Silva, Fernando" w:date="2017-01-30T11:51:00Z">
            <w:rPr>
              <w:rFonts w:ascii="Menlo" w:hAnsi="Menlo" w:cs="Menlo"/>
              <w:color w:val="C41A16"/>
              <w:sz w:val="18"/>
              <w:szCs w:val="18"/>
            </w:rPr>
          </w:rPrChange>
        </w:rPr>
        <w:t>Tente</w:t>
      </w:r>
      <w:proofErr w:type="spellEnd"/>
      <w:r w:rsidRPr="00062F1D">
        <w:rPr>
          <w:rFonts w:ascii="Menlo" w:hAnsi="Menlo" w:cs="Menlo"/>
          <w:color w:val="C41A16"/>
          <w:sz w:val="18"/>
          <w:szCs w:val="18"/>
          <w:lang w:val="en-US"/>
          <w:rPrChange w:id="646" w:author="Carneiro Pinto da Silva, Fernando" w:date="2017-01-30T11:51:00Z">
            <w:rPr>
              <w:rFonts w:ascii="Menlo" w:hAnsi="Menlo" w:cs="Menlo"/>
              <w:color w:val="C41A16"/>
              <w:sz w:val="18"/>
              <w:szCs w:val="18"/>
            </w:rPr>
          </w:rPrChange>
        </w:rPr>
        <w:t xml:space="preserve"> </w:t>
      </w:r>
      <w:proofErr w:type="spellStart"/>
      <w:r w:rsidRPr="00062F1D">
        <w:rPr>
          <w:rFonts w:ascii="Menlo" w:hAnsi="Menlo" w:cs="Menlo"/>
          <w:color w:val="C41A16"/>
          <w:sz w:val="18"/>
          <w:szCs w:val="18"/>
          <w:lang w:val="en-US"/>
          <w:rPrChange w:id="647" w:author="Carneiro Pinto da Silva, Fernando" w:date="2017-01-30T11:51:00Z">
            <w:rPr>
              <w:rFonts w:ascii="Menlo" w:hAnsi="Menlo" w:cs="Menlo"/>
              <w:color w:val="C41A16"/>
              <w:sz w:val="18"/>
              <w:szCs w:val="18"/>
            </w:rPr>
          </w:rPrChange>
        </w:rPr>
        <w:t>novamente</w:t>
      </w:r>
      <w:proofErr w:type="spellEnd"/>
      <w:r w:rsidRPr="00062F1D">
        <w:rPr>
          <w:rFonts w:ascii="Menlo" w:hAnsi="Menlo" w:cs="Menlo"/>
          <w:color w:val="C41A16"/>
          <w:sz w:val="18"/>
          <w:szCs w:val="18"/>
          <w:lang w:val="en-US"/>
          <w:rPrChange w:id="648" w:author="Carneiro Pinto da Silva, Fernando" w:date="2017-01-30T11:51:00Z">
            <w:rPr>
              <w:rFonts w:ascii="Menlo" w:hAnsi="Menlo" w:cs="Menlo"/>
              <w:color w:val="C41A16"/>
              <w:sz w:val="18"/>
              <w:szCs w:val="18"/>
            </w:rPr>
          </w:rPrChange>
        </w:rPr>
        <w:t xml:space="preserve"> </w:t>
      </w:r>
      <w:proofErr w:type="spellStart"/>
      <w:r w:rsidRPr="00062F1D">
        <w:rPr>
          <w:rFonts w:ascii="Menlo" w:hAnsi="Menlo" w:cs="Menlo"/>
          <w:color w:val="C41A16"/>
          <w:sz w:val="18"/>
          <w:szCs w:val="18"/>
          <w:lang w:val="en-US"/>
          <w:rPrChange w:id="649" w:author="Carneiro Pinto da Silva, Fernando" w:date="2017-01-30T11:51:00Z">
            <w:rPr>
              <w:rFonts w:ascii="Menlo" w:hAnsi="Menlo" w:cs="Menlo"/>
              <w:color w:val="C41A16"/>
              <w:sz w:val="18"/>
              <w:szCs w:val="18"/>
            </w:rPr>
          </w:rPrChange>
        </w:rPr>
        <w:t>mais</w:t>
      </w:r>
      <w:proofErr w:type="spellEnd"/>
      <w:r w:rsidRPr="00062F1D">
        <w:rPr>
          <w:rFonts w:ascii="Menlo" w:hAnsi="Menlo" w:cs="Menlo"/>
          <w:color w:val="C41A16"/>
          <w:sz w:val="18"/>
          <w:szCs w:val="18"/>
          <w:lang w:val="en-US"/>
          <w:rPrChange w:id="650" w:author="Carneiro Pinto da Silva, Fernando" w:date="2017-01-30T11:51:00Z">
            <w:rPr>
              <w:rFonts w:ascii="Menlo" w:hAnsi="Menlo" w:cs="Menlo"/>
              <w:color w:val="C41A16"/>
              <w:sz w:val="18"/>
              <w:szCs w:val="18"/>
            </w:rPr>
          </w:rPrChange>
        </w:rPr>
        <w:t xml:space="preserve"> </w:t>
      </w:r>
      <w:proofErr w:type="spellStart"/>
      <w:r w:rsidRPr="00062F1D">
        <w:rPr>
          <w:rFonts w:ascii="Menlo" w:hAnsi="Menlo" w:cs="Menlo"/>
          <w:color w:val="C41A16"/>
          <w:sz w:val="18"/>
          <w:szCs w:val="18"/>
          <w:lang w:val="en-US"/>
          <w:rPrChange w:id="651" w:author="Carneiro Pinto da Silva, Fernando" w:date="2017-01-30T11:51:00Z">
            <w:rPr>
              <w:rFonts w:ascii="Menlo" w:hAnsi="Menlo" w:cs="Menlo"/>
              <w:color w:val="C41A16"/>
              <w:sz w:val="18"/>
              <w:szCs w:val="18"/>
            </w:rPr>
          </w:rPrChange>
        </w:rPr>
        <w:t>tarde</w:t>
      </w:r>
      <w:proofErr w:type="spellEnd"/>
      <w:r w:rsidRPr="00062F1D">
        <w:rPr>
          <w:rFonts w:ascii="Menlo" w:hAnsi="Menlo" w:cs="Menlo"/>
          <w:color w:val="C41A16"/>
          <w:sz w:val="18"/>
          <w:szCs w:val="18"/>
          <w:lang w:val="en-US"/>
          <w:rPrChange w:id="652" w:author="Carneiro Pinto da Silva, Fernando" w:date="2017-01-30T11:51:00Z">
            <w:rPr>
              <w:rFonts w:ascii="Menlo" w:hAnsi="Menlo" w:cs="Menlo"/>
              <w:color w:val="C41A16"/>
              <w:sz w:val="18"/>
              <w:szCs w:val="18"/>
            </w:rPr>
          </w:rPrChange>
        </w:rPr>
        <w:t>."</w:t>
      </w:r>
    </w:p>
    <w:p w14:paraId="360BB53B"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Change w:id="653" w:author="Carneiro Pinto da Silva, Fernando" w:date="2017-01-30T11:51:00Z">
            <w:rPr>
              <w:rFonts w:ascii="Menlo" w:hAnsi="Menlo" w:cs="Menlo"/>
              <w:sz w:val="18"/>
              <w:szCs w:val="18"/>
            </w:rPr>
          </w:rPrChange>
        </w:rPr>
      </w:pPr>
      <w:r w:rsidRPr="00062F1D">
        <w:rPr>
          <w:rFonts w:ascii="Menlo" w:hAnsi="Menlo" w:cs="Menlo"/>
          <w:sz w:val="18"/>
          <w:szCs w:val="18"/>
          <w:lang w:val="en-US"/>
          <w:rPrChange w:id="654" w:author="Carneiro Pinto da Silva, Fernando" w:date="2017-01-30T11:51:00Z">
            <w:rPr>
              <w:rFonts w:ascii="Menlo" w:hAnsi="Menlo" w:cs="Menlo"/>
              <w:sz w:val="18"/>
              <w:szCs w:val="18"/>
            </w:rPr>
          </w:rPrChange>
        </w:rPr>
        <w:t xml:space="preserve">                        </w:t>
      </w:r>
      <w:r w:rsidRPr="00062F1D">
        <w:rPr>
          <w:rFonts w:ascii="Menlo" w:hAnsi="Menlo" w:cs="Menlo"/>
          <w:color w:val="AA0D91"/>
          <w:sz w:val="18"/>
          <w:szCs w:val="18"/>
          <w:lang w:val="en-US"/>
          <w:rPrChange w:id="655" w:author="Carneiro Pinto da Silva, Fernando" w:date="2017-01-30T11:51:00Z">
            <w:rPr>
              <w:rFonts w:ascii="Menlo" w:hAnsi="Menlo" w:cs="Menlo"/>
              <w:color w:val="AA0D91"/>
              <w:sz w:val="18"/>
              <w:szCs w:val="18"/>
            </w:rPr>
          </w:rPrChange>
        </w:rPr>
        <w:t>break</w:t>
      </w:r>
    </w:p>
    <w:p w14:paraId="7A3464EF"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Change w:id="656" w:author="Carneiro Pinto da Silva, Fernando" w:date="2017-01-30T11:51:00Z">
            <w:rPr>
              <w:rFonts w:ascii="Menlo" w:hAnsi="Menlo" w:cs="Menlo"/>
              <w:sz w:val="18"/>
              <w:szCs w:val="18"/>
            </w:rPr>
          </w:rPrChange>
        </w:rPr>
      </w:pPr>
      <w:r w:rsidRPr="00062F1D">
        <w:rPr>
          <w:rFonts w:ascii="Menlo" w:hAnsi="Menlo" w:cs="Menlo"/>
          <w:sz w:val="18"/>
          <w:szCs w:val="18"/>
          <w:lang w:val="en-US"/>
          <w:rPrChange w:id="657" w:author="Carneiro Pinto da Silva, Fernando" w:date="2017-01-30T11:51:00Z">
            <w:rPr>
              <w:rFonts w:ascii="Menlo" w:hAnsi="Menlo" w:cs="Menlo"/>
              <w:sz w:val="18"/>
              <w:szCs w:val="18"/>
            </w:rPr>
          </w:rPrChange>
        </w:rPr>
        <w:t xml:space="preserve">                    }</w:t>
      </w:r>
    </w:p>
    <w:p w14:paraId="4711101F"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Change w:id="658" w:author="Carneiro Pinto da Silva, Fernando" w:date="2017-01-30T11:51:00Z">
            <w:rPr>
              <w:rFonts w:ascii="Menlo" w:hAnsi="Menlo" w:cs="Menlo"/>
              <w:sz w:val="18"/>
              <w:szCs w:val="18"/>
            </w:rPr>
          </w:rPrChange>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alert = </w:t>
      </w:r>
      <w:proofErr w:type="spellStart"/>
      <w:proofErr w:type="gramStart"/>
      <w:r w:rsidRPr="00062F1D">
        <w:rPr>
          <w:rFonts w:ascii="Menlo" w:hAnsi="Menlo" w:cs="Menlo"/>
          <w:color w:val="5C2699"/>
          <w:sz w:val="18"/>
          <w:szCs w:val="18"/>
          <w:lang w:val="en-US"/>
        </w:rPr>
        <w:t>UIAlertController</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xml:space="preserve">title: </w:t>
      </w:r>
      <w:r w:rsidRPr="00062F1D">
        <w:rPr>
          <w:rFonts w:ascii="Menlo" w:hAnsi="Menlo" w:cs="Menlo"/>
          <w:color w:val="C41A16"/>
          <w:sz w:val="18"/>
          <w:szCs w:val="18"/>
          <w:lang w:val="en-US"/>
        </w:rPr>
        <w:t>"</w:t>
      </w:r>
      <w:proofErr w:type="spellStart"/>
      <w:r w:rsidRPr="00062F1D">
        <w:rPr>
          <w:rFonts w:ascii="Menlo" w:hAnsi="Menlo" w:cs="Menlo"/>
          <w:color w:val="C41A16"/>
          <w:sz w:val="18"/>
          <w:szCs w:val="18"/>
          <w:lang w:val="en-US"/>
        </w:rPr>
        <w:t>Erro</w:t>
      </w:r>
      <w:proofErr w:type="spellEnd"/>
      <w:r w:rsidRPr="00062F1D">
        <w:rPr>
          <w:rFonts w:ascii="Menlo" w:hAnsi="Menlo" w:cs="Menlo"/>
          <w:color w:val="C41A16"/>
          <w:sz w:val="18"/>
          <w:szCs w:val="18"/>
          <w:lang w:val="en-US"/>
        </w:rPr>
        <w:t>"</w:t>
      </w:r>
      <w:r w:rsidRPr="00062F1D">
        <w:rPr>
          <w:rFonts w:ascii="Menlo" w:hAnsi="Menlo" w:cs="Menlo"/>
          <w:sz w:val="18"/>
          <w:szCs w:val="18"/>
          <w:lang w:val="en-US"/>
        </w:rPr>
        <w:t xml:space="preserve">, message: </w:t>
      </w:r>
      <w:proofErr w:type="spellStart"/>
      <w:r w:rsidRPr="00062F1D">
        <w:rPr>
          <w:rFonts w:ascii="Menlo" w:hAnsi="Menlo" w:cs="Menlo"/>
          <w:sz w:val="18"/>
          <w:szCs w:val="18"/>
          <w:lang w:val="en-US"/>
        </w:rPr>
        <w:t>alertMessage</w:t>
      </w:r>
      <w:proofErr w:type="spellEnd"/>
      <w:r w:rsidRPr="00062F1D">
        <w:rPr>
          <w:rFonts w:ascii="Menlo" w:hAnsi="Menlo" w:cs="Menlo"/>
          <w:sz w:val="18"/>
          <w:szCs w:val="18"/>
          <w:lang w:val="en-US"/>
        </w:rPr>
        <w:t xml:space="preserve">, </w:t>
      </w:r>
      <w:proofErr w:type="spellStart"/>
      <w:r w:rsidRPr="00062F1D">
        <w:rPr>
          <w:rFonts w:ascii="Menlo" w:hAnsi="Menlo" w:cs="Menlo"/>
          <w:sz w:val="18"/>
          <w:szCs w:val="18"/>
          <w:lang w:val="en-US"/>
        </w:rPr>
        <w:t>preferredStyle</w:t>
      </w:r>
      <w:proofErr w:type="spellEnd"/>
      <w:r w:rsidRPr="00062F1D">
        <w:rPr>
          <w:rFonts w:ascii="Menlo" w:hAnsi="Menlo" w:cs="Menlo"/>
          <w:sz w:val="18"/>
          <w:szCs w:val="18"/>
          <w:lang w:val="en-US"/>
        </w:rPr>
        <w:t>: .</w:t>
      </w:r>
      <w:r w:rsidRPr="00062F1D">
        <w:rPr>
          <w:rFonts w:ascii="Menlo" w:hAnsi="Menlo" w:cs="Menlo"/>
          <w:color w:val="2E0D6E"/>
          <w:sz w:val="18"/>
          <w:szCs w:val="18"/>
          <w:lang w:val="en-US"/>
        </w:rPr>
        <w:t>alert</w:t>
      </w:r>
      <w:r w:rsidRPr="00062F1D">
        <w:rPr>
          <w:rFonts w:ascii="Menlo" w:hAnsi="Menlo" w:cs="Menlo"/>
          <w:sz w:val="18"/>
          <w:szCs w:val="18"/>
          <w:lang w:val="en-US"/>
        </w:rPr>
        <w:t>)</w:t>
      </w:r>
    </w:p>
    <w:p w14:paraId="74A4534B"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okAction</w:t>
      </w:r>
      <w:proofErr w:type="spellEnd"/>
      <w:r w:rsidRPr="00062F1D">
        <w:rPr>
          <w:rFonts w:ascii="Menlo" w:hAnsi="Menlo" w:cs="Menlo"/>
          <w:sz w:val="18"/>
          <w:szCs w:val="18"/>
          <w:lang w:val="en-US"/>
        </w:rPr>
        <w:t xml:space="preserve"> = </w:t>
      </w:r>
      <w:proofErr w:type="spellStart"/>
      <w:proofErr w:type="gramStart"/>
      <w:r w:rsidRPr="00062F1D">
        <w:rPr>
          <w:rFonts w:ascii="Menlo" w:hAnsi="Menlo" w:cs="Menlo"/>
          <w:color w:val="5C2699"/>
          <w:sz w:val="18"/>
          <w:szCs w:val="18"/>
          <w:lang w:val="en-US"/>
        </w:rPr>
        <w:t>UIAlertAction</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xml:space="preserve">title: </w:t>
      </w:r>
      <w:r w:rsidRPr="00062F1D">
        <w:rPr>
          <w:rFonts w:ascii="Menlo" w:hAnsi="Menlo" w:cs="Menlo"/>
          <w:color w:val="C41A16"/>
          <w:sz w:val="18"/>
          <w:szCs w:val="18"/>
          <w:lang w:val="en-US"/>
        </w:rPr>
        <w:t>"OK"</w:t>
      </w:r>
      <w:r w:rsidRPr="00062F1D">
        <w:rPr>
          <w:rFonts w:ascii="Menlo" w:hAnsi="Menlo" w:cs="Menlo"/>
          <w:sz w:val="18"/>
          <w:szCs w:val="18"/>
          <w:lang w:val="en-US"/>
        </w:rPr>
        <w:t>, style: .</w:t>
      </w:r>
      <w:r w:rsidRPr="00062F1D">
        <w:rPr>
          <w:rFonts w:ascii="Menlo" w:hAnsi="Menlo" w:cs="Menlo"/>
          <w:color w:val="2E0D6E"/>
          <w:sz w:val="18"/>
          <w:szCs w:val="18"/>
          <w:lang w:val="en-US"/>
        </w:rPr>
        <w:t>default</w:t>
      </w:r>
      <w:r w:rsidRPr="00062F1D">
        <w:rPr>
          <w:rFonts w:ascii="Menlo" w:hAnsi="Menlo" w:cs="Menlo"/>
          <w:sz w:val="18"/>
          <w:szCs w:val="18"/>
          <w:lang w:val="en-US"/>
        </w:rPr>
        <w:t xml:space="preserve">, handler: </w:t>
      </w:r>
      <w:r w:rsidRPr="00062F1D">
        <w:rPr>
          <w:rFonts w:ascii="Menlo" w:hAnsi="Menlo" w:cs="Menlo"/>
          <w:color w:val="AA0D91"/>
          <w:sz w:val="18"/>
          <w:szCs w:val="18"/>
          <w:lang w:val="en-US"/>
        </w:rPr>
        <w:t>nil</w:t>
      </w:r>
      <w:r w:rsidRPr="00062F1D">
        <w:rPr>
          <w:rFonts w:ascii="Menlo" w:hAnsi="Menlo" w:cs="Menlo"/>
          <w:sz w:val="18"/>
          <w:szCs w:val="18"/>
          <w:lang w:val="en-US"/>
        </w:rPr>
        <w:t>)</w:t>
      </w:r>
    </w:p>
    <w:p w14:paraId="5F1C62E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roofErr w:type="spellStart"/>
      <w:proofErr w:type="gramStart"/>
      <w:r w:rsidRPr="00062F1D">
        <w:rPr>
          <w:rFonts w:ascii="Menlo" w:hAnsi="Menlo" w:cs="Menlo"/>
          <w:sz w:val="18"/>
          <w:szCs w:val="18"/>
          <w:lang w:val="en-US"/>
        </w:rPr>
        <w:t>alert.</w:t>
      </w:r>
      <w:r w:rsidRPr="00062F1D">
        <w:rPr>
          <w:rFonts w:ascii="Menlo" w:hAnsi="Menlo" w:cs="Menlo"/>
          <w:color w:val="2E0D6E"/>
          <w:sz w:val="18"/>
          <w:szCs w:val="18"/>
          <w:lang w:val="en-US"/>
        </w:rPr>
        <w:t>addAction</w:t>
      </w:r>
      <w:proofErr w:type="spellEnd"/>
      <w:proofErr w:type="gramEnd"/>
      <w:r w:rsidRPr="00062F1D">
        <w:rPr>
          <w:rFonts w:ascii="Menlo" w:hAnsi="Menlo" w:cs="Menlo"/>
          <w:sz w:val="18"/>
          <w:szCs w:val="18"/>
          <w:lang w:val="en-US"/>
        </w:rPr>
        <w:t>(</w:t>
      </w:r>
      <w:proofErr w:type="spellStart"/>
      <w:r w:rsidRPr="00062F1D">
        <w:rPr>
          <w:rFonts w:ascii="Menlo" w:hAnsi="Menlo" w:cs="Menlo"/>
          <w:sz w:val="18"/>
          <w:szCs w:val="18"/>
          <w:lang w:val="en-US"/>
        </w:rPr>
        <w:t>okAction</w:t>
      </w:r>
      <w:proofErr w:type="spellEnd"/>
      <w:r w:rsidRPr="00062F1D">
        <w:rPr>
          <w:rFonts w:ascii="Menlo" w:hAnsi="Menlo" w:cs="Menlo"/>
          <w:sz w:val="18"/>
          <w:szCs w:val="18"/>
          <w:lang w:val="en-US"/>
        </w:rPr>
        <w:t>)</w:t>
      </w:r>
    </w:p>
    <w:p w14:paraId="5F0A045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roofErr w:type="spellStart"/>
      <w:proofErr w:type="gramStart"/>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present</w:t>
      </w:r>
      <w:proofErr w:type="spellEnd"/>
      <w:proofErr w:type="gramEnd"/>
      <w:r w:rsidRPr="00062F1D">
        <w:rPr>
          <w:rFonts w:ascii="Menlo" w:hAnsi="Menlo" w:cs="Menlo"/>
          <w:sz w:val="18"/>
          <w:szCs w:val="18"/>
          <w:lang w:val="en-US"/>
        </w:rPr>
        <w:t xml:space="preserve">(alert, animated: </w:t>
      </w:r>
      <w:r w:rsidRPr="00062F1D">
        <w:rPr>
          <w:rFonts w:ascii="Menlo" w:hAnsi="Menlo" w:cs="Menlo"/>
          <w:color w:val="AA0D91"/>
          <w:sz w:val="18"/>
          <w:szCs w:val="18"/>
          <w:lang w:val="en-US"/>
        </w:rPr>
        <w:t>true</w:t>
      </w:r>
      <w:r w:rsidRPr="00062F1D">
        <w:rPr>
          <w:rFonts w:ascii="Menlo" w:hAnsi="Menlo" w:cs="Menlo"/>
          <w:sz w:val="18"/>
          <w:szCs w:val="18"/>
          <w:lang w:val="en-US"/>
        </w:rPr>
        <w:t xml:space="preserve">, completion: </w:t>
      </w:r>
      <w:r w:rsidRPr="00062F1D">
        <w:rPr>
          <w:rFonts w:ascii="Menlo" w:hAnsi="Menlo" w:cs="Menlo"/>
          <w:color w:val="AA0D91"/>
          <w:sz w:val="18"/>
          <w:szCs w:val="18"/>
          <w:lang w:val="en-US"/>
        </w:rPr>
        <w:t>nil</w:t>
      </w:r>
      <w:r w:rsidRPr="00062F1D">
        <w:rPr>
          <w:rFonts w:ascii="Menlo" w:hAnsi="Menlo" w:cs="Menlo"/>
          <w:sz w:val="18"/>
          <w:szCs w:val="18"/>
          <w:lang w:val="en-US"/>
        </w:rPr>
        <w:t>)</w:t>
      </w:r>
    </w:p>
    <w:p w14:paraId="1E546235"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lang w:val="en-US"/>
        </w:rPr>
        <w:t xml:space="preserve">                </w:t>
      </w:r>
      <w:proofErr w:type="gramStart"/>
      <w:r w:rsidRPr="00062F1D">
        <w:rPr>
          <w:rFonts w:ascii="Menlo" w:hAnsi="Menlo" w:cs="Menlo"/>
          <w:sz w:val="18"/>
          <w:szCs w:val="18"/>
        </w:rPr>
        <w:t>}</w:t>
      </w:r>
      <w:proofErr w:type="spellStart"/>
      <w:r w:rsidRPr="00062F1D">
        <w:rPr>
          <w:rFonts w:ascii="Menlo" w:hAnsi="Menlo" w:cs="Menlo"/>
          <w:color w:val="AA0D91"/>
          <w:sz w:val="18"/>
          <w:szCs w:val="18"/>
        </w:rPr>
        <w:t>else</w:t>
      </w:r>
      <w:proofErr w:type="spellEnd"/>
      <w:proofErr w:type="gramEnd"/>
      <w:r w:rsidRPr="00062F1D">
        <w:rPr>
          <w:rFonts w:ascii="Menlo" w:hAnsi="Menlo" w:cs="Menlo"/>
          <w:sz w:val="18"/>
          <w:szCs w:val="18"/>
        </w:rPr>
        <w:t>{</w:t>
      </w:r>
    </w:p>
    <w:p w14:paraId="2648495F"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proofErr w:type="spellStart"/>
      <w:proofErr w:type="gramStart"/>
      <w:r w:rsidRPr="00062F1D">
        <w:rPr>
          <w:rFonts w:ascii="Menlo" w:hAnsi="Menlo" w:cs="Menlo"/>
          <w:color w:val="AA0D91"/>
          <w:sz w:val="18"/>
          <w:szCs w:val="18"/>
        </w:rPr>
        <w:t>let</w:t>
      </w:r>
      <w:proofErr w:type="spellEnd"/>
      <w:proofErr w:type="gramEnd"/>
      <w:r w:rsidRPr="00062F1D">
        <w:rPr>
          <w:rFonts w:ascii="Menlo" w:hAnsi="Menlo" w:cs="Menlo"/>
          <w:sz w:val="18"/>
          <w:szCs w:val="18"/>
        </w:rPr>
        <w:t xml:space="preserve"> </w:t>
      </w:r>
      <w:proofErr w:type="spellStart"/>
      <w:r w:rsidRPr="00062F1D">
        <w:rPr>
          <w:rFonts w:ascii="Menlo" w:hAnsi="Menlo" w:cs="Menlo"/>
          <w:sz w:val="18"/>
          <w:szCs w:val="18"/>
        </w:rPr>
        <w:t>alert</w:t>
      </w:r>
      <w:proofErr w:type="spellEnd"/>
      <w:r w:rsidRPr="00062F1D">
        <w:rPr>
          <w:rFonts w:ascii="Menlo" w:hAnsi="Menlo" w:cs="Menlo"/>
          <w:sz w:val="18"/>
          <w:szCs w:val="18"/>
        </w:rPr>
        <w:t xml:space="preserve"> = </w:t>
      </w:r>
      <w:proofErr w:type="spellStart"/>
      <w:r w:rsidRPr="00062F1D">
        <w:rPr>
          <w:rFonts w:ascii="Menlo" w:hAnsi="Menlo" w:cs="Menlo"/>
          <w:color w:val="5C2699"/>
          <w:sz w:val="18"/>
          <w:szCs w:val="18"/>
        </w:rPr>
        <w:t>UIAlertController</w:t>
      </w:r>
      <w:proofErr w:type="spellEnd"/>
      <w:r w:rsidRPr="00062F1D">
        <w:rPr>
          <w:rFonts w:ascii="Menlo" w:hAnsi="Menlo" w:cs="Menlo"/>
          <w:sz w:val="18"/>
          <w:szCs w:val="18"/>
        </w:rPr>
        <w:t>(</w:t>
      </w:r>
      <w:proofErr w:type="spellStart"/>
      <w:r w:rsidRPr="00062F1D">
        <w:rPr>
          <w:rFonts w:ascii="Menlo" w:hAnsi="Menlo" w:cs="Menlo"/>
          <w:sz w:val="18"/>
          <w:szCs w:val="18"/>
        </w:rPr>
        <w:t>title</w:t>
      </w:r>
      <w:proofErr w:type="spellEnd"/>
      <w:r w:rsidRPr="00062F1D">
        <w:rPr>
          <w:rFonts w:ascii="Menlo" w:hAnsi="Menlo" w:cs="Menlo"/>
          <w:sz w:val="18"/>
          <w:szCs w:val="18"/>
        </w:rPr>
        <w:t xml:space="preserve">: </w:t>
      </w:r>
      <w:r w:rsidRPr="00062F1D">
        <w:rPr>
          <w:rFonts w:ascii="Menlo" w:hAnsi="Menlo" w:cs="Menlo"/>
          <w:color w:val="C41A16"/>
          <w:sz w:val="18"/>
          <w:szCs w:val="18"/>
        </w:rPr>
        <w:t>"Sucesso"</w:t>
      </w:r>
      <w:r w:rsidRPr="00062F1D">
        <w:rPr>
          <w:rFonts w:ascii="Menlo" w:hAnsi="Menlo" w:cs="Menlo"/>
          <w:sz w:val="18"/>
          <w:szCs w:val="18"/>
        </w:rPr>
        <w:t xml:space="preserve">, </w:t>
      </w:r>
      <w:proofErr w:type="spellStart"/>
      <w:r w:rsidRPr="00062F1D">
        <w:rPr>
          <w:rFonts w:ascii="Menlo" w:hAnsi="Menlo" w:cs="Menlo"/>
          <w:sz w:val="18"/>
          <w:szCs w:val="18"/>
        </w:rPr>
        <w:t>message</w:t>
      </w:r>
      <w:proofErr w:type="spellEnd"/>
      <w:r w:rsidRPr="00062F1D">
        <w:rPr>
          <w:rFonts w:ascii="Menlo" w:hAnsi="Menlo" w:cs="Menlo"/>
          <w:sz w:val="18"/>
          <w:szCs w:val="18"/>
        </w:rPr>
        <w:t xml:space="preserve">: </w:t>
      </w:r>
      <w:r w:rsidRPr="00062F1D">
        <w:rPr>
          <w:rFonts w:ascii="Menlo" w:hAnsi="Menlo" w:cs="Menlo"/>
          <w:color w:val="C41A16"/>
          <w:sz w:val="18"/>
          <w:szCs w:val="18"/>
        </w:rPr>
        <w:t>"Você foi cadastrado com sucesso!"</w:t>
      </w:r>
      <w:r w:rsidRPr="00062F1D">
        <w:rPr>
          <w:rFonts w:ascii="Menlo" w:hAnsi="Menlo" w:cs="Menlo"/>
          <w:sz w:val="18"/>
          <w:szCs w:val="18"/>
        </w:rPr>
        <w:t xml:space="preserve">, </w:t>
      </w:r>
      <w:proofErr w:type="spellStart"/>
      <w:r w:rsidRPr="00062F1D">
        <w:rPr>
          <w:rFonts w:ascii="Menlo" w:hAnsi="Menlo" w:cs="Menlo"/>
          <w:sz w:val="18"/>
          <w:szCs w:val="18"/>
        </w:rPr>
        <w:t>preferredStyle</w:t>
      </w:r>
      <w:proofErr w:type="spellEnd"/>
      <w:r w:rsidRPr="00062F1D">
        <w:rPr>
          <w:rFonts w:ascii="Menlo" w:hAnsi="Menlo" w:cs="Menlo"/>
          <w:sz w:val="18"/>
          <w:szCs w:val="18"/>
        </w:rPr>
        <w:t>: .</w:t>
      </w:r>
      <w:proofErr w:type="spellStart"/>
      <w:r w:rsidRPr="00062F1D">
        <w:rPr>
          <w:rFonts w:ascii="Menlo" w:hAnsi="Menlo" w:cs="Menlo"/>
          <w:color w:val="2E0D6E"/>
          <w:sz w:val="18"/>
          <w:szCs w:val="18"/>
        </w:rPr>
        <w:t>alert</w:t>
      </w:r>
      <w:proofErr w:type="spellEnd"/>
      <w:r w:rsidRPr="00062F1D">
        <w:rPr>
          <w:rFonts w:ascii="Menlo" w:hAnsi="Menlo" w:cs="Menlo"/>
          <w:sz w:val="18"/>
          <w:szCs w:val="18"/>
        </w:rPr>
        <w:t>)</w:t>
      </w:r>
    </w:p>
    <w:p w14:paraId="3E338B3E"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rPr>
        <w:t xml:space="preserve">                    </w:t>
      </w: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okAction</w:t>
      </w:r>
      <w:proofErr w:type="spellEnd"/>
      <w:r w:rsidRPr="00062F1D">
        <w:rPr>
          <w:rFonts w:ascii="Menlo" w:hAnsi="Menlo" w:cs="Menlo"/>
          <w:sz w:val="18"/>
          <w:szCs w:val="18"/>
          <w:lang w:val="en-US"/>
        </w:rPr>
        <w:t xml:space="preserve"> = </w:t>
      </w:r>
      <w:proofErr w:type="spellStart"/>
      <w:proofErr w:type="gramStart"/>
      <w:r w:rsidRPr="00062F1D">
        <w:rPr>
          <w:rFonts w:ascii="Menlo" w:hAnsi="Menlo" w:cs="Menlo"/>
          <w:color w:val="5C2699"/>
          <w:sz w:val="18"/>
          <w:szCs w:val="18"/>
          <w:lang w:val="en-US"/>
        </w:rPr>
        <w:t>UIAlertAction</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xml:space="preserve">title: </w:t>
      </w:r>
      <w:r w:rsidRPr="00062F1D">
        <w:rPr>
          <w:rFonts w:ascii="Menlo" w:hAnsi="Menlo" w:cs="Menlo"/>
          <w:color w:val="C41A16"/>
          <w:sz w:val="18"/>
          <w:szCs w:val="18"/>
          <w:lang w:val="en-US"/>
        </w:rPr>
        <w:t>"OK"</w:t>
      </w:r>
      <w:r w:rsidRPr="00062F1D">
        <w:rPr>
          <w:rFonts w:ascii="Menlo" w:hAnsi="Menlo" w:cs="Menlo"/>
          <w:sz w:val="18"/>
          <w:szCs w:val="18"/>
          <w:lang w:val="en-US"/>
        </w:rPr>
        <w:t>, style: .</w:t>
      </w:r>
      <w:r w:rsidRPr="00062F1D">
        <w:rPr>
          <w:rFonts w:ascii="Menlo" w:hAnsi="Menlo" w:cs="Menlo"/>
          <w:color w:val="2E0D6E"/>
          <w:sz w:val="18"/>
          <w:szCs w:val="18"/>
          <w:lang w:val="en-US"/>
        </w:rPr>
        <w:t>default</w:t>
      </w:r>
      <w:r w:rsidRPr="00062F1D">
        <w:rPr>
          <w:rFonts w:ascii="Menlo" w:hAnsi="Menlo" w:cs="Menlo"/>
          <w:sz w:val="18"/>
          <w:szCs w:val="18"/>
          <w:lang w:val="en-US"/>
        </w:rPr>
        <w:t xml:space="preserve">) { </w:t>
      </w:r>
      <w:r w:rsidRPr="00062F1D">
        <w:rPr>
          <w:rFonts w:ascii="Menlo" w:hAnsi="Menlo" w:cs="Menlo"/>
          <w:color w:val="AA0D91"/>
          <w:sz w:val="18"/>
          <w:szCs w:val="18"/>
          <w:lang w:val="en-US"/>
        </w:rPr>
        <w:t>_</w:t>
      </w:r>
      <w:r w:rsidRPr="00062F1D">
        <w:rPr>
          <w:rFonts w:ascii="Menlo" w:hAnsi="Menlo" w:cs="Menlo"/>
          <w:sz w:val="18"/>
          <w:szCs w:val="18"/>
          <w:lang w:val="en-US"/>
        </w:rPr>
        <w:t xml:space="preserve"> </w:t>
      </w:r>
      <w:r w:rsidRPr="00062F1D">
        <w:rPr>
          <w:rFonts w:ascii="Menlo" w:hAnsi="Menlo" w:cs="Menlo"/>
          <w:color w:val="AA0D91"/>
          <w:sz w:val="18"/>
          <w:szCs w:val="18"/>
          <w:lang w:val="en-US"/>
        </w:rPr>
        <w:t>in</w:t>
      </w:r>
    </w:p>
    <w:p w14:paraId="5A71992C"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roofErr w:type="spellStart"/>
      <w:proofErr w:type="gramStart"/>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performSegue</w:t>
      </w:r>
      <w:proofErr w:type="spellEnd"/>
      <w:proofErr w:type="gramEnd"/>
      <w:r w:rsidRPr="00062F1D">
        <w:rPr>
          <w:rFonts w:ascii="Menlo" w:hAnsi="Menlo" w:cs="Menlo"/>
          <w:sz w:val="18"/>
          <w:szCs w:val="18"/>
          <w:lang w:val="en-US"/>
        </w:rPr>
        <w:t>(</w:t>
      </w:r>
      <w:proofErr w:type="spellStart"/>
      <w:r w:rsidRPr="00062F1D">
        <w:rPr>
          <w:rFonts w:ascii="Menlo" w:hAnsi="Menlo" w:cs="Menlo"/>
          <w:sz w:val="18"/>
          <w:szCs w:val="18"/>
          <w:lang w:val="en-US"/>
        </w:rPr>
        <w:t>withIdentifier</w:t>
      </w:r>
      <w:proofErr w:type="spellEnd"/>
      <w:r w:rsidRPr="00062F1D">
        <w:rPr>
          <w:rFonts w:ascii="Menlo" w:hAnsi="Menlo" w:cs="Menlo"/>
          <w:sz w:val="18"/>
          <w:szCs w:val="18"/>
          <w:lang w:val="en-US"/>
        </w:rPr>
        <w:t xml:space="preserve">: </w:t>
      </w:r>
      <w:r w:rsidRPr="00062F1D">
        <w:rPr>
          <w:rFonts w:ascii="Menlo" w:hAnsi="Menlo" w:cs="Menlo"/>
          <w:color w:val="C41A16"/>
          <w:sz w:val="18"/>
          <w:szCs w:val="18"/>
          <w:lang w:val="en-US"/>
        </w:rPr>
        <w:t>"</w:t>
      </w:r>
      <w:proofErr w:type="spellStart"/>
      <w:r w:rsidRPr="00062F1D">
        <w:rPr>
          <w:rFonts w:ascii="Menlo" w:hAnsi="Menlo" w:cs="Menlo"/>
          <w:color w:val="C41A16"/>
          <w:sz w:val="18"/>
          <w:szCs w:val="18"/>
          <w:lang w:val="en-US"/>
        </w:rPr>
        <w:t>ShowHomeScreenSegue</w:t>
      </w:r>
      <w:proofErr w:type="spellEnd"/>
      <w:r w:rsidRPr="00062F1D">
        <w:rPr>
          <w:rFonts w:ascii="Menlo" w:hAnsi="Menlo" w:cs="Menlo"/>
          <w:color w:val="C41A16"/>
          <w:sz w:val="18"/>
          <w:szCs w:val="18"/>
          <w:lang w:val="en-US"/>
        </w:rPr>
        <w:t>"</w:t>
      </w:r>
      <w:r w:rsidRPr="00062F1D">
        <w:rPr>
          <w:rFonts w:ascii="Menlo" w:hAnsi="Menlo" w:cs="Menlo"/>
          <w:sz w:val="18"/>
          <w:szCs w:val="18"/>
          <w:lang w:val="en-US"/>
        </w:rPr>
        <w:t xml:space="preserve">, sender: </w:t>
      </w:r>
      <w:r w:rsidRPr="00062F1D">
        <w:rPr>
          <w:rFonts w:ascii="Menlo" w:hAnsi="Menlo" w:cs="Menlo"/>
          <w:color w:val="AA0D91"/>
          <w:sz w:val="18"/>
          <w:szCs w:val="18"/>
          <w:lang w:val="en-US"/>
        </w:rPr>
        <w:t>self</w:t>
      </w:r>
      <w:r w:rsidRPr="00062F1D">
        <w:rPr>
          <w:rFonts w:ascii="Menlo" w:hAnsi="Menlo" w:cs="Menlo"/>
          <w:sz w:val="18"/>
          <w:szCs w:val="18"/>
          <w:lang w:val="en-US"/>
        </w:rPr>
        <w:t>)</w:t>
      </w:r>
    </w:p>
    <w:p w14:paraId="530E0A0B"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Change w:id="659" w:author="Carneiro Pinto da Silva, Fernando" w:date="2017-01-30T11:51:00Z">
            <w:rPr>
              <w:rFonts w:ascii="Menlo" w:hAnsi="Menlo" w:cs="Menlo"/>
              <w:sz w:val="18"/>
              <w:szCs w:val="18"/>
            </w:rPr>
          </w:rPrChange>
        </w:rPr>
      </w:pPr>
      <w:r w:rsidRPr="00062F1D">
        <w:rPr>
          <w:rFonts w:ascii="Menlo" w:hAnsi="Menlo" w:cs="Menlo"/>
          <w:sz w:val="18"/>
          <w:szCs w:val="18"/>
          <w:lang w:val="en-US"/>
        </w:rPr>
        <w:t xml:space="preserve">                    </w:t>
      </w:r>
      <w:r w:rsidRPr="00062F1D">
        <w:rPr>
          <w:rFonts w:ascii="Menlo" w:hAnsi="Menlo" w:cs="Menlo"/>
          <w:sz w:val="18"/>
          <w:szCs w:val="18"/>
          <w:lang w:val="en-US"/>
          <w:rPrChange w:id="660" w:author="Carneiro Pinto da Silva, Fernando" w:date="2017-01-30T11:51:00Z">
            <w:rPr>
              <w:rFonts w:ascii="Menlo" w:hAnsi="Menlo" w:cs="Menlo"/>
              <w:sz w:val="18"/>
              <w:szCs w:val="18"/>
            </w:rPr>
          </w:rPrChange>
        </w:rPr>
        <w:t>}</w:t>
      </w:r>
    </w:p>
    <w:p w14:paraId="5CA438C3"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Change w:id="661" w:author="Carneiro Pinto da Silva, Fernando" w:date="2017-01-30T11:51:00Z">
            <w:rPr>
              <w:rFonts w:ascii="Menlo" w:hAnsi="Menlo" w:cs="Menlo"/>
              <w:sz w:val="18"/>
              <w:szCs w:val="18"/>
            </w:rPr>
          </w:rPrChange>
        </w:rPr>
        <w:t xml:space="preserve">                    </w:t>
      </w:r>
      <w:proofErr w:type="spellStart"/>
      <w:proofErr w:type="gramStart"/>
      <w:r w:rsidRPr="00062F1D">
        <w:rPr>
          <w:rFonts w:ascii="Menlo" w:hAnsi="Menlo" w:cs="Menlo"/>
          <w:sz w:val="18"/>
          <w:szCs w:val="18"/>
          <w:lang w:val="en-US"/>
        </w:rPr>
        <w:t>alert.</w:t>
      </w:r>
      <w:r w:rsidRPr="00062F1D">
        <w:rPr>
          <w:rFonts w:ascii="Menlo" w:hAnsi="Menlo" w:cs="Menlo"/>
          <w:color w:val="2E0D6E"/>
          <w:sz w:val="18"/>
          <w:szCs w:val="18"/>
          <w:lang w:val="en-US"/>
        </w:rPr>
        <w:t>addAction</w:t>
      </w:r>
      <w:proofErr w:type="spellEnd"/>
      <w:proofErr w:type="gramEnd"/>
      <w:r w:rsidRPr="00062F1D">
        <w:rPr>
          <w:rFonts w:ascii="Menlo" w:hAnsi="Menlo" w:cs="Menlo"/>
          <w:sz w:val="18"/>
          <w:szCs w:val="18"/>
          <w:lang w:val="en-US"/>
        </w:rPr>
        <w:t>(</w:t>
      </w:r>
      <w:proofErr w:type="spellStart"/>
      <w:r w:rsidRPr="00062F1D">
        <w:rPr>
          <w:rFonts w:ascii="Menlo" w:hAnsi="Menlo" w:cs="Menlo"/>
          <w:sz w:val="18"/>
          <w:szCs w:val="18"/>
          <w:lang w:val="en-US"/>
        </w:rPr>
        <w:t>okAction</w:t>
      </w:r>
      <w:proofErr w:type="spellEnd"/>
      <w:r w:rsidRPr="00062F1D">
        <w:rPr>
          <w:rFonts w:ascii="Menlo" w:hAnsi="Menlo" w:cs="Menlo"/>
          <w:sz w:val="18"/>
          <w:szCs w:val="18"/>
          <w:lang w:val="en-US"/>
        </w:rPr>
        <w:t>)</w:t>
      </w:r>
    </w:p>
    <w:p w14:paraId="232278D8"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lang w:val="en-US"/>
        </w:rPr>
      </w:pPr>
      <w:r w:rsidRPr="00062F1D">
        <w:rPr>
          <w:rFonts w:ascii="Menlo" w:hAnsi="Menlo" w:cs="Menlo"/>
          <w:sz w:val="18"/>
          <w:szCs w:val="18"/>
          <w:lang w:val="en-US"/>
        </w:rPr>
        <w:t xml:space="preserve">                    </w:t>
      </w:r>
      <w:proofErr w:type="spellStart"/>
      <w:proofErr w:type="gramStart"/>
      <w:r w:rsidRPr="00062F1D">
        <w:rPr>
          <w:rFonts w:ascii="Menlo" w:hAnsi="Menlo" w:cs="Menlo"/>
          <w:color w:val="AA0D91"/>
          <w:sz w:val="18"/>
          <w:szCs w:val="18"/>
          <w:lang w:val="en-US"/>
        </w:rPr>
        <w:t>self</w:t>
      </w:r>
      <w:r w:rsidRPr="00062F1D">
        <w:rPr>
          <w:rFonts w:ascii="Menlo" w:hAnsi="Menlo" w:cs="Menlo"/>
          <w:sz w:val="18"/>
          <w:szCs w:val="18"/>
          <w:lang w:val="en-US"/>
        </w:rPr>
        <w:t>.</w:t>
      </w:r>
      <w:r w:rsidRPr="00062F1D">
        <w:rPr>
          <w:rFonts w:ascii="Menlo" w:hAnsi="Menlo" w:cs="Menlo"/>
          <w:color w:val="2E0D6E"/>
          <w:sz w:val="18"/>
          <w:szCs w:val="18"/>
          <w:lang w:val="en-US"/>
        </w:rPr>
        <w:t>present</w:t>
      </w:r>
      <w:proofErr w:type="spellEnd"/>
      <w:proofErr w:type="gramEnd"/>
      <w:r w:rsidRPr="00062F1D">
        <w:rPr>
          <w:rFonts w:ascii="Menlo" w:hAnsi="Menlo" w:cs="Menlo"/>
          <w:sz w:val="18"/>
          <w:szCs w:val="18"/>
          <w:lang w:val="en-US"/>
        </w:rPr>
        <w:t xml:space="preserve">(alert, animated: </w:t>
      </w:r>
      <w:r w:rsidRPr="00062F1D">
        <w:rPr>
          <w:rFonts w:ascii="Menlo" w:hAnsi="Menlo" w:cs="Menlo"/>
          <w:color w:val="AA0D91"/>
          <w:sz w:val="18"/>
          <w:szCs w:val="18"/>
          <w:lang w:val="en-US"/>
        </w:rPr>
        <w:t>true</w:t>
      </w:r>
      <w:r w:rsidRPr="00062F1D">
        <w:rPr>
          <w:rFonts w:ascii="Menlo" w:hAnsi="Menlo" w:cs="Menlo"/>
          <w:sz w:val="18"/>
          <w:szCs w:val="18"/>
          <w:lang w:val="en-US"/>
        </w:rPr>
        <w:t xml:space="preserve">, completion: </w:t>
      </w:r>
      <w:r w:rsidRPr="00062F1D">
        <w:rPr>
          <w:rFonts w:ascii="Menlo" w:hAnsi="Menlo" w:cs="Menlo"/>
          <w:color w:val="AA0D91"/>
          <w:sz w:val="18"/>
          <w:szCs w:val="18"/>
          <w:lang w:val="en-US"/>
        </w:rPr>
        <w:t>nil</w:t>
      </w:r>
      <w:r w:rsidRPr="00062F1D">
        <w:rPr>
          <w:rFonts w:ascii="Menlo" w:hAnsi="Menlo" w:cs="Menlo"/>
          <w:sz w:val="18"/>
          <w:szCs w:val="18"/>
          <w:lang w:val="en-US"/>
        </w:rPr>
        <w:t>)</w:t>
      </w:r>
    </w:p>
    <w:p w14:paraId="7C82AE70"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lang w:val="en-US"/>
        </w:rPr>
        <w:t xml:space="preserve">                </w:t>
      </w:r>
      <w:r w:rsidRPr="00062F1D">
        <w:rPr>
          <w:rFonts w:ascii="Menlo" w:hAnsi="Menlo" w:cs="Menlo"/>
          <w:sz w:val="18"/>
          <w:szCs w:val="18"/>
        </w:rPr>
        <w:t>}</w:t>
      </w:r>
    </w:p>
    <w:p w14:paraId="3C6AF2D4"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p>
    <w:p w14:paraId="6DF27778"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p>
    <w:p w14:paraId="09DE293D" w14:textId="77777777" w:rsidR="00215E70" w:rsidRPr="00062F1D" w:rsidRDefault="00215E70" w:rsidP="00062F1D">
      <w:pPr>
        <w:widowControl w:val="0"/>
        <w:tabs>
          <w:tab w:val="left" w:pos="692"/>
        </w:tabs>
        <w:autoSpaceDE w:val="0"/>
        <w:autoSpaceDN w:val="0"/>
        <w:adjustRightInd w:val="0"/>
        <w:spacing w:after="0"/>
        <w:ind w:left="360"/>
        <w:jc w:val="left"/>
        <w:rPr>
          <w:rFonts w:ascii="Menlo" w:hAnsi="Menlo" w:cs="Menlo"/>
          <w:sz w:val="18"/>
          <w:szCs w:val="18"/>
        </w:rPr>
      </w:pPr>
      <w:r w:rsidRPr="00062F1D">
        <w:rPr>
          <w:rFonts w:ascii="Menlo" w:hAnsi="Menlo" w:cs="Menlo"/>
          <w:sz w:val="18"/>
          <w:szCs w:val="18"/>
        </w:rPr>
        <w:t xml:space="preserve">        }</w:t>
      </w:r>
    </w:p>
    <w:p w14:paraId="08D0AA12" w14:textId="2AE0B957" w:rsidR="00215E70" w:rsidRDefault="00215E70" w:rsidP="00062F1D">
      <w:pPr>
        <w:ind w:left="360"/>
        <w:jc w:val="left"/>
        <w:rPr>
          <w:rFonts w:ascii="Menlo" w:hAnsi="Menlo" w:cs="Menlo"/>
          <w:sz w:val="18"/>
          <w:szCs w:val="18"/>
        </w:rPr>
      </w:pPr>
      <w:r w:rsidRPr="00062F1D">
        <w:rPr>
          <w:rFonts w:ascii="Menlo" w:hAnsi="Menlo" w:cs="Menlo"/>
          <w:sz w:val="18"/>
          <w:szCs w:val="18"/>
        </w:rPr>
        <w:t xml:space="preserve">    }</w:t>
      </w:r>
    </w:p>
    <w:p w14:paraId="1A5EDEE8" w14:textId="57267676" w:rsidR="00215E70" w:rsidRPr="00215E70" w:rsidRDefault="00215E70" w:rsidP="00062F1D">
      <w:pPr>
        <w:ind w:left="1134"/>
      </w:pPr>
      <w:r>
        <w:t xml:space="preserve">DICA: Este método trata erros conhecidos do </w:t>
      </w:r>
      <w:proofErr w:type="spellStart"/>
      <w:r>
        <w:t>Firebase</w:t>
      </w:r>
      <w:proofErr w:type="spellEnd"/>
      <w:r>
        <w:t xml:space="preserve">. Todos estes erros estão documentados no site do </w:t>
      </w:r>
      <w:proofErr w:type="spellStart"/>
      <w:r>
        <w:t>Firebase</w:t>
      </w:r>
      <w:proofErr w:type="spellEnd"/>
    </w:p>
    <w:p w14:paraId="6B1C317F" w14:textId="42B0D9EE" w:rsidR="00215E70" w:rsidRDefault="00215E70" w:rsidP="00062F1D">
      <w:pPr>
        <w:pStyle w:val="PargrafodaLista"/>
        <w:numPr>
          <w:ilvl w:val="0"/>
          <w:numId w:val="53"/>
        </w:numPr>
        <w:jc w:val="left"/>
      </w:pPr>
      <w:r>
        <w:t xml:space="preserve">O método de cadastro está pronto. Execute o </w:t>
      </w:r>
      <w:proofErr w:type="spellStart"/>
      <w:r w:rsidRPr="00322140">
        <w:rPr>
          <w:i/>
        </w:rPr>
        <w:t>app</w:t>
      </w:r>
      <w:proofErr w:type="spellEnd"/>
      <w:r>
        <w:t>.</w:t>
      </w:r>
    </w:p>
    <w:p w14:paraId="2F253D63" w14:textId="009110FB" w:rsidR="00215E70" w:rsidRDefault="00215E70" w:rsidP="00062F1D">
      <w:pPr>
        <w:pStyle w:val="PargrafodaLista"/>
        <w:numPr>
          <w:ilvl w:val="0"/>
          <w:numId w:val="53"/>
        </w:numPr>
        <w:jc w:val="left"/>
      </w:pPr>
      <w:r>
        <w:t>Cadastre-se</w:t>
      </w:r>
    </w:p>
    <w:p w14:paraId="15A54692" w14:textId="2FA9A3D8" w:rsidR="00215E70" w:rsidRDefault="00215E70" w:rsidP="00062F1D">
      <w:pPr>
        <w:pStyle w:val="PargrafodaLista"/>
        <w:numPr>
          <w:ilvl w:val="0"/>
          <w:numId w:val="53"/>
        </w:numPr>
        <w:jc w:val="left"/>
      </w:pPr>
      <w:r>
        <w:t>Uma tela de sucesso aparecerá. Se você inserir dados inválidos, um erro aparecerá</w:t>
      </w:r>
    </w:p>
    <w:p w14:paraId="2E0987E0" w14:textId="77777777" w:rsidR="0035551E" w:rsidRDefault="00D72E00" w:rsidP="00062F1D">
      <w:pPr>
        <w:pStyle w:val="PargrafodaLista"/>
        <w:numPr>
          <w:ilvl w:val="0"/>
          <w:numId w:val="53"/>
        </w:numPr>
        <w:jc w:val="left"/>
      </w:pPr>
      <w:r>
        <w:t xml:space="preserve">Você poderá olhar no </w:t>
      </w:r>
      <w:proofErr w:type="spellStart"/>
      <w:r>
        <w:t>Firebase</w:t>
      </w:r>
      <w:proofErr w:type="spellEnd"/>
      <w:r>
        <w:t xml:space="preserve"> Console o novo usuário cadastrado:</w:t>
      </w:r>
      <w:r w:rsidR="0035551E">
        <w:t xml:space="preserve"> </w:t>
      </w:r>
    </w:p>
    <w:p w14:paraId="52026983" w14:textId="77777777" w:rsidR="00436949" w:rsidRDefault="00676CA0" w:rsidP="00436949">
      <w:pPr>
        <w:keepNext/>
        <w:jc w:val="left"/>
        <w:rPr>
          <w:ins w:id="662" w:author="Willian" w:date="2017-02-04T15:07:00Z"/>
        </w:rPr>
        <w:pPrChange w:id="663" w:author="Willian" w:date="2017-02-04T15:07:00Z">
          <w:pPr>
            <w:jc w:val="left"/>
          </w:pPr>
        </w:pPrChange>
      </w:pPr>
      <w:commentRangeStart w:id="664"/>
      <w:commentRangeStart w:id="665"/>
      <w:r>
        <w:rPr>
          <w:noProof/>
        </w:rPr>
        <w:drawing>
          <wp:inline distT="0" distB="0" distL="0" distR="0" wp14:anchorId="23248052" wp14:editId="6C065887">
            <wp:extent cx="5733415" cy="1341755"/>
            <wp:effectExtent l="0" t="0" r="6985"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Tela 2016-11-29 às 01.22.18.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1341755"/>
                    </a:xfrm>
                    <a:prstGeom prst="rect">
                      <a:avLst/>
                    </a:prstGeom>
                  </pic:spPr>
                </pic:pic>
              </a:graphicData>
            </a:graphic>
          </wp:inline>
        </w:drawing>
      </w:r>
      <w:commentRangeEnd w:id="664"/>
      <w:commentRangeEnd w:id="665"/>
    </w:p>
    <w:p w14:paraId="4196AEBE" w14:textId="0C7F4CBF" w:rsidR="00436949" w:rsidRDefault="00436949" w:rsidP="00436949">
      <w:pPr>
        <w:pStyle w:val="Legenda"/>
        <w:jc w:val="center"/>
        <w:rPr>
          <w:ins w:id="666" w:author="Willian" w:date="2017-02-04T15:07:00Z"/>
        </w:rPr>
        <w:pPrChange w:id="667" w:author="Willian" w:date="2017-02-04T15:08:00Z">
          <w:pPr>
            <w:pStyle w:val="Legenda"/>
          </w:pPr>
        </w:pPrChange>
      </w:pPr>
      <w:ins w:id="668" w:author="Willian" w:date="2017-02-04T15:07:00Z">
        <w:r>
          <w:t xml:space="preserve">Figura </w:t>
        </w:r>
        <w:r>
          <w:fldChar w:fldCharType="begin"/>
        </w:r>
        <w:r>
          <w:instrText xml:space="preserve"> SEQ Figura \* ARABIC </w:instrText>
        </w:r>
      </w:ins>
      <w:r>
        <w:fldChar w:fldCharType="separate"/>
      </w:r>
      <w:ins w:id="669" w:author="Willian" w:date="2017-02-04T15:07:00Z">
        <w:r>
          <w:rPr>
            <w:noProof/>
          </w:rPr>
          <w:t>22</w:t>
        </w:r>
        <w:r>
          <w:fldChar w:fldCharType="end"/>
        </w:r>
        <w:r>
          <w:t xml:space="preserve"> - </w:t>
        </w:r>
        <w:proofErr w:type="spellStart"/>
        <w:r>
          <w:t>Firebase</w:t>
        </w:r>
        <w:proofErr w:type="spellEnd"/>
        <w:r>
          <w:t xml:space="preserve"> mostrando um novo usuário registrado</w:t>
        </w:r>
      </w:ins>
    </w:p>
    <w:p w14:paraId="6101B8EC" w14:textId="555C53A9" w:rsidR="00676CA0" w:rsidRDefault="00322140" w:rsidP="00062F1D">
      <w:pPr>
        <w:jc w:val="left"/>
      </w:pPr>
      <w:r>
        <w:rPr>
          <w:rStyle w:val="Refdecomentrio"/>
        </w:rPr>
        <w:commentReference w:id="664"/>
      </w:r>
      <w:r w:rsidR="00436949">
        <w:rPr>
          <w:rStyle w:val="Refdecomentrio"/>
        </w:rPr>
        <w:commentReference w:id="665"/>
      </w:r>
    </w:p>
    <w:p w14:paraId="323983C5" w14:textId="5ADFDAF1" w:rsidR="00676CA0" w:rsidRDefault="00676CA0" w:rsidP="00062F1D">
      <w:pPr>
        <w:pStyle w:val="PargrafodaLista"/>
        <w:numPr>
          <w:ilvl w:val="0"/>
          <w:numId w:val="53"/>
        </w:numPr>
        <w:jc w:val="left"/>
      </w:pPr>
      <w:r>
        <w:t xml:space="preserve">O método de </w:t>
      </w:r>
      <w:proofErr w:type="spellStart"/>
      <w:r w:rsidRPr="00322140">
        <w:rPr>
          <w:i/>
        </w:rPr>
        <w:t>login</w:t>
      </w:r>
      <w:proofErr w:type="spellEnd"/>
      <w:r>
        <w:t xml:space="preserve"> será </w:t>
      </w:r>
      <w:commentRangeStart w:id="670"/>
      <w:commentRangeStart w:id="671"/>
      <w:r>
        <w:t>similar</w:t>
      </w:r>
      <w:commentRangeEnd w:id="670"/>
      <w:r w:rsidR="00322140">
        <w:rPr>
          <w:rStyle w:val="Refdecomentrio"/>
        </w:rPr>
        <w:commentReference w:id="670"/>
      </w:r>
      <w:commentRangeEnd w:id="671"/>
      <w:ins w:id="672" w:author="Willian" w:date="2017-02-04T15:08:00Z">
        <w:r w:rsidR="00436949">
          <w:t xml:space="preserve"> a</w:t>
        </w:r>
      </w:ins>
      <w:r w:rsidR="00436949">
        <w:rPr>
          <w:rStyle w:val="Refdecomentrio"/>
        </w:rPr>
        <w:commentReference w:id="671"/>
      </w:r>
      <w:r>
        <w:t>:</w:t>
      </w:r>
    </w:p>
    <w:p w14:paraId="433B9438" w14:textId="77777777" w:rsidR="00676CA0" w:rsidRDefault="00676CA0" w:rsidP="00062F1D">
      <w:pPr>
        <w:ind w:left="360"/>
        <w:jc w:val="left"/>
        <w:rPr>
          <w:ins w:id="673" w:author="Willian" w:date="2017-02-04T14:47:00Z"/>
        </w:rPr>
      </w:pPr>
    </w:p>
    <w:p w14:paraId="65745887" w14:textId="77777777" w:rsidR="008069B5" w:rsidRPr="008069B5" w:rsidRDefault="008069B5" w:rsidP="008069B5">
      <w:pPr>
        <w:widowControl w:val="0"/>
        <w:tabs>
          <w:tab w:val="left" w:pos="692"/>
        </w:tabs>
        <w:autoSpaceDE w:val="0"/>
        <w:autoSpaceDN w:val="0"/>
        <w:adjustRightInd w:val="0"/>
        <w:spacing w:after="0"/>
        <w:jc w:val="left"/>
        <w:rPr>
          <w:ins w:id="674" w:author="Willian" w:date="2017-02-04T14:47:00Z"/>
          <w:rFonts w:ascii="Menlo" w:hAnsi="Menlo" w:cs="Menlo"/>
          <w:sz w:val="18"/>
          <w:szCs w:val="18"/>
          <w:rPrChange w:id="675" w:author="Willian" w:date="2017-02-04T14:47:00Z">
            <w:rPr>
              <w:ins w:id="676" w:author="Willian" w:date="2017-02-04T14:47:00Z"/>
              <w:rFonts w:ascii="Menlo" w:hAnsi="Menlo" w:cs="Menlo"/>
              <w:sz w:val="28"/>
              <w:szCs w:val="28"/>
            </w:rPr>
          </w:rPrChange>
        </w:rPr>
      </w:pPr>
      <w:ins w:id="677" w:author="Willian" w:date="2017-02-04T14:47:00Z">
        <w:r w:rsidRPr="008069B5">
          <w:rPr>
            <w:rFonts w:ascii="Menlo" w:hAnsi="Menlo" w:cs="Menlo"/>
            <w:color w:val="AA0D91"/>
            <w:sz w:val="18"/>
            <w:szCs w:val="18"/>
            <w:rPrChange w:id="678" w:author="Willian" w:date="2017-02-04T14:47:00Z">
              <w:rPr>
                <w:rFonts w:ascii="Menlo" w:hAnsi="Menlo" w:cs="Menlo"/>
                <w:color w:val="AA0D91"/>
                <w:sz w:val="28"/>
                <w:szCs w:val="28"/>
              </w:rPr>
            </w:rPrChange>
          </w:rPr>
          <w:t>@</w:t>
        </w:r>
        <w:proofErr w:type="spellStart"/>
        <w:r w:rsidRPr="008069B5">
          <w:rPr>
            <w:rFonts w:ascii="Menlo" w:hAnsi="Menlo" w:cs="Menlo"/>
            <w:color w:val="AA0D91"/>
            <w:sz w:val="18"/>
            <w:szCs w:val="18"/>
            <w:rPrChange w:id="679" w:author="Willian" w:date="2017-02-04T14:47:00Z">
              <w:rPr>
                <w:rFonts w:ascii="Menlo" w:hAnsi="Menlo" w:cs="Menlo"/>
                <w:color w:val="AA0D91"/>
                <w:sz w:val="28"/>
                <w:szCs w:val="28"/>
              </w:rPr>
            </w:rPrChange>
          </w:rPr>
          <w:t>IBAction</w:t>
        </w:r>
        <w:proofErr w:type="spellEnd"/>
        <w:r w:rsidRPr="008069B5">
          <w:rPr>
            <w:rFonts w:ascii="Menlo" w:hAnsi="Menlo" w:cs="Menlo"/>
            <w:sz w:val="18"/>
            <w:szCs w:val="18"/>
            <w:rPrChange w:id="680" w:author="Willian" w:date="2017-02-04T14:47:00Z">
              <w:rPr>
                <w:rFonts w:ascii="Menlo" w:hAnsi="Menlo" w:cs="Menlo"/>
                <w:sz w:val="28"/>
                <w:szCs w:val="28"/>
              </w:rPr>
            </w:rPrChange>
          </w:rPr>
          <w:t xml:space="preserve"> </w:t>
        </w:r>
        <w:proofErr w:type="spellStart"/>
        <w:r w:rsidRPr="008069B5">
          <w:rPr>
            <w:rFonts w:ascii="Menlo" w:hAnsi="Menlo" w:cs="Menlo"/>
            <w:color w:val="AA0D91"/>
            <w:sz w:val="18"/>
            <w:szCs w:val="18"/>
            <w:rPrChange w:id="681" w:author="Willian" w:date="2017-02-04T14:47:00Z">
              <w:rPr>
                <w:rFonts w:ascii="Menlo" w:hAnsi="Menlo" w:cs="Menlo"/>
                <w:color w:val="AA0D91"/>
                <w:sz w:val="28"/>
                <w:szCs w:val="28"/>
              </w:rPr>
            </w:rPrChange>
          </w:rPr>
          <w:t>func</w:t>
        </w:r>
        <w:proofErr w:type="spellEnd"/>
        <w:r w:rsidRPr="008069B5">
          <w:rPr>
            <w:rFonts w:ascii="Menlo" w:hAnsi="Menlo" w:cs="Menlo"/>
            <w:sz w:val="18"/>
            <w:szCs w:val="18"/>
            <w:rPrChange w:id="682" w:author="Willian" w:date="2017-02-04T14:47:00Z">
              <w:rPr>
                <w:rFonts w:ascii="Menlo" w:hAnsi="Menlo" w:cs="Menlo"/>
                <w:sz w:val="28"/>
                <w:szCs w:val="28"/>
              </w:rPr>
            </w:rPrChange>
          </w:rPr>
          <w:t xml:space="preserve"> </w:t>
        </w:r>
        <w:proofErr w:type="spellStart"/>
        <w:proofErr w:type="gramStart"/>
        <w:r w:rsidRPr="008069B5">
          <w:rPr>
            <w:rFonts w:ascii="Menlo" w:hAnsi="Menlo" w:cs="Menlo"/>
            <w:sz w:val="18"/>
            <w:szCs w:val="18"/>
            <w:rPrChange w:id="683" w:author="Willian" w:date="2017-02-04T14:47:00Z">
              <w:rPr>
                <w:rFonts w:ascii="Menlo" w:hAnsi="Menlo" w:cs="Menlo"/>
                <w:sz w:val="28"/>
                <w:szCs w:val="28"/>
              </w:rPr>
            </w:rPrChange>
          </w:rPr>
          <w:t>loginButtonTouchUpInside</w:t>
        </w:r>
        <w:proofErr w:type="spellEnd"/>
        <w:r w:rsidRPr="008069B5">
          <w:rPr>
            <w:rFonts w:ascii="Menlo" w:hAnsi="Menlo" w:cs="Menlo"/>
            <w:sz w:val="18"/>
            <w:szCs w:val="18"/>
            <w:rPrChange w:id="684" w:author="Willian" w:date="2017-02-04T14:47:00Z">
              <w:rPr>
                <w:rFonts w:ascii="Menlo" w:hAnsi="Menlo" w:cs="Menlo"/>
                <w:sz w:val="28"/>
                <w:szCs w:val="28"/>
              </w:rPr>
            </w:rPrChange>
          </w:rPr>
          <w:t>(</w:t>
        </w:r>
        <w:proofErr w:type="gramEnd"/>
        <w:r w:rsidRPr="008069B5">
          <w:rPr>
            <w:rFonts w:ascii="Menlo" w:hAnsi="Menlo" w:cs="Menlo"/>
            <w:color w:val="AA0D91"/>
            <w:sz w:val="18"/>
            <w:szCs w:val="18"/>
            <w:rPrChange w:id="685" w:author="Willian" w:date="2017-02-04T14:47:00Z">
              <w:rPr>
                <w:rFonts w:ascii="Menlo" w:hAnsi="Menlo" w:cs="Menlo"/>
                <w:color w:val="AA0D91"/>
                <w:sz w:val="28"/>
                <w:szCs w:val="28"/>
              </w:rPr>
            </w:rPrChange>
          </w:rPr>
          <w:t>_</w:t>
        </w:r>
        <w:r w:rsidRPr="008069B5">
          <w:rPr>
            <w:rFonts w:ascii="Menlo" w:hAnsi="Menlo" w:cs="Menlo"/>
            <w:sz w:val="18"/>
            <w:szCs w:val="18"/>
            <w:rPrChange w:id="686"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687" w:author="Willian" w:date="2017-02-04T14:47:00Z">
              <w:rPr>
                <w:rFonts w:ascii="Menlo" w:hAnsi="Menlo" w:cs="Menlo"/>
                <w:sz w:val="28"/>
                <w:szCs w:val="28"/>
              </w:rPr>
            </w:rPrChange>
          </w:rPr>
          <w:t>sender</w:t>
        </w:r>
        <w:proofErr w:type="spellEnd"/>
        <w:r w:rsidRPr="008069B5">
          <w:rPr>
            <w:rFonts w:ascii="Menlo" w:hAnsi="Menlo" w:cs="Menlo"/>
            <w:sz w:val="18"/>
            <w:szCs w:val="18"/>
            <w:rPrChange w:id="688" w:author="Willian" w:date="2017-02-04T14:47:00Z">
              <w:rPr>
                <w:rFonts w:ascii="Menlo" w:hAnsi="Menlo" w:cs="Menlo"/>
                <w:sz w:val="28"/>
                <w:szCs w:val="28"/>
              </w:rPr>
            </w:rPrChange>
          </w:rPr>
          <w:t xml:space="preserve">: </w:t>
        </w:r>
        <w:proofErr w:type="spellStart"/>
        <w:r w:rsidRPr="008069B5">
          <w:rPr>
            <w:rFonts w:ascii="Menlo" w:hAnsi="Menlo" w:cs="Menlo"/>
            <w:color w:val="5C2699"/>
            <w:sz w:val="18"/>
            <w:szCs w:val="18"/>
            <w:rPrChange w:id="689" w:author="Willian" w:date="2017-02-04T14:47:00Z">
              <w:rPr>
                <w:rFonts w:ascii="Menlo" w:hAnsi="Menlo" w:cs="Menlo"/>
                <w:color w:val="5C2699"/>
                <w:sz w:val="28"/>
                <w:szCs w:val="28"/>
              </w:rPr>
            </w:rPrChange>
          </w:rPr>
          <w:t>UIButton</w:t>
        </w:r>
        <w:proofErr w:type="spellEnd"/>
        <w:r w:rsidRPr="008069B5">
          <w:rPr>
            <w:rFonts w:ascii="Menlo" w:hAnsi="Menlo" w:cs="Menlo"/>
            <w:sz w:val="18"/>
            <w:szCs w:val="18"/>
            <w:rPrChange w:id="690" w:author="Willian" w:date="2017-02-04T14:47:00Z">
              <w:rPr>
                <w:rFonts w:ascii="Menlo" w:hAnsi="Menlo" w:cs="Menlo"/>
                <w:sz w:val="28"/>
                <w:szCs w:val="28"/>
              </w:rPr>
            </w:rPrChange>
          </w:rPr>
          <w:t>) {</w:t>
        </w:r>
      </w:ins>
    </w:p>
    <w:p w14:paraId="3B752A08" w14:textId="77777777" w:rsidR="008069B5" w:rsidRPr="008069B5" w:rsidRDefault="008069B5" w:rsidP="008069B5">
      <w:pPr>
        <w:widowControl w:val="0"/>
        <w:tabs>
          <w:tab w:val="left" w:pos="692"/>
        </w:tabs>
        <w:autoSpaceDE w:val="0"/>
        <w:autoSpaceDN w:val="0"/>
        <w:adjustRightInd w:val="0"/>
        <w:spacing w:after="0"/>
        <w:jc w:val="left"/>
        <w:rPr>
          <w:ins w:id="691" w:author="Willian" w:date="2017-02-04T14:47:00Z"/>
          <w:rFonts w:ascii="Menlo" w:hAnsi="Menlo" w:cs="Menlo"/>
          <w:sz w:val="18"/>
          <w:szCs w:val="18"/>
          <w:rPrChange w:id="692" w:author="Willian" w:date="2017-02-04T14:47:00Z">
            <w:rPr>
              <w:ins w:id="693" w:author="Willian" w:date="2017-02-04T14:47:00Z"/>
              <w:rFonts w:ascii="Menlo" w:hAnsi="Menlo" w:cs="Menlo"/>
              <w:sz w:val="28"/>
              <w:szCs w:val="28"/>
            </w:rPr>
          </w:rPrChange>
        </w:rPr>
      </w:pPr>
      <w:ins w:id="694" w:author="Willian" w:date="2017-02-04T14:47:00Z">
        <w:r w:rsidRPr="008069B5">
          <w:rPr>
            <w:rFonts w:ascii="Menlo" w:hAnsi="Menlo" w:cs="Menlo"/>
            <w:sz w:val="18"/>
            <w:szCs w:val="18"/>
            <w:rPrChange w:id="695" w:author="Willian" w:date="2017-02-04T14:47:00Z">
              <w:rPr>
                <w:rFonts w:ascii="Menlo" w:hAnsi="Menlo" w:cs="Menlo"/>
                <w:sz w:val="28"/>
                <w:szCs w:val="28"/>
              </w:rPr>
            </w:rPrChange>
          </w:rPr>
          <w:t xml:space="preserve">        </w:t>
        </w:r>
        <w:proofErr w:type="spellStart"/>
        <w:proofErr w:type="gramStart"/>
        <w:r w:rsidRPr="008069B5">
          <w:rPr>
            <w:rFonts w:ascii="Menlo" w:hAnsi="Menlo" w:cs="Menlo"/>
            <w:color w:val="AA0D91"/>
            <w:sz w:val="18"/>
            <w:szCs w:val="18"/>
            <w:rPrChange w:id="696" w:author="Willian" w:date="2017-02-04T14:47:00Z">
              <w:rPr>
                <w:rFonts w:ascii="Menlo" w:hAnsi="Menlo" w:cs="Menlo"/>
                <w:color w:val="AA0D91"/>
                <w:sz w:val="28"/>
                <w:szCs w:val="28"/>
              </w:rPr>
            </w:rPrChange>
          </w:rPr>
          <w:t>if</w:t>
        </w:r>
        <w:proofErr w:type="spellEnd"/>
        <w:proofErr w:type="gramEnd"/>
        <w:r w:rsidRPr="008069B5">
          <w:rPr>
            <w:rFonts w:ascii="Menlo" w:hAnsi="Menlo" w:cs="Menlo"/>
            <w:sz w:val="18"/>
            <w:szCs w:val="18"/>
            <w:rPrChange w:id="697" w:author="Willian" w:date="2017-02-04T14:47:00Z">
              <w:rPr>
                <w:rFonts w:ascii="Menlo" w:hAnsi="Menlo" w:cs="Menlo"/>
                <w:sz w:val="28"/>
                <w:szCs w:val="28"/>
              </w:rPr>
            </w:rPrChange>
          </w:rPr>
          <w:t xml:space="preserve"> </w:t>
        </w:r>
        <w:proofErr w:type="spellStart"/>
        <w:r w:rsidRPr="008069B5">
          <w:rPr>
            <w:rFonts w:ascii="Menlo" w:hAnsi="Menlo" w:cs="Menlo"/>
            <w:color w:val="26474B"/>
            <w:sz w:val="18"/>
            <w:szCs w:val="18"/>
            <w:rPrChange w:id="698" w:author="Willian" w:date="2017-02-04T14:47:00Z">
              <w:rPr>
                <w:rFonts w:ascii="Menlo" w:hAnsi="Menlo" w:cs="Menlo"/>
                <w:color w:val="26474B"/>
                <w:sz w:val="28"/>
                <w:szCs w:val="28"/>
              </w:rPr>
            </w:rPrChange>
          </w:rPr>
          <w:t>isValid</w:t>
        </w:r>
        <w:proofErr w:type="spellEnd"/>
        <w:r w:rsidRPr="008069B5">
          <w:rPr>
            <w:rFonts w:ascii="Menlo" w:hAnsi="Menlo" w:cs="Menlo"/>
            <w:sz w:val="18"/>
            <w:szCs w:val="18"/>
            <w:rPrChange w:id="699" w:author="Willian" w:date="2017-02-04T14:47:00Z">
              <w:rPr>
                <w:rFonts w:ascii="Menlo" w:hAnsi="Menlo" w:cs="Menlo"/>
                <w:sz w:val="28"/>
                <w:szCs w:val="28"/>
              </w:rPr>
            </w:rPrChange>
          </w:rPr>
          <w:t>() {</w:t>
        </w:r>
      </w:ins>
    </w:p>
    <w:p w14:paraId="18DA3978" w14:textId="77777777" w:rsidR="008069B5" w:rsidRPr="008069B5" w:rsidRDefault="008069B5" w:rsidP="008069B5">
      <w:pPr>
        <w:widowControl w:val="0"/>
        <w:tabs>
          <w:tab w:val="left" w:pos="692"/>
        </w:tabs>
        <w:autoSpaceDE w:val="0"/>
        <w:autoSpaceDN w:val="0"/>
        <w:adjustRightInd w:val="0"/>
        <w:spacing w:after="0"/>
        <w:jc w:val="left"/>
        <w:rPr>
          <w:ins w:id="700" w:author="Willian" w:date="2017-02-04T14:47:00Z"/>
          <w:rFonts w:ascii="Menlo" w:hAnsi="Menlo" w:cs="Menlo"/>
          <w:sz w:val="18"/>
          <w:szCs w:val="18"/>
          <w:rPrChange w:id="701" w:author="Willian" w:date="2017-02-04T14:47:00Z">
            <w:rPr>
              <w:ins w:id="702" w:author="Willian" w:date="2017-02-04T14:47:00Z"/>
              <w:rFonts w:ascii="Menlo" w:hAnsi="Menlo" w:cs="Menlo"/>
              <w:sz w:val="28"/>
              <w:szCs w:val="28"/>
            </w:rPr>
          </w:rPrChange>
        </w:rPr>
      </w:pPr>
      <w:ins w:id="703" w:author="Willian" w:date="2017-02-04T14:47:00Z">
        <w:r w:rsidRPr="008069B5">
          <w:rPr>
            <w:rFonts w:ascii="Menlo" w:hAnsi="Menlo" w:cs="Menlo"/>
            <w:sz w:val="18"/>
            <w:szCs w:val="18"/>
            <w:rPrChange w:id="704" w:author="Willian" w:date="2017-02-04T14:47:00Z">
              <w:rPr>
                <w:rFonts w:ascii="Menlo" w:hAnsi="Menlo" w:cs="Menlo"/>
                <w:sz w:val="28"/>
                <w:szCs w:val="28"/>
              </w:rPr>
            </w:rPrChange>
          </w:rPr>
          <w:t xml:space="preserve">            </w:t>
        </w:r>
        <w:proofErr w:type="spellStart"/>
        <w:r w:rsidRPr="008069B5">
          <w:rPr>
            <w:rFonts w:ascii="Menlo" w:hAnsi="Menlo" w:cs="Menlo"/>
            <w:color w:val="3F6E74"/>
            <w:sz w:val="18"/>
            <w:szCs w:val="18"/>
            <w:rPrChange w:id="705" w:author="Willian" w:date="2017-02-04T14:47:00Z">
              <w:rPr>
                <w:rFonts w:ascii="Menlo" w:hAnsi="Menlo" w:cs="Menlo"/>
                <w:color w:val="3F6E74"/>
                <w:sz w:val="28"/>
                <w:szCs w:val="28"/>
              </w:rPr>
            </w:rPrChange>
          </w:rPr>
          <w:t>FIRAuth</w:t>
        </w:r>
        <w:r w:rsidRPr="008069B5">
          <w:rPr>
            <w:rFonts w:ascii="Menlo" w:hAnsi="Menlo" w:cs="Menlo"/>
            <w:sz w:val="18"/>
            <w:szCs w:val="18"/>
            <w:rPrChange w:id="706" w:author="Willian" w:date="2017-02-04T14:47:00Z">
              <w:rPr>
                <w:rFonts w:ascii="Menlo" w:hAnsi="Menlo" w:cs="Menlo"/>
                <w:sz w:val="28"/>
                <w:szCs w:val="28"/>
              </w:rPr>
            </w:rPrChange>
          </w:rPr>
          <w:t>.</w:t>
        </w:r>
        <w:r w:rsidRPr="008069B5">
          <w:rPr>
            <w:rFonts w:ascii="Menlo" w:hAnsi="Menlo" w:cs="Menlo"/>
            <w:color w:val="26474B"/>
            <w:sz w:val="18"/>
            <w:szCs w:val="18"/>
            <w:rPrChange w:id="707" w:author="Willian" w:date="2017-02-04T14:47:00Z">
              <w:rPr>
                <w:rFonts w:ascii="Menlo" w:hAnsi="Menlo" w:cs="Menlo"/>
                <w:color w:val="26474B"/>
                <w:sz w:val="28"/>
                <w:szCs w:val="28"/>
              </w:rPr>
            </w:rPrChange>
          </w:rPr>
          <w:t>auth</w:t>
        </w:r>
        <w:proofErr w:type="spellEnd"/>
        <w:r w:rsidRPr="008069B5">
          <w:rPr>
            <w:rFonts w:ascii="Menlo" w:hAnsi="Menlo" w:cs="Menlo"/>
            <w:sz w:val="18"/>
            <w:szCs w:val="18"/>
            <w:rPrChange w:id="708" w:author="Willian" w:date="2017-02-04T14:47:00Z">
              <w:rPr>
                <w:rFonts w:ascii="Menlo" w:hAnsi="Menlo" w:cs="Menlo"/>
                <w:sz w:val="28"/>
                <w:szCs w:val="28"/>
              </w:rPr>
            </w:rPrChange>
          </w:rPr>
          <w:t>(</w:t>
        </w:r>
        <w:proofErr w:type="gramStart"/>
        <w:r w:rsidRPr="008069B5">
          <w:rPr>
            <w:rFonts w:ascii="Menlo" w:hAnsi="Menlo" w:cs="Menlo"/>
            <w:sz w:val="18"/>
            <w:szCs w:val="18"/>
            <w:rPrChange w:id="709" w:author="Willian" w:date="2017-02-04T14:47:00Z">
              <w:rPr>
                <w:rFonts w:ascii="Menlo" w:hAnsi="Menlo" w:cs="Menlo"/>
                <w:sz w:val="28"/>
                <w:szCs w:val="28"/>
              </w:rPr>
            </w:rPrChange>
          </w:rPr>
          <w:t>)?.</w:t>
        </w:r>
        <w:proofErr w:type="spellStart"/>
        <w:proofErr w:type="gramEnd"/>
        <w:r w:rsidRPr="008069B5">
          <w:rPr>
            <w:rFonts w:ascii="Menlo" w:hAnsi="Menlo" w:cs="Menlo"/>
            <w:color w:val="26474B"/>
            <w:sz w:val="18"/>
            <w:szCs w:val="18"/>
            <w:rPrChange w:id="710" w:author="Willian" w:date="2017-02-04T14:47:00Z">
              <w:rPr>
                <w:rFonts w:ascii="Menlo" w:hAnsi="Menlo" w:cs="Menlo"/>
                <w:color w:val="26474B"/>
                <w:sz w:val="28"/>
                <w:szCs w:val="28"/>
              </w:rPr>
            </w:rPrChange>
          </w:rPr>
          <w:t>signIn</w:t>
        </w:r>
        <w:proofErr w:type="spellEnd"/>
        <w:r w:rsidRPr="008069B5">
          <w:rPr>
            <w:rFonts w:ascii="Menlo" w:hAnsi="Menlo" w:cs="Menlo"/>
            <w:sz w:val="18"/>
            <w:szCs w:val="18"/>
            <w:rPrChange w:id="711" w:author="Willian" w:date="2017-02-04T14:47:00Z">
              <w:rPr>
                <w:rFonts w:ascii="Menlo" w:hAnsi="Menlo" w:cs="Menlo"/>
                <w:sz w:val="28"/>
                <w:szCs w:val="28"/>
              </w:rPr>
            </w:rPrChange>
          </w:rPr>
          <w:t>(</w:t>
        </w:r>
        <w:proofErr w:type="spellStart"/>
        <w:r w:rsidRPr="008069B5">
          <w:rPr>
            <w:rFonts w:ascii="Menlo" w:hAnsi="Menlo" w:cs="Menlo"/>
            <w:sz w:val="18"/>
            <w:szCs w:val="18"/>
            <w:rPrChange w:id="712" w:author="Willian" w:date="2017-02-04T14:47:00Z">
              <w:rPr>
                <w:rFonts w:ascii="Menlo" w:hAnsi="Menlo" w:cs="Menlo"/>
                <w:sz w:val="28"/>
                <w:szCs w:val="28"/>
              </w:rPr>
            </w:rPrChange>
          </w:rPr>
          <w:t>withEmail</w:t>
        </w:r>
        <w:proofErr w:type="spellEnd"/>
        <w:r w:rsidRPr="008069B5">
          <w:rPr>
            <w:rFonts w:ascii="Menlo" w:hAnsi="Menlo" w:cs="Menlo"/>
            <w:sz w:val="18"/>
            <w:szCs w:val="18"/>
            <w:rPrChange w:id="713" w:author="Willian" w:date="2017-02-04T14:47:00Z">
              <w:rPr>
                <w:rFonts w:ascii="Menlo" w:hAnsi="Menlo" w:cs="Menlo"/>
                <w:sz w:val="28"/>
                <w:szCs w:val="28"/>
              </w:rPr>
            </w:rPrChange>
          </w:rPr>
          <w:t xml:space="preserve">: </w:t>
        </w:r>
        <w:proofErr w:type="spellStart"/>
        <w:r w:rsidRPr="008069B5">
          <w:rPr>
            <w:rFonts w:ascii="Menlo" w:hAnsi="Menlo" w:cs="Menlo"/>
            <w:color w:val="3F6E74"/>
            <w:sz w:val="18"/>
            <w:szCs w:val="18"/>
            <w:rPrChange w:id="714" w:author="Willian" w:date="2017-02-04T14:47:00Z">
              <w:rPr>
                <w:rFonts w:ascii="Menlo" w:hAnsi="Menlo" w:cs="Menlo"/>
                <w:color w:val="3F6E74"/>
                <w:sz w:val="28"/>
                <w:szCs w:val="28"/>
              </w:rPr>
            </w:rPrChange>
          </w:rPr>
          <w:t>emailTextField</w:t>
        </w:r>
        <w:r w:rsidRPr="008069B5">
          <w:rPr>
            <w:rFonts w:ascii="Menlo" w:hAnsi="Menlo" w:cs="Menlo"/>
            <w:sz w:val="18"/>
            <w:szCs w:val="18"/>
            <w:rPrChange w:id="715" w:author="Willian" w:date="2017-02-04T14:47:00Z">
              <w:rPr>
                <w:rFonts w:ascii="Menlo" w:hAnsi="Menlo" w:cs="Menlo"/>
                <w:sz w:val="28"/>
                <w:szCs w:val="28"/>
              </w:rPr>
            </w:rPrChange>
          </w:rPr>
          <w:t>.</w:t>
        </w:r>
        <w:r w:rsidRPr="008069B5">
          <w:rPr>
            <w:rFonts w:ascii="Menlo" w:hAnsi="Menlo" w:cs="Menlo"/>
            <w:color w:val="5C2699"/>
            <w:sz w:val="18"/>
            <w:szCs w:val="18"/>
            <w:rPrChange w:id="716" w:author="Willian" w:date="2017-02-04T14:47:00Z">
              <w:rPr>
                <w:rFonts w:ascii="Menlo" w:hAnsi="Menlo" w:cs="Menlo"/>
                <w:color w:val="5C2699"/>
                <w:sz w:val="28"/>
                <w:szCs w:val="28"/>
              </w:rPr>
            </w:rPrChange>
          </w:rPr>
          <w:t>text</w:t>
        </w:r>
        <w:proofErr w:type="spellEnd"/>
        <w:r w:rsidRPr="008069B5">
          <w:rPr>
            <w:rFonts w:ascii="Menlo" w:hAnsi="Menlo" w:cs="Menlo"/>
            <w:sz w:val="18"/>
            <w:szCs w:val="18"/>
            <w:rPrChange w:id="717"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718" w:author="Willian" w:date="2017-02-04T14:47:00Z">
              <w:rPr>
                <w:rFonts w:ascii="Menlo" w:hAnsi="Menlo" w:cs="Menlo"/>
                <w:sz w:val="28"/>
                <w:szCs w:val="28"/>
              </w:rPr>
            </w:rPrChange>
          </w:rPr>
          <w:t>password</w:t>
        </w:r>
        <w:proofErr w:type="spellEnd"/>
        <w:r w:rsidRPr="008069B5">
          <w:rPr>
            <w:rFonts w:ascii="Menlo" w:hAnsi="Menlo" w:cs="Menlo"/>
            <w:sz w:val="18"/>
            <w:szCs w:val="18"/>
            <w:rPrChange w:id="719" w:author="Willian" w:date="2017-02-04T14:47:00Z">
              <w:rPr>
                <w:rFonts w:ascii="Menlo" w:hAnsi="Menlo" w:cs="Menlo"/>
                <w:sz w:val="28"/>
                <w:szCs w:val="28"/>
              </w:rPr>
            </w:rPrChange>
          </w:rPr>
          <w:t xml:space="preserve">: </w:t>
        </w:r>
        <w:proofErr w:type="spellStart"/>
        <w:r w:rsidRPr="008069B5">
          <w:rPr>
            <w:rFonts w:ascii="Menlo" w:hAnsi="Menlo" w:cs="Menlo"/>
            <w:color w:val="3F6E74"/>
            <w:sz w:val="18"/>
            <w:szCs w:val="18"/>
            <w:rPrChange w:id="720" w:author="Willian" w:date="2017-02-04T14:47:00Z">
              <w:rPr>
                <w:rFonts w:ascii="Menlo" w:hAnsi="Menlo" w:cs="Menlo"/>
                <w:color w:val="3F6E74"/>
                <w:sz w:val="28"/>
                <w:szCs w:val="28"/>
              </w:rPr>
            </w:rPrChange>
          </w:rPr>
          <w:t>passwordTextField</w:t>
        </w:r>
        <w:r w:rsidRPr="008069B5">
          <w:rPr>
            <w:rFonts w:ascii="Menlo" w:hAnsi="Menlo" w:cs="Menlo"/>
            <w:sz w:val="18"/>
            <w:szCs w:val="18"/>
            <w:rPrChange w:id="721" w:author="Willian" w:date="2017-02-04T14:47:00Z">
              <w:rPr>
                <w:rFonts w:ascii="Menlo" w:hAnsi="Menlo" w:cs="Menlo"/>
                <w:sz w:val="28"/>
                <w:szCs w:val="28"/>
              </w:rPr>
            </w:rPrChange>
          </w:rPr>
          <w:t>.</w:t>
        </w:r>
        <w:r w:rsidRPr="008069B5">
          <w:rPr>
            <w:rFonts w:ascii="Menlo" w:hAnsi="Menlo" w:cs="Menlo"/>
            <w:color w:val="5C2699"/>
            <w:sz w:val="18"/>
            <w:szCs w:val="18"/>
            <w:rPrChange w:id="722" w:author="Willian" w:date="2017-02-04T14:47:00Z">
              <w:rPr>
                <w:rFonts w:ascii="Menlo" w:hAnsi="Menlo" w:cs="Menlo"/>
                <w:color w:val="5C2699"/>
                <w:sz w:val="28"/>
                <w:szCs w:val="28"/>
              </w:rPr>
            </w:rPrChange>
          </w:rPr>
          <w:t>text</w:t>
        </w:r>
        <w:proofErr w:type="spellEnd"/>
        <w:r w:rsidRPr="008069B5">
          <w:rPr>
            <w:rFonts w:ascii="Menlo" w:hAnsi="Menlo" w:cs="Menlo"/>
            <w:sz w:val="18"/>
            <w:szCs w:val="18"/>
            <w:rPrChange w:id="723" w:author="Willian" w:date="2017-02-04T14:47:00Z">
              <w:rPr>
                <w:rFonts w:ascii="Menlo" w:hAnsi="Menlo" w:cs="Menlo"/>
                <w:sz w:val="28"/>
                <w:szCs w:val="28"/>
              </w:rPr>
            </w:rPrChange>
          </w:rPr>
          <w:t xml:space="preserve">!) </w:t>
        </w:r>
        <w:proofErr w:type="gramStart"/>
        <w:r w:rsidRPr="008069B5">
          <w:rPr>
            <w:rFonts w:ascii="Menlo" w:hAnsi="Menlo" w:cs="Menlo"/>
            <w:sz w:val="18"/>
            <w:szCs w:val="18"/>
            <w:rPrChange w:id="724" w:author="Willian" w:date="2017-02-04T14:47:00Z">
              <w:rPr>
                <w:rFonts w:ascii="Menlo" w:hAnsi="Menlo" w:cs="Menlo"/>
                <w:sz w:val="28"/>
                <w:szCs w:val="28"/>
              </w:rPr>
            </w:rPrChange>
          </w:rPr>
          <w:t>{ (</w:t>
        </w:r>
        <w:proofErr w:type="spellStart"/>
        <w:proofErr w:type="gramEnd"/>
        <w:r w:rsidRPr="008069B5">
          <w:rPr>
            <w:rFonts w:ascii="Menlo" w:hAnsi="Menlo" w:cs="Menlo"/>
            <w:sz w:val="18"/>
            <w:szCs w:val="18"/>
            <w:rPrChange w:id="725" w:author="Willian" w:date="2017-02-04T14:47:00Z">
              <w:rPr>
                <w:rFonts w:ascii="Menlo" w:hAnsi="Menlo" w:cs="Menlo"/>
                <w:sz w:val="28"/>
                <w:szCs w:val="28"/>
              </w:rPr>
            </w:rPrChange>
          </w:rPr>
          <w:t>user</w:t>
        </w:r>
        <w:proofErr w:type="spellEnd"/>
        <w:r w:rsidRPr="008069B5">
          <w:rPr>
            <w:rFonts w:ascii="Menlo" w:hAnsi="Menlo" w:cs="Menlo"/>
            <w:sz w:val="18"/>
            <w:szCs w:val="18"/>
            <w:rPrChange w:id="726"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727" w:author="Willian" w:date="2017-02-04T14:47:00Z">
              <w:rPr>
                <w:rFonts w:ascii="Menlo" w:hAnsi="Menlo" w:cs="Menlo"/>
                <w:sz w:val="28"/>
                <w:szCs w:val="28"/>
              </w:rPr>
            </w:rPrChange>
          </w:rPr>
          <w:t>error</w:t>
        </w:r>
        <w:proofErr w:type="spellEnd"/>
        <w:r w:rsidRPr="008069B5">
          <w:rPr>
            <w:rFonts w:ascii="Menlo" w:hAnsi="Menlo" w:cs="Menlo"/>
            <w:sz w:val="18"/>
            <w:szCs w:val="18"/>
            <w:rPrChange w:id="728" w:author="Willian" w:date="2017-02-04T14:47:00Z">
              <w:rPr>
                <w:rFonts w:ascii="Menlo" w:hAnsi="Menlo" w:cs="Menlo"/>
                <w:sz w:val="28"/>
                <w:szCs w:val="28"/>
              </w:rPr>
            </w:rPrChange>
          </w:rPr>
          <w:t xml:space="preserve">) </w:t>
        </w:r>
        <w:r w:rsidRPr="008069B5">
          <w:rPr>
            <w:rFonts w:ascii="Menlo" w:hAnsi="Menlo" w:cs="Menlo"/>
            <w:color w:val="AA0D91"/>
            <w:sz w:val="18"/>
            <w:szCs w:val="18"/>
            <w:rPrChange w:id="729" w:author="Willian" w:date="2017-02-04T14:47:00Z">
              <w:rPr>
                <w:rFonts w:ascii="Menlo" w:hAnsi="Menlo" w:cs="Menlo"/>
                <w:color w:val="AA0D91"/>
                <w:sz w:val="28"/>
                <w:szCs w:val="28"/>
              </w:rPr>
            </w:rPrChange>
          </w:rPr>
          <w:t>in</w:t>
        </w:r>
      </w:ins>
    </w:p>
    <w:p w14:paraId="06DB6BCA" w14:textId="77777777" w:rsidR="008069B5" w:rsidRPr="008069B5" w:rsidRDefault="008069B5" w:rsidP="008069B5">
      <w:pPr>
        <w:widowControl w:val="0"/>
        <w:tabs>
          <w:tab w:val="left" w:pos="692"/>
        </w:tabs>
        <w:autoSpaceDE w:val="0"/>
        <w:autoSpaceDN w:val="0"/>
        <w:adjustRightInd w:val="0"/>
        <w:spacing w:after="0"/>
        <w:jc w:val="left"/>
        <w:rPr>
          <w:ins w:id="730" w:author="Willian" w:date="2017-02-04T14:47:00Z"/>
          <w:rFonts w:ascii="Menlo" w:hAnsi="Menlo" w:cs="Menlo"/>
          <w:sz w:val="18"/>
          <w:szCs w:val="18"/>
          <w:rPrChange w:id="731" w:author="Willian" w:date="2017-02-04T14:47:00Z">
            <w:rPr>
              <w:ins w:id="732" w:author="Willian" w:date="2017-02-04T14:47:00Z"/>
              <w:rFonts w:ascii="Menlo" w:hAnsi="Menlo" w:cs="Menlo"/>
              <w:sz w:val="28"/>
              <w:szCs w:val="28"/>
            </w:rPr>
          </w:rPrChange>
        </w:rPr>
      </w:pPr>
      <w:ins w:id="733" w:author="Willian" w:date="2017-02-04T14:47:00Z">
        <w:r w:rsidRPr="008069B5">
          <w:rPr>
            <w:rFonts w:ascii="Menlo" w:hAnsi="Menlo" w:cs="Menlo"/>
            <w:sz w:val="18"/>
            <w:szCs w:val="18"/>
            <w:rPrChange w:id="734" w:author="Willian" w:date="2017-02-04T14:47:00Z">
              <w:rPr>
                <w:rFonts w:ascii="Menlo" w:hAnsi="Menlo" w:cs="Menlo"/>
                <w:sz w:val="28"/>
                <w:szCs w:val="28"/>
              </w:rPr>
            </w:rPrChange>
          </w:rPr>
          <w:t xml:space="preserve">                </w:t>
        </w:r>
        <w:proofErr w:type="spellStart"/>
        <w:proofErr w:type="gramStart"/>
        <w:r w:rsidRPr="008069B5">
          <w:rPr>
            <w:rFonts w:ascii="Menlo" w:hAnsi="Menlo" w:cs="Menlo"/>
            <w:color w:val="AA0D91"/>
            <w:sz w:val="18"/>
            <w:szCs w:val="18"/>
            <w:rPrChange w:id="735" w:author="Willian" w:date="2017-02-04T14:47:00Z">
              <w:rPr>
                <w:rFonts w:ascii="Menlo" w:hAnsi="Menlo" w:cs="Menlo"/>
                <w:color w:val="AA0D91"/>
                <w:sz w:val="28"/>
                <w:szCs w:val="28"/>
              </w:rPr>
            </w:rPrChange>
          </w:rPr>
          <w:t>if</w:t>
        </w:r>
        <w:proofErr w:type="spellEnd"/>
        <w:proofErr w:type="gramEnd"/>
        <w:r w:rsidRPr="008069B5">
          <w:rPr>
            <w:rFonts w:ascii="Menlo" w:hAnsi="Menlo" w:cs="Menlo"/>
            <w:sz w:val="18"/>
            <w:szCs w:val="18"/>
            <w:rPrChange w:id="736"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737" w:author="Willian" w:date="2017-02-04T14:47:00Z">
              <w:rPr>
                <w:rFonts w:ascii="Menlo" w:hAnsi="Menlo" w:cs="Menlo"/>
                <w:sz w:val="28"/>
                <w:szCs w:val="28"/>
              </w:rPr>
            </w:rPrChange>
          </w:rPr>
          <w:t>error</w:t>
        </w:r>
        <w:proofErr w:type="spellEnd"/>
        <w:r w:rsidRPr="008069B5">
          <w:rPr>
            <w:rFonts w:ascii="Menlo" w:hAnsi="Menlo" w:cs="Menlo"/>
            <w:sz w:val="18"/>
            <w:szCs w:val="18"/>
            <w:rPrChange w:id="738" w:author="Willian" w:date="2017-02-04T14:47:00Z">
              <w:rPr>
                <w:rFonts w:ascii="Menlo" w:hAnsi="Menlo" w:cs="Menlo"/>
                <w:sz w:val="28"/>
                <w:szCs w:val="28"/>
              </w:rPr>
            </w:rPrChange>
          </w:rPr>
          <w:t xml:space="preserve"> != </w:t>
        </w:r>
        <w:proofErr w:type="spellStart"/>
        <w:r w:rsidRPr="008069B5">
          <w:rPr>
            <w:rFonts w:ascii="Menlo" w:hAnsi="Menlo" w:cs="Menlo"/>
            <w:color w:val="AA0D91"/>
            <w:sz w:val="18"/>
            <w:szCs w:val="18"/>
            <w:rPrChange w:id="739" w:author="Willian" w:date="2017-02-04T14:47:00Z">
              <w:rPr>
                <w:rFonts w:ascii="Menlo" w:hAnsi="Menlo" w:cs="Menlo"/>
                <w:color w:val="AA0D91"/>
                <w:sz w:val="28"/>
                <w:szCs w:val="28"/>
              </w:rPr>
            </w:rPrChange>
          </w:rPr>
          <w:t>nil</w:t>
        </w:r>
        <w:proofErr w:type="spellEnd"/>
        <w:r w:rsidRPr="008069B5">
          <w:rPr>
            <w:rFonts w:ascii="Menlo" w:hAnsi="Menlo" w:cs="Menlo"/>
            <w:sz w:val="18"/>
            <w:szCs w:val="18"/>
            <w:rPrChange w:id="740" w:author="Willian" w:date="2017-02-04T14:47:00Z">
              <w:rPr>
                <w:rFonts w:ascii="Menlo" w:hAnsi="Menlo" w:cs="Menlo"/>
                <w:sz w:val="28"/>
                <w:szCs w:val="28"/>
              </w:rPr>
            </w:rPrChange>
          </w:rPr>
          <w:t xml:space="preserve"> {</w:t>
        </w:r>
      </w:ins>
    </w:p>
    <w:p w14:paraId="2AC2EAE4" w14:textId="77777777" w:rsidR="008069B5" w:rsidRPr="008069B5" w:rsidRDefault="008069B5" w:rsidP="008069B5">
      <w:pPr>
        <w:widowControl w:val="0"/>
        <w:tabs>
          <w:tab w:val="left" w:pos="692"/>
        </w:tabs>
        <w:autoSpaceDE w:val="0"/>
        <w:autoSpaceDN w:val="0"/>
        <w:adjustRightInd w:val="0"/>
        <w:spacing w:after="0"/>
        <w:jc w:val="left"/>
        <w:rPr>
          <w:ins w:id="741" w:author="Willian" w:date="2017-02-04T14:47:00Z"/>
          <w:rFonts w:ascii="Menlo" w:hAnsi="Menlo" w:cs="Menlo"/>
          <w:sz w:val="18"/>
          <w:szCs w:val="18"/>
          <w:rPrChange w:id="742" w:author="Willian" w:date="2017-02-04T14:47:00Z">
            <w:rPr>
              <w:ins w:id="743" w:author="Willian" w:date="2017-02-04T14:47:00Z"/>
              <w:rFonts w:ascii="Menlo" w:hAnsi="Menlo" w:cs="Menlo"/>
              <w:sz w:val="28"/>
              <w:szCs w:val="28"/>
            </w:rPr>
          </w:rPrChange>
        </w:rPr>
      </w:pPr>
      <w:ins w:id="744" w:author="Willian" w:date="2017-02-04T14:47:00Z">
        <w:r w:rsidRPr="008069B5">
          <w:rPr>
            <w:rFonts w:ascii="Menlo" w:hAnsi="Menlo" w:cs="Menlo"/>
            <w:sz w:val="18"/>
            <w:szCs w:val="18"/>
            <w:rPrChange w:id="745" w:author="Willian" w:date="2017-02-04T14:47:00Z">
              <w:rPr>
                <w:rFonts w:ascii="Menlo" w:hAnsi="Menlo" w:cs="Menlo"/>
                <w:sz w:val="28"/>
                <w:szCs w:val="28"/>
              </w:rPr>
            </w:rPrChange>
          </w:rPr>
          <w:t xml:space="preserve">                    </w:t>
        </w:r>
      </w:ins>
    </w:p>
    <w:p w14:paraId="12BA03BF" w14:textId="77777777" w:rsidR="008069B5" w:rsidRPr="008069B5" w:rsidRDefault="008069B5" w:rsidP="008069B5">
      <w:pPr>
        <w:widowControl w:val="0"/>
        <w:tabs>
          <w:tab w:val="left" w:pos="692"/>
        </w:tabs>
        <w:autoSpaceDE w:val="0"/>
        <w:autoSpaceDN w:val="0"/>
        <w:adjustRightInd w:val="0"/>
        <w:spacing w:after="0"/>
        <w:jc w:val="left"/>
        <w:rPr>
          <w:ins w:id="746" w:author="Willian" w:date="2017-02-04T14:47:00Z"/>
          <w:rFonts w:ascii="Menlo" w:hAnsi="Menlo" w:cs="Menlo"/>
          <w:sz w:val="18"/>
          <w:szCs w:val="18"/>
          <w:rPrChange w:id="747" w:author="Willian" w:date="2017-02-04T14:47:00Z">
            <w:rPr>
              <w:ins w:id="748" w:author="Willian" w:date="2017-02-04T14:47:00Z"/>
              <w:rFonts w:ascii="Menlo" w:hAnsi="Menlo" w:cs="Menlo"/>
              <w:sz w:val="28"/>
              <w:szCs w:val="28"/>
            </w:rPr>
          </w:rPrChange>
        </w:rPr>
      </w:pPr>
      <w:ins w:id="749" w:author="Willian" w:date="2017-02-04T14:47:00Z">
        <w:r w:rsidRPr="008069B5">
          <w:rPr>
            <w:rFonts w:ascii="Menlo" w:hAnsi="Menlo" w:cs="Menlo"/>
            <w:sz w:val="18"/>
            <w:szCs w:val="18"/>
            <w:rPrChange w:id="750" w:author="Willian" w:date="2017-02-04T14:47:00Z">
              <w:rPr>
                <w:rFonts w:ascii="Menlo" w:hAnsi="Menlo" w:cs="Menlo"/>
                <w:sz w:val="28"/>
                <w:szCs w:val="28"/>
              </w:rPr>
            </w:rPrChange>
          </w:rPr>
          <w:t xml:space="preserve">                    </w:t>
        </w:r>
        <w:proofErr w:type="gramStart"/>
        <w:r w:rsidRPr="008069B5">
          <w:rPr>
            <w:rFonts w:ascii="Menlo" w:hAnsi="Menlo" w:cs="Menlo"/>
            <w:color w:val="AA0D91"/>
            <w:sz w:val="18"/>
            <w:szCs w:val="18"/>
            <w:rPrChange w:id="751" w:author="Willian" w:date="2017-02-04T14:47:00Z">
              <w:rPr>
                <w:rFonts w:ascii="Menlo" w:hAnsi="Menlo" w:cs="Menlo"/>
                <w:color w:val="AA0D91"/>
                <w:sz w:val="28"/>
                <w:szCs w:val="28"/>
              </w:rPr>
            </w:rPrChange>
          </w:rPr>
          <w:t>var</w:t>
        </w:r>
        <w:proofErr w:type="gramEnd"/>
        <w:r w:rsidRPr="008069B5">
          <w:rPr>
            <w:rFonts w:ascii="Menlo" w:hAnsi="Menlo" w:cs="Menlo"/>
            <w:sz w:val="18"/>
            <w:szCs w:val="18"/>
            <w:rPrChange w:id="752"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753" w:author="Willian" w:date="2017-02-04T14:47:00Z">
              <w:rPr>
                <w:rFonts w:ascii="Menlo" w:hAnsi="Menlo" w:cs="Menlo"/>
                <w:sz w:val="28"/>
                <w:szCs w:val="28"/>
              </w:rPr>
            </w:rPrChange>
          </w:rPr>
          <w:t>alertMessage</w:t>
        </w:r>
        <w:proofErr w:type="spellEnd"/>
        <w:r w:rsidRPr="008069B5">
          <w:rPr>
            <w:rFonts w:ascii="Menlo" w:hAnsi="Menlo" w:cs="Menlo"/>
            <w:sz w:val="18"/>
            <w:szCs w:val="18"/>
            <w:rPrChange w:id="754" w:author="Willian" w:date="2017-02-04T14:47:00Z">
              <w:rPr>
                <w:rFonts w:ascii="Menlo" w:hAnsi="Menlo" w:cs="Menlo"/>
                <w:sz w:val="28"/>
                <w:szCs w:val="28"/>
              </w:rPr>
            </w:rPrChange>
          </w:rPr>
          <w:t xml:space="preserve"> = </w:t>
        </w:r>
        <w:r w:rsidRPr="008069B5">
          <w:rPr>
            <w:rFonts w:ascii="Menlo" w:hAnsi="Menlo" w:cs="Menlo"/>
            <w:color w:val="C41A16"/>
            <w:sz w:val="18"/>
            <w:szCs w:val="18"/>
            <w:rPrChange w:id="755" w:author="Willian" w:date="2017-02-04T14:47:00Z">
              <w:rPr>
                <w:rFonts w:ascii="Menlo" w:hAnsi="Menlo" w:cs="Menlo"/>
                <w:color w:val="C41A16"/>
                <w:sz w:val="28"/>
                <w:szCs w:val="28"/>
              </w:rPr>
            </w:rPrChange>
          </w:rPr>
          <w:t>""</w:t>
        </w:r>
      </w:ins>
    </w:p>
    <w:p w14:paraId="052E84D7" w14:textId="77777777" w:rsidR="008069B5" w:rsidRPr="008069B5" w:rsidRDefault="008069B5" w:rsidP="008069B5">
      <w:pPr>
        <w:widowControl w:val="0"/>
        <w:tabs>
          <w:tab w:val="left" w:pos="692"/>
        </w:tabs>
        <w:autoSpaceDE w:val="0"/>
        <w:autoSpaceDN w:val="0"/>
        <w:adjustRightInd w:val="0"/>
        <w:spacing w:after="0"/>
        <w:jc w:val="left"/>
        <w:rPr>
          <w:ins w:id="756" w:author="Willian" w:date="2017-02-04T14:47:00Z"/>
          <w:rFonts w:ascii="Menlo" w:hAnsi="Menlo" w:cs="Menlo"/>
          <w:sz w:val="18"/>
          <w:szCs w:val="18"/>
          <w:rPrChange w:id="757" w:author="Willian" w:date="2017-02-04T14:47:00Z">
            <w:rPr>
              <w:ins w:id="758" w:author="Willian" w:date="2017-02-04T14:47:00Z"/>
              <w:rFonts w:ascii="Menlo" w:hAnsi="Menlo" w:cs="Menlo"/>
              <w:sz w:val="28"/>
              <w:szCs w:val="28"/>
            </w:rPr>
          </w:rPrChange>
        </w:rPr>
      </w:pPr>
      <w:ins w:id="759" w:author="Willian" w:date="2017-02-04T14:47:00Z">
        <w:r w:rsidRPr="008069B5">
          <w:rPr>
            <w:rFonts w:ascii="Menlo" w:hAnsi="Menlo" w:cs="Menlo"/>
            <w:sz w:val="18"/>
            <w:szCs w:val="18"/>
            <w:rPrChange w:id="760" w:author="Willian" w:date="2017-02-04T14:47:00Z">
              <w:rPr>
                <w:rFonts w:ascii="Menlo" w:hAnsi="Menlo" w:cs="Menlo"/>
                <w:sz w:val="28"/>
                <w:szCs w:val="28"/>
              </w:rPr>
            </w:rPrChange>
          </w:rPr>
          <w:t xml:space="preserve">                    </w:t>
        </w:r>
        <w:proofErr w:type="gramStart"/>
        <w:r w:rsidRPr="008069B5">
          <w:rPr>
            <w:rFonts w:ascii="Menlo" w:hAnsi="Menlo" w:cs="Menlo"/>
            <w:color w:val="AA0D91"/>
            <w:sz w:val="18"/>
            <w:szCs w:val="18"/>
            <w:rPrChange w:id="761" w:author="Willian" w:date="2017-02-04T14:47:00Z">
              <w:rPr>
                <w:rFonts w:ascii="Menlo" w:hAnsi="Menlo" w:cs="Menlo"/>
                <w:color w:val="AA0D91"/>
                <w:sz w:val="28"/>
                <w:szCs w:val="28"/>
              </w:rPr>
            </w:rPrChange>
          </w:rPr>
          <w:t>switch</w:t>
        </w:r>
        <w:proofErr w:type="gramEnd"/>
        <w:r w:rsidRPr="008069B5">
          <w:rPr>
            <w:rFonts w:ascii="Menlo" w:hAnsi="Menlo" w:cs="Menlo"/>
            <w:sz w:val="18"/>
            <w:szCs w:val="18"/>
            <w:rPrChange w:id="762"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763" w:author="Willian" w:date="2017-02-04T14:47:00Z">
              <w:rPr>
                <w:rFonts w:ascii="Menlo" w:hAnsi="Menlo" w:cs="Menlo"/>
                <w:sz w:val="28"/>
                <w:szCs w:val="28"/>
              </w:rPr>
            </w:rPrChange>
          </w:rPr>
          <w:t>error</w:t>
        </w:r>
        <w:proofErr w:type="spellEnd"/>
        <w:r w:rsidRPr="008069B5">
          <w:rPr>
            <w:rFonts w:ascii="Menlo" w:hAnsi="Menlo" w:cs="Menlo"/>
            <w:sz w:val="18"/>
            <w:szCs w:val="18"/>
            <w:rPrChange w:id="764" w:author="Willian" w:date="2017-02-04T14:47:00Z">
              <w:rPr>
                <w:rFonts w:ascii="Menlo" w:hAnsi="Menlo" w:cs="Menlo"/>
                <w:sz w:val="28"/>
                <w:szCs w:val="28"/>
              </w:rPr>
            </w:rPrChange>
          </w:rPr>
          <w:t xml:space="preserve"> </w:t>
        </w:r>
        <w:r w:rsidRPr="008069B5">
          <w:rPr>
            <w:rFonts w:ascii="Menlo" w:hAnsi="Menlo" w:cs="Menlo"/>
            <w:color w:val="AA0D91"/>
            <w:sz w:val="18"/>
            <w:szCs w:val="18"/>
            <w:rPrChange w:id="765" w:author="Willian" w:date="2017-02-04T14:47:00Z">
              <w:rPr>
                <w:rFonts w:ascii="Menlo" w:hAnsi="Menlo" w:cs="Menlo"/>
                <w:color w:val="AA0D91"/>
                <w:sz w:val="28"/>
                <w:szCs w:val="28"/>
              </w:rPr>
            </w:rPrChange>
          </w:rPr>
          <w:t>as</w:t>
        </w:r>
        <w:r w:rsidRPr="008069B5">
          <w:rPr>
            <w:rFonts w:ascii="Menlo" w:hAnsi="Menlo" w:cs="Menlo"/>
            <w:sz w:val="18"/>
            <w:szCs w:val="18"/>
            <w:rPrChange w:id="766" w:author="Willian" w:date="2017-02-04T14:47:00Z">
              <w:rPr>
                <w:rFonts w:ascii="Menlo" w:hAnsi="Menlo" w:cs="Menlo"/>
                <w:sz w:val="28"/>
                <w:szCs w:val="28"/>
              </w:rPr>
            </w:rPrChange>
          </w:rPr>
          <w:t xml:space="preserve">! </w:t>
        </w:r>
        <w:proofErr w:type="spellStart"/>
        <w:r w:rsidRPr="008069B5">
          <w:rPr>
            <w:rFonts w:ascii="Menlo" w:hAnsi="Menlo" w:cs="Menlo"/>
            <w:color w:val="5C2699"/>
            <w:sz w:val="18"/>
            <w:szCs w:val="18"/>
            <w:rPrChange w:id="767" w:author="Willian" w:date="2017-02-04T14:47:00Z">
              <w:rPr>
                <w:rFonts w:ascii="Menlo" w:hAnsi="Menlo" w:cs="Menlo"/>
                <w:color w:val="5C2699"/>
                <w:sz w:val="28"/>
                <w:szCs w:val="28"/>
              </w:rPr>
            </w:rPrChange>
          </w:rPr>
          <w:t>NSError</w:t>
        </w:r>
        <w:proofErr w:type="spellEnd"/>
        <w:proofErr w:type="gramStart"/>
        <w:r w:rsidRPr="008069B5">
          <w:rPr>
            <w:rFonts w:ascii="Menlo" w:hAnsi="Menlo" w:cs="Menlo"/>
            <w:sz w:val="18"/>
            <w:szCs w:val="18"/>
            <w:rPrChange w:id="768" w:author="Willian" w:date="2017-02-04T14:47:00Z">
              <w:rPr>
                <w:rFonts w:ascii="Menlo" w:hAnsi="Menlo" w:cs="Menlo"/>
                <w:sz w:val="28"/>
                <w:szCs w:val="28"/>
              </w:rPr>
            </w:rPrChange>
          </w:rPr>
          <w:t>).</w:t>
        </w:r>
        <w:proofErr w:type="spellStart"/>
        <w:r w:rsidRPr="008069B5">
          <w:rPr>
            <w:rFonts w:ascii="Menlo" w:hAnsi="Menlo" w:cs="Menlo"/>
            <w:color w:val="5C2699"/>
            <w:sz w:val="18"/>
            <w:szCs w:val="18"/>
            <w:rPrChange w:id="769" w:author="Willian" w:date="2017-02-04T14:47:00Z">
              <w:rPr>
                <w:rFonts w:ascii="Menlo" w:hAnsi="Menlo" w:cs="Menlo"/>
                <w:color w:val="5C2699"/>
                <w:sz w:val="28"/>
                <w:szCs w:val="28"/>
              </w:rPr>
            </w:rPrChange>
          </w:rPr>
          <w:t>code</w:t>
        </w:r>
        <w:proofErr w:type="spellEnd"/>
        <w:proofErr w:type="gramEnd"/>
        <w:r w:rsidRPr="008069B5">
          <w:rPr>
            <w:rFonts w:ascii="Menlo" w:hAnsi="Menlo" w:cs="Menlo"/>
            <w:sz w:val="18"/>
            <w:szCs w:val="18"/>
            <w:rPrChange w:id="770" w:author="Willian" w:date="2017-02-04T14:47:00Z">
              <w:rPr>
                <w:rFonts w:ascii="Menlo" w:hAnsi="Menlo" w:cs="Menlo"/>
                <w:sz w:val="28"/>
                <w:szCs w:val="28"/>
              </w:rPr>
            </w:rPrChange>
          </w:rPr>
          <w:t xml:space="preserve"> {</w:t>
        </w:r>
      </w:ins>
    </w:p>
    <w:p w14:paraId="64AAE666" w14:textId="77777777" w:rsidR="008069B5" w:rsidRPr="008069B5" w:rsidRDefault="008069B5" w:rsidP="008069B5">
      <w:pPr>
        <w:widowControl w:val="0"/>
        <w:tabs>
          <w:tab w:val="left" w:pos="692"/>
        </w:tabs>
        <w:autoSpaceDE w:val="0"/>
        <w:autoSpaceDN w:val="0"/>
        <w:adjustRightInd w:val="0"/>
        <w:spacing w:after="0"/>
        <w:jc w:val="left"/>
        <w:rPr>
          <w:ins w:id="771" w:author="Willian" w:date="2017-02-04T14:47:00Z"/>
          <w:rFonts w:ascii="Menlo" w:hAnsi="Menlo" w:cs="Menlo"/>
          <w:sz w:val="18"/>
          <w:szCs w:val="18"/>
          <w:rPrChange w:id="772" w:author="Willian" w:date="2017-02-04T14:47:00Z">
            <w:rPr>
              <w:ins w:id="773" w:author="Willian" w:date="2017-02-04T14:47:00Z"/>
              <w:rFonts w:ascii="Menlo" w:hAnsi="Menlo" w:cs="Menlo"/>
              <w:sz w:val="28"/>
              <w:szCs w:val="28"/>
            </w:rPr>
          </w:rPrChange>
        </w:rPr>
      </w:pPr>
      <w:ins w:id="774" w:author="Willian" w:date="2017-02-04T14:47:00Z">
        <w:r w:rsidRPr="008069B5">
          <w:rPr>
            <w:rFonts w:ascii="Menlo" w:hAnsi="Menlo" w:cs="Menlo"/>
            <w:sz w:val="18"/>
            <w:szCs w:val="18"/>
            <w:rPrChange w:id="775" w:author="Willian" w:date="2017-02-04T14:47:00Z">
              <w:rPr>
                <w:rFonts w:ascii="Menlo" w:hAnsi="Menlo" w:cs="Menlo"/>
                <w:sz w:val="28"/>
                <w:szCs w:val="28"/>
              </w:rPr>
            </w:rPrChange>
          </w:rPr>
          <w:t xml:space="preserve">                    </w:t>
        </w:r>
        <w:proofErr w:type="gramStart"/>
        <w:r w:rsidRPr="008069B5">
          <w:rPr>
            <w:rFonts w:ascii="Menlo" w:hAnsi="Menlo" w:cs="Menlo"/>
            <w:color w:val="AA0D91"/>
            <w:sz w:val="18"/>
            <w:szCs w:val="18"/>
            <w:rPrChange w:id="776" w:author="Willian" w:date="2017-02-04T14:47:00Z">
              <w:rPr>
                <w:rFonts w:ascii="Menlo" w:hAnsi="Menlo" w:cs="Menlo"/>
                <w:color w:val="AA0D91"/>
                <w:sz w:val="28"/>
                <w:szCs w:val="28"/>
              </w:rPr>
            </w:rPrChange>
          </w:rPr>
          <w:t>case</w:t>
        </w:r>
        <w:proofErr w:type="gramEnd"/>
        <w:r w:rsidRPr="008069B5">
          <w:rPr>
            <w:rFonts w:ascii="Menlo" w:hAnsi="Menlo" w:cs="Menlo"/>
            <w:sz w:val="18"/>
            <w:szCs w:val="18"/>
            <w:rPrChange w:id="777" w:author="Willian" w:date="2017-02-04T14:47:00Z">
              <w:rPr>
                <w:rFonts w:ascii="Menlo" w:hAnsi="Menlo" w:cs="Menlo"/>
                <w:sz w:val="28"/>
                <w:szCs w:val="28"/>
              </w:rPr>
            </w:rPrChange>
          </w:rPr>
          <w:t xml:space="preserve"> </w:t>
        </w:r>
        <w:proofErr w:type="spellStart"/>
        <w:r w:rsidRPr="008069B5">
          <w:rPr>
            <w:rFonts w:ascii="Menlo" w:hAnsi="Menlo" w:cs="Menlo"/>
            <w:color w:val="3F6E74"/>
            <w:sz w:val="18"/>
            <w:szCs w:val="18"/>
            <w:rPrChange w:id="778" w:author="Willian" w:date="2017-02-04T14:47:00Z">
              <w:rPr>
                <w:rFonts w:ascii="Menlo" w:hAnsi="Menlo" w:cs="Menlo"/>
                <w:color w:val="3F6E74"/>
                <w:sz w:val="28"/>
                <w:szCs w:val="28"/>
              </w:rPr>
            </w:rPrChange>
          </w:rPr>
          <w:t>FIRAuthErrorCode</w:t>
        </w:r>
        <w:r w:rsidRPr="008069B5">
          <w:rPr>
            <w:rFonts w:ascii="Menlo" w:hAnsi="Menlo" w:cs="Menlo"/>
            <w:sz w:val="18"/>
            <w:szCs w:val="18"/>
            <w:rPrChange w:id="779" w:author="Willian" w:date="2017-02-04T14:47:00Z">
              <w:rPr>
                <w:rFonts w:ascii="Menlo" w:hAnsi="Menlo" w:cs="Menlo"/>
                <w:sz w:val="28"/>
                <w:szCs w:val="28"/>
              </w:rPr>
            </w:rPrChange>
          </w:rPr>
          <w:t>.</w:t>
        </w:r>
        <w:r w:rsidRPr="008069B5">
          <w:rPr>
            <w:rFonts w:ascii="Menlo" w:hAnsi="Menlo" w:cs="Menlo"/>
            <w:color w:val="26474B"/>
            <w:sz w:val="18"/>
            <w:szCs w:val="18"/>
            <w:rPrChange w:id="780" w:author="Willian" w:date="2017-02-04T14:47:00Z">
              <w:rPr>
                <w:rFonts w:ascii="Menlo" w:hAnsi="Menlo" w:cs="Menlo"/>
                <w:color w:val="26474B"/>
                <w:sz w:val="28"/>
                <w:szCs w:val="28"/>
              </w:rPr>
            </w:rPrChange>
          </w:rPr>
          <w:t>errorCodeWrongPassword</w:t>
        </w:r>
        <w:r w:rsidRPr="008069B5">
          <w:rPr>
            <w:rFonts w:ascii="Menlo" w:hAnsi="Menlo" w:cs="Menlo"/>
            <w:sz w:val="18"/>
            <w:szCs w:val="18"/>
            <w:rPrChange w:id="781" w:author="Willian" w:date="2017-02-04T14:47:00Z">
              <w:rPr>
                <w:rFonts w:ascii="Menlo" w:hAnsi="Menlo" w:cs="Menlo"/>
                <w:sz w:val="28"/>
                <w:szCs w:val="28"/>
              </w:rPr>
            </w:rPrChange>
          </w:rPr>
          <w:t>.</w:t>
        </w:r>
        <w:r w:rsidRPr="008069B5">
          <w:rPr>
            <w:rFonts w:ascii="Menlo" w:hAnsi="Menlo" w:cs="Menlo"/>
            <w:color w:val="3F6E74"/>
            <w:sz w:val="18"/>
            <w:szCs w:val="18"/>
            <w:rPrChange w:id="782" w:author="Willian" w:date="2017-02-04T14:47:00Z">
              <w:rPr>
                <w:rFonts w:ascii="Menlo" w:hAnsi="Menlo" w:cs="Menlo"/>
                <w:color w:val="3F6E74"/>
                <w:sz w:val="28"/>
                <w:szCs w:val="28"/>
              </w:rPr>
            </w:rPrChange>
          </w:rPr>
          <w:t>rawValue</w:t>
        </w:r>
        <w:proofErr w:type="spellEnd"/>
        <w:r w:rsidRPr="008069B5">
          <w:rPr>
            <w:rFonts w:ascii="Menlo" w:hAnsi="Menlo" w:cs="Menlo"/>
            <w:sz w:val="18"/>
            <w:szCs w:val="18"/>
            <w:rPrChange w:id="783" w:author="Willian" w:date="2017-02-04T14:47:00Z">
              <w:rPr>
                <w:rFonts w:ascii="Menlo" w:hAnsi="Menlo" w:cs="Menlo"/>
                <w:sz w:val="28"/>
                <w:szCs w:val="28"/>
              </w:rPr>
            </w:rPrChange>
          </w:rPr>
          <w:t>:</w:t>
        </w:r>
      </w:ins>
    </w:p>
    <w:p w14:paraId="0B55BD09" w14:textId="77777777" w:rsidR="008069B5" w:rsidRPr="008069B5" w:rsidRDefault="008069B5" w:rsidP="008069B5">
      <w:pPr>
        <w:widowControl w:val="0"/>
        <w:tabs>
          <w:tab w:val="left" w:pos="692"/>
        </w:tabs>
        <w:autoSpaceDE w:val="0"/>
        <w:autoSpaceDN w:val="0"/>
        <w:adjustRightInd w:val="0"/>
        <w:spacing w:after="0"/>
        <w:jc w:val="left"/>
        <w:rPr>
          <w:ins w:id="784" w:author="Willian" w:date="2017-02-04T14:47:00Z"/>
          <w:rFonts w:ascii="Menlo" w:hAnsi="Menlo" w:cs="Menlo"/>
          <w:sz w:val="18"/>
          <w:szCs w:val="18"/>
          <w:rPrChange w:id="785" w:author="Willian" w:date="2017-02-04T14:47:00Z">
            <w:rPr>
              <w:ins w:id="786" w:author="Willian" w:date="2017-02-04T14:47:00Z"/>
              <w:rFonts w:ascii="Menlo" w:hAnsi="Menlo" w:cs="Menlo"/>
              <w:sz w:val="28"/>
              <w:szCs w:val="28"/>
            </w:rPr>
          </w:rPrChange>
        </w:rPr>
      </w:pPr>
      <w:ins w:id="787" w:author="Willian" w:date="2017-02-04T14:47:00Z">
        <w:r w:rsidRPr="008069B5">
          <w:rPr>
            <w:rFonts w:ascii="Menlo" w:hAnsi="Menlo" w:cs="Menlo"/>
            <w:sz w:val="18"/>
            <w:szCs w:val="18"/>
            <w:rPrChange w:id="788" w:author="Willian" w:date="2017-02-04T14:47:00Z">
              <w:rPr>
                <w:rFonts w:ascii="Menlo" w:hAnsi="Menlo" w:cs="Menlo"/>
                <w:sz w:val="28"/>
                <w:szCs w:val="28"/>
              </w:rPr>
            </w:rPrChange>
          </w:rPr>
          <w:t xml:space="preserve">                        </w:t>
        </w:r>
        <w:proofErr w:type="spellStart"/>
        <w:proofErr w:type="gramStart"/>
        <w:r w:rsidRPr="008069B5">
          <w:rPr>
            <w:rFonts w:ascii="Menlo" w:hAnsi="Menlo" w:cs="Menlo"/>
            <w:sz w:val="18"/>
            <w:szCs w:val="18"/>
            <w:rPrChange w:id="789" w:author="Willian" w:date="2017-02-04T14:47:00Z">
              <w:rPr>
                <w:rFonts w:ascii="Menlo" w:hAnsi="Menlo" w:cs="Menlo"/>
                <w:sz w:val="28"/>
                <w:szCs w:val="28"/>
              </w:rPr>
            </w:rPrChange>
          </w:rPr>
          <w:t>alertMessage</w:t>
        </w:r>
        <w:proofErr w:type="spellEnd"/>
        <w:proofErr w:type="gramEnd"/>
        <w:r w:rsidRPr="008069B5">
          <w:rPr>
            <w:rFonts w:ascii="Menlo" w:hAnsi="Menlo" w:cs="Menlo"/>
            <w:sz w:val="18"/>
            <w:szCs w:val="18"/>
            <w:rPrChange w:id="790" w:author="Willian" w:date="2017-02-04T14:47:00Z">
              <w:rPr>
                <w:rFonts w:ascii="Menlo" w:hAnsi="Menlo" w:cs="Menlo"/>
                <w:sz w:val="28"/>
                <w:szCs w:val="28"/>
              </w:rPr>
            </w:rPrChange>
          </w:rPr>
          <w:t xml:space="preserve"> = </w:t>
        </w:r>
        <w:r w:rsidRPr="008069B5">
          <w:rPr>
            <w:rFonts w:ascii="Menlo" w:hAnsi="Menlo" w:cs="Menlo"/>
            <w:color w:val="C41A16"/>
            <w:sz w:val="18"/>
            <w:szCs w:val="18"/>
            <w:rPrChange w:id="791" w:author="Willian" w:date="2017-02-04T14:47:00Z">
              <w:rPr>
                <w:rFonts w:ascii="Menlo" w:hAnsi="Menlo" w:cs="Menlo"/>
                <w:color w:val="C41A16"/>
                <w:sz w:val="28"/>
                <w:szCs w:val="28"/>
              </w:rPr>
            </w:rPrChange>
          </w:rPr>
          <w:t>"Senha incorreta."</w:t>
        </w:r>
      </w:ins>
    </w:p>
    <w:p w14:paraId="7341BDE9" w14:textId="77777777" w:rsidR="008069B5" w:rsidRPr="008069B5" w:rsidRDefault="008069B5" w:rsidP="008069B5">
      <w:pPr>
        <w:widowControl w:val="0"/>
        <w:tabs>
          <w:tab w:val="left" w:pos="692"/>
        </w:tabs>
        <w:autoSpaceDE w:val="0"/>
        <w:autoSpaceDN w:val="0"/>
        <w:adjustRightInd w:val="0"/>
        <w:spacing w:after="0"/>
        <w:jc w:val="left"/>
        <w:rPr>
          <w:ins w:id="792" w:author="Willian" w:date="2017-02-04T14:47:00Z"/>
          <w:rFonts w:ascii="Menlo" w:hAnsi="Menlo" w:cs="Menlo"/>
          <w:sz w:val="18"/>
          <w:szCs w:val="18"/>
          <w:rPrChange w:id="793" w:author="Willian" w:date="2017-02-04T14:47:00Z">
            <w:rPr>
              <w:ins w:id="794" w:author="Willian" w:date="2017-02-04T14:47:00Z"/>
              <w:rFonts w:ascii="Menlo" w:hAnsi="Menlo" w:cs="Menlo"/>
              <w:sz w:val="28"/>
              <w:szCs w:val="28"/>
            </w:rPr>
          </w:rPrChange>
        </w:rPr>
      </w:pPr>
      <w:ins w:id="795" w:author="Willian" w:date="2017-02-04T14:47:00Z">
        <w:r w:rsidRPr="008069B5">
          <w:rPr>
            <w:rFonts w:ascii="Menlo" w:hAnsi="Menlo" w:cs="Menlo"/>
            <w:sz w:val="18"/>
            <w:szCs w:val="18"/>
            <w:rPrChange w:id="796" w:author="Willian" w:date="2017-02-04T14:47:00Z">
              <w:rPr>
                <w:rFonts w:ascii="Menlo" w:hAnsi="Menlo" w:cs="Menlo"/>
                <w:sz w:val="28"/>
                <w:szCs w:val="28"/>
              </w:rPr>
            </w:rPrChange>
          </w:rPr>
          <w:t xml:space="preserve">                        </w:t>
        </w:r>
        <w:proofErr w:type="gramStart"/>
        <w:r w:rsidRPr="008069B5">
          <w:rPr>
            <w:rFonts w:ascii="Menlo" w:hAnsi="Menlo" w:cs="Menlo"/>
            <w:color w:val="AA0D91"/>
            <w:sz w:val="18"/>
            <w:szCs w:val="18"/>
            <w:rPrChange w:id="797" w:author="Willian" w:date="2017-02-04T14:47:00Z">
              <w:rPr>
                <w:rFonts w:ascii="Menlo" w:hAnsi="Menlo" w:cs="Menlo"/>
                <w:color w:val="AA0D91"/>
                <w:sz w:val="28"/>
                <w:szCs w:val="28"/>
              </w:rPr>
            </w:rPrChange>
          </w:rPr>
          <w:t>break</w:t>
        </w:r>
        <w:proofErr w:type="gramEnd"/>
      </w:ins>
    </w:p>
    <w:p w14:paraId="3C1F83F6" w14:textId="77777777" w:rsidR="008069B5" w:rsidRPr="008069B5" w:rsidRDefault="008069B5" w:rsidP="008069B5">
      <w:pPr>
        <w:widowControl w:val="0"/>
        <w:tabs>
          <w:tab w:val="left" w:pos="692"/>
        </w:tabs>
        <w:autoSpaceDE w:val="0"/>
        <w:autoSpaceDN w:val="0"/>
        <w:adjustRightInd w:val="0"/>
        <w:spacing w:after="0"/>
        <w:jc w:val="left"/>
        <w:rPr>
          <w:ins w:id="798" w:author="Willian" w:date="2017-02-04T14:47:00Z"/>
          <w:rFonts w:ascii="Menlo" w:hAnsi="Menlo" w:cs="Menlo"/>
          <w:sz w:val="18"/>
          <w:szCs w:val="18"/>
          <w:rPrChange w:id="799" w:author="Willian" w:date="2017-02-04T14:47:00Z">
            <w:rPr>
              <w:ins w:id="800" w:author="Willian" w:date="2017-02-04T14:47:00Z"/>
              <w:rFonts w:ascii="Menlo" w:hAnsi="Menlo" w:cs="Menlo"/>
              <w:sz w:val="28"/>
              <w:szCs w:val="28"/>
            </w:rPr>
          </w:rPrChange>
        </w:rPr>
      </w:pPr>
      <w:ins w:id="801" w:author="Willian" w:date="2017-02-04T14:47:00Z">
        <w:r w:rsidRPr="008069B5">
          <w:rPr>
            <w:rFonts w:ascii="Menlo" w:hAnsi="Menlo" w:cs="Menlo"/>
            <w:sz w:val="18"/>
            <w:szCs w:val="18"/>
            <w:rPrChange w:id="802" w:author="Willian" w:date="2017-02-04T14:47:00Z">
              <w:rPr>
                <w:rFonts w:ascii="Menlo" w:hAnsi="Menlo" w:cs="Menlo"/>
                <w:sz w:val="28"/>
                <w:szCs w:val="28"/>
              </w:rPr>
            </w:rPrChange>
          </w:rPr>
          <w:t xml:space="preserve">                    </w:t>
        </w:r>
        <w:proofErr w:type="gramStart"/>
        <w:r w:rsidRPr="008069B5">
          <w:rPr>
            <w:rFonts w:ascii="Menlo" w:hAnsi="Menlo" w:cs="Menlo"/>
            <w:color w:val="AA0D91"/>
            <w:sz w:val="18"/>
            <w:szCs w:val="18"/>
            <w:rPrChange w:id="803" w:author="Willian" w:date="2017-02-04T14:47:00Z">
              <w:rPr>
                <w:rFonts w:ascii="Menlo" w:hAnsi="Menlo" w:cs="Menlo"/>
                <w:color w:val="AA0D91"/>
                <w:sz w:val="28"/>
                <w:szCs w:val="28"/>
              </w:rPr>
            </w:rPrChange>
          </w:rPr>
          <w:t>case</w:t>
        </w:r>
        <w:proofErr w:type="gramEnd"/>
        <w:r w:rsidRPr="008069B5">
          <w:rPr>
            <w:rFonts w:ascii="Menlo" w:hAnsi="Menlo" w:cs="Menlo"/>
            <w:sz w:val="18"/>
            <w:szCs w:val="18"/>
            <w:rPrChange w:id="804" w:author="Willian" w:date="2017-02-04T14:47:00Z">
              <w:rPr>
                <w:rFonts w:ascii="Menlo" w:hAnsi="Menlo" w:cs="Menlo"/>
                <w:sz w:val="28"/>
                <w:szCs w:val="28"/>
              </w:rPr>
            </w:rPrChange>
          </w:rPr>
          <w:t xml:space="preserve"> </w:t>
        </w:r>
        <w:proofErr w:type="spellStart"/>
        <w:r w:rsidRPr="008069B5">
          <w:rPr>
            <w:rFonts w:ascii="Menlo" w:hAnsi="Menlo" w:cs="Menlo"/>
            <w:color w:val="3F6E74"/>
            <w:sz w:val="18"/>
            <w:szCs w:val="18"/>
            <w:rPrChange w:id="805" w:author="Willian" w:date="2017-02-04T14:47:00Z">
              <w:rPr>
                <w:rFonts w:ascii="Menlo" w:hAnsi="Menlo" w:cs="Menlo"/>
                <w:color w:val="3F6E74"/>
                <w:sz w:val="28"/>
                <w:szCs w:val="28"/>
              </w:rPr>
            </w:rPrChange>
          </w:rPr>
          <w:t>FIRAuthErrorCode</w:t>
        </w:r>
        <w:r w:rsidRPr="008069B5">
          <w:rPr>
            <w:rFonts w:ascii="Menlo" w:hAnsi="Menlo" w:cs="Menlo"/>
            <w:sz w:val="18"/>
            <w:szCs w:val="18"/>
            <w:rPrChange w:id="806" w:author="Willian" w:date="2017-02-04T14:47:00Z">
              <w:rPr>
                <w:rFonts w:ascii="Menlo" w:hAnsi="Menlo" w:cs="Menlo"/>
                <w:sz w:val="28"/>
                <w:szCs w:val="28"/>
              </w:rPr>
            </w:rPrChange>
          </w:rPr>
          <w:t>.</w:t>
        </w:r>
        <w:r w:rsidRPr="008069B5">
          <w:rPr>
            <w:rFonts w:ascii="Menlo" w:hAnsi="Menlo" w:cs="Menlo"/>
            <w:color w:val="26474B"/>
            <w:sz w:val="18"/>
            <w:szCs w:val="18"/>
            <w:rPrChange w:id="807" w:author="Willian" w:date="2017-02-04T14:47:00Z">
              <w:rPr>
                <w:rFonts w:ascii="Menlo" w:hAnsi="Menlo" w:cs="Menlo"/>
                <w:color w:val="26474B"/>
                <w:sz w:val="28"/>
                <w:szCs w:val="28"/>
              </w:rPr>
            </w:rPrChange>
          </w:rPr>
          <w:t>errorCodeUserDisabled</w:t>
        </w:r>
        <w:r w:rsidRPr="008069B5">
          <w:rPr>
            <w:rFonts w:ascii="Menlo" w:hAnsi="Menlo" w:cs="Menlo"/>
            <w:sz w:val="18"/>
            <w:szCs w:val="18"/>
            <w:rPrChange w:id="808" w:author="Willian" w:date="2017-02-04T14:47:00Z">
              <w:rPr>
                <w:rFonts w:ascii="Menlo" w:hAnsi="Menlo" w:cs="Menlo"/>
                <w:sz w:val="28"/>
                <w:szCs w:val="28"/>
              </w:rPr>
            </w:rPrChange>
          </w:rPr>
          <w:t>.</w:t>
        </w:r>
        <w:r w:rsidRPr="008069B5">
          <w:rPr>
            <w:rFonts w:ascii="Menlo" w:hAnsi="Menlo" w:cs="Menlo"/>
            <w:color w:val="3F6E74"/>
            <w:sz w:val="18"/>
            <w:szCs w:val="18"/>
            <w:rPrChange w:id="809" w:author="Willian" w:date="2017-02-04T14:47:00Z">
              <w:rPr>
                <w:rFonts w:ascii="Menlo" w:hAnsi="Menlo" w:cs="Menlo"/>
                <w:color w:val="3F6E74"/>
                <w:sz w:val="28"/>
                <w:szCs w:val="28"/>
              </w:rPr>
            </w:rPrChange>
          </w:rPr>
          <w:t>rawValue</w:t>
        </w:r>
        <w:proofErr w:type="spellEnd"/>
        <w:r w:rsidRPr="008069B5">
          <w:rPr>
            <w:rFonts w:ascii="Menlo" w:hAnsi="Menlo" w:cs="Menlo"/>
            <w:sz w:val="18"/>
            <w:szCs w:val="18"/>
            <w:rPrChange w:id="810" w:author="Willian" w:date="2017-02-04T14:47:00Z">
              <w:rPr>
                <w:rFonts w:ascii="Menlo" w:hAnsi="Menlo" w:cs="Menlo"/>
                <w:sz w:val="28"/>
                <w:szCs w:val="28"/>
              </w:rPr>
            </w:rPrChange>
          </w:rPr>
          <w:t>:</w:t>
        </w:r>
      </w:ins>
    </w:p>
    <w:p w14:paraId="20165900" w14:textId="77777777" w:rsidR="008069B5" w:rsidRPr="008069B5" w:rsidRDefault="008069B5" w:rsidP="008069B5">
      <w:pPr>
        <w:widowControl w:val="0"/>
        <w:tabs>
          <w:tab w:val="left" w:pos="692"/>
        </w:tabs>
        <w:autoSpaceDE w:val="0"/>
        <w:autoSpaceDN w:val="0"/>
        <w:adjustRightInd w:val="0"/>
        <w:spacing w:after="0"/>
        <w:jc w:val="left"/>
        <w:rPr>
          <w:ins w:id="811" w:author="Willian" w:date="2017-02-04T14:47:00Z"/>
          <w:rFonts w:ascii="Menlo" w:hAnsi="Menlo" w:cs="Menlo"/>
          <w:sz w:val="18"/>
          <w:szCs w:val="18"/>
          <w:rPrChange w:id="812" w:author="Willian" w:date="2017-02-04T14:47:00Z">
            <w:rPr>
              <w:ins w:id="813" w:author="Willian" w:date="2017-02-04T14:47:00Z"/>
              <w:rFonts w:ascii="Menlo" w:hAnsi="Menlo" w:cs="Menlo"/>
              <w:sz w:val="28"/>
              <w:szCs w:val="28"/>
            </w:rPr>
          </w:rPrChange>
        </w:rPr>
      </w:pPr>
      <w:ins w:id="814" w:author="Willian" w:date="2017-02-04T14:47:00Z">
        <w:r w:rsidRPr="008069B5">
          <w:rPr>
            <w:rFonts w:ascii="Menlo" w:hAnsi="Menlo" w:cs="Menlo"/>
            <w:sz w:val="18"/>
            <w:szCs w:val="18"/>
            <w:rPrChange w:id="815" w:author="Willian" w:date="2017-02-04T14:47:00Z">
              <w:rPr>
                <w:rFonts w:ascii="Menlo" w:hAnsi="Menlo" w:cs="Menlo"/>
                <w:sz w:val="28"/>
                <w:szCs w:val="28"/>
              </w:rPr>
            </w:rPrChange>
          </w:rPr>
          <w:t xml:space="preserve">                        </w:t>
        </w:r>
        <w:proofErr w:type="spellStart"/>
        <w:proofErr w:type="gramStart"/>
        <w:r w:rsidRPr="008069B5">
          <w:rPr>
            <w:rFonts w:ascii="Menlo" w:hAnsi="Menlo" w:cs="Menlo"/>
            <w:sz w:val="18"/>
            <w:szCs w:val="18"/>
            <w:rPrChange w:id="816" w:author="Willian" w:date="2017-02-04T14:47:00Z">
              <w:rPr>
                <w:rFonts w:ascii="Menlo" w:hAnsi="Menlo" w:cs="Menlo"/>
                <w:sz w:val="28"/>
                <w:szCs w:val="28"/>
              </w:rPr>
            </w:rPrChange>
          </w:rPr>
          <w:t>alertMessage</w:t>
        </w:r>
        <w:proofErr w:type="spellEnd"/>
        <w:proofErr w:type="gramEnd"/>
        <w:r w:rsidRPr="008069B5">
          <w:rPr>
            <w:rFonts w:ascii="Menlo" w:hAnsi="Menlo" w:cs="Menlo"/>
            <w:sz w:val="18"/>
            <w:szCs w:val="18"/>
            <w:rPrChange w:id="817" w:author="Willian" w:date="2017-02-04T14:47:00Z">
              <w:rPr>
                <w:rFonts w:ascii="Menlo" w:hAnsi="Menlo" w:cs="Menlo"/>
                <w:sz w:val="28"/>
                <w:szCs w:val="28"/>
              </w:rPr>
            </w:rPrChange>
          </w:rPr>
          <w:t xml:space="preserve"> = </w:t>
        </w:r>
        <w:r w:rsidRPr="008069B5">
          <w:rPr>
            <w:rFonts w:ascii="Menlo" w:hAnsi="Menlo" w:cs="Menlo"/>
            <w:color w:val="C41A16"/>
            <w:sz w:val="18"/>
            <w:szCs w:val="18"/>
            <w:rPrChange w:id="818" w:author="Willian" w:date="2017-02-04T14:47:00Z">
              <w:rPr>
                <w:rFonts w:ascii="Menlo" w:hAnsi="Menlo" w:cs="Menlo"/>
                <w:color w:val="C41A16"/>
                <w:sz w:val="28"/>
                <w:szCs w:val="28"/>
              </w:rPr>
            </w:rPrChange>
          </w:rPr>
          <w:t>"Sua conta está desativada. Crie uma nova conta."</w:t>
        </w:r>
      </w:ins>
    </w:p>
    <w:p w14:paraId="1461064E" w14:textId="77777777" w:rsidR="008069B5" w:rsidRPr="008069B5" w:rsidRDefault="008069B5" w:rsidP="008069B5">
      <w:pPr>
        <w:widowControl w:val="0"/>
        <w:tabs>
          <w:tab w:val="left" w:pos="692"/>
        </w:tabs>
        <w:autoSpaceDE w:val="0"/>
        <w:autoSpaceDN w:val="0"/>
        <w:adjustRightInd w:val="0"/>
        <w:spacing w:after="0"/>
        <w:jc w:val="left"/>
        <w:rPr>
          <w:ins w:id="819" w:author="Willian" w:date="2017-02-04T14:47:00Z"/>
          <w:rFonts w:ascii="Menlo" w:hAnsi="Menlo" w:cs="Menlo"/>
          <w:sz w:val="18"/>
          <w:szCs w:val="18"/>
          <w:rPrChange w:id="820" w:author="Willian" w:date="2017-02-04T14:47:00Z">
            <w:rPr>
              <w:ins w:id="821" w:author="Willian" w:date="2017-02-04T14:47:00Z"/>
              <w:rFonts w:ascii="Menlo" w:hAnsi="Menlo" w:cs="Menlo"/>
              <w:sz w:val="28"/>
              <w:szCs w:val="28"/>
            </w:rPr>
          </w:rPrChange>
        </w:rPr>
      </w:pPr>
      <w:ins w:id="822" w:author="Willian" w:date="2017-02-04T14:47:00Z">
        <w:r w:rsidRPr="008069B5">
          <w:rPr>
            <w:rFonts w:ascii="Menlo" w:hAnsi="Menlo" w:cs="Menlo"/>
            <w:sz w:val="18"/>
            <w:szCs w:val="18"/>
            <w:rPrChange w:id="823" w:author="Willian" w:date="2017-02-04T14:47:00Z">
              <w:rPr>
                <w:rFonts w:ascii="Menlo" w:hAnsi="Menlo" w:cs="Menlo"/>
                <w:sz w:val="28"/>
                <w:szCs w:val="28"/>
              </w:rPr>
            </w:rPrChange>
          </w:rPr>
          <w:t xml:space="preserve">                        </w:t>
        </w:r>
        <w:proofErr w:type="gramStart"/>
        <w:r w:rsidRPr="008069B5">
          <w:rPr>
            <w:rFonts w:ascii="Menlo" w:hAnsi="Menlo" w:cs="Menlo"/>
            <w:color w:val="AA0D91"/>
            <w:sz w:val="18"/>
            <w:szCs w:val="18"/>
            <w:rPrChange w:id="824" w:author="Willian" w:date="2017-02-04T14:47:00Z">
              <w:rPr>
                <w:rFonts w:ascii="Menlo" w:hAnsi="Menlo" w:cs="Menlo"/>
                <w:color w:val="AA0D91"/>
                <w:sz w:val="28"/>
                <w:szCs w:val="28"/>
              </w:rPr>
            </w:rPrChange>
          </w:rPr>
          <w:t>break</w:t>
        </w:r>
        <w:proofErr w:type="gramEnd"/>
      </w:ins>
    </w:p>
    <w:p w14:paraId="693BA5BE" w14:textId="77777777" w:rsidR="008069B5" w:rsidRPr="008069B5" w:rsidRDefault="008069B5" w:rsidP="008069B5">
      <w:pPr>
        <w:widowControl w:val="0"/>
        <w:tabs>
          <w:tab w:val="left" w:pos="692"/>
        </w:tabs>
        <w:autoSpaceDE w:val="0"/>
        <w:autoSpaceDN w:val="0"/>
        <w:adjustRightInd w:val="0"/>
        <w:spacing w:after="0"/>
        <w:jc w:val="left"/>
        <w:rPr>
          <w:ins w:id="825" w:author="Willian" w:date="2017-02-04T14:47:00Z"/>
          <w:rFonts w:ascii="Menlo" w:hAnsi="Menlo" w:cs="Menlo"/>
          <w:sz w:val="18"/>
          <w:szCs w:val="18"/>
          <w:rPrChange w:id="826" w:author="Willian" w:date="2017-02-04T14:47:00Z">
            <w:rPr>
              <w:ins w:id="827" w:author="Willian" w:date="2017-02-04T14:47:00Z"/>
              <w:rFonts w:ascii="Menlo" w:hAnsi="Menlo" w:cs="Menlo"/>
              <w:sz w:val="28"/>
              <w:szCs w:val="28"/>
            </w:rPr>
          </w:rPrChange>
        </w:rPr>
      </w:pPr>
      <w:ins w:id="828" w:author="Willian" w:date="2017-02-04T14:47:00Z">
        <w:r w:rsidRPr="008069B5">
          <w:rPr>
            <w:rFonts w:ascii="Menlo" w:hAnsi="Menlo" w:cs="Menlo"/>
            <w:sz w:val="18"/>
            <w:szCs w:val="18"/>
            <w:rPrChange w:id="829" w:author="Willian" w:date="2017-02-04T14:47:00Z">
              <w:rPr>
                <w:rFonts w:ascii="Menlo" w:hAnsi="Menlo" w:cs="Menlo"/>
                <w:sz w:val="28"/>
                <w:szCs w:val="28"/>
              </w:rPr>
            </w:rPrChange>
          </w:rPr>
          <w:t xml:space="preserve">                    </w:t>
        </w:r>
        <w:proofErr w:type="gramStart"/>
        <w:r w:rsidRPr="008069B5">
          <w:rPr>
            <w:rFonts w:ascii="Menlo" w:hAnsi="Menlo" w:cs="Menlo"/>
            <w:color w:val="AA0D91"/>
            <w:sz w:val="18"/>
            <w:szCs w:val="18"/>
            <w:rPrChange w:id="830" w:author="Willian" w:date="2017-02-04T14:47:00Z">
              <w:rPr>
                <w:rFonts w:ascii="Menlo" w:hAnsi="Menlo" w:cs="Menlo"/>
                <w:color w:val="AA0D91"/>
                <w:sz w:val="28"/>
                <w:szCs w:val="28"/>
              </w:rPr>
            </w:rPrChange>
          </w:rPr>
          <w:t>default</w:t>
        </w:r>
        <w:proofErr w:type="gramEnd"/>
        <w:r w:rsidRPr="008069B5">
          <w:rPr>
            <w:rFonts w:ascii="Menlo" w:hAnsi="Menlo" w:cs="Menlo"/>
            <w:sz w:val="18"/>
            <w:szCs w:val="18"/>
            <w:rPrChange w:id="831" w:author="Willian" w:date="2017-02-04T14:47:00Z">
              <w:rPr>
                <w:rFonts w:ascii="Menlo" w:hAnsi="Menlo" w:cs="Menlo"/>
                <w:sz w:val="28"/>
                <w:szCs w:val="28"/>
              </w:rPr>
            </w:rPrChange>
          </w:rPr>
          <w:t>:</w:t>
        </w:r>
      </w:ins>
    </w:p>
    <w:p w14:paraId="305247D6" w14:textId="77777777" w:rsidR="008069B5" w:rsidRPr="008069B5" w:rsidRDefault="008069B5" w:rsidP="008069B5">
      <w:pPr>
        <w:widowControl w:val="0"/>
        <w:tabs>
          <w:tab w:val="left" w:pos="692"/>
        </w:tabs>
        <w:autoSpaceDE w:val="0"/>
        <w:autoSpaceDN w:val="0"/>
        <w:adjustRightInd w:val="0"/>
        <w:spacing w:after="0"/>
        <w:jc w:val="left"/>
        <w:rPr>
          <w:ins w:id="832" w:author="Willian" w:date="2017-02-04T14:47:00Z"/>
          <w:rFonts w:ascii="Menlo" w:hAnsi="Menlo" w:cs="Menlo"/>
          <w:sz w:val="18"/>
          <w:szCs w:val="18"/>
          <w:rPrChange w:id="833" w:author="Willian" w:date="2017-02-04T14:47:00Z">
            <w:rPr>
              <w:ins w:id="834" w:author="Willian" w:date="2017-02-04T14:47:00Z"/>
              <w:rFonts w:ascii="Menlo" w:hAnsi="Menlo" w:cs="Menlo"/>
              <w:sz w:val="28"/>
              <w:szCs w:val="28"/>
            </w:rPr>
          </w:rPrChange>
        </w:rPr>
      </w:pPr>
      <w:ins w:id="835" w:author="Willian" w:date="2017-02-04T14:47:00Z">
        <w:r w:rsidRPr="008069B5">
          <w:rPr>
            <w:rFonts w:ascii="Menlo" w:hAnsi="Menlo" w:cs="Menlo"/>
            <w:sz w:val="18"/>
            <w:szCs w:val="18"/>
            <w:rPrChange w:id="836" w:author="Willian" w:date="2017-02-04T14:47:00Z">
              <w:rPr>
                <w:rFonts w:ascii="Menlo" w:hAnsi="Menlo" w:cs="Menlo"/>
                <w:sz w:val="28"/>
                <w:szCs w:val="28"/>
              </w:rPr>
            </w:rPrChange>
          </w:rPr>
          <w:t xml:space="preserve">                        </w:t>
        </w:r>
        <w:proofErr w:type="spellStart"/>
        <w:proofErr w:type="gramStart"/>
        <w:r w:rsidRPr="008069B5">
          <w:rPr>
            <w:rFonts w:ascii="Menlo" w:hAnsi="Menlo" w:cs="Menlo"/>
            <w:sz w:val="18"/>
            <w:szCs w:val="18"/>
            <w:rPrChange w:id="837" w:author="Willian" w:date="2017-02-04T14:47:00Z">
              <w:rPr>
                <w:rFonts w:ascii="Menlo" w:hAnsi="Menlo" w:cs="Menlo"/>
                <w:sz w:val="28"/>
                <w:szCs w:val="28"/>
              </w:rPr>
            </w:rPrChange>
          </w:rPr>
          <w:t>alertMessage</w:t>
        </w:r>
        <w:proofErr w:type="spellEnd"/>
        <w:proofErr w:type="gramEnd"/>
        <w:r w:rsidRPr="008069B5">
          <w:rPr>
            <w:rFonts w:ascii="Menlo" w:hAnsi="Menlo" w:cs="Menlo"/>
            <w:sz w:val="18"/>
            <w:szCs w:val="18"/>
            <w:rPrChange w:id="838" w:author="Willian" w:date="2017-02-04T14:47:00Z">
              <w:rPr>
                <w:rFonts w:ascii="Menlo" w:hAnsi="Menlo" w:cs="Menlo"/>
                <w:sz w:val="28"/>
                <w:szCs w:val="28"/>
              </w:rPr>
            </w:rPrChange>
          </w:rPr>
          <w:t xml:space="preserve"> = </w:t>
        </w:r>
        <w:r w:rsidRPr="008069B5">
          <w:rPr>
            <w:rFonts w:ascii="Menlo" w:hAnsi="Menlo" w:cs="Menlo"/>
            <w:color w:val="C41A16"/>
            <w:sz w:val="18"/>
            <w:szCs w:val="18"/>
            <w:rPrChange w:id="839" w:author="Willian" w:date="2017-02-04T14:47:00Z">
              <w:rPr>
                <w:rFonts w:ascii="Menlo" w:hAnsi="Menlo" w:cs="Menlo"/>
                <w:color w:val="C41A16"/>
                <w:sz w:val="28"/>
                <w:szCs w:val="28"/>
              </w:rPr>
            </w:rPrChange>
          </w:rPr>
          <w:t>"Um erro inesperado aconteceu. Tente novamente mais tarde."</w:t>
        </w:r>
      </w:ins>
    </w:p>
    <w:p w14:paraId="5F9AA01A" w14:textId="77777777" w:rsidR="008069B5" w:rsidRPr="008069B5" w:rsidRDefault="008069B5" w:rsidP="008069B5">
      <w:pPr>
        <w:widowControl w:val="0"/>
        <w:tabs>
          <w:tab w:val="left" w:pos="692"/>
        </w:tabs>
        <w:autoSpaceDE w:val="0"/>
        <w:autoSpaceDN w:val="0"/>
        <w:adjustRightInd w:val="0"/>
        <w:spacing w:after="0"/>
        <w:jc w:val="left"/>
        <w:rPr>
          <w:ins w:id="840" w:author="Willian" w:date="2017-02-04T14:47:00Z"/>
          <w:rFonts w:ascii="Menlo" w:hAnsi="Menlo" w:cs="Menlo"/>
          <w:sz w:val="18"/>
          <w:szCs w:val="18"/>
          <w:rPrChange w:id="841" w:author="Willian" w:date="2017-02-04T14:47:00Z">
            <w:rPr>
              <w:ins w:id="842" w:author="Willian" w:date="2017-02-04T14:47:00Z"/>
              <w:rFonts w:ascii="Menlo" w:hAnsi="Menlo" w:cs="Menlo"/>
              <w:sz w:val="28"/>
              <w:szCs w:val="28"/>
            </w:rPr>
          </w:rPrChange>
        </w:rPr>
      </w:pPr>
      <w:ins w:id="843" w:author="Willian" w:date="2017-02-04T14:47:00Z">
        <w:r w:rsidRPr="008069B5">
          <w:rPr>
            <w:rFonts w:ascii="Menlo" w:hAnsi="Menlo" w:cs="Menlo"/>
            <w:sz w:val="18"/>
            <w:szCs w:val="18"/>
            <w:rPrChange w:id="844" w:author="Willian" w:date="2017-02-04T14:47:00Z">
              <w:rPr>
                <w:rFonts w:ascii="Menlo" w:hAnsi="Menlo" w:cs="Menlo"/>
                <w:sz w:val="28"/>
                <w:szCs w:val="28"/>
              </w:rPr>
            </w:rPrChange>
          </w:rPr>
          <w:t xml:space="preserve">                        </w:t>
        </w:r>
        <w:proofErr w:type="gramStart"/>
        <w:r w:rsidRPr="008069B5">
          <w:rPr>
            <w:rFonts w:ascii="Menlo" w:hAnsi="Menlo" w:cs="Menlo"/>
            <w:color w:val="AA0D91"/>
            <w:sz w:val="18"/>
            <w:szCs w:val="18"/>
            <w:rPrChange w:id="845" w:author="Willian" w:date="2017-02-04T14:47:00Z">
              <w:rPr>
                <w:rFonts w:ascii="Menlo" w:hAnsi="Menlo" w:cs="Menlo"/>
                <w:color w:val="AA0D91"/>
                <w:sz w:val="28"/>
                <w:szCs w:val="28"/>
              </w:rPr>
            </w:rPrChange>
          </w:rPr>
          <w:t>break</w:t>
        </w:r>
        <w:proofErr w:type="gramEnd"/>
      </w:ins>
    </w:p>
    <w:p w14:paraId="49FCEA99" w14:textId="77777777" w:rsidR="008069B5" w:rsidRPr="008069B5" w:rsidRDefault="008069B5" w:rsidP="008069B5">
      <w:pPr>
        <w:widowControl w:val="0"/>
        <w:tabs>
          <w:tab w:val="left" w:pos="692"/>
        </w:tabs>
        <w:autoSpaceDE w:val="0"/>
        <w:autoSpaceDN w:val="0"/>
        <w:adjustRightInd w:val="0"/>
        <w:spacing w:after="0"/>
        <w:jc w:val="left"/>
        <w:rPr>
          <w:ins w:id="846" w:author="Willian" w:date="2017-02-04T14:47:00Z"/>
          <w:rFonts w:ascii="Menlo" w:hAnsi="Menlo" w:cs="Menlo"/>
          <w:sz w:val="18"/>
          <w:szCs w:val="18"/>
          <w:rPrChange w:id="847" w:author="Willian" w:date="2017-02-04T14:47:00Z">
            <w:rPr>
              <w:ins w:id="848" w:author="Willian" w:date="2017-02-04T14:47:00Z"/>
              <w:rFonts w:ascii="Menlo" w:hAnsi="Menlo" w:cs="Menlo"/>
              <w:sz w:val="28"/>
              <w:szCs w:val="28"/>
            </w:rPr>
          </w:rPrChange>
        </w:rPr>
      </w:pPr>
      <w:ins w:id="849" w:author="Willian" w:date="2017-02-04T14:47:00Z">
        <w:r w:rsidRPr="008069B5">
          <w:rPr>
            <w:rFonts w:ascii="Menlo" w:hAnsi="Menlo" w:cs="Menlo"/>
            <w:sz w:val="18"/>
            <w:szCs w:val="18"/>
            <w:rPrChange w:id="850" w:author="Willian" w:date="2017-02-04T14:47:00Z">
              <w:rPr>
                <w:rFonts w:ascii="Menlo" w:hAnsi="Menlo" w:cs="Menlo"/>
                <w:sz w:val="28"/>
                <w:szCs w:val="28"/>
              </w:rPr>
            </w:rPrChange>
          </w:rPr>
          <w:t xml:space="preserve">                    }</w:t>
        </w:r>
      </w:ins>
    </w:p>
    <w:p w14:paraId="06C0D1AB" w14:textId="77777777" w:rsidR="008069B5" w:rsidRPr="008069B5" w:rsidRDefault="008069B5" w:rsidP="008069B5">
      <w:pPr>
        <w:widowControl w:val="0"/>
        <w:tabs>
          <w:tab w:val="left" w:pos="692"/>
        </w:tabs>
        <w:autoSpaceDE w:val="0"/>
        <w:autoSpaceDN w:val="0"/>
        <w:adjustRightInd w:val="0"/>
        <w:spacing w:after="0"/>
        <w:jc w:val="left"/>
        <w:rPr>
          <w:ins w:id="851" w:author="Willian" w:date="2017-02-04T14:47:00Z"/>
          <w:rFonts w:ascii="Menlo" w:hAnsi="Menlo" w:cs="Menlo"/>
          <w:sz w:val="18"/>
          <w:szCs w:val="18"/>
          <w:rPrChange w:id="852" w:author="Willian" w:date="2017-02-04T14:47:00Z">
            <w:rPr>
              <w:ins w:id="853" w:author="Willian" w:date="2017-02-04T14:47:00Z"/>
              <w:rFonts w:ascii="Menlo" w:hAnsi="Menlo" w:cs="Menlo"/>
              <w:sz w:val="28"/>
              <w:szCs w:val="28"/>
            </w:rPr>
          </w:rPrChange>
        </w:rPr>
      </w:pPr>
      <w:ins w:id="854" w:author="Willian" w:date="2017-02-04T14:47:00Z">
        <w:r w:rsidRPr="008069B5">
          <w:rPr>
            <w:rFonts w:ascii="Menlo" w:hAnsi="Menlo" w:cs="Menlo"/>
            <w:sz w:val="18"/>
            <w:szCs w:val="18"/>
            <w:rPrChange w:id="855" w:author="Willian" w:date="2017-02-04T14:47:00Z">
              <w:rPr>
                <w:rFonts w:ascii="Menlo" w:hAnsi="Menlo" w:cs="Menlo"/>
                <w:sz w:val="28"/>
                <w:szCs w:val="28"/>
              </w:rPr>
            </w:rPrChange>
          </w:rPr>
          <w:t xml:space="preserve">                    </w:t>
        </w:r>
        <w:proofErr w:type="spellStart"/>
        <w:proofErr w:type="gramStart"/>
        <w:r w:rsidRPr="008069B5">
          <w:rPr>
            <w:rFonts w:ascii="Menlo" w:hAnsi="Menlo" w:cs="Menlo"/>
            <w:color w:val="AA0D91"/>
            <w:sz w:val="18"/>
            <w:szCs w:val="18"/>
            <w:rPrChange w:id="856" w:author="Willian" w:date="2017-02-04T14:47:00Z">
              <w:rPr>
                <w:rFonts w:ascii="Menlo" w:hAnsi="Menlo" w:cs="Menlo"/>
                <w:color w:val="AA0D91"/>
                <w:sz w:val="28"/>
                <w:szCs w:val="28"/>
              </w:rPr>
            </w:rPrChange>
          </w:rPr>
          <w:t>let</w:t>
        </w:r>
        <w:proofErr w:type="spellEnd"/>
        <w:proofErr w:type="gramEnd"/>
        <w:r w:rsidRPr="008069B5">
          <w:rPr>
            <w:rFonts w:ascii="Menlo" w:hAnsi="Menlo" w:cs="Menlo"/>
            <w:sz w:val="18"/>
            <w:szCs w:val="18"/>
            <w:rPrChange w:id="857"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858" w:author="Willian" w:date="2017-02-04T14:47:00Z">
              <w:rPr>
                <w:rFonts w:ascii="Menlo" w:hAnsi="Menlo" w:cs="Menlo"/>
                <w:sz w:val="28"/>
                <w:szCs w:val="28"/>
              </w:rPr>
            </w:rPrChange>
          </w:rPr>
          <w:t>alert</w:t>
        </w:r>
        <w:proofErr w:type="spellEnd"/>
        <w:r w:rsidRPr="008069B5">
          <w:rPr>
            <w:rFonts w:ascii="Menlo" w:hAnsi="Menlo" w:cs="Menlo"/>
            <w:sz w:val="18"/>
            <w:szCs w:val="18"/>
            <w:rPrChange w:id="859" w:author="Willian" w:date="2017-02-04T14:47:00Z">
              <w:rPr>
                <w:rFonts w:ascii="Menlo" w:hAnsi="Menlo" w:cs="Menlo"/>
                <w:sz w:val="28"/>
                <w:szCs w:val="28"/>
              </w:rPr>
            </w:rPrChange>
          </w:rPr>
          <w:t xml:space="preserve"> = </w:t>
        </w:r>
        <w:proofErr w:type="spellStart"/>
        <w:r w:rsidRPr="008069B5">
          <w:rPr>
            <w:rFonts w:ascii="Menlo" w:hAnsi="Menlo" w:cs="Menlo"/>
            <w:color w:val="5C2699"/>
            <w:sz w:val="18"/>
            <w:szCs w:val="18"/>
            <w:rPrChange w:id="860" w:author="Willian" w:date="2017-02-04T14:47:00Z">
              <w:rPr>
                <w:rFonts w:ascii="Menlo" w:hAnsi="Menlo" w:cs="Menlo"/>
                <w:color w:val="5C2699"/>
                <w:sz w:val="28"/>
                <w:szCs w:val="28"/>
              </w:rPr>
            </w:rPrChange>
          </w:rPr>
          <w:t>UIAlertController</w:t>
        </w:r>
        <w:proofErr w:type="spellEnd"/>
        <w:r w:rsidRPr="008069B5">
          <w:rPr>
            <w:rFonts w:ascii="Menlo" w:hAnsi="Menlo" w:cs="Menlo"/>
            <w:sz w:val="18"/>
            <w:szCs w:val="18"/>
            <w:rPrChange w:id="861" w:author="Willian" w:date="2017-02-04T14:47:00Z">
              <w:rPr>
                <w:rFonts w:ascii="Menlo" w:hAnsi="Menlo" w:cs="Menlo"/>
                <w:sz w:val="28"/>
                <w:szCs w:val="28"/>
              </w:rPr>
            </w:rPrChange>
          </w:rPr>
          <w:t>(</w:t>
        </w:r>
        <w:proofErr w:type="spellStart"/>
        <w:r w:rsidRPr="008069B5">
          <w:rPr>
            <w:rFonts w:ascii="Menlo" w:hAnsi="Menlo" w:cs="Menlo"/>
            <w:sz w:val="18"/>
            <w:szCs w:val="18"/>
            <w:rPrChange w:id="862" w:author="Willian" w:date="2017-02-04T14:47:00Z">
              <w:rPr>
                <w:rFonts w:ascii="Menlo" w:hAnsi="Menlo" w:cs="Menlo"/>
                <w:sz w:val="28"/>
                <w:szCs w:val="28"/>
              </w:rPr>
            </w:rPrChange>
          </w:rPr>
          <w:t>title</w:t>
        </w:r>
        <w:proofErr w:type="spellEnd"/>
        <w:r w:rsidRPr="008069B5">
          <w:rPr>
            <w:rFonts w:ascii="Menlo" w:hAnsi="Menlo" w:cs="Menlo"/>
            <w:sz w:val="18"/>
            <w:szCs w:val="18"/>
            <w:rPrChange w:id="863" w:author="Willian" w:date="2017-02-04T14:47:00Z">
              <w:rPr>
                <w:rFonts w:ascii="Menlo" w:hAnsi="Menlo" w:cs="Menlo"/>
                <w:sz w:val="28"/>
                <w:szCs w:val="28"/>
              </w:rPr>
            </w:rPrChange>
          </w:rPr>
          <w:t xml:space="preserve">: </w:t>
        </w:r>
        <w:r w:rsidRPr="008069B5">
          <w:rPr>
            <w:rFonts w:ascii="Menlo" w:hAnsi="Menlo" w:cs="Menlo"/>
            <w:color w:val="C41A16"/>
            <w:sz w:val="18"/>
            <w:szCs w:val="18"/>
            <w:rPrChange w:id="864" w:author="Willian" w:date="2017-02-04T14:47:00Z">
              <w:rPr>
                <w:rFonts w:ascii="Menlo" w:hAnsi="Menlo" w:cs="Menlo"/>
                <w:color w:val="C41A16"/>
                <w:sz w:val="28"/>
                <w:szCs w:val="28"/>
              </w:rPr>
            </w:rPrChange>
          </w:rPr>
          <w:t>"Erro"</w:t>
        </w:r>
        <w:r w:rsidRPr="008069B5">
          <w:rPr>
            <w:rFonts w:ascii="Menlo" w:hAnsi="Menlo" w:cs="Menlo"/>
            <w:sz w:val="18"/>
            <w:szCs w:val="18"/>
            <w:rPrChange w:id="865"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866" w:author="Willian" w:date="2017-02-04T14:47:00Z">
              <w:rPr>
                <w:rFonts w:ascii="Menlo" w:hAnsi="Menlo" w:cs="Menlo"/>
                <w:sz w:val="28"/>
                <w:szCs w:val="28"/>
              </w:rPr>
            </w:rPrChange>
          </w:rPr>
          <w:t>message</w:t>
        </w:r>
        <w:proofErr w:type="spellEnd"/>
        <w:r w:rsidRPr="008069B5">
          <w:rPr>
            <w:rFonts w:ascii="Menlo" w:hAnsi="Menlo" w:cs="Menlo"/>
            <w:sz w:val="18"/>
            <w:szCs w:val="18"/>
            <w:rPrChange w:id="867"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868" w:author="Willian" w:date="2017-02-04T14:47:00Z">
              <w:rPr>
                <w:rFonts w:ascii="Menlo" w:hAnsi="Menlo" w:cs="Menlo"/>
                <w:sz w:val="28"/>
                <w:szCs w:val="28"/>
              </w:rPr>
            </w:rPrChange>
          </w:rPr>
          <w:t>alertMessage</w:t>
        </w:r>
        <w:proofErr w:type="spellEnd"/>
        <w:r w:rsidRPr="008069B5">
          <w:rPr>
            <w:rFonts w:ascii="Menlo" w:hAnsi="Menlo" w:cs="Menlo"/>
            <w:sz w:val="18"/>
            <w:szCs w:val="18"/>
            <w:rPrChange w:id="869"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870" w:author="Willian" w:date="2017-02-04T14:47:00Z">
              <w:rPr>
                <w:rFonts w:ascii="Menlo" w:hAnsi="Menlo" w:cs="Menlo"/>
                <w:sz w:val="28"/>
                <w:szCs w:val="28"/>
              </w:rPr>
            </w:rPrChange>
          </w:rPr>
          <w:t>preferredStyle</w:t>
        </w:r>
        <w:proofErr w:type="spellEnd"/>
        <w:r w:rsidRPr="008069B5">
          <w:rPr>
            <w:rFonts w:ascii="Menlo" w:hAnsi="Menlo" w:cs="Menlo"/>
            <w:sz w:val="18"/>
            <w:szCs w:val="18"/>
            <w:rPrChange w:id="871" w:author="Willian" w:date="2017-02-04T14:47:00Z">
              <w:rPr>
                <w:rFonts w:ascii="Menlo" w:hAnsi="Menlo" w:cs="Menlo"/>
                <w:sz w:val="28"/>
                <w:szCs w:val="28"/>
              </w:rPr>
            </w:rPrChange>
          </w:rPr>
          <w:t>: .</w:t>
        </w:r>
        <w:proofErr w:type="spellStart"/>
        <w:r w:rsidRPr="008069B5">
          <w:rPr>
            <w:rFonts w:ascii="Menlo" w:hAnsi="Menlo" w:cs="Menlo"/>
            <w:color w:val="2E0D6E"/>
            <w:sz w:val="18"/>
            <w:szCs w:val="18"/>
            <w:rPrChange w:id="872" w:author="Willian" w:date="2017-02-04T14:47:00Z">
              <w:rPr>
                <w:rFonts w:ascii="Menlo" w:hAnsi="Menlo" w:cs="Menlo"/>
                <w:color w:val="2E0D6E"/>
                <w:sz w:val="28"/>
                <w:szCs w:val="28"/>
              </w:rPr>
            </w:rPrChange>
          </w:rPr>
          <w:t>alert</w:t>
        </w:r>
        <w:proofErr w:type="spellEnd"/>
        <w:r w:rsidRPr="008069B5">
          <w:rPr>
            <w:rFonts w:ascii="Menlo" w:hAnsi="Menlo" w:cs="Menlo"/>
            <w:sz w:val="18"/>
            <w:szCs w:val="18"/>
            <w:rPrChange w:id="873" w:author="Willian" w:date="2017-02-04T14:47:00Z">
              <w:rPr>
                <w:rFonts w:ascii="Menlo" w:hAnsi="Menlo" w:cs="Menlo"/>
                <w:sz w:val="28"/>
                <w:szCs w:val="28"/>
              </w:rPr>
            </w:rPrChange>
          </w:rPr>
          <w:t>)</w:t>
        </w:r>
      </w:ins>
    </w:p>
    <w:p w14:paraId="2E3837AF" w14:textId="77777777" w:rsidR="008069B5" w:rsidRPr="008069B5" w:rsidRDefault="008069B5" w:rsidP="008069B5">
      <w:pPr>
        <w:widowControl w:val="0"/>
        <w:tabs>
          <w:tab w:val="left" w:pos="692"/>
        </w:tabs>
        <w:autoSpaceDE w:val="0"/>
        <w:autoSpaceDN w:val="0"/>
        <w:adjustRightInd w:val="0"/>
        <w:spacing w:after="0"/>
        <w:jc w:val="left"/>
        <w:rPr>
          <w:ins w:id="874" w:author="Willian" w:date="2017-02-04T14:47:00Z"/>
          <w:rFonts w:ascii="Menlo" w:hAnsi="Menlo" w:cs="Menlo"/>
          <w:sz w:val="18"/>
          <w:szCs w:val="18"/>
          <w:rPrChange w:id="875" w:author="Willian" w:date="2017-02-04T14:47:00Z">
            <w:rPr>
              <w:ins w:id="876" w:author="Willian" w:date="2017-02-04T14:47:00Z"/>
              <w:rFonts w:ascii="Menlo" w:hAnsi="Menlo" w:cs="Menlo"/>
              <w:sz w:val="28"/>
              <w:szCs w:val="28"/>
            </w:rPr>
          </w:rPrChange>
        </w:rPr>
      </w:pPr>
      <w:ins w:id="877" w:author="Willian" w:date="2017-02-04T14:47:00Z">
        <w:r w:rsidRPr="008069B5">
          <w:rPr>
            <w:rFonts w:ascii="Menlo" w:hAnsi="Menlo" w:cs="Menlo"/>
            <w:sz w:val="18"/>
            <w:szCs w:val="18"/>
            <w:rPrChange w:id="878" w:author="Willian" w:date="2017-02-04T14:47:00Z">
              <w:rPr>
                <w:rFonts w:ascii="Menlo" w:hAnsi="Menlo" w:cs="Menlo"/>
                <w:sz w:val="28"/>
                <w:szCs w:val="28"/>
              </w:rPr>
            </w:rPrChange>
          </w:rPr>
          <w:t xml:space="preserve">                    </w:t>
        </w:r>
        <w:proofErr w:type="spellStart"/>
        <w:proofErr w:type="gramStart"/>
        <w:r w:rsidRPr="008069B5">
          <w:rPr>
            <w:rFonts w:ascii="Menlo" w:hAnsi="Menlo" w:cs="Menlo"/>
            <w:color w:val="AA0D91"/>
            <w:sz w:val="18"/>
            <w:szCs w:val="18"/>
            <w:rPrChange w:id="879" w:author="Willian" w:date="2017-02-04T14:47:00Z">
              <w:rPr>
                <w:rFonts w:ascii="Menlo" w:hAnsi="Menlo" w:cs="Menlo"/>
                <w:color w:val="AA0D91"/>
                <w:sz w:val="28"/>
                <w:szCs w:val="28"/>
              </w:rPr>
            </w:rPrChange>
          </w:rPr>
          <w:t>let</w:t>
        </w:r>
        <w:proofErr w:type="spellEnd"/>
        <w:proofErr w:type="gramEnd"/>
        <w:r w:rsidRPr="008069B5">
          <w:rPr>
            <w:rFonts w:ascii="Menlo" w:hAnsi="Menlo" w:cs="Menlo"/>
            <w:sz w:val="18"/>
            <w:szCs w:val="18"/>
            <w:rPrChange w:id="880"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881" w:author="Willian" w:date="2017-02-04T14:47:00Z">
              <w:rPr>
                <w:rFonts w:ascii="Menlo" w:hAnsi="Menlo" w:cs="Menlo"/>
                <w:sz w:val="28"/>
                <w:szCs w:val="28"/>
              </w:rPr>
            </w:rPrChange>
          </w:rPr>
          <w:t>okAction</w:t>
        </w:r>
        <w:proofErr w:type="spellEnd"/>
        <w:r w:rsidRPr="008069B5">
          <w:rPr>
            <w:rFonts w:ascii="Menlo" w:hAnsi="Menlo" w:cs="Menlo"/>
            <w:sz w:val="18"/>
            <w:szCs w:val="18"/>
            <w:rPrChange w:id="882" w:author="Willian" w:date="2017-02-04T14:47:00Z">
              <w:rPr>
                <w:rFonts w:ascii="Menlo" w:hAnsi="Menlo" w:cs="Menlo"/>
                <w:sz w:val="28"/>
                <w:szCs w:val="28"/>
              </w:rPr>
            </w:rPrChange>
          </w:rPr>
          <w:t xml:space="preserve"> = </w:t>
        </w:r>
        <w:proofErr w:type="spellStart"/>
        <w:r w:rsidRPr="008069B5">
          <w:rPr>
            <w:rFonts w:ascii="Menlo" w:hAnsi="Menlo" w:cs="Menlo"/>
            <w:color w:val="5C2699"/>
            <w:sz w:val="18"/>
            <w:szCs w:val="18"/>
            <w:rPrChange w:id="883" w:author="Willian" w:date="2017-02-04T14:47:00Z">
              <w:rPr>
                <w:rFonts w:ascii="Menlo" w:hAnsi="Menlo" w:cs="Menlo"/>
                <w:color w:val="5C2699"/>
                <w:sz w:val="28"/>
                <w:szCs w:val="28"/>
              </w:rPr>
            </w:rPrChange>
          </w:rPr>
          <w:t>UIAlertAction</w:t>
        </w:r>
        <w:proofErr w:type="spellEnd"/>
        <w:r w:rsidRPr="008069B5">
          <w:rPr>
            <w:rFonts w:ascii="Menlo" w:hAnsi="Menlo" w:cs="Menlo"/>
            <w:sz w:val="18"/>
            <w:szCs w:val="18"/>
            <w:rPrChange w:id="884" w:author="Willian" w:date="2017-02-04T14:47:00Z">
              <w:rPr>
                <w:rFonts w:ascii="Menlo" w:hAnsi="Menlo" w:cs="Menlo"/>
                <w:sz w:val="28"/>
                <w:szCs w:val="28"/>
              </w:rPr>
            </w:rPrChange>
          </w:rPr>
          <w:t>(</w:t>
        </w:r>
        <w:proofErr w:type="spellStart"/>
        <w:r w:rsidRPr="008069B5">
          <w:rPr>
            <w:rFonts w:ascii="Menlo" w:hAnsi="Menlo" w:cs="Menlo"/>
            <w:sz w:val="18"/>
            <w:szCs w:val="18"/>
            <w:rPrChange w:id="885" w:author="Willian" w:date="2017-02-04T14:47:00Z">
              <w:rPr>
                <w:rFonts w:ascii="Menlo" w:hAnsi="Menlo" w:cs="Menlo"/>
                <w:sz w:val="28"/>
                <w:szCs w:val="28"/>
              </w:rPr>
            </w:rPrChange>
          </w:rPr>
          <w:t>title</w:t>
        </w:r>
        <w:proofErr w:type="spellEnd"/>
        <w:r w:rsidRPr="008069B5">
          <w:rPr>
            <w:rFonts w:ascii="Menlo" w:hAnsi="Menlo" w:cs="Menlo"/>
            <w:sz w:val="18"/>
            <w:szCs w:val="18"/>
            <w:rPrChange w:id="886" w:author="Willian" w:date="2017-02-04T14:47:00Z">
              <w:rPr>
                <w:rFonts w:ascii="Menlo" w:hAnsi="Menlo" w:cs="Menlo"/>
                <w:sz w:val="28"/>
                <w:szCs w:val="28"/>
              </w:rPr>
            </w:rPrChange>
          </w:rPr>
          <w:t xml:space="preserve">: </w:t>
        </w:r>
        <w:r w:rsidRPr="008069B5">
          <w:rPr>
            <w:rFonts w:ascii="Menlo" w:hAnsi="Menlo" w:cs="Menlo"/>
            <w:color w:val="C41A16"/>
            <w:sz w:val="18"/>
            <w:szCs w:val="18"/>
            <w:rPrChange w:id="887" w:author="Willian" w:date="2017-02-04T14:47:00Z">
              <w:rPr>
                <w:rFonts w:ascii="Menlo" w:hAnsi="Menlo" w:cs="Menlo"/>
                <w:color w:val="C41A16"/>
                <w:sz w:val="28"/>
                <w:szCs w:val="28"/>
              </w:rPr>
            </w:rPrChange>
          </w:rPr>
          <w:t>"OK"</w:t>
        </w:r>
        <w:r w:rsidRPr="008069B5">
          <w:rPr>
            <w:rFonts w:ascii="Menlo" w:hAnsi="Menlo" w:cs="Menlo"/>
            <w:sz w:val="18"/>
            <w:szCs w:val="18"/>
            <w:rPrChange w:id="888"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889" w:author="Willian" w:date="2017-02-04T14:47:00Z">
              <w:rPr>
                <w:rFonts w:ascii="Menlo" w:hAnsi="Menlo" w:cs="Menlo"/>
                <w:sz w:val="28"/>
                <w:szCs w:val="28"/>
              </w:rPr>
            </w:rPrChange>
          </w:rPr>
          <w:t>style</w:t>
        </w:r>
        <w:proofErr w:type="spellEnd"/>
        <w:r w:rsidRPr="008069B5">
          <w:rPr>
            <w:rFonts w:ascii="Menlo" w:hAnsi="Menlo" w:cs="Menlo"/>
            <w:sz w:val="18"/>
            <w:szCs w:val="18"/>
            <w:rPrChange w:id="890" w:author="Willian" w:date="2017-02-04T14:47:00Z">
              <w:rPr>
                <w:rFonts w:ascii="Menlo" w:hAnsi="Menlo" w:cs="Menlo"/>
                <w:sz w:val="28"/>
                <w:szCs w:val="28"/>
              </w:rPr>
            </w:rPrChange>
          </w:rPr>
          <w:t>: .</w:t>
        </w:r>
        <w:r w:rsidRPr="008069B5">
          <w:rPr>
            <w:rFonts w:ascii="Menlo" w:hAnsi="Menlo" w:cs="Menlo"/>
            <w:color w:val="2E0D6E"/>
            <w:sz w:val="18"/>
            <w:szCs w:val="18"/>
            <w:rPrChange w:id="891" w:author="Willian" w:date="2017-02-04T14:47:00Z">
              <w:rPr>
                <w:rFonts w:ascii="Menlo" w:hAnsi="Menlo" w:cs="Menlo"/>
                <w:color w:val="2E0D6E"/>
                <w:sz w:val="28"/>
                <w:szCs w:val="28"/>
              </w:rPr>
            </w:rPrChange>
          </w:rPr>
          <w:t>default</w:t>
        </w:r>
        <w:r w:rsidRPr="008069B5">
          <w:rPr>
            <w:rFonts w:ascii="Menlo" w:hAnsi="Menlo" w:cs="Menlo"/>
            <w:sz w:val="18"/>
            <w:szCs w:val="18"/>
            <w:rPrChange w:id="892"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893" w:author="Willian" w:date="2017-02-04T14:47:00Z">
              <w:rPr>
                <w:rFonts w:ascii="Menlo" w:hAnsi="Menlo" w:cs="Menlo"/>
                <w:sz w:val="28"/>
                <w:szCs w:val="28"/>
              </w:rPr>
            </w:rPrChange>
          </w:rPr>
          <w:t>handler</w:t>
        </w:r>
        <w:proofErr w:type="spellEnd"/>
        <w:r w:rsidRPr="008069B5">
          <w:rPr>
            <w:rFonts w:ascii="Menlo" w:hAnsi="Menlo" w:cs="Menlo"/>
            <w:sz w:val="18"/>
            <w:szCs w:val="18"/>
            <w:rPrChange w:id="894" w:author="Willian" w:date="2017-02-04T14:47:00Z">
              <w:rPr>
                <w:rFonts w:ascii="Menlo" w:hAnsi="Menlo" w:cs="Menlo"/>
                <w:sz w:val="28"/>
                <w:szCs w:val="28"/>
              </w:rPr>
            </w:rPrChange>
          </w:rPr>
          <w:t xml:space="preserve">: </w:t>
        </w:r>
        <w:proofErr w:type="spellStart"/>
        <w:r w:rsidRPr="008069B5">
          <w:rPr>
            <w:rFonts w:ascii="Menlo" w:hAnsi="Menlo" w:cs="Menlo"/>
            <w:color w:val="AA0D91"/>
            <w:sz w:val="18"/>
            <w:szCs w:val="18"/>
            <w:rPrChange w:id="895" w:author="Willian" w:date="2017-02-04T14:47:00Z">
              <w:rPr>
                <w:rFonts w:ascii="Menlo" w:hAnsi="Menlo" w:cs="Menlo"/>
                <w:color w:val="AA0D91"/>
                <w:sz w:val="28"/>
                <w:szCs w:val="28"/>
              </w:rPr>
            </w:rPrChange>
          </w:rPr>
          <w:t>nil</w:t>
        </w:r>
        <w:proofErr w:type="spellEnd"/>
        <w:r w:rsidRPr="008069B5">
          <w:rPr>
            <w:rFonts w:ascii="Menlo" w:hAnsi="Menlo" w:cs="Menlo"/>
            <w:sz w:val="18"/>
            <w:szCs w:val="18"/>
            <w:rPrChange w:id="896" w:author="Willian" w:date="2017-02-04T14:47:00Z">
              <w:rPr>
                <w:rFonts w:ascii="Menlo" w:hAnsi="Menlo" w:cs="Menlo"/>
                <w:sz w:val="28"/>
                <w:szCs w:val="28"/>
              </w:rPr>
            </w:rPrChange>
          </w:rPr>
          <w:t>)</w:t>
        </w:r>
      </w:ins>
    </w:p>
    <w:p w14:paraId="3DBCEEA5" w14:textId="77777777" w:rsidR="008069B5" w:rsidRPr="008069B5" w:rsidRDefault="008069B5" w:rsidP="008069B5">
      <w:pPr>
        <w:widowControl w:val="0"/>
        <w:tabs>
          <w:tab w:val="left" w:pos="692"/>
        </w:tabs>
        <w:autoSpaceDE w:val="0"/>
        <w:autoSpaceDN w:val="0"/>
        <w:adjustRightInd w:val="0"/>
        <w:spacing w:after="0"/>
        <w:jc w:val="left"/>
        <w:rPr>
          <w:ins w:id="897" w:author="Willian" w:date="2017-02-04T14:47:00Z"/>
          <w:rFonts w:ascii="Menlo" w:hAnsi="Menlo" w:cs="Menlo"/>
          <w:sz w:val="18"/>
          <w:szCs w:val="18"/>
          <w:rPrChange w:id="898" w:author="Willian" w:date="2017-02-04T14:47:00Z">
            <w:rPr>
              <w:ins w:id="899" w:author="Willian" w:date="2017-02-04T14:47:00Z"/>
              <w:rFonts w:ascii="Menlo" w:hAnsi="Menlo" w:cs="Menlo"/>
              <w:sz w:val="28"/>
              <w:szCs w:val="28"/>
            </w:rPr>
          </w:rPrChange>
        </w:rPr>
      </w:pPr>
      <w:ins w:id="900" w:author="Willian" w:date="2017-02-04T14:47:00Z">
        <w:r w:rsidRPr="008069B5">
          <w:rPr>
            <w:rFonts w:ascii="Menlo" w:hAnsi="Menlo" w:cs="Menlo"/>
            <w:sz w:val="18"/>
            <w:szCs w:val="18"/>
            <w:rPrChange w:id="901" w:author="Willian" w:date="2017-02-04T14:47:00Z">
              <w:rPr>
                <w:rFonts w:ascii="Menlo" w:hAnsi="Menlo" w:cs="Menlo"/>
                <w:sz w:val="28"/>
                <w:szCs w:val="28"/>
              </w:rPr>
            </w:rPrChange>
          </w:rPr>
          <w:t xml:space="preserve">                    </w:t>
        </w:r>
        <w:proofErr w:type="spellStart"/>
        <w:proofErr w:type="gramStart"/>
        <w:r w:rsidRPr="008069B5">
          <w:rPr>
            <w:rFonts w:ascii="Menlo" w:hAnsi="Menlo" w:cs="Menlo"/>
            <w:sz w:val="18"/>
            <w:szCs w:val="18"/>
            <w:rPrChange w:id="902" w:author="Willian" w:date="2017-02-04T14:47:00Z">
              <w:rPr>
                <w:rFonts w:ascii="Menlo" w:hAnsi="Menlo" w:cs="Menlo"/>
                <w:sz w:val="28"/>
                <w:szCs w:val="28"/>
              </w:rPr>
            </w:rPrChange>
          </w:rPr>
          <w:t>alert.</w:t>
        </w:r>
        <w:r w:rsidRPr="008069B5">
          <w:rPr>
            <w:rFonts w:ascii="Menlo" w:hAnsi="Menlo" w:cs="Menlo"/>
            <w:color w:val="2E0D6E"/>
            <w:sz w:val="18"/>
            <w:szCs w:val="18"/>
            <w:rPrChange w:id="903" w:author="Willian" w:date="2017-02-04T14:47:00Z">
              <w:rPr>
                <w:rFonts w:ascii="Menlo" w:hAnsi="Menlo" w:cs="Menlo"/>
                <w:color w:val="2E0D6E"/>
                <w:sz w:val="28"/>
                <w:szCs w:val="28"/>
              </w:rPr>
            </w:rPrChange>
          </w:rPr>
          <w:t>addAction</w:t>
        </w:r>
        <w:proofErr w:type="spellEnd"/>
        <w:proofErr w:type="gramEnd"/>
        <w:r w:rsidRPr="008069B5">
          <w:rPr>
            <w:rFonts w:ascii="Menlo" w:hAnsi="Menlo" w:cs="Menlo"/>
            <w:sz w:val="18"/>
            <w:szCs w:val="18"/>
            <w:rPrChange w:id="904" w:author="Willian" w:date="2017-02-04T14:47:00Z">
              <w:rPr>
                <w:rFonts w:ascii="Menlo" w:hAnsi="Menlo" w:cs="Menlo"/>
                <w:sz w:val="28"/>
                <w:szCs w:val="28"/>
              </w:rPr>
            </w:rPrChange>
          </w:rPr>
          <w:t>(</w:t>
        </w:r>
        <w:proofErr w:type="spellStart"/>
        <w:r w:rsidRPr="008069B5">
          <w:rPr>
            <w:rFonts w:ascii="Menlo" w:hAnsi="Menlo" w:cs="Menlo"/>
            <w:sz w:val="18"/>
            <w:szCs w:val="18"/>
            <w:rPrChange w:id="905" w:author="Willian" w:date="2017-02-04T14:47:00Z">
              <w:rPr>
                <w:rFonts w:ascii="Menlo" w:hAnsi="Menlo" w:cs="Menlo"/>
                <w:sz w:val="28"/>
                <w:szCs w:val="28"/>
              </w:rPr>
            </w:rPrChange>
          </w:rPr>
          <w:t>okAction</w:t>
        </w:r>
        <w:proofErr w:type="spellEnd"/>
        <w:r w:rsidRPr="008069B5">
          <w:rPr>
            <w:rFonts w:ascii="Menlo" w:hAnsi="Menlo" w:cs="Menlo"/>
            <w:sz w:val="18"/>
            <w:szCs w:val="18"/>
            <w:rPrChange w:id="906" w:author="Willian" w:date="2017-02-04T14:47:00Z">
              <w:rPr>
                <w:rFonts w:ascii="Menlo" w:hAnsi="Menlo" w:cs="Menlo"/>
                <w:sz w:val="28"/>
                <w:szCs w:val="28"/>
              </w:rPr>
            </w:rPrChange>
          </w:rPr>
          <w:t>)</w:t>
        </w:r>
      </w:ins>
    </w:p>
    <w:p w14:paraId="141C0104" w14:textId="77777777" w:rsidR="008069B5" w:rsidRPr="008069B5" w:rsidRDefault="008069B5" w:rsidP="008069B5">
      <w:pPr>
        <w:widowControl w:val="0"/>
        <w:tabs>
          <w:tab w:val="left" w:pos="692"/>
        </w:tabs>
        <w:autoSpaceDE w:val="0"/>
        <w:autoSpaceDN w:val="0"/>
        <w:adjustRightInd w:val="0"/>
        <w:spacing w:after="0"/>
        <w:jc w:val="left"/>
        <w:rPr>
          <w:ins w:id="907" w:author="Willian" w:date="2017-02-04T14:47:00Z"/>
          <w:rFonts w:ascii="Menlo" w:hAnsi="Menlo" w:cs="Menlo"/>
          <w:sz w:val="18"/>
          <w:szCs w:val="18"/>
          <w:rPrChange w:id="908" w:author="Willian" w:date="2017-02-04T14:47:00Z">
            <w:rPr>
              <w:ins w:id="909" w:author="Willian" w:date="2017-02-04T14:47:00Z"/>
              <w:rFonts w:ascii="Menlo" w:hAnsi="Menlo" w:cs="Menlo"/>
              <w:sz w:val="28"/>
              <w:szCs w:val="28"/>
            </w:rPr>
          </w:rPrChange>
        </w:rPr>
      </w:pPr>
      <w:ins w:id="910" w:author="Willian" w:date="2017-02-04T14:47:00Z">
        <w:r w:rsidRPr="008069B5">
          <w:rPr>
            <w:rFonts w:ascii="Menlo" w:hAnsi="Menlo" w:cs="Menlo"/>
            <w:sz w:val="18"/>
            <w:szCs w:val="18"/>
            <w:rPrChange w:id="911" w:author="Willian" w:date="2017-02-04T14:47:00Z">
              <w:rPr>
                <w:rFonts w:ascii="Menlo" w:hAnsi="Menlo" w:cs="Menlo"/>
                <w:sz w:val="28"/>
                <w:szCs w:val="28"/>
              </w:rPr>
            </w:rPrChange>
          </w:rPr>
          <w:t xml:space="preserve">                    </w:t>
        </w:r>
        <w:proofErr w:type="spellStart"/>
        <w:proofErr w:type="gramStart"/>
        <w:r w:rsidRPr="008069B5">
          <w:rPr>
            <w:rFonts w:ascii="Menlo" w:hAnsi="Menlo" w:cs="Menlo"/>
            <w:color w:val="AA0D91"/>
            <w:sz w:val="18"/>
            <w:szCs w:val="18"/>
            <w:rPrChange w:id="912" w:author="Willian" w:date="2017-02-04T14:47:00Z">
              <w:rPr>
                <w:rFonts w:ascii="Menlo" w:hAnsi="Menlo" w:cs="Menlo"/>
                <w:color w:val="AA0D91"/>
                <w:sz w:val="28"/>
                <w:szCs w:val="28"/>
              </w:rPr>
            </w:rPrChange>
          </w:rPr>
          <w:t>self</w:t>
        </w:r>
        <w:r w:rsidRPr="008069B5">
          <w:rPr>
            <w:rFonts w:ascii="Menlo" w:hAnsi="Menlo" w:cs="Menlo"/>
            <w:sz w:val="18"/>
            <w:szCs w:val="18"/>
            <w:rPrChange w:id="913" w:author="Willian" w:date="2017-02-04T14:47:00Z">
              <w:rPr>
                <w:rFonts w:ascii="Menlo" w:hAnsi="Menlo" w:cs="Menlo"/>
                <w:sz w:val="28"/>
                <w:szCs w:val="28"/>
              </w:rPr>
            </w:rPrChange>
          </w:rPr>
          <w:t>.</w:t>
        </w:r>
        <w:r w:rsidRPr="008069B5">
          <w:rPr>
            <w:rFonts w:ascii="Menlo" w:hAnsi="Menlo" w:cs="Menlo"/>
            <w:color w:val="2E0D6E"/>
            <w:sz w:val="18"/>
            <w:szCs w:val="18"/>
            <w:rPrChange w:id="914" w:author="Willian" w:date="2017-02-04T14:47:00Z">
              <w:rPr>
                <w:rFonts w:ascii="Menlo" w:hAnsi="Menlo" w:cs="Menlo"/>
                <w:color w:val="2E0D6E"/>
                <w:sz w:val="28"/>
                <w:szCs w:val="28"/>
              </w:rPr>
            </w:rPrChange>
          </w:rPr>
          <w:t>present</w:t>
        </w:r>
        <w:proofErr w:type="spellEnd"/>
        <w:proofErr w:type="gramEnd"/>
        <w:r w:rsidRPr="008069B5">
          <w:rPr>
            <w:rFonts w:ascii="Menlo" w:hAnsi="Menlo" w:cs="Menlo"/>
            <w:sz w:val="18"/>
            <w:szCs w:val="18"/>
            <w:rPrChange w:id="915" w:author="Willian" w:date="2017-02-04T14:47:00Z">
              <w:rPr>
                <w:rFonts w:ascii="Menlo" w:hAnsi="Menlo" w:cs="Menlo"/>
                <w:sz w:val="28"/>
                <w:szCs w:val="28"/>
              </w:rPr>
            </w:rPrChange>
          </w:rPr>
          <w:t>(</w:t>
        </w:r>
        <w:proofErr w:type="spellStart"/>
        <w:r w:rsidRPr="008069B5">
          <w:rPr>
            <w:rFonts w:ascii="Menlo" w:hAnsi="Menlo" w:cs="Menlo"/>
            <w:sz w:val="18"/>
            <w:szCs w:val="18"/>
            <w:rPrChange w:id="916" w:author="Willian" w:date="2017-02-04T14:47:00Z">
              <w:rPr>
                <w:rFonts w:ascii="Menlo" w:hAnsi="Menlo" w:cs="Menlo"/>
                <w:sz w:val="28"/>
                <w:szCs w:val="28"/>
              </w:rPr>
            </w:rPrChange>
          </w:rPr>
          <w:t>alert</w:t>
        </w:r>
        <w:proofErr w:type="spellEnd"/>
        <w:r w:rsidRPr="008069B5">
          <w:rPr>
            <w:rFonts w:ascii="Menlo" w:hAnsi="Menlo" w:cs="Menlo"/>
            <w:sz w:val="18"/>
            <w:szCs w:val="18"/>
            <w:rPrChange w:id="917"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918" w:author="Willian" w:date="2017-02-04T14:47:00Z">
              <w:rPr>
                <w:rFonts w:ascii="Menlo" w:hAnsi="Menlo" w:cs="Menlo"/>
                <w:sz w:val="28"/>
                <w:szCs w:val="28"/>
              </w:rPr>
            </w:rPrChange>
          </w:rPr>
          <w:t>animated</w:t>
        </w:r>
        <w:proofErr w:type="spellEnd"/>
        <w:r w:rsidRPr="008069B5">
          <w:rPr>
            <w:rFonts w:ascii="Menlo" w:hAnsi="Menlo" w:cs="Menlo"/>
            <w:sz w:val="18"/>
            <w:szCs w:val="18"/>
            <w:rPrChange w:id="919" w:author="Willian" w:date="2017-02-04T14:47:00Z">
              <w:rPr>
                <w:rFonts w:ascii="Menlo" w:hAnsi="Menlo" w:cs="Menlo"/>
                <w:sz w:val="28"/>
                <w:szCs w:val="28"/>
              </w:rPr>
            </w:rPrChange>
          </w:rPr>
          <w:t xml:space="preserve">: </w:t>
        </w:r>
        <w:proofErr w:type="spellStart"/>
        <w:r w:rsidRPr="008069B5">
          <w:rPr>
            <w:rFonts w:ascii="Menlo" w:hAnsi="Menlo" w:cs="Menlo"/>
            <w:color w:val="AA0D91"/>
            <w:sz w:val="18"/>
            <w:szCs w:val="18"/>
            <w:rPrChange w:id="920" w:author="Willian" w:date="2017-02-04T14:47:00Z">
              <w:rPr>
                <w:rFonts w:ascii="Menlo" w:hAnsi="Menlo" w:cs="Menlo"/>
                <w:color w:val="AA0D91"/>
                <w:sz w:val="28"/>
                <w:szCs w:val="28"/>
              </w:rPr>
            </w:rPrChange>
          </w:rPr>
          <w:t>true</w:t>
        </w:r>
        <w:proofErr w:type="spellEnd"/>
        <w:r w:rsidRPr="008069B5">
          <w:rPr>
            <w:rFonts w:ascii="Menlo" w:hAnsi="Menlo" w:cs="Menlo"/>
            <w:sz w:val="18"/>
            <w:szCs w:val="18"/>
            <w:rPrChange w:id="921"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922" w:author="Willian" w:date="2017-02-04T14:47:00Z">
              <w:rPr>
                <w:rFonts w:ascii="Menlo" w:hAnsi="Menlo" w:cs="Menlo"/>
                <w:sz w:val="28"/>
                <w:szCs w:val="28"/>
              </w:rPr>
            </w:rPrChange>
          </w:rPr>
          <w:t>completion</w:t>
        </w:r>
        <w:proofErr w:type="spellEnd"/>
        <w:r w:rsidRPr="008069B5">
          <w:rPr>
            <w:rFonts w:ascii="Menlo" w:hAnsi="Menlo" w:cs="Menlo"/>
            <w:sz w:val="18"/>
            <w:szCs w:val="18"/>
            <w:rPrChange w:id="923" w:author="Willian" w:date="2017-02-04T14:47:00Z">
              <w:rPr>
                <w:rFonts w:ascii="Menlo" w:hAnsi="Menlo" w:cs="Menlo"/>
                <w:sz w:val="28"/>
                <w:szCs w:val="28"/>
              </w:rPr>
            </w:rPrChange>
          </w:rPr>
          <w:t xml:space="preserve">: </w:t>
        </w:r>
        <w:proofErr w:type="spellStart"/>
        <w:r w:rsidRPr="008069B5">
          <w:rPr>
            <w:rFonts w:ascii="Menlo" w:hAnsi="Menlo" w:cs="Menlo"/>
            <w:color w:val="AA0D91"/>
            <w:sz w:val="18"/>
            <w:szCs w:val="18"/>
            <w:rPrChange w:id="924" w:author="Willian" w:date="2017-02-04T14:47:00Z">
              <w:rPr>
                <w:rFonts w:ascii="Menlo" w:hAnsi="Menlo" w:cs="Menlo"/>
                <w:color w:val="AA0D91"/>
                <w:sz w:val="28"/>
                <w:szCs w:val="28"/>
              </w:rPr>
            </w:rPrChange>
          </w:rPr>
          <w:t>nil</w:t>
        </w:r>
        <w:proofErr w:type="spellEnd"/>
        <w:r w:rsidRPr="008069B5">
          <w:rPr>
            <w:rFonts w:ascii="Menlo" w:hAnsi="Menlo" w:cs="Menlo"/>
            <w:sz w:val="18"/>
            <w:szCs w:val="18"/>
            <w:rPrChange w:id="925" w:author="Willian" w:date="2017-02-04T14:47:00Z">
              <w:rPr>
                <w:rFonts w:ascii="Menlo" w:hAnsi="Menlo" w:cs="Menlo"/>
                <w:sz w:val="28"/>
                <w:szCs w:val="28"/>
              </w:rPr>
            </w:rPrChange>
          </w:rPr>
          <w:t>)</w:t>
        </w:r>
      </w:ins>
    </w:p>
    <w:p w14:paraId="115FBE76" w14:textId="77777777" w:rsidR="008069B5" w:rsidRPr="008069B5" w:rsidRDefault="008069B5" w:rsidP="008069B5">
      <w:pPr>
        <w:widowControl w:val="0"/>
        <w:tabs>
          <w:tab w:val="left" w:pos="692"/>
        </w:tabs>
        <w:autoSpaceDE w:val="0"/>
        <w:autoSpaceDN w:val="0"/>
        <w:adjustRightInd w:val="0"/>
        <w:spacing w:after="0"/>
        <w:jc w:val="left"/>
        <w:rPr>
          <w:ins w:id="926" w:author="Willian" w:date="2017-02-04T14:47:00Z"/>
          <w:rFonts w:ascii="Menlo" w:hAnsi="Menlo" w:cs="Menlo"/>
          <w:sz w:val="18"/>
          <w:szCs w:val="18"/>
          <w:rPrChange w:id="927" w:author="Willian" w:date="2017-02-04T14:47:00Z">
            <w:rPr>
              <w:ins w:id="928" w:author="Willian" w:date="2017-02-04T14:47:00Z"/>
              <w:rFonts w:ascii="Menlo" w:hAnsi="Menlo" w:cs="Menlo"/>
              <w:sz w:val="28"/>
              <w:szCs w:val="28"/>
            </w:rPr>
          </w:rPrChange>
        </w:rPr>
      </w:pPr>
      <w:ins w:id="929" w:author="Willian" w:date="2017-02-04T14:47:00Z">
        <w:r w:rsidRPr="008069B5">
          <w:rPr>
            <w:rFonts w:ascii="Menlo" w:hAnsi="Menlo" w:cs="Menlo"/>
            <w:sz w:val="18"/>
            <w:szCs w:val="18"/>
            <w:rPrChange w:id="930" w:author="Willian" w:date="2017-02-04T14:47:00Z">
              <w:rPr>
                <w:rFonts w:ascii="Menlo" w:hAnsi="Menlo" w:cs="Menlo"/>
                <w:sz w:val="28"/>
                <w:szCs w:val="28"/>
              </w:rPr>
            </w:rPrChange>
          </w:rPr>
          <w:t xml:space="preserve">                </w:t>
        </w:r>
        <w:proofErr w:type="gramStart"/>
        <w:r w:rsidRPr="008069B5">
          <w:rPr>
            <w:rFonts w:ascii="Menlo" w:hAnsi="Menlo" w:cs="Menlo"/>
            <w:sz w:val="18"/>
            <w:szCs w:val="18"/>
            <w:rPrChange w:id="931" w:author="Willian" w:date="2017-02-04T14:47:00Z">
              <w:rPr>
                <w:rFonts w:ascii="Menlo" w:hAnsi="Menlo" w:cs="Menlo"/>
                <w:sz w:val="28"/>
                <w:szCs w:val="28"/>
              </w:rPr>
            </w:rPrChange>
          </w:rPr>
          <w:t>}</w:t>
        </w:r>
        <w:proofErr w:type="spellStart"/>
        <w:r w:rsidRPr="008069B5">
          <w:rPr>
            <w:rFonts w:ascii="Menlo" w:hAnsi="Menlo" w:cs="Menlo"/>
            <w:color w:val="AA0D91"/>
            <w:sz w:val="18"/>
            <w:szCs w:val="18"/>
            <w:rPrChange w:id="932" w:author="Willian" w:date="2017-02-04T14:47:00Z">
              <w:rPr>
                <w:rFonts w:ascii="Menlo" w:hAnsi="Menlo" w:cs="Menlo"/>
                <w:color w:val="AA0D91"/>
                <w:sz w:val="28"/>
                <w:szCs w:val="28"/>
              </w:rPr>
            </w:rPrChange>
          </w:rPr>
          <w:t>else</w:t>
        </w:r>
        <w:proofErr w:type="spellEnd"/>
        <w:proofErr w:type="gramEnd"/>
        <w:r w:rsidRPr="008069B5">
          <w:rPr>
            <w:rFonts w:ascii="Menlo" w:hAnsi="Menlo" w:cs="Menlo"/>
            <w:sz w:val="18"/>
            <w:szCs w:val="18"/>
            <w:rPrChange w:id="933" w:author="Willian" w:date="2017-02-04T14:47:00Z">
              <w:rPr>
                <w:rFonts w:ascii="Menlo" w:hAnsi="Menlo" w:cs="Menlo"/>
                <w:sz w:val="28"/>
                <w:szCs w:val="28"/>
              </w:rPr>
            </w:rPrChange>
          </w:rPr>
          <w:t>{</w:t>
        </w:r>
      </w:ins>
    </w:p>
    <w:p w14:paraId="211A7DB3" w14:textId="77777777" w:rsidR="008069B5" w:rsidRPr="008069B5" w:rsidRDefault="008069B5" w:rsidP="008069B5">
      <w:pPr>
        <w:widowControl w:val="0"/>
        <w:tabs>
          <w:tab w:val="left" w:pos="692"/>
        </w:tabs>
        <w:autoSpaceDE w:val="0"/>
        <w:autoSpaceDN w:val="0"/>
        <w:adjustRightInd w:val="0"/>
        <w:spacing w:after="0"/>
        <w:jc w:val="left"/>
        <w:rPr>
          <w:ins w:id="934" w:author="Willian" w:date="2017-02-04T14:47:00Z"/>
          <w:rFonts w:ascii="Menlo" w:hAnsi="Menlo" w:cs="Menlo"/>
          <w:sz w:val="18"/>
          <w:szCs w:val="18"/>
          <w:rPrChange w:id="935" w:author="Willian" w:date="2017-02-04T14:47:00Z">
            <w:rPr>
              <w:ins w:id="936" w:author="Willian" w:date="2017-02-04T14:47:00Z"/>
              <w:rFonts w:ascii="Menlo" w:hAnsi="Menlo" w:cs="Menlo"/>
              <w:sz w:val="28"/>
              <w:szCs w:val="28"/>
            </w:rPr>
          </w:rPrChange>
        </w:rPr>
      </w:pPr>
      <w:ins w:id="937" w:author="Willian" w:date="2017-02-04T14:47:00Z">
        <w:r w:rsidRPr="008069B5">
          <w:rPr>
            <w:rFonts w:ascii="Menlo" w:hAnsi="Menlo" w:cs="Menlo"/>
            <w:sz w:val="18"/>
            <w:szCs w:val="18"/>
            <w:rPrChange w:id="938" w:author="Willian" w:date="2017-02-04T14:47:00Z">
              <w:rPr>
                <w:rFonts w:ascii="Menlo" w:hAnsi="Menlo" w:cs="Menlo"/>
                <w:sz w:val="28"/>
                <w:szCs w:val="28"/>
              </w:rPr>
            </w:rPrChange>
          </w:rPr>
          <w:t xml:space="preserve">                    </w:t>
        </w:r>
        <w:proofErr w:type="spellStart"/>
        <w:proofErr w:type="gramStart"/>
        <w:r w:rsidRPr="008069B5">
          <w:rPr>
            <w:rFonts w:ascii="Menlo" w:hAnsi="Menlo" w:cs="Menlo"/>
            <w:color w:val="AA0D91"/>
            <w:sz w:val="18"/>
            <w:szCs w:val="18"/>
            <w:rPrChange w:id="939" w:author="Willian" w:date="2017-02-04T14:47:00Z">
              <w:rPr>
                <w:rFonts w:ascii="Menlo" w:hAnsi="Menlo" w:cs="Menlo"/>
                <w:color w:val="AA0D91"/>
                <w:sz w:val="28"/>
                <w:szCs w:val="28"/>
              </w:rPr>
            </w:rPrChange>
          </w:rPr>
          <w:t>self</w:t>
        </w:r>
        <w:r w:rsidRPr="008069B5">
          <w:rPr>
            <w:rFonts w:ascii="Menlo" w:hAnsi="Menlo" w:cs="Menlo"/>
            <w:sz w:val="18"/>
            <w:szCs w:val="18"/>
            <w:rPrChange w:id="940" w:author="Willian" w:date="2017-02-04T14:47:00Z">
              <w:rPr>
                <w:rFonts w:ascii="Menlo" w:hAnsi="Menlo" w:cs="Menlo"/>
                <w:sz w:val="28"/>
                <w:szCs w:val="28"/>
              </w:rPr>
            </w:rPrChange>
          </w:rPr>
          <w:t>.</w:t>
        </w:r>
        <w:r w:rsidRPr="008069B5">
          <w:rPr>
            <w:rFonts w:ascii="Menlo" w:hAnsi="Menlo" w:cs="Menlo"/>
            <w:color w:val="2E0D6E"/>
            <w:sz w:val="18"/>
            <w:szCs w:val="18"/>
            <w:rPrChange w:id="941" w:author="Willian" w:date="2017-02-04T14:47:00Z">
              <w:rPr>
                <w:rFonts w:ascii="Menlo" w:hAnsi="Menlo" w:cs="Menlo"/>
                <w:color w:val="2E0D6E"/>
                <w:sz w:val="28"/>
                <w:szCs w:val="28"/>
              </w:rPr>
            </w:rPrChange>
          </w:rPr>
          <w:t>performSegue</w:t>
        </w:r>
        <w:proofErr w:type="spellEnd"/>
        <w:proofErr w:type="gramEnd"/>
        <w:r w:rsidRPr="008069B5">
          <w:rPr>
            <w:rFonts w:ascii="Menlo" w:hAnsi="Menlo" w:cs="Menlo"/>
            <w:sz w:val="18"/>
            <w:szCs w:val="18"/>
            <w:rPrChange w:id="942" w:author="Willian" w:date="2017-02-04T14:47:00Z">
              <w:rPr>
                <w:rFonts w:ascii="Menlo" w:hAnsi="Menlo" w:cs="Menlo"/>
                <w:sz w:val="28"/>
                <w:szCs w:val="28"/>
              </w:rPr>
            </w:rPrChange>
          </w:rPr>
          <w:t>(</w:t>
        </w:r>
        <w:proofErr w:type="spellStart"/>
        <w:r w:rsidRPr="008069B5">
          <w:rPr>
            <w:rFonts w:ascii="Menlo" w:hAnsi="Menlo" w:cs="Menlo"/>
            <w:sz w:val="18"/>
            <w:szCs w:val="18"/>
            <w:rPrChange w:id="943" w:author="Willian" w:date="2017-02-04T14:47:00Z">
              <w:rPr>
                <w:rFonts w:ascii="Menlo" w:hAnsi="Menlo" w:cs="Menlo"/>
                <w:sz w:val="28"/>
                <w:szCs w:val="28"/>
              </w:rPr>
            </w:rPrChange>
          </w:rPr>
          <w:t>withIdentifier</w:t>
        </w:r>
        <w:proofErr w:type="spellEnd"/>
        <w:r w:rsidRPr="008069B5">
          <w:rPr>
            <w:rFonts w:ascii="Menlo" w:hAnsi="Menlo" w:cs="Menlo"/>
            <w:sz w:val="18"/>
            <w:szCs w:val="18"/>
            <w:rPrChange w:id="944" w:author="Willian" w:date="2017-02-04T14:47:00Z">
              <w:rPr>
                <w:rFonts w:ascii="Menlo" w:hAnsi="Menlo" w:cs="Menlo"/>
                <w:sz w:val="28"/>
                <w:szCs w:val="28"/>
              </w:rPr>
            </w:rPrChange>
          </w:rPr>
          <w:t xml:space="preserve">: </w:t>
        </w:r>
        <w:r w:rsidRPr="008069B5">
          <w:rPr>
            <w:rFonts w:ascii="Menlo" w:hAnsi="Menlo" w:cs="Menlo"/>
            <w:color w:val="C41A16"/>
            <w:sz w:val="18"/>
            <w:szCs w:val="18"/>
            <w:rPrChange w:id="945" w:author="Willian" w:date="2017-02-04T14:47:00Z">
              <w:rPr>
                <w:rFonts w:ascii="Menlo" w:hAnsi="Menlo" w:cs="Menlo"/>
                <w:color w:val="C41A16"/>
                <w:sz w:val="28"/>
                <w:szCs w:val="28"/>
              </w:rPr>
            </w:rPrChange>
          </w:rPr>
          <w:t>"</w:t>
        </w:r>
        <w:proofErr w:type="spellStart"/>
        <w:r w:rsidRPr="008069B5">
          <w:rPr>
            <w:rFonts w:ascii="Menlo" w:hAnsi="Menlo" w:cs="Menlo"/>
            <w:color w:val="C41A16"/>
            <w:sz w:val="18"/>
            <w:szCs w:val="18"/>
            <w:rPrChange w:id="946" w:author="Willian" w:date="2017-02-04T14:47:00Z">
              <w:rPr>
                <w:rFonts w:ascii="Menlo" w:hAnsi="Menlo" w:cs="Menlo"/>
                <w:color w:val="C41A16"/>
                <w:sz w:val="28"/>
                <w:szCs w:val="28"/>
              </w:rPr>
            </w:rPrChange>
          </w:rPr>
          <w:t>ShowHomeScreenSegue</w:t>
        </w:r>
        <w:proofErr w:type="spellEnd"/>
        <w:r w:rsidRPr="008069B5">
          <w:rPr>
            <w:rFonts w:ascii="Menlo" w:hAnsi="Menlo" w:cs="Menlo"/>
            <w:color w:val="C41A16"/>
            <w:sz w:val="18"/>
            <w:szCs w:val="18"/>
            <w:rPrChange w:id="947" w:author="Willian" w:date="2017-02-04T14:47:00Z">
              <w:rPr>
                <w:rFonts w:ascii="Menlo" w:hAnsi="Menlo" w:cs="Menlo"/>
                <w:color w:val="C41A16"/>
                <w:sz w:val="28"/>
                <w:szCs w:val="28"/>
              </w:rPr>
            </w:rPrChange>
          </w:rPr>
          <w:t>"</w:t>
        </w:r>
        <w:r w:rsidRPr="008069B5">
          <w:rPr>
            <w:rFonts w:ascii="Menlo" w:hAnsi="Menlo" w:cs="Menlo"/>
            <w:sz w:val="18"/>
            <w:szCs w:val="18"/>
            <w:rPrChange w:id="948" w:author="Willian" w:date="2017-02-04T14:47:00Z">
              <w:rPr>
                <w:rFonts w:ascii="Menlo" w:hAnsi="Menlo" w:cs="Menlo"/>
                <w:sz w:val="28"/>
                <w:szCs w:val="28"/>
              </w:rPr>
            </w:rPrChange>
          </w:rPr>
          <w:t xml:space="preserve">, </w:t>
        </w:r>
        <w:proofErr w:type="spellStart"/>
        <w:r w:rsidRPr="008069B5">
          <w:rPr>
            <w:rFonts w:ascii="Menlo" w:hAnsi="Menlo" w:cs="Menlo"/>
            <w:sz w:val="18"/>
            <w:szCs w:val="18"/>
            <w:rPrChange w:id="949" w:author="Willian" w:date="2017-02-04T14:47:00Z">
              <w:rPr>
                <w:rFonts w:ascii="Menlo" w:hAnsi="Menlo" w:cs="Menlo"/>
                <w:sz w:val="28"/>
                <w:szCs w:val="28"/>
              </w:rPr>
            </w:rPrChange>
          </w:rPr>
          <w:t>sender</w:t>
        </w:r>
        <w:proofErr w:type="spellEnd"/>
        <w:r w:rsidRPr="008069B5">
          <w:rPr>
            <w:rFonts w:ascii="Menlo" w:hAnsi="Menlo" w:cs="Menlo"/>
            <w:sz w:val="18"/>
            <w:szCs w:val="18"/>
            <w:rPrChange w:id="950" w:author="Willian" w:date="2017-02-04T14:47:00Z">
              <w:rPr>
                <w:rFonts w:ascii="Menlo" w:hAnsi="Menlo" w:cs="Menlo"/>
                <w:sz w:val="28"/>
                <w:szCs w:val="28"/>
              </w:rPr>
            </w:rPrChange>
          </w:rPr>
          <w:t xml:space="preserve">: </w:t>
        </w:r>
        <w:r w:rsidRPr="008069B5">
          <w:rPr>
            <w:rFonts w:ascii="Menlo" w:hAnsi="Menlo" w:cs="Menlo"/>
            <w:color w:val="AA0D91"/>
            <w:sz w:val="18"/>
            <w:szCs w:val="18"/>
            <w:rPrChange w:id="951" w:author="Willian" w:date="2017-02-04T14:47:00Z">
              <w:rPr>
                <w:rFonts w:ascii="Menlo" w:hAnsi="Menlo" w:cs="Menlo"/>
                <w:color w:val="AA0D91"/>
                <w:sz w:val="28"/>
                <w:szCs w:val="28"/>
              </w:rPr>
            </w:rPrChange>
          </w:rPr>
          <w:t>self</w:t>
        </w:r>
        <w:r w:rsidRPr="008069B5">
          <w:rPr>
            <w:rFonts w:ascii="Menlo" w:hAnsi="Menlo" w:cs="Menlo"/>
            <w:sz w:val="18"/>
            <w:szCs w:val="18"/>
            <w:rPrChange w:id="952" w:author="Willian" w:date="2017-02-04T14:47:00Z">
              <w:rPr>
                <w:rFonts w:ascii="Menlo" w:hAnsi="Menlo" w:cs="Menlo"/>
                <w:sz w:val="28"/>
                <w:szCs w:val="28"/>
              </w:rPr>
            </w:rPrChange>
          </w:rPr>
          <w:t>)</w:t>
        </w:r>
      </w:ins>
    </w:p>
    <w:p w14:paraId="105504C9" w14:textId="77777777" w:rsidR="008069B5" w:rsidRPr="008069B5" w:rsidRDefault="008069B5" w:rsidP="008069B5">
      <w:pPr>
        <w:widowControl w:val="0"/>
        <w:tabs>
          <w:tab w:val="left" w:pos="692"/>
        </w:tabs>
        <w:autoSpaceDE w:val="0"/>
        <w:autoSpaceDN w:val="0"/>
        <w:adjustRightInd w:val="0"/>
        <w:spacing w:after="0"/>
        <w:jc w:val="left"/>
        <w:rPr>
          <w:ins w:id="953" w:author="Willian" w:date="2017-02-04T14:47:00Z"/>
          <w:rFonts w:ascii="Menlo" w:hAnsi="Menlo" w:cs="Menlo"/>
          <w:sz w:val="18"/>
          <w:szCs w:val="18"/>
          <w:rPrChange w:id="954" w:author="Willian" w:date="2017-02-04T14:47:00Z">
            <w:rPr>
              <w:ins w:id="955" w:author="Willian" w:date="2017-02-04T14:47:00Z"/>
              <w:rFonts w:ascii="Menlo" w:hAnsi="Menlo" w:cs="Menlo"/>
              <w:sz w:val="28"/>
              <w:szCs w:val="28"/>
            </w:rPr>
          </w:rPrChange>
        </w:rPr>
      </w:pPr>
      <w:ins w:id="956" w:author="Willian" w:date="2017-02-04T14:47:00Z">
        <w:r w:rsidRPr="008069B5">
          <w:rPr>
            <w:rFonts w:ascii="Menlo" w:hAnsi="Menlo" w:cs="Menlo"/>
            <w:sz w:val="18"/>
            <w:szCs w:val="18"/>
            <w:rPrChange w:id="957" w:author="Willian" w:date="2017-02-04T14:47:00Z">
              <w:rPr>
                <w:rFonts w:ascii="Menlo" w:hAnsi="Menlo" w:cs="Menlo"/>
                <w:sz w:val="28"/>
                <w:szCs w:val="28"/>
              </w:rPr>
            </w:rPrChange>
          </w:rPr>
          <w:t xml:space="preserve">                }</w:t>
        </w:r>
      </w:ins>
    </w:p>
    <w:p w14:paraId="28A554CF" w14:textId="77777777" w:rsidR="008069B5" w:rsidRPr="008069B5" w:rsidRDefault="008069B5" w:rsidP="008069B5">
      <w:pPr>
        <w:widowControl w:val="0"/>
        <w:tabs>
          <w:tab w:val="left" w:pos="692"/>
        </w:tabs>
        <w:autoSpaceDE w:val="0"/>
        <w:autoSpaceDN w:val="0"/>
        <w:adjustRightInd w:val="0"/>
        <w:spacing w:after="0"/>
        <w:jc w:val="left"/>
        <w:rPr>
          <w:ins w:id="958" w:author="Willian" w:date="2017-02-04T14:47:00Z"/>
          <w:rFonts w:ascii="Menlo" w:hAnsi="Menlo" w:cs="Menlo"/>
          <w:sz w:val="18"/>
          <w:szCs w:val="18"/>
          <w:rPrChange w:id="959" w:author="Willian" w:date="2017-02-04T14:47:00Z">
            <w:rPr>
              <w:ins w:id="960" w:author="Willian" w:date="2017-02-04T14:47:00Z"/>
              <w:rFonts w:ascii="Menlo" w:hAnsi="Menlo" w:cs="Menlo"/>
              <w:sz w:val="28"/>
              <w:szCs w:val="28"/>
            </w:rPr>
          </w:rPrChange>
        </w:rPr>
      </w:pPr>
      <w:ins w:id="961" w:author="Willian" w:date="2017-02-04T14:47:00Z">
        <w:r w:rsidRPr="008069B5">
          <w:rPr>
            <w:rFonts w:ascii="Menlo" w:hAnsi="Menlo" w:cs="Menlo"/>
            <w:sz w:val="18"/>
            <w:szCs w:val="18"/>
            <w:rPrChange w:id="962" w:author="Willian" w:date="2017-02-04T14:47:00Z">
              <w:rPr>
                <w:rFonts w:ascii="Menlo" w:hAnsi="Menlo" w:cs="Menlo"/>
                <w:sz w:val="28"/>
                <w:szCs w:val="28"/>
              </w:rPr>
            </w:rPrChange>
          </w:rPr>
          <w:t xml:space="preserve">                </w:t>
        </w:r>
      </w:ins>
    </w:p>
    <w:p w14:paraId="69B34F1B" w14:textId="77777777" w:rsidR="008069B5" w:rsidRPr="008069B5" w:rsidRDefault="008069B5" w:rsidP="008069B5">
      <w:pPr>
        <w:widowControl w:val="0"/>
        <w:tabs>
          <w:tab w:val="left" w:pos="692"/>
        </w:tabs>
        <w:autoSpaceDE w:val="0"/>
        <w:autoSpaceDN w:val="0"/>
        <w:adjustRightInd w:val="0"/>
        <w:spacing w:after="0"/>
        <w:jc w:val="left"/>
        <w:rPr>
          <w:ins w:id="963" w:author="Willian" w:date="2017-02-04T14:47:00Z"/>
          <w:rFonts w:ascii="Menlo" w:hAnsi="Menlo" w:cs="Menlo"/>
          <w:sz w:val="18"/>
          <w:szCs w:val="18"/>
          <w:rPrChange w:id="964" w:author="Willian" w:date="2017-02-04T14:47:00Z">
            <w:rPr>
              <w:ins w:id="965" w:author="Willian" w:date="2017-02-04T14:47:00Z"/>
              <w:rFonts w:ascii="Menlo" w:hAnsi="Menlo" w:cs="Menlo"/>
              <w:sz w:val="28"/>
              <w:szCs w:val="28"/>
            </w:rPr>
          </w:rPrChange>
        </w:rPr>
      </w:pPr>
      <w:ins w:id="966" w:author="Willian" w:date="2017-02-04T14:47:00Z">
        <w:r w:rsidRPr="008069B5">
          <w:rPr>
            <w:rFonts w:ascii="Menlo" w:hAnsi="Menlo" w:cs="Menlo"/>
            <w:sz w:val="18"/>
            <w:szCs w:val="18"/>
            <w:rPrChange w:id="967" w:author="Willian" w:date="2017-02-04T14:47:00Z">
              <w:rPr>
                <w:rFonts w:ascii="Menlo" w:hAnsi="Menlo" w:cs="Menlo"/>
                <w:sz w:val="28"/>
                <w:szCs w:val="28"/>
              </w:rPr>
            </w:rPrChange>
          </w:rPr>
          <w:t xml:space="preserve">                </w:t>
        </w:r>
      </w:ins>
    </w:p>
    <w:p w14:paraId="1EEEAAB5" w14:textId="77777777" w:rsidR="008069B5" w:rsidRPr="008069B5" w:rsidRDefault="008069B5" w:rsidP="008069B5">
      <w:pPr>
        <w:widowControl w:val="0"/>
        <w:tabs>
          <w:tab w:val="left" w:pos="692"/>
        </w:tabs>
        <w:autoSpaceDE w:val="0"/>
        <w:autoSpaceDN w:val="0"/>
        <w:adjustRightInd w:val="0"/>
        <w:spacing w:after="0"/>
        <w:jc w:val="left"/>
        <w:rPr>
          <w:ins w:id="968" w:author="Willian" w:date="2017-02-04T14:47:00Z"/>
          <w:rFonts w:ascii="Menlo" w:hAnsi="Menlo" w:cs="Menlo"/>
          <w:sz w:val="18"/>
          <w:szCs w:val="18"/>
          <w:rPrChange w:id="969" w:author="Willian" w:date="2017-02-04T14:47:00Z">
            <w:rPr>
              <w:ins w:id="970" w:author="Willian" w:date="2017-02-04T14:47:00Z"/>
              <w:rFonts w:ascii="Menlo" w:hAnsi="Menlo" w:cs="Menlo"/>
              <w:sz w:val="28"/>
              <w:szCs w:val="28"/>
            </w:rPr>
          </w:rPrChange>
        </w:rPr>
      </w:pPr>
      <w:ins w:id="971" w:author="Willian" w:date="2017-02-04T14:47:00Z">
        <w:r w:rsidRPr="008069B5">
          <w:rPr>
            <w:rFonts w:ascii="Menlo" w:hAnsi="Menlo" w:cs="Menlo"/>
            <w:sz w:val="18"/>
            <w:szCs w:val="18"/>
            <w:rPrChange w:id="972" w:author="Willian" w:date="2017-02-04T14:47:00Z">
              <w:rPr>
                <w:rFonts w:ascii="Menlo" w:hAnsi="Menlo" w:cs="Menlo"/>
                <w:sz w:val="28"/>
                <w:szCs w:val="28"/>
              </w:rPr>
            </w:rPrChange>
          </w:rPr>
          <w:t xml:space="preserve">            }</w:t>
        </w:r>
      </w:ins>
    </w:p>
    <w:p w14:paraId="4517AACF" w14:textId="77777777" w:rsidR="008069B5" w:rsidRPr="008069B5" w:rsidRDefault="008069B5" w:rsidP="008069B5">
      <w:pPr>
        <w:widowControl w:val="0"/>
        <w:tabs>
          <w:tab w:val="left" w:pos="692"/>
        </w:tabs>
        <w:autoSpaceDE w:val="0"/>
        <w:autoSpaceDN w:val="0"/>
        <w:adjustRightInd w:val="0"/>
        <w:spacing w:after="0"/>
        <w:jc w:val="left"/>
        <w:rPr>
          <w:ins w:id="973" w:author="Willian" w:date="2017-02-04T14:47:00Z"/>
          <w:rFonts w:ascii="Menlo" w:hAnsi="Menlo" w:cs="Menlo"/>
          <w:sz w:val="18"/>
          <w:szCs w:val="18"/>
          <w:rPrChange w:id="974" w:author="Willian" w:date="2017-02-04T14:47:00Z">
            <w:rPr>
              <w:ins w:id="975" w:author="Willian" w:date="2017-02-04T14:47:00Z"/>
              <w:rFonts w:ascii="Menlo" w:hAnsi="Menlo" w:cs="Menlo"/>
              <w:sz w:val="28"/>
              <w:szCs w:val="28"/>
            </w:rPr>
          </w:rPrChange>
        </w:rPr>
      </w:pPr>
      <w:ins w:id="976" w:author="Willian" w:date="2017-02-04T14:47:00Z">
        <w:r w:rsidRPr="008069B5">
          <w:rPr>
            <w:rFonts w:ascii="Menlo" w:hAnsi="Menlo" w:cs="Menlo"/>
            <w:sz w:val="18"/>
            <w:szCs w:val="18"/>
            <w:rPrChange w:id="977" w:author="Willian" w:date="2017-02-04T14:47:00Z">
              <w:rPr>
                <w:rFonts w:ascii="Menlo" w:hAnsi="Menlo" w:cs="Menlo"/>
                <w:sz w:val="28"/>
                <w:szCs w:val="28"/>
              </w:rPr>
            </w:rPrChange>
          </w:rPr>
          <w:t xml:space="preserve">        }</w:t>
        </w:r>
      </w:ins>
    </w:p>
    <w:p w14:paraId="3F36B49C" w14:textId="15B47827" w:rsidR="008069B5" w:rsidRPr="008069B5" w:rsidRDefault="008069B5" w:rsidP="008069B5">
      <w:pPr>
        <w:ind w:left="360"/>
        <w:jc w:val="left"/>
        <w:rPr>
          <w:ins w:id="978" w:author="Willian" w:date="2017-02-04T14:47:00Z"/>
          <w:sz w:val="18"/>
          <w:szCs w:val="18"/>
          <w:rPrChange w:id="979" w:author="Willian" w:date="2017-02-04T14:47:00Z">
            <w:rPr>
              <w:ins w:id="980" w:author="Willian" w:date="2017-02-04T14:47:00Z"/>
            </w:rPr>
          </w:rPrChange>
        </w:rPr>
      </w:pPr>
      <w:ins w:id="981" w:author="Willian" w:date="2017-02-04T14:47:00Z">
        <w:r>
          <w:rPr>
            <w:rFonts w:ascii="Menlo" w:hAnsi="Menlo" w:cs="Menlo"/>
            <w:sz w:val="18"/>
            <w:szCs w:val="18"/>
            <w:rPrChange w:id="982" w:author="Willian" w:date="2017-02-04T14:47:00Z">
              <w:rPr>
                <w:rFonts w:ascii="Menlo" w:hAnsi="Menlo" w:cs="Menlo"/>
                <w:sz w:val="18"/>
                <w:szCs w:val="18"/>
              </w:rPr>
            </w:rPrChange>
          </w:rPr>
          <w:t xml:space="preserve">   </w:t>
        </w:r>
        <w:r w:rsidRPr="008069B5">
          <w:rPr>
            <w:rFonts w:ascii="Menlo" w:hAnsi="Menlo" w:cs="Menlo"/>
            <w:sz w:val="18"/>
            <w:szCs w:val="18"/>
            <w:rPrChange w:id="983" w:author="Willian" w:date="2017-02-04T14:47:00Z">
              <w:rPr>
                <w:rFonts w:ascii="Menlo" w:hAnsi="Menlo" w:cs="Menlo"/>
                <w:sz w:val="28"/>
                <w:szCs w:val="28"/>
              </w:rPr>
            </w:rPrChange>
          </w:rPr>
          <w:t>}</w:t>
        </w:r>
      </w:ins>
    </w:p>
    <w:p w14:paraId="07C5140D" w14:textId="77777777" w:rsidR="008069B5" w:rsidRDefault="008069B5" w:rsidP="00062F1D">
      <w:pPr>
        <w:ind w:left="360"/>
        <w:jc w:val="left"/>
      </w:pPr>
    </w:p>
    <w:p w14:paraId="3D81E1F4" w14:textId="77777777" w:rsidR="00676CA0" w:rsidRDefault="00676CA0" w:rsidP="00062F1D">
      <w:pPr>
        <w:ind w:left="360"/>
        <w:jc w:val="left"/>
      </w:pPr>
      <w:r>
        <w:t xml:space="preserve">Feito o procedimento de </w:t>
      </w:r>
      <w:proofErr w:type="spellStart"/>
      <w:r w:rsidRPr="00322140">
        <w:rPr>
          <w:i/>
        </w:rPr>
        <w:t>login</w:t>
      </w:r>
      <w:proofErr w:type="spellEnd"/>
      <w:r>
        <w:t xml:space="preserve"> e cadastro, agora podemos utilizar o recurso de </w:t>
      </w:r>
      <w:proofErr w:type="spellStart"/>
      <w:r w:rsidRPr="00322140">
        <w:rPr>
          <w:i/>
        </w:rPr>
        <w:t>login</w:t>
      </w:r>
      <w:proofErr w:type="spellEnd"/>
      <w:r>
        <w:t xml:space="preserve"> automático do </w:t>
      </w:r>
      <w:proofErr w:type="spellStart"/>
      <w:r>
        <w:t>Firebase</w:t>
      </w:r>
      <w:proofErr w:type="spellEnd"/>
      <w:r>
        <w:t xml:space="preserve">, ou seja, uma vez </w:t>
      </w:r>
      <w:proofErr w:type="spellStart"/>
      <w:r>
        <w:t>logado</w:t>
      </w:r>
      <w:proofErr w:type="spellEnd"/>
      <w:r>
        <w:t>, o usuário não precisará fornecer suas credenciais novamente. Para isto siga os passos:</w:t>
      </w:r>
    </w:p>
    <w:p w14:paraId="070B34EF" w14:textId="77777777" w:rsidR="00676CA0" w:rsidRPr="00322140" w:rsidRDefault="00676CA0" w:rsidP="00062F1D">
      <w:pPr>
        <w:pStyle w:val="PargrafodaLista"/>
        <w:numPr>
          <w:ilvl w:val="0"/>
          <w:numId w:val="56"/>
        </w:numPr>
        <w:jc w:val="left"/>
        <w:rPr>
          <w:b/>
        </w:rPr>
      </w:pPr>
      <w:r>
        <w:t xml:space="preserve">Abra o arquivo </w:t>
      </w:r>
      <w:proofErr w:type="spellStart"/>
      <w:r w:rsidRPr="00322140">
        <w:rPr>
          <w:b/>
        </w:rPr>
        <w:t>AppDelegate.swift</w:t>
      </w:r>
      <w:proofErr w:type="spellEnd"/>
    </w:p>
    <w:p w14:paraId="44CEBB68" w14:textId="77777777" w:rsidR="00676CA0" w:rsidRDefault="00676CA0" w:rsidP="00062F1D">
      <w:pPr>
        <w:pStyle w:val="PargrafodaLista"/>
        <w:numPr>
          <w:ilvl w:val="0"/>
          <w:numId w:val="56"/>
        </w:numPr>
        <w:jc w:val="left"/>
      </w:pPr>
      <w:r>
        <w:t xml:space="preserve">No método </w:t>
      </w:r>
      <w:proofErr w:type="spellStart"/>
      <w:proofErr w:type="gramStart"/>
      <w:r>
        <w:t>application</w:t>
      </w:r>
      <w:proofErr w:type="spellEnd"/>
      <w:r>
        <w:t>(</w:t>
      </w:r>
      <w:proofErr w:type="spellStart"/>
      <w:proofErr w:type="gramEnd"/>
      <w:r>
        <w:t>didFinishLaunchingWithOptions</w:t>
      </w:r>
      <w:proofErr w:type="spellEnd"/>
      <w:r>
        <w:t>:) insira as seguinte instruções:</w:t>
      </w:r>
    </w:p>
    <w:p w14:paraId="08173921" w14:textId="77777777" w:rsidR="00676CA0" w:rsidRPr="00062F1D" w:rsidRDefault="00676CA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color w:val="AA0D91"/>
          <w:sz w:val="18"/>
          <w:szCs w:val="18"/>
          <w:lang w:val="en-US"/>
        </w:rPr>
        <w:t>let</w:t>
      </w:r>
      <w:r w:rsidRPr="00062F1D">
        <w:rPr>
          <w:rFonts w:ascii="Menlo" w:hAnsi="Menlo" w:cs="Menlo"/>
          <w:sz w:val="18"/>
          <w:szCs w:val="18"/>
          <w:lang w:val="en-US"/>
        </w:rPr>
        <w:t xml:space="preserve"> </w:t>
      </w:r>
      <w:proofErr w:type="spellStart"/>
      <w:r w:rsidRPr="00062F1D">
        <w:rPr>
          <w:rFonts w:ascii="Menlo" w:hAnsi="Menlo" w:cs="Menlo"/>
          <w:sz w:val="18"/>
          <w:szCs w:val="18"/>
          <w:lang w:val="en-US"/>
        </w:rPr>
        <w:t>mainStoryboard</w:t>
      </w:r>
      <w:proofErr w:type="spellEnd"/>
      <w:r w:rsidRPr="00062F1D">
        <w:rPr>
          <w:rFonts w:ascii="Menlo" w:hAnsi="Menlo" w:cs="Menlo"/>
          <w:sz w:val="18"/>
          <w:szCs w:val="18"/>
          <w:lang w:val="en-US"/>
        </w:rPr>
        <w:t xml:space="preserve"> = </w:t>
      </w:r>
      <w:proofErr w:type="spellStart"/>
      <w:proofErr w:type="gramStart"/>
      <w:r w:rsidRPr="00062F1D">
        <w:rPr>
          <w:rFonts w:ascii="Menlo" w:hAnsi="Menlo" w:cs="Menlo"/>
          <w:color w:val="5C2699"/>
          <w:sz w:val="18"/>
          <w:szCs w:val="18"/>
          <w:lang w:val="en-US"/>
        </w:rPr>
        <w:t>UIStoryboard</w:t>
      </w:r>
      <w:proofErr w:type="spellEnd"/>
      <w:r w:rsidRPr="00062F1D">
        <w:rPr>
          <w:rFonts w:ascii="Menlo" w:hAnsi="Menlo" w:cs="Menlo"/>
          <w:sz w:val="18"/>
          <w:szCs w:val="18"/>
          <w:lang w:val="en-US"/>
        </w:rPr>
        <w:t>(</w:t>
      </w:r>
      <w:proofErr w:type="gramEnd"/>
      <w:r w:rsidRPr="00062F1D">
        <w:rPr>
          <w:rFonts w:ascii="Menlo" w:hAnsi="Menlo" w:cs="Menlo"/>
          <w:sz w:val="18"/>
          <w:szCs w:val="18"/>
          <w:lang w:val="en-US"/>
        </w:rPr>
        <w:t xml:space="preserve">name: </w:t>
      </w:r>
      <w:r w:rsidRPr="00062F1D">
        <w:rPr>
          <w:rFonts w:ascii="Menlo" w:hAnsi="Menlo" w:cs="Menlo"/>
          <w:color w:val="C41A16"/>
          <w:sz w:val="18"/>
          <w:szCs w:val="18"/>
          <w:lang w:val="en-US"/>
        </w:rPr>
        <w:t>"Main"</w:t>
      </w:r>
      <w:r w:rsidRPr="00062F1D">
        <w:rPr>
          <w:rFonts w:ascii="Menlo" w:hAnsi="Menlo" w:cs="Menlo"/>
          <w:sz w:val="18"/>
          <w:szCs w:val="18"/>
          <w:lang w:val="en-US"/>
        </w:rPr>
        <w:t xml:space="preserve">, bundle: </w:t>
      </w:r>
      <w:proofErr w:type="spellStart"/>
      <w:r w:rsidRPr="00062F1D">
        <w:rPr>
          <w:rFonts w:ascii="Menlo" w:hAnsi="Menlo" w:cs="Menlo"/>
          <w:color w:val="5C2699"/>
          <w:sz w:val="18"/>
          <w:szCs w:val="18"/>
          <w:lang w:val="en-US"/>
        </w:rPr>
        <w:t>Bundle</w:t>
      </w:r>
      <w:r w:rsidRPr="00062F1D">
        <w:rPr>
          <w:rFonts w:ascii="Menlo" w:hAnsi="Menlo" w:cs="Menlo"/>
          <w:sz w:val="18"/>
          <w:szCs w:val="18"/>
          <w:lang w:val="en-US"/>
        </w:rPr>
        <w:t>.</w:t>
      </w:r>
      <w:r w:rsidRPr="00062F1D">
        <w:rPr>
          <w:rFonts w:ascii="Menlo" w:hAnsi="Menlo" w:cs="Menlo"/>
          <w:color w:val="5C2699"/>
          <w:sz w:val="18"/>
          <w:szCs w:val="18"/>
          <w:lang w:val="en-US"/>
        </w:rPr>
        <w:t>main</w:t>
      </w:r>
      <w:proofErr w:type="spellEnd"/>
      <w:r w:rsidRPr="00062F1D">
        <w:rPr>
          <w:rFonts w:ascii="Menlo" w:hAnsi="Menlo" w:cs="Menlo"/>
          <w:sz w:val="18"/>
          <w:szCs w:val="18"/>
          <w:lang w:val="en-US"/>
        </w:rPr>
        <w:t>)</w:t>
      </w:r>
    </w:p>
    <w:p w14:paraId="7DF74EFF" w14:textId="77777777" w:rsidR="00676CA0" w:rsidRPr="00062F1D" w:rsidRDefault="00676CA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p>
    <w:p w14:paraId="139E8CB1" w14:textId="766DFF52" w:rsidR="00676CA0" w:rsidRPr="00062F1D" w:rsidRDefault="00676CA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color w:val="AA0D91"/>
          <w:sz w:val="18"/>
          <w:szCs w:val="18"/>
          <w:lang w:val="en-US"/>
        </w:rPr>
        <w:t>if</w:t>
      </w:r>
      <w:r w:rsidRPr="00062F1D">
        <w:rPr>
          <w:rFonts w:ascii="Menlo" w:hAnsi="Menlo" w:cs="Menlo"/>
          <w:sz w:val="18"/>
          <w:szCs w:val="18"/>
          <w:lang w:val="en-US"/>
        </w:rPr>
        <w:t xml:space="preserve"> </w:t>
      </w:r>
      <w:proofErr w:type="spellStart"/>
      <w:r w:rsidRPr="00062F1D">
        <w:rPr>
          <w:rFonts w:ascii="Menlo" w:hAnsi="Menlo" w:cs="Menlo"/>
          <w:color w:val="3F6E74"/>
          <w:sz w:val="18"/>
          <w:szCs w:val="18"/>
          <w:lang w:val="en-US"/>
        </w:rPr>
        <w:t>FIRAuth</w:t>
      </w:r>
      <w:r w:rsidRPr="00062F1D">
        <w:rPr>
          <w:rFonts w:ascii="Menlo" w:hAnsi="Menlo" w:cs="Menlo"/>
          <w:sz w:val="18"/>
          <w:szCs w:val="18"/>
          <w:lang w:val="en-US"/>
        </w:rPr>
        <w:t>.</w:t>
      </w:r>
      <w:r w:rsidRPr="00062F1D">
        <w:rPr>
          <w:rFonts w:ascii="Menlo" w:hAnsi="Menlo" w:cs="Menlo"/>
          <w:color w:val="26474B"/>
          <w:sz w:val="18"/>
          <w:szCs w:val="18"/>
          <w:lang w:val="en-US"/>
        </w:rPr>
        <w:t>auth</w:t>
      </w:r>
      <w:proofErr w:type="spellEnd"/>
      <w:r w:rsidRPr="00062F1D">
        <w:rPr>
          <w:rFonts w:ascii="Menlo" w:hAnsi="Menlo" w:cs="Menlo"/>
          <w:sz w:val="18"/>
          <w:szCs w:val="18"/>
          <w:lang w:val="en-US"/>
        </w:rPr>
        <w:t>(</w:t>
      </w:r>
      <w:proofErr w:type="gramStart"/>
      <w:r w:rsidRPr="00062F1D">
        <w:rPr>
          <w:rFonts w:ascii="Menlo" w:hAnsi="Menlo" w:cs="Menlo"/>
          <w:sz w:val="18"/>
          <w:szCs w:val="18"/>
          <w:lang w:val="en-US"/>
        </w:rPr>
        <w:t>)?.</w:t>
      </w:r>
      <w:proofErr w:type="spellStart"/>
      <w:proofErr w:type="gramEnd"/>
      <w:r w:rsidRPr="00062F1D">
        <w:rPr>
          <w:rFonts w:ascii="Menlo" w:hAnsi="Menlo" w:cs="Menlo"/>
          <w:color w:val="3F6E74"/>
          <w:sz w:val="18"/>
          <w:szCs w:val="18"/>
          <w:lang w:val="en-US"/>
        </w:rPr>
        <w:t>currentUser</w:t>
      </w:r>
      <w:proofErr w:type="spellEnd"/>
      <w:r w:rsidRPr="00062F1D">
        <w:rPr>
          <w:rFonts w:ascii="Menlo" w:hAnsi="Menlo" w:cs="Menlo"/>
          <w:sz w:val="18"/>
          <w:szCs w:val="18"/>
          <w:lang w:val="en-US"/>
        </w:rPr>
        <w:t xml:space="preserve"> == </w:t>
      </w:r>
      <w:r w:rsidRPr="00062F1D">
        <w:rPr>
          <w:rFonts w:ascii="Menlo" w:hAnsi="Menlo" w:cs="Menlo"/>
          <w:color w:val="AA0D91"/>
          <w:sz w:val="18"/>
          <w:szCs w:val="18"/>
          <w:lang w:val="en-US"/>
        </w:rPr>
        <w:t>nil</w:t>
      </w:r>
      <w:r w:rsidRPr="00062F1D">
        <w:rPr>
          <w:rFonts w:ascii="Menlo" w:hAnsi="Menlo" w:cs="Menlo"/>
          <w:sz w:val="18"/>
          <w:szCs w:val="18"/>
          <w:lang w:val="en-US"/>
        </w:rPr>
        <w:t xml:space="preserve"> {</w:t>
      </w:r>
    </w:p>
    <w:p w14:paraId="4488261C" w14:textId="24B84BFA" w:rsidR="00676CA0" w:rsidRPr="00062F1D" w:rsidRDefault="00676CA0" w:rsidP="00062F1D">
      <w:pPr>
        <w:widowControl w:val="0"/>
        <w:tabs>
          <w:tab w:val="left" w:pos="692"/>
        </w:tabs>
        <w:autoSpaceDE w:val="0"/>
        <w:autoSpaceDN w:val="0"/>
        <w:adjustRightInd w:val="0"/>
        <w:spacing w:after="0"/>
        <w:ind w:left="1134"/>
        <w:jc w:val="left"/>
        <w:rPr>
          <w:rFonts w:ascii="Menlo" w:hAnsi="Menlo" w:cs="Menlo"/>
          <w:sz w:val="18"/>
          <w:szCs w:val="18"/>
          <w:lang w:val="en-US"/>
        </w:rPr>
      </w:pPr>
      <w:r w:rsidRPr="00062F1D">
        <w:rPr>
          <w:rFonts w:ascii="Menlo" w:hAnsi="Menlo" w:cs="Menlo"/>
          <w:sz w:val="18"/>
          <w:szCs w:val="18"/>
          <w:lang w:val="en-US"/>
        </w:rPr>
        <w:t xml:space="preserve">    </w:t>
      </w:r>
      <w:proofErr w:type="gramStart"/>
      <w:r w:rsidRPr="00062F1D">
        <w:rPr>
          <w:rFonts w:ascii="Menlo" w:hAnsi="Menlo" w:cs="Menlo"/>
          <w:color w:val="3F6E74"/>
          <w:sz w:val="18"/>
          <w:szCs w:val="18"/>
          <w:lang w:val="en-US"/>
        </w:rPr>
        <w:t>window</w:t>
      </w:r>
      <w:r w:rsidRPr="00062F1D">
        <w:rPr>
          <w:rFonts w:ascii="Menlo" w:hAnsi="Menlo" w:cs="Menlo"/>
          <w:sz w:val="18"/>
          <w:szCs w:val="18"/>
          <w:lang w:val="en-US"/>
        </w:rPr>
        <w:t>?.</w:t>
      </w:r>
      <w:proofErr w:type="spellStart"/>
      <w:proofErr w:type="gramEnd"/>
      <w:r w:rsidRPr="00062F1D">
        <w:rPr>
          <w:rFonts w:ascii="Menlo" w:hAnsi="Menlo" w:cs="Menlo"/>
          <w:color w:val="5C2699"/>
          <w:sz w:val="18"/>
          <w:szCs w:val="18"/>
          <w:lang w:val="en-US"/>
        </w:rPr>
        <w:t>rootViewController</w:t>
      </w:r>
      <w:proofErr w:type="spellEnd"/>
      <w:r w:rsidRPr="00062F1D">
        <w:rPr>
          <w:rFonts w:ascii="Menlo" w:hAnsi="Menlo" w:cs="Menlo"/>
          <w:sz w:val="18"/>
          <w:szCs w:val="18"/>
          <w:lang w:val="en-US"/>
        </w:rPr>
        <w:t xml:space="preserve"> = </w:t>
      </w:r>
      <w:proofErr w:type="spellStart"/>
      <w:r w:rsidRPr="00062F1D">
        <w:rPr>
          <w:rFonts w:ascii="Menlo" w:hAnsi="Menlo" w:cs="Menlo"/>
          <w:sz w:val="18"/>
          <w:szCs w:val="18"/>
          <w:lang w:val="en-US"/>
        </w:rPr>
        <w:t>mainStoryboard.</w:t>
      </w:r>
      <w:r w:rsidRPr="00062F1D">
        <w:rPr>
          <w:rFonts w:ascii="Menlo" w:hAnsi="Menlo" w:cs="Menlo"/>
          <w:color w:val="2E0D6E"/>
          <w:sz w:val="18"/>
          <w:szCs w:val="18"/>
          <w:lang w:val="en-US"/>
        </w:rPr>
        <w:t>instantiateViewController</w:t>
      </w:r>
      <w:proofErr w:type="spellEnd"/>
      <w:r w:rsidRPr="00062F1D">
        <w:rPr>
          <w:rFonts w:ascii="Menlo" w:hAnsi="Menlo" w:cs="Menlo"/>
          <w:sz w:val="18"/>
          <w:szCs w:val="18"/>
          <w:lang w:val="en-US"/>
        </w:rPr>
        <w:t>(</w:t>
      </w:r>
      <w:proofErr w:type="spellStart"/>
      <w:r w:rsidRPr="00062F1D">
        <w:rPr>
          <w:rFonts w:ascii="Menlo" w:hAnsi="Menlo" w:cs="Menlo"/>
          <w:sz w:val="18"/>
          <w:szCs w:val="18"/>
          <w:lang w:val="en-US"/>
        </w:rPr>
        <w:t>withIdentifier</w:t>
      </w:r>
      <w:proofErr w:type="spellEnd"/>
      <w:r w:rsidRPr="00062F1D">
        <w:rPr>
          <w:rFonts w:ascii="Menlo" w:hAnsi="Menlo" w:cs="Menlo"/>
          <w:sz w:val="18"/>
          <w:szCs w:val="18"/>
          <w:lang w:val="en-US"/>
        </w:rPr>
        <w:t xml:space="preserve">: </w:t>
      </w:r>
      <w:r w:rsidRPr="00062F1D">
        <w:rPr>
          <w:rFonts w:ascii="Menlo" w:hAnsi="Menlo" w:cs="Menlo"/>
          <w:color w:val="C41A16"/>
          <w:sz w:val="18"/>
          <w:szCs w:val="18"/>
          <w:lang w:val="en-US"/>
        </w:rPr>
        <w:t>"</w:t>
      </w:r>
      <w:proofErr w:type="spellStart"/>
      <w:r w:rsidRPr="00062F1D">
        <w:rPr>
          <w:rFonts w:ascii="Menlo" w:hAnsi="Menlo" w:cs="Menlo"/>
          <w:color w:val="C41A16"/>
          <w:sz w:val="18"/>
          <w:szCs w:val="18"/>
          <w:lang w:val="en-US"/>
        </w:rPr>
        <w:t>LoginViewController</w:t>
      </w:r>
      <w:proofErr w:type="spellEnd"/>
      <w:r w:rsidRPr="00062F1D">
        <w:rPr>
          <w:rFonts w:ascii="Menlo" w:hAnsi="Menlo" w:cs="Menlo"/>
          <w:color w:val="C41A16"/>
          <w:sz w:val="18"/>
          <w:szCs w:val="18"/>
          <w:lang w:val="en-US"/>
        </w:rPr>
        <w:t>"</w:t>
      </w:r>
      <w:r w:rsidRPr="00062F1D">
        <w:rPr>
          <w:rFonts w:ascii="Menlo" w:hAnsi="Menlo" w:cs="Menlo"/>
          <w:sz w:val="18"/>
          <w:szCs w:val="18"/>
          <w:lang w:val="en-US"/>
        </w:rPr>
        <w:t>)</w:t>
      </w:r>
    </w:p>
    <w:p w14:paraId="5097BCD1" w14:textId="49CAC51E" w:rsidR="00676CA0" w:rsidRPr="00062F1D" w:rsidRDefault="00676CA0" w:rsidP="00062F1D">
      <w:pPr>
        <w:ind w:left="1134" w:firstLine="360"/>
        <w:jc w:val="left"/>
        <w:rPr>
          <w:sz w:val="18"/>
          <w:szCs w:val="18"/>
        </w:rPr>
      </w:pPr>
      <w:r w:rsidRPr="00062F1D">
        <w:rPr>
          <w:rFonts w:ascii="Menlo" w:hAnsi="Menlo" w:cs="Menlo"/>
          <w:sz w:val="18"/>
          <w:szCs w:val="18"/>
        </w:rPr>
        <w:t>}</w:t>
      </w:r>
    </w:p>
    <w:p w14:paraId="58FB28EE" w14:textId="365E094E" w:rsidR="00676CA0" w:rsidRPr="00062F1D" w:rsidRDefault="00676CA0" w:rsidP="00062F1D">
      <w:pPr>
        <w:pStyle w:val="PargrafodaLista"/>
        <w:numPr>
          <w:ilvl w:val="0"/>
          <w:numId w:val="56"/>
        </w:numPr>
        <w:jc w:val="left"/>
        <w:rPr>
          <w:lang w:val="en-US"/>
          <w:rPrChange w:id="984" w:author="Carneiro Pinto da Silva, Fernando" w:date="2017-01-30T11:51:00Z">
            <w:rPr/>
          </w:rPrChange>
        </w:rPr>
      </w:pPr>
      <w:r w:rsidRPr="00062F1D">
        <w:rPr>
          <w:lang w:val="en-US"/>
          <w:rPrChange w:id="985" w:author="Carneiro Pinto da Silva, Fernando" w:date="2017-01-30T11:51:00Z">
            <w:rPr/>
          </w:rPrChange>
        </w:rPr>
        <w:t xml:space="preserve">No Storyboard Main, configure a </w:t>
      </w:r>
      <w:proofErr w:type="spellStart"/>
      <w:r w:rsidRPr="00062F1D">
        <w:rPr>
          <w:lang w:val="en-US"/>
          <w:rPrChange w:id="986" w:author="Carneiro Pinto da Silva, Fernando" w:date="2017-01-30T11:51:00Z">
            <w:rPr/>
          </w:rPrChange>
        </w:rPr>
        <w:t>MainViewController</w:t>
      </w:r>
      <w:proofErr w:type="spellEnd"/>
      <w:r w:rsidRPr="00062F1D">
        <w:rPr>
          <w:lang w:val="en-US"/>
          <w:rPrChange w:id="987" w:author="Carneiro Pinto da Silva, Fernando" w:date="2017-01-30T11:51:00Z">
            <w:rPr/>
          </w:rPrChange>
        </w:rPr>
        <w:t xml:space="preserve"> </w:t>
      </w:r>
      <w:proofErr w:type="spellStart"/>
      <w:r w:rsidRPr="00062F1D">
        <w:rPr>
          <w:lang w:val="en-US"/>
          <w:rPrChange w:id="988" w:author="Carneiro Pinto da Silva, Fernando" w:date="2017-01-30T11:51:00Z">
            <w:rPr/>
          </w:rPrChange>
        </w:rPr>
        <w:t>como</w:t>
      </w:r>
      <w:proofErr w:type="spellEnd"/>
      <w:r w:rsidRPr="00062F1D">
        <w:rPr>
          <w:lang w:val="en-US"/>
          <w:rPrChange w:id="989" w:author="Carneiro Pinto da Silva, Fernando" w:date="2017-01-30T11:51:00Z">
            <w:rPr/>
          </w:rPrChange>
        </w:rPr>
        <w:t xml:space="preserve"> Initial View Controller.</w:t>
      </w:r>
    </w:p>
    <w:p w14:paraId="589B8A4E" w14:textId="77777777" w:rsidR="00676CA0" w:rsidRDefault="00676CA0" w:rsidP="00062F1D">
      <w:pPr>
        <w:jc w:val="left"/>
      </w:pPr>
      <w:r>
        <w:t>É só isto que precisamos. O que este trecho faz é:</w:t>
      </w:r>
    </w:p>
    <w:p w14:paraId="5A4DB6BC" w14:textId="77777777" w:rsidR="00676CA0" w:rsidRDefault="00676CA0" w:rsidP="00062F1D">
      <w:pPr>
        <w:pStyle w:val="PargrafodaLista"/>
        <w:numPr>
          <w:ilvl w:val="0"/>
          <w:numId w:val="57"/>
        </w:numPr>
        <w:jc w:val="left"/>
      </w:pPr>
      <w:r>
        <w:t xml:space="preserve">Obter a referência do </w:t>
      </w:r>
      <w:proofErr w:type="spellStart"/>
      <w:r>
        <w:t>Storyboard</w:t>
      </w:r>
      <w:proofErr w:type="spellEnd"/>
      <w:r>
        <w:t xml:space="preserve"> Main</w:t>
      </w:r>
    </w:p>
    <w:p w14:paraId="24C4C1D7" w14:textId="774A3510" w:rsidR="00676CA0" w:rsidRDefault="00676CA0" w:rsidP="00062F1D">
      <w:pPr>
        <w:pStyle w:val="PargrafodaLista"/>
        <w:numPr>
          <w:ilvl w:val="0"/>
          <w:numId w:val="57"/>
        </w:numPr>
        <w:jc w:val="left"/>
      </w:pPr>
      <w:r>
        <w:t xml:space="preserve">Verificar não existe um usuário autenticado através do SDK do </w:t>
      </w:r>
      <w:proofErr w:type="spellStart"/>
      <w:r>
        <w:t>Firebase</w:t>
      </w:r>
      <w:proofErr w:type="spellEnd"/>
    </w:p>
    <w:p w14:paraId="3D6EB84B" w14:textId="71DD7C6C" w:rsidR="00D72E00" w:rsidRPr="00FE4210" w:rsidRDefault="00676CA0" w:rsidP="00062F1D">
      <w:pPr>
        <w:pStyle w:val="PargrafodaLista"/>
        <w:numPr>
          <w:ilvl w:val="0"/>
          <w:numId w:val="57"/>
        </w:numPr>
        <w:jc w:val="left"/>
      </w:pPr>
      <w:r>
        <w:lastRenderedPageBreak/>
        <w:t xml:space="preserve">Se sim, pulamos para a tela com </w:t>
      </w:r>
      <w:proofErr w:type="spellStart"/>
      <w:r>
        <w:t>Intentifier</w:t>
      </w:r>
      <w:proofErr w:type="spellEnd"/>
      <w:r>
        <w:t xml:space="preserve"> “</w:t>
      </w:r>
      <w:proofErr w:type="spellStart"/>
      <w:r>
        <w:t>LoginViewController</w:t>
      </w:r>
      <w:proofErr w:type="spellEnd"/>
      <w:r>
        <w:t xml:space="preserve">” que é a nossa cena de </w:t>
      </w:r>
      <w:proofErr w:type="spellStart"/>
      <w:r>
        <w:t>login</w:t>
      </w:r>
      <w:proofErr w:type="spellEnd"/>
      <w:r>
        <w:t>. Se não deixamos o fluxo normal da aplicação.</w:t>
      </w:r>
      <w:r w:rsidR="00D72E00">
        <w:br/>
      </w:r>
    </w:p>
    <w:p w14:paraId="3DEE0C5A" w14:textId="1A9C411A" w:rsidR="00FE4210" w:rsidRDefault="00322140" w:rsidP="00D05946">
      <w:pPr>
        <w:pStyle w:val="Ttulo2"/>
        <w:rPr>
          <w:ins w:id="990" w:author="Willian" w:date="2017-02-04T14:41:00Z"/>
        </w:rPr>
        <w:pPrChange w:id="991" w:author="Willian" w:date="2017-02-04T14:41:00Z">
          <w:pPr/>
        </w:pPrChange>
      </w:pPr>
      <w:commentRangeStart w:id="992"/>
      <w:commentRangeStart w:id="993"/>
      <w:ins w:id="994" w:author="Carneiro Pinto da Silva, Fernando" w:date="2017-01-30T17:04:00Z">
        <w:r>
          <w:t>Resumo</w:t>
        </w:r>
        <w:commentRangeEnd w:id="992"/>
        <w:r>
          <w:rPr>
            <w:rStyle w:val="Refdecomentrio"/>
          </w:rPr>
          <w:commentReference w:id="992"/>
        </w:r>
      </w:ins>
      <w:commentRangeEnd w:id="993"/>
      <w:r w:rsidR="00436949">
        <w:rPr>
          <w:rStyle w:val="Refdecomentrio"/>
          <w:color w:val="000000"/>
        </w:rPr>
        <w:commentReference w:id="993"/>
      </w:r>
    </w:p>
    <w:p w14:paraId="23DEAA8F" w14:textId="398C8A35" w:rsidR="00D05946" w:rsidRPr="00FE4210" w:rsidRDefault="00D05946" w:rsidP="00062F1D">
      <w:ins w:id="995" w:author="Willian" w:date="2017-02-04T14:41:00Z">
        <w:r>
          <w:t xml:space="preserve">Esta aula </w:t>
        </w:r>
      </w:ins>
      <w:ins w:id="996" w:author="Willian" w:date="2017-02-04T14:42:00Z">
        <w:r>
          <w:t xml:space="preserve">aprendemos a criar uma funcionalidade presente na maioria dos aplicativos: o </w:t>
        </w:r>
        <w:proofErr w:type="spellStart"/>
        <w:r>
          <w:t>login</w:t>
        </w:r>
        <w:proofErr w:type="spellEnd"/>
        <w:r>
          <w:t xml:space="preserve">. Utilizando recursos prontos do </w:t>
        </w:r>
        <w:proofErr w:type="spellStart"/>
        <w:r>
          <w:t>Firebase</w:t>
        </w:r>
        <w:proofErr w:type="spellEnd"/>
        <w:r>
          <w:t xml:space="preserve"> </w:t>
        </w:r>
        <w:proofErr w:type="spellStart"/>
        <w:r>
          <w:t>Authentication</w:t>
        </w:r>
        <w:proofErr w:type="spellEnd"/>
        <w:r>
          <w:t xml:space="preserve">, esta tarefa se tornou mais fácil do que geralmente seria sem ele. Utilizar </w:t>
        </w:r>
        <w:proofErr w:type="spellStart"/>
        <w:r>
          <w:t>login</w:t>
        </w:r>
        <w:proofErr w:type="spellEnd"/>
        <w:r>
          <w:t xml:space="preserve"> via redes sociais </w:t>
        </w:r>
      </w:ins>
      <w:ins w:id="997" w:author="Willian" w:date="2017-02-04T14:43:00Z">
        <w:r>
          <w:t xml:space="preserve">é </w:t>
        </w:r>
        <w:proofErr w:type="gramStart"/>
        <w:r>
          <w:t>importante</w:t>
        </w:r>
        <w:proofErr w:type="gramEnd"/>
        <w:r>
          <w:t xml:space="preserve"> mas muitos ainda utilizam </w:t>
        </w:r>
        <w:proofErr w:type="spellStart"/>
        <w:r>
          <w:t>login</w:t>
        </w:r>
        <w:proofErr w:type="spellEnd"/>
        <w:r>
          <w:t xml:space="preserve"> via e-mail, por questão de privacidade. A Apple também encoraja que seus aplicativos tenha</w:t>
        </w:r>
      </w:ins>
      <w:ins w:id="998" w:author="Willian" w:date="2017-02-04T14:45:00Z">
        <w:r>
          <w:t>m</w:t>
        </w:r>
      </w:ins>
      <w:ins w:id="999" w:author="Willian" w:date="2017-02-04T14:43:00Z">
        <w:r>
          <w:t xml:space="preserve"> </w:t>
        </w:r>
        <w:proofErr w:type="spellStart"/>
        <w:r>
          <w:t>login</w:t>
        </w:r>
        <w:proofErr w:type="spellEnd"/>
        <w:r>
          <w:t xml:space="preserve"> via e-mail por quest</w:t>
        </w:r>
      </w:ins>
      <w:ins w:id="1000" w:author="Willian" w:date="2017-02-04T14:44:00Z">
        <w:r>
          <w:t xml:space="preserve">ão de acessibilidade. Existem países que seu </w:t>
        </w:r>
        <w:proofErr w:type="spellStart"/>
        <w:r>
          <w:t>app</w:t>
        </w:r>
        <w:proofErr w:type="spellEnd"/>
        <w:r>
          <w:t xml:space="preserve"> pode ser lançado que não tem acesso livre ao Google ou </w:t>
        </w:r>
        <w:proofErr w:type="spellStart"/>
        <w:r>
          <w:t>Facebook</w:t>
        </w:r>
        <w:proofErr w:type="spellEnd"/>
        <w:r>
          <w:t xml:space="preserve">, por exemplo, e o </w:t>
        </w:r>
        <w:proofErr w:type="spellStart"/>
        <w:r>
          <w:t>login</w:t>
        </w:r>
        <w:proofErr w:type="spellEnd"/>
        <w:r>
          <w:t xml:space="preserve"> por e-mail se torna importante neste momento</w:t>
        </w:r>
      </w:ins>
      <w:ins w:id="1001" w:author="Willian" w:date="2017-02-04T14:45:00Z">
        <w:r>
          <w:t xml:space="preserve">. Nesta aula aprendemos a utilizar o SDK do </w:t>
        </w:r>
        <w:proofErr w:type="spellStart"/>
        <w:r>
          <w:t>Firebase</w:t>
        </w:r>
        <w:proofErr w:type="spellEnd"/>
        <w:r>
          <w:t xml:space="preserve"> </w:t>
        </w:r>
        <w:proofErr w:type="spellStart"/>
        <w:r>
          <w:t>Auth</w:t>
        </w:r>
        <w:proofErr w:type="spellEnd"/>
        <w:r>
          <w:t xml:space="preserve"> para criar um sistema de </w:t>
        </w:r>
        <w:proofErr w:type="spellStart"/>
        <w:r>
          <w:t>login</w:t>
        </w:r>
        <w:proofErr w:type="spellEnd"/>
        <w:r>
          <w:t xml:space="preserve"> básico no nosso </w:t>
        </w:r>
        <w:proofErr w:type="spellStart"/>
        <w:r>
          <w:t>app</w:t>
        </w:r>
        <w:proofErr w:type="spellEnd"/>
        <w:r>
          <w:t xml:space="preserve">. Além disso aprendemos a configurar o </w:t>
        </w:r>
        <w:proofErr w:type="spellStart"/>
        <w:r>
          <w:t>Firebase</w:t>
        </w:r>
        <w:proofErr w:type="spellEnd"/>
        <w:r>
          <w:t xml:space="preserve"> para tal feito.</w:t>
        </w:r>
      </w:ins>
    </w:p>
    <w:p w14:paraId="3EB9AC8F" w14:textId="77777777" w:rsidR="00105795" w:rsidRDefault="00105795" w:rsidP="00062F1D"/>
    <w:p w14:paraId="10C268EC" w14:textId="77777777" w:rsidR="001462DB" w:rsidRPr="00A66496" w:rsidRDefault="001462DB" w:rsidP="00062F1D">
      <w:pPr>
        <w:rPr>
          <w:lang w:val="en-US"/>
        </w:rPr>
      </w:pPr>
    </w:p>
    <w:sectPr w:rsidR="001462DB" w:rsidRPr="00A6649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Willian" w:date="2017-02-03T23:01:00Z" w:initials="WFSP">
    <w:p w14:paraId="098C60C8" w14:textId="2B43082B" w:rsidR="007D03B1" w:rsidRDefault="007D03B1">
      <w:pPr>
        <w:pStyle w:val="Textodecomentrio"/>
      </w:pPr>
      <w:r>
        <w:rPr>
          <w:rStyle w:val="Refdecomentrio"/>
        </w:rPr>
        <w:annotationRef/>
      </w:r>
      <w:r>
        <w:t>Novo texto</w:t>
      </w:r>
    </w:p>
  </w:comment>
  <w:comment w:id="38" w:author="Carneiro Pinto da Silva, Fernando" w:date="2017-01-30T17:09:00Z" w:initials="CPdSF">
    <w:p w14:paraId="5B79EA60" w14:textId="3EB74A4E" w:rsidR="007D03B1" w:rsidRDefault="007D03B1">
      <w:pPr>
        <w:pStyle w:val="Textodecomentrio"/>
      </w:pPr>
      <w:r>
        <w:rPr>
          <w:rStyle w:val="Refdecomentrio"/>
        </w:rPr>
        <w:annotationRef/>
      </w:r>
      <w:r>
        <w:t>Texto copiado do site. Ajustar.</w:t>
      </w:r>
    </w:p>
  </w:comment>
  <w:comment w:id="42" w:author="Carneiro Pinto da Silva, Fernando" w:date="2017-01-30T14:57:00Z" w:initials="CPdSF">
    <w:p w14:paraId="3DF1B991" w14:textId="77777777" w:rsidR="007D03B1" w:rsidRDefault="007D03B1">
      <w:pPr>
        <w:pStyle w:val="Textodecomentrio"/>
      </w:pPr>
      <w:r>
        <w:rPr>
          <w:rStyle w:val="Refdecomentrio"/>
        </w:rPr>
        <w:annotationRef/>
      </w:r>
      <w:r>
        <w:t>O parágrafo anterior diz que no site temos tais premissas, porém todas elas estão com o texto idênticos ao do site.</w:t>
      </w:r>
    </w:p>
    <w:p w14:paraId="7BC66404" w14:textId="3DF452BD" w:rsidR="007D03B1" w:rsidRDefault="007D03B1" w:rsidP="00395532">
      <w:pPr>
        <w:pStyle w:val="Textodecomentrio"/>
      </w:pPr>
      <w:r>
        <w:t xml:space="preserve">Peço sejam utilizadas as palavras do autor para falar um pouquinho sobre cada tópico. </w:t>
      </w:r>
    </w:p>
  </w:comment>
  <w:comment w:id="43" w:author="Willian" w:date="2017-02-03T23:23:00Z" w:initials="WFSP">
    <w:p w14:paraId="511E50AF" w14:textId="4066990A" w:rsidR="007D03B1" w:rsidRDefault="007D03B1">
      <w:pPr>
        <w:pStyle w:val="Textodecomentrio"/>
      </w:pPr>
      <w:r>
        <w:rPr>
          <w:rStyle w:val="Refdecomentrio"/>
        </w:rPr>
        <w:annotationRef/>
      </w:r>
      <w:r>
        <w:t>Ok. Texto alterado</w:t>
      </w:r>
    </w:p>
  </w:comment>
  <w:comment w:id="91" w:author="Willian" w:date="2017-02-03T23:47:00Z" w:initials="WFSP">
    <w:p w14:paraId="0F258523" w14:textId="39BDFCFD" w:rsidR="007D03B1" w:rsidRDefault="007D03B1">
      <w:pPr>
        <w:pStyle w:val="Textodecomentrio"/>
      </w:pPr>
      <w:r>
        <w:rPr>
          <w:rStyle w:val="Refdecomentrio"/>
        </w:rPr>
        <w:annotationRef/>
      </w:r>
      <w:r>
        <w:t>Novo texto</w:t>
      </w:r>
    </w:p>
  </w:comment>
  <w:comment w:id="118" w:author="Carneiro Pinto da Silva, Fernando" w:date="2017-01-30T15:10:00Z" w:initials="CPdSF">
    <w:p w14:paraId="46DBFCB1" w14:textId="77777777" w:rsidR="007D03B1" w:rsidRDefault="007D03B1" w:rsidP="00395532">
      <w:pPr>
        <w:pStyle w:val="Textodecomentrio"/>
      </w:pPr>
      <w:r>
        <w:rPr>
          <w:rStyle w:val="Refdecomentrio"/>
        </w:rPr>
        <w:annotationRef/>
      </w:r>
      <w:r>
        <w:t>Texto copiado do site:</w:t>
      </w:r>
    </w:p>
    <w:p w14:paraId="257CBE0B" w14:textId="0079DE82" w:rsidR="007D03B1" w:rsidRDefault="007D03B1" w:rsidP="00395532">
      <w:pPr>
        <w:pStyle w:val="Textodecomentrio"/>
      </w:pPr>
      <w:r>
        <w:t>https://firebase.google.com/docs/database/?hl=pt-br</w:t>
      </w:r>
    </w:p>
  </w:comment>
  <w:comment w:id="119" w:author="Willian" w:date="2017-02-04T13:49:00Z" w:initials="WFSP">
    <w:p w14:paraId="00E6D404" w14:textId="33B48724" w:rsidR="005830F6" w:rsidRDefault="005830F6">
      <w:pPr>
        <w:pStyle w:val="Textodecomentrio"/>
      </w:pPr>
      <w:r>
        <w:rPr>
          <w:rStyle w:val="Refdecomentrio"/>
        </w:rPr>
        <w:annotationRef/>
      </w:r>
      <w:r>
        <w:t>Ok. Texto alterado</w:t>
      </w:r>
    </w:p>
  </w:comment>
  <w:comment w:id="167" w:author="Carneiro Pinto da Silva, Fernando" w:date="2017-01-30T15:50:00Z" w:initials="CPdSF">
    <w:p w14:paraId="6E14197D" w14:textId="677AE7EC" w:rsidR="007D03B1" w:rsidRDefault="007D03B1">
      <w:pPr>
        <w:pStyle w:val="Textodecomentrio"/>
      </w:pPr>
      <w:r>
        <w:rPr>
          <w:rStyle w:val="Refdecomentrio"/>
        </w:rPr>
        <w:annotationRef/>
      </w:r>
      <w:r>
        <w:t>Texto copiado do site. Ajustar.</w:t>
      </w:r>
    </w:p>
  </w:comment>
  <w:comment w:id="173" w:author="Carneiro Pinto da Silva, Fernando" w:date="2017-01-30T15:48:00Z" w:initials="CPdSF">
    <w:p w14:paraId="4CA6AA8A" w14:textId="789DE870" w:rsidR="007D03B1" w:rsidRDefault="007D03B1">
      <w:pPr>
        <w:pStyle w:val="Textodecomentrio"/>
      </w:pPr>
      <w:r>
        <w:rPr>
          <w:rStyle w:val="Refdecomentrio"/>
        </w:rPr>
        <w:annotationRef/>
      </w:r>
      <w:r>
        <w:rPr>
          <w:rStyle w:val="Refdecomentrio"/>
        </w:rPr>
        <w:annotationRef/>
      </w:r>
      <w:r>
        <w:t>Texto copiado do site. Ajustar.</w:t>
      </w:r>
    </w:p>
  </w:comment>
  <w:comment w:id="180" w:author="Carneiro Pinto da Silva, Fernando" w:date="2017-01-30T15:49:00Z" w:initials="CPdSF">
    <w:p w14:paraId="6888DC5B" w14:textId="3B381D70" w:rsidR="007D03B1" w:rsidRDefault="007D03B1">
      <w:pPr>
        <w:pStyle w:val="Textodecomentrio"/>
      </w:pPr>
      <w:r>
        <w:rPr>
          <w:rStyle w:val="Refdecomentrio"/>
        </w:rPr>
        <w:annotationRef/>
      </w:r>
      <w:r>
        <w:rPr>
          <w:rStyle w:val="Refdecomentrio"/>
        </w:rPr>
        <w:annotationRef/>
      </w:r>
      <w:r>
        <w:t>Texto copiado do site. Ajustar.</w:t>
      </w:r>
    </w:p>
  </w:comment>
  <w:comment w:id="184" w:author="Carneiro Pinto da Silva, Fernando" w:date="2017-01-30T15:49:00Z" w:initials="CPdSF">
    <w:p w14:paraId="0651531A" w14:textId="233DC0B0" w:rsidR="007D03B1" w:rsidRDefault="007D03B1">
      <w:pPr>
        <w:pStyle w:val="Textodecomentrio"/>
      </w:pPr>
      <w:r>
        <w:rPr>
          <w:rStyle w:val="Refdecomentrio"/>
        </w:rPr>
        <w:annotationRef/>
      </w:r>
      <w:r>
        <w:rPr>
          <w:rStyle w:val="Refdecomentrio"/>
        </w:rPr>
        <w:annotationRef/>
      </w:r>
      <w:r>
        <w:t>Texto copiado do site. Ajustar.</w:t>
      </w:r>
    </w:p>
  </w:comment>
  <w:comment w:id="168" w:author="Willian" w:date="2017-02-04T13:59:00Z" w:initials="WFSP">
    <w:p w14:paraId="3668D6AE" w14:textId="06F40BCE" w:rsidR="00BA7EF7" w:rsidRDefault="00BA7EF7">
      <w:pPr>
        <w:pStyle w:val="Textodecomentrio"/>
      </w:pPr>
      <w:r>
        <w:rPr>
          <w:rStyle w:val="Refdecomentrio"/>
        </w:rPr>
        <w:annotationRef/>
      </w:r>
      <w:r>
        <w:t>Texto alterado</w:t>
      </w:r>
    </w:p>
  </w:comment>
  <w:comment w:id="206" w:author="Carneiro Pinto da Silva, Fernando" w:date="2017-01-30T15:49:00Z" w:initials="CPdSF">
    <w:p w14:paraId="738316BF" w14:textId="549AD4B1" w:rsidR="007D03B1" w:rsidRDefault="007D03B1">
      <w:pPr>
        <w:pStyle w:val="Textodecomentrio"/>
      </w:pPr>
      <w:r>
        <w:rPr>
          <w:rStyle w:val="Refdecomentrio"/>
        </w:rPr>
        <w:annotationRef/>
      </w:r>
      <w:r>
        <w:rPr>
          <w:rStyle w:val="Refdecomentrio"/>
        </w:rPr>
        <w:annotationRef/>
      </w:r>
      <w:r>
        <w:t>Texto copiado do site. Ajustar.</w:t>
      </w:r>
    </w:p>
  </w:comment>
  <w:comment w:id="191" w:author="Willian" w:date="2017-02-04T14:07:00Z" w:initials="WFSP">
    <w:p w14:paraId="70280AF1" w14:textId="568C55A0" w:rsidR="00FB7EB1" w:rsidRDefault="00FB7EB1">
      <w:pPr>
        <w:pStyle w:val="Textodecomentrio"/>
      </w:pPr>
      <w:r>
        <w:rPr>
          <w:rStyle w:val="Refdecomentrio"/>
        </w:rPr>
        <w:annotationRef/>
      </w:r>
      <w:r>
        <w:t>Texto alterado</w:t>
      </w:r>
    </w:p>
  </w:comment>
  <w:comment w:id="217" w:author="Carneiro Pinto da Silva, Fernando" w:date="2017-01-30T15:58:00Z" w:initials="CPdSF">
    <w:p w14:paraId="0F511CB7" w14:textId="200B6CBB" w:rsidR="007D03B1" w:rsidRDefault="007D03B1">
      <w:pPr>
        <w:pStyle w:val="Textodecomentrio"/>
      </w:pPr>
      <w:r>
        <w:rPr>
          <w:rStyle w:val="Refdecomentrio"/>
        </w:rPr>
        <w:annotationRef/>
      </w:r>
      <w:r>
        <w:t>Inserir legenda.</w:t>
      </w:r>
    </w:p>
  </w:comment>
  <w:comment w:id="218" w:author="Willian" w:date="2017-02-04T14:52:00Z" w:initials="WFSP">
    <w:p w14:paraId="3EBEBBB3" w14:textId="5704EB9A" w:rsidR="000E36CE" w:rsidRDefault="000E36CE">
      <w:pPr>
        <w:pStyle w:val="Textodecomentrio"/>
      </w:pPr>
      <w:r>
        <w:rPr>
          <w:rStyle w:val="Refdecomentrio"/>
        </w:rPr>
        <w:annotationRef/>
      </w:r>
      <w:r>
        <w:t>Ok</w:t>
      </w:r>
    </w:p>
  </w:comment>
  <w:comment w:id="226" w:author="Carneiro Pinto da Silva, Fernando" w:date="2017-01-30T15:59:00Z" w:initials="CPdSF">
    <w:p w14:paraId="17A0C04E" w14:textId="18B1FCE6" w:rsidR="007D03B1" w:rsidRDefault="007D03B1">
      <w:pPr>
        <w:pStyle w:val="Textodecomentrio"/>
      </w:pPr>
      <w:r>
        <w:rPr>
          <w:rStyle w:val="Refdecomentrio"/>
        </w:rPr>
        <w:annotationRef/>
      </w:r>
      <w:r>
        <w:rPr>
          <w:rStyle w:val="Refdecomentrio"/>
        </w:rPr>
        <w:annotationRef/>
      </w:r>
      <w:r>
        <w:t>Inserir legenda.</w:t>
      </w:r>
    </w:p>
  </w:comment>
  <w:comment w:id="227" w:author="Willian" w:date="2017-02-04T14:53:00Z" w:initials="WFSP">
    <w:p w14:paraId="52E91553" w14:textId="0EF12A79" w:rsidR="000E36CE" w:rsidRDefault="000E36CE">
      <w:pPr>
        <w:pStyle w:val="Textodecomentrio"/>
      </w:pPr>
      <w:r>
        <w:rPr>
          <w:rStyle w:val="Refdecomentrio"/>
        </w:rPr>
        <w:annotationRef/>
      </w:r>
      <w:proofErr w:type="gramStart"/>
      <w:r>
        <w:t>ok</w:t>
      </w:r>
      <w:proofErr w:type="gramEnd"/>
    </w:p>
  </w:comment>
  <w:comment w:id="235" w:author="Carneiro Pinto da Silva, Fernando" w:date="2017-01-30T15:59:00Z" w:initials="CPdSF">
    <w:p w14:paraId="737823E9" w14:textId="64CDB46F" w:rsidR="007D03B1" w:rsidRDefault="007D03B1">
      <w:pPr>
        <w:pStyle w:val="Textodecomentrio"/>
      </w:pPr>
      <w:r>
        <w:rPr>
          <w:rStyle w:val="Refdecomentrio"/>
        </w:rPr>
        <w:annotationRef/>
      </w:r>
      <w:r>
        <w:rPr>
          <w:rStyle w:val="Refdecomentrio"/>
        </w:rPr>
        <w:annotationRef/>
      </w:r>
      <w:r>
        <w:t>Inserir legenda.</w:t>
      </w:r>
    </w:p>
  </w:comment>
  <w:comment w:id="236" w:author="Willian" w:date="2017-02-04T14:53:00Z" w:initials="WFSP">
    <w:p w14:paraId="54F710C3" w14:textId="487915C2" w:rsidR="000E36CE" w:rsidRDefault="000E36CE">
      <w:pPr>
        <w:pStyle w:val="Textodecomentrio"/>
      </w:pPr>
      <w:r>
        <w:rPr>
          <w:rStyle w:val="Refdecomentrio"/>
        </w:rPr>
        <w:annotationRef/>
      </w:r>
      <w:r>
        <w:t>Ok</w:t>
      </w:r>
    </w:p>
  </w:comment>
  <w:comment w:id="244" w:author="Carneiro Pinto da Silva, Fernando" w:date="2017-01-30T15:59:00Z" w:initials="CPdSF">
    <w:p w14:paraId="71C4C1DB" w14:textId="15B6F30C" w:rsidR="007D03B1" w:rsidRDefault="007D03B1">
      <w:pPr>
        <w:pStyle w:val="Textodecomentrio"/>
      </w:pPr>
      <w:r>
        <w:rPr>
          <w:rStyle w:val="Refdecomentrio"/>
        </w:rPr>
        <w:annotationRef/>
      </w:r>
      <w:r>
        <w:rPr>
          <w:rStyle w:val="Refdecomentrio"/>
        </w:rPr>
        <w:annotationRef/>
      </w:r>
      <w:r>
        <w:t>Inserir legenda.</w:t>
      </w:r>
    </w:p>
  </w:comment>
  <w:comment w:id="245" w:author="Willian" w:date="2017-02-04T14:54:00Z" w:initials="WFSP">
    <w:p w14:paraId="4EE6FF90" w14:textId="521107C4" w:rsidR="000E36CE" w:rsidRDefault="000E36CE">
      <w:pPr>
        <w:pStyle w:val="Textodecomentrio"/>
      </w:pPr>
      <w:r>
        <w:rPr>
          <w:rStyle w:val="Refdecomentrio"/>
        </w:rPr>
        <w:annotationRef/>
      </w:r>
      <w:r>
        <w:t>Ok</w:t>
      </w:r>
    </w:p>
  </w:comment>
  <w:comment w:id="253" w:author="Carneiro Pinto da Silva, Fernando" w:date="2017-01-30T15:59:00Z" w:initials="CPdSF">
    <w:p w14:paraId="24DEDEF9" w14:textId="1B24A7CB" w:rsidR="007D03B1" w:rsidRDefault="007D03B1">
      <w:pPr>
        <w:pStyle w:val="Textodecomentrio"/>
      </w:pPr>
      <w:r>
        <w:rPr>
          <w:rStyle w:val="Refdecomentrio"/>
        </w:rPr>
        <w:annotationRef/>
      </w:r>
      <w:r>
        <w:rPr>
          <w:rStyle w:val="Refdecomentrio"/>
        </w:rPr>
        <w:annotationRef/>
      </w:r>
      <w:r>
        <w:t>Inserir legenda.</w:t>
      </w:r>
    </w:p>
  </w:comment>
  <w:comment w:id="254" w:author="Willian" w:date="2017-02-04T14:55:00Z" w:initials="WFSP">
    <w:p w14:paraId="01B20D7B" w14:textId="11BF0F75" w:rsidR="00475F83" w:rsidRDefault="00475F83">
      <w:pPr>
        <w:pStyle w:val="Textodecomentrio"/>
      </w:pPr>
      <w:r>
        <w:rPr>
          <w:rStyle w:val="Refdecomentrio"/>
        </w:rPr>
        <w:annotationRef/>
      </w:r>
      <w:r>
        <w:t>Ok</w:t>
      </w:r>
    </w:p>
  </w:comment>
  <w:comment w:id="262" w:author="Carneiro Pinto da Silva, Fernando" w:date="2017-01-30T16:00:00Z" w:initials="CPdSF">
    <w:p w14:paraId="3856203B" w14:textId="75C12610" w:rsidR="007D03B1" w:rsidRDefault="007D03B1">
      <w:pPr>
        <w:pStyle w:val="Textodecomentrio"/>
      </w:pPr>
      <w:r>
        <w:rPr>
          <w:rStyle w:val="Refdecomentrio"/>
        </w:rPr>
        <w:annotationRef/>
      </w:r>
      <w:r w:rsidRPr="00177F89">
        <w:t>Inserir legenda.</w:t>
      </w:r>
    </w:p>
  </w:comment>
  <w:comment w:id="263" w:author="Willian" w:date="2017-02-04T14:56:00Z" w:initials="WFSP">
    <w:p w14:paraId="47E41EBD" w14:textId="52603B5F" w:rsidR="00475F83" w:rsidRDefault="00475F83">
      <w:pPr>
        <w:pStyle w:val="Textodecomentrio"/>
      </w:pPr>
      <w:r>
        <w:rPr>
          <w:rStyle w:val="Refdecomentrio"/>
        </w:rPr>
        <w:annotationRef/>
      </w:r>
      <w:r>
        <w:t>Ok</w:t>
      </w:r>
    </w:p>
  </w:comment>
  <w:comment w:id="271" w:author="Carneiro Pinto da Silva, Fernando" w:date="2017-01-30T16:00:00Z" w:initials="CPdSF">
    <w:p w14:paraId="198B5B64" w14:textId="240F373C" w:rsidR="007D03B1" w:rsidRDefault="007D03B1">
      <w:pPr>
        <w:pStyle w:val="Textodecomentrio"/>
      </w:pPr>
      <w:r>
        <w:rPr>
          <w:rStyle w:val="Refdecomentrio"/>
        </w:rPr>
        <w:annotationRef/>
      </w:r>
      <w:r w:rsidRPr="00177F89">
        <w:t>Inserir legenda.</w:t>
      </w:r>
    </w:p>
  </w:comment>
  <w:comment w:id="272" w:author="Willian" w:date="2017-02-04T14:56:00Z" w:initials="WFSP">
    <w:p w14:paraId="50D28FEA" w14:textId="3481051F" w:rsidR="00475F83" w:rsidRDefault="00475F83">
      <w:pPr>
        <w:pStyle w:val="Textodecomentrio"/>
      </w:pPr>
      <w:r>
        <w:rPr>
          <w:rStyle w:val="Refdecomentrio"/>
        </w:rPr>
        <w:annotationRef/>
      </w:r>
      <w:r>
        <w:t>Ok</w:t>
      </w:r>
    </w:p>
  </w:comment>
  <w:comment w:id="280" w:author="Carneiro Pinto da Silva, Fernando" w:date="2017-01-30T16:00:00Z" w:initials="CPdSF">
    <w:p w14:paraId="7DE62182" w14:textId="3512DAD9" w:rsidR="007D03B1" w:rsidRDefault="007D03B1">
      <w:pPr>
        <w:pStyle w:val="Textodecomentrio"/>
      </w:pPr>
      <w:r>
        <w:rPr>
          <w:rStyle w:val="Refdecomentrio"/>
        </w:rPr>
        <w:annotationRef/>
      </w:r>
      <w:r w:rsidRPr="00177F89">
        <w:t>Inserir legenda.</w:t>
      </w:r>
    </w:p>
  </w:comment>
  <w:comment w:id="281" w:author="Willian" w:date="2017-02-04T14:57:00Z" w:initials="WFSP">
    <w:p w14:paraId="01F3AF17" w14:textId="571B1489" w:rsidR="00475F83" w:rsidRDefault="00475F83">
      <w:pPr>
        <w:pStyle w:val="Textodecomentrio"/>
      </w:pPr>
      <w:r>
        <w:rPr>
          <w:rStyle w:val="Refdecomentrio"/>
        </w:rPr>
        <w:annotationRef/>
      </w:r>
      <w:r>
        <w:t>Ok</w:t>
      </w:r>
    </w:p>
  </w:comment>
  <w:comment w:id="289" w:author="Carneiro Pinto da Silva, Fernando" w:date="2017-01-30T16:00:00Z" w:initials="CPdSF">
    <w:p w14:paraId="53016C91" w14:textId="31C58F26" w:rsidR="007D03B1" w:rsidRDefault="007D03B1">
      <w:pPr>
        <w:pStyle w:val="Textodecomentrio"/>
      </w:pPr>
      <w:r>
        <w:rPr>
          <w:rStyle w:val="Refdecomentrio"/>
        </w:rPr>
        <w:annotationRef/>
      </w:r>
      <w:r w:rsidRPr="00177F89">
        <w:t>Inserir legenda.</w:t>
      </w:r>
    </w:p>
  </w:comment>
  <w:comment w:id="290" w:author="Willian" w:date="2017-02-04T14:57:00Z" w:initials="WFSP">
    <w:p w14:paraId="44EFABC1" w14:textId="5133AB64" w:rsidR="00475F83" w:rsidRDefault="00475F83">
      <w:pPr>
        <w:pStyle w:val="Textodecomentrio"/>
      </w:pPr>
      <w:r>
        <w:rPr>
          <w:rStyle w:val="Refdecomentrio"/>
        </w:rPr>
        <w:annotationRef/>
      </w:r>
      <w:r>
        <w:t>OK</w:t>
      </w:r>
    </w:p>
  </w:comment>
  <w:comment w:id="298" w:author="Carneiro Pinto da Silva, Fernando" w:date="2017-01-30T16:00:00Z" w:initials="CPdSF">
    <w:p w14:paraId="77820A76" w14:textId="68739659" w:rsidR="007D03B1" w:rsidRDefault="007D03B1">
      <w:pPr>
        <w:pStyle w:val="Textodecomentrio"/>
      </w:pPr>
      <w:r>
        <w:rPr>
          <w:rStyle w:val="Refdecomentrio"/>
        </w:rPr>
        <w:annotationRef/>
      </w:r>
      <w:r w:rsidRPr="00177F89">
        <w:t>Inserir legenda.</w:t>
      </w:r>
    </w:p>
  </w:comment>
  <w:comment w:id="306" w:author="Carneiro Pinto da Silva, Fernando" w:date="2017-01-30T16:01:00Z" w:initials="CPdSF">
    <w:p w14:paraId="76062BF8" w14:textId="76AEE7C9" w:rsidR="007D03B1" w:rsidRDefault="007D03B1">
      <w:pPr>
        <w:pStyle w:val="Textodecomentrio"/>
      </w:pPr>
      <w:r>
        <w:rPr>
          <w:rStyle w:val="Refdecomentrio"/>
        </w:rPr>
        <w:annotationRef/>
      </w:r>
      <w:r w:rsidRPr="00177F89">
        <w:t>Inserir legenda.</w:t>
      </w:r>
    </w:p>
  </w:comment>
  <w:comment w:id="307" w:author="Willian" w:date="2017-02-04T14:58:00Z" w:initials="WFSP">
    <w:p w14:paraId="3BBB72DC" w14:textId="1D56EE98" w:rsidR="00475F83" w:rsidRDefault="00475F83">
      <w:pPr>
        <w:pStyle w:val="Textodecomentrio"/>
      </w:pPr>
      <w:r>
        <w:rPr>
          <w:rStyle w:val="Refdecomentrio"/>
        </w:rPr>
        <w:annotationRef/>
      </w:r>
      <w:proofErr w:type="gramStart"/>
      <w:r>
        <w:t>ok</w:t>
      </w:r>
      <w:proofErr w:type="gramEnd"/>
    </w:p>
  </w:comment>
  <w:comment w:id="315" w:author="Carneiro Pinto da Silva, Fernando" w:date="2017-01-30T16:01:00Z" w:initials="CPdSF">
    <w:p w14:paraId="5A074FE8" w14:textId="4DBE9EDA" w:rsidR="007D03B1" w:rsidRDefault="007D03B1">
      <w:pPr>
        <w:pStyle w:val="Textodecomentrio"/>
      </w:pPr>
      <w:r>
        <w:rPr>
          <w:rStyle w:val="Refdecomentrio"/>
        </w:rPr>
        <w:annotationRef/>
      </w:r>
      <w:r w:rsidRPr="00177F89">
        <w:t>Inserir legenda.</w:t>
      </w:r>
    </w:p>
  </w:comment>
  <w:comment w:id="316" w:author="Willian" w:date="2017-02-04T14:58:00Z" w:initials="WFSP">
    <w:p w14:paraId="2B0C03CE" w14:textId="59D96CC0" w:rsidR="00475F83" w:rsidRDefault="00475F83">
      <w:pPr>
        <w:pStyle w:val="Textodecomentrio"/>
      </w:pPr>
      <w:r>
        <w:rPr>
          <w:rStyle w:val="Refdecomentrio"/>
        </w:rPr>
        <w:annotationRef/>
      </w:r>
      <w:proofErr w:type="gramStart"/>
      <w:r>
        <w:t>ok</w:t>
      </w:r>
      <w:proofErr w:type="gramEnd"/>
    </w:p>
  </w:comment>
  <w:comment w:id="324" w:author="Carneiro Pinto da Silva, Fernando" w:date="2017-01-30T16:01:00Z" w:initials="CPdSF">
    <w:p w14:paraId="7BCBE91A" w14:textId="4320ADE3" w:rsidR="007D03B1" w:rsidRDefault="007D03B1">
      <w:pPr>
        <w:pStyle w:val="Textodecomentrio"/>
      </w:pPr>
      <w:r>
        <w:rPr>
          <w:rStyle w:val="Refdecomentrio"/>
        </w:rPr>
        <w:annotationRef/>
      </w:r>
      <w:r w:rsidRPr="00177F89">
        <w:t>Inserir legenda.</w:t>
      </w:r>
    </w:p>
  </w:comment>
  <w:comment w:id="325" w:author="Willian" w:date="2017-02-04T14:59:00Z" w:initials="WFSP">
    <w:p w14:paraId="0D81F598" w14:textId="59C64FCA" w:rsidR="00475F83" w:rsidRDefault="00475F83">
      <w:pPr>
        <w:pStyle w:val="Textodecomentrio"/>
      </w:pPr>
      <w:r>
        <w:rPr>
          <w:rStyle w:val="Refdecomentrio"/>
        </w:rPr>
        <w:annotationRef/>
      </w:r>
      <w:r>
        <w:t>Ok</w:t>
      </w:r>
    </w:p>
    <w:p w14:paraId="1413E1B3" w14:textId="77777777" w:rsidR="00475F83" w:rsidRDefault="00475F83">
      <w:pPr>
        <w:pStyle w:val="Textodecomentrio"/>
      </w:pPr>
    </w:p>
  </w:comment>
  <w:comment w:id="333" w:author="Carneiro Pinto da Silva, Fernando" w:date="2017-01-30T16:01:00Z" w:initials="CPdSF">
    <w:p w14:paraId="081C1530" w14:textId="3989E284" w:rsidR="007D03B1" w:rsidRDefault="007D03B1">
      <w:pPr>
        <w:pStyle w:val="Textodecomentrio"/>
      </w:pPr>
      <w:r>
        <w:rPr>
          <w:rStyle w:val="Refdecomentrio"/>
        </w:rPr>
        <w:annotationRef/>
      </w:r>
      <w:r w:rsidRPr="00177F89">
        <w:t>Inserir legenda.</w:t>
      </w:r>
    </w:p>
  </w:comment>
  <w:comment w:id="334" w:author="Willian" w:date="2017-02-04T15:02:00Z" w:initials="WFSP">
    <w:p w14:paraId="4343EC8C" w14:textId="0D1A6BF7" w:rsidR="00436949" w:rsidRDefault="00436949">
      <w:pPr>
        <w:pStyle w:val="Textodecomentrio"/>
      </w:pPr>
      <w:r>
        <w:rPr>
          <w:rStyle w:val="Refdecomentrio"/>
        </w:rPr>
        <w:annotationRef/>
      </w:r>
      <w:r>
        <w:t>Ok</w:t>
      </w:r>
    </w:p>
  </w:comment>
  <w:comment w:id="342" w:author="Carneiro Pinto da Silva, Fernando" w:date="2017-01-30T16:01:00Z" w:initials="CPdSF">
    <w:p w14:paraId="1A108541" w14:textId="46C17DA2" w:rsidR="007D03B1" w:rsidRDefault="007D03B1">
      <w:pPr>
        <w:pStyle w:val="Textodecomentrio"/>
      </w:pPr>
      <w:r>
        <w:rPr>
          <w:rStyle w:val="Refdecomentrio"/>
        </w:rPr>
        <w:annotationRef/>
      </w:r>
      <w:r w:rsidRPr="00177F89">
        <w:t>Inserir legenda.</w:t>
      </w:r>
    </w:p>
  </w:comment>
  <w:comment w:id="343" w:author="Willian" w:date="2017-02-04T15:09:00Z" w:initials="WFSP">
    <w:p w14:paraId="1CB1F8DB" w14:textId="334E0FBB" w:rsidR="00436949" w:rsidRDefault="00436949">
      <w:pPr>
        <w:pStyle w:val="Textodecomentrio"/>
      </w:pPr>
      <w:r>
        <w:rPr>
          <w:rStyle w:val="Refdecomentrio"/>
        </w:rPr>
        <w:annotationRef/>
      </w:r>
      <w:proofErr w:type="gramStart"/>
      <w:r>
        <w:t>ok</w:t>
      </w:r>
      <w:proofErr w:type="gramEnd"/>
    </w:p>
  </w:comment>
  <w:comment w:id="360" w:author="Carneiro Pinto da Silva, Fernando" w:date="2017-01-30T16:45:00Z" w:initials="CPdSF">
    <w:p w14:paraId="1FC5F9C7" w14:textId="58170185" w:rsidR="007D03B1" w:rsidRDefault="007D03B1">
      <w:pPr>
        <w:pStyle w:val="Textodecomentrio"/>
      </w:pPr>
      <w:r>
        <w:rPr>
          <w:rStyle w:val="Refdecomentrio"/>
        </w:rPr>
        <w:annotationRef/>
      </w:r>
      <w:r w:rsidRPr="00935F2E">
        <w:t>Texto copiado do site. Ajustar.</w:t>
      </w:r>
    </w:p>
  </w:comment>
  <w:comment w:id="352" w:author="Willian" w:date="2017-02-04T14:23:00Z" w:initials="WFSP">
    <w:p w14:paraId="0DE57469" w14:textId="0A17FCEB" w:rsidR="00C65D82" w:rsidRDefault="00C65D82">
      <w:pPr>
        <w:pStyle w:val="Textodecomentrio"/>
      </w:pPr>
      <w:r>
        <w:rPr>
          <w:rStyle w:val="Refdecomentrio"/>
        </w:rPr>
        <w:annotationRef/>
      </w:r>
      <w:r>
        <w:t>Texto alterado</w:t>
      </w:r>
    </w:p>
  </w:comment>
  <w:comment w:id="378" w:author="Willian" w:date="2017-02-04T14:24:00Z" w:initials="WFSP">
    <w:p w14:paraId="2DA0D8D8" w14:textId="51AF6448" w:rsidR="00C65D82" w:rsidRDefault="00C65D82">
      <w:pPr>
        <w:pStyle w:val="Textodecomentrio"/>
      </w:pPr>
      <w:r>
        <w:rPr>
          <w:rStyle w:val="Refdecomentrio"/>
        </w:rPr>
        <w:annotationRef/>
      </w:r>
      <w:r>
        <w:t>Informações eliminadas. É um conteúdo extra que não teve relevância no decorrer do curso</w:t>
      </w:r>
    </w:p>
  </w:comment>
  <w:comment w:id="383" w:author="Carneiro Pinto da Silva, Fernando" w:date="2017-01-30T16:53:00Z" w:initials="CPdSF">
    <w:p w14:paraId="08C0F524" w14:textId="2BF54C9D" w:rsidR="007D03B1" w:rsidRDefault="007D03B1">
      <w:pPr>
        <w:pStyle w:val="Textodecomentrio"/>
      </w:pPr>
      <w:r>
        <w:rPr>
          <w:rStyle w:val="Refdecomentrio"/>
        </w:rPr>
        <w:annotationRef/>
      </w:r>
      <w:r w:rsidRPr="00935F2E">
        <w:t>Texto copiado do site. Ajustar.</w:t>
      </w:r>
    </w:p>
  </w:comment>
  <w:comment w:id="390" w:author="Carneiro Pinto da Silva, Fernando" w:date="2017-01-30T16:53:00Z" w:initials="CPdSF">
    <w:p w14:paraId="2735550C" w14:textId="5A3AE4D6" w:rsidR="007D03B1" w:rsidRDefault="007D03B1">
      <w:pPr>
        <w:pStyle w:val="Textodecomentrio"/>
      </w:pPr>
      <w:r>
        <w:rPr>
          <w:rStyle w:val="Refdecomentrio"/>
        </w:rPr>
        <w:annotationRef/>
      </w:r>
      <w:r>
        <w:t>Não seria um tópico (2.1.1.1.)?</w:t>
      </w:r>
    </w:p>
  </w:comment>
  <w:comment w:id="394" w:author="Carneiro Pinto da Silva, Fernando" w:date="2017-01-30T16:53:00Z" w:initials="CPdSF">
    <w:p w14:paraId="3B98DE8A" w14:textId="3752349F" w:rsidR="007D03B1" w:rsidRDefault="007D03B1">
      <w:pPr>
        <w:pStyle w:val="Textodecomentrio"/>
      </w:pPr>
      <w:r>
        <w:rPr>
          <w:rStyle w:val="Refdecomentrio"/>
        </w:rPr>
        <w:annotationRef/>
      </w:r>
      <w:r w:rsidRPr="00935F2E">
        <w:t>Texto copiado do site. Ajustar.</w:t>
      </w:r>
    </w:p>
  </w:comment>
  <w:comment w:id="396" w:author="Carneiro Pinto da Silva, Fernando" w:date="2017-01-30T16:54:00Z" w:initials="CPdSF">
    <w:p w14:paraId="2F40BF89" w14:textId="26554556" w:rsidR="007D03B1" w:rsidRDefault="007D03B1">
      <w:pPr>
        <w:pStyle w:val="Textodecomentrio"/>
      </w:pPr>
      <w:r>
        <w:rPr>
          <w:rStyle w:val="Refdecomentrio"/>
        </w:rPr>
        <w:annotationRef/>
      </w:r>
      <w:r w:rsidRPr="00935F2E">
        <w:t>Texto copiado do site. Ajustar.</w:t>
      </w:r>
    </w:p>
  </w:comment>
  <w:comment w:id="399" w:author="Carneiro Pinto da Silva, Fernando" w:date="2017-01-30T16:55:00Z" w:initials="CPdSF">
    <w:p w14:paraId="28E088A0" w14:textId="730B1808" w:rsidR="007D03B1" w:rsidRDefault="007D03B1">
      <w:pPr>
        <w:pStyle w:val="Textodecomentrio"/>
      </w:pPr>
      <w:r>
        <w:rPr>
          <w:rStyle w:val="Refdecomentrio"/>
        </w:rPr>
        <w:annotationRef/>
      </w:r>
      <w:r w:rsidRPr="00935F2E">
        <w:t>Texto copiado do site. Ajustar.</w:t>
      </w:r>
    </w:p>
  </w:comment>
  <w:comment w:id="403" w:author="Carneiro Pinto da Silva, Fernando" w:date="2017-01-30T16:55:00Z" w:initials="CPdSF">
    <w:p w14:paraId="3B24D52D" w14:textId="4FE2D895" w:rsidR="007D03B1" w:rsidRDefault="007D03B1">
      <w:pPr>
        <w:pStyle w:val="Textodecomentrio"/>
      </w:pPr>
      <w:r>
        <w:rPr>
          <w:rStyle w:val="Refdecomentrio"/>
        </w:rPr>
        <w:annotationRef/>
      </w:r>
      <w:r w:rsidRPr="00322140">
        <w:t>Texto copiado do site. Ajustar.</w:t>
      </w:r>
    </w:p>
  </w:comment>
  <w:comment w:id="412" w:author="Carneiro Pinto da Silva, Fernando" w:date="2017-01-30T16:56:00Z" w:initials="CPdSF">
    <w:p w14:paraId="2D9F9BCF" w14:textId="3F43373A" w:rsidR="007D03B1" w:rsidRDefault="007D03B1">
      <w:pPr>
        <w:pStyle w:val="Textodecomentrio"/>
      </w:pPr>
      <w:r>
        <w:rPr>
          <w:rStyle w:val="Refdecomentrio"/>
        </w:rPr>
        <w:annotationRef/>
      </w:r>
      <w:r w:rsidRPr="00322140">
        <w:t>Texto copiado do site. Ajustar.</w:t>
      </w:r>
    </w:p>
  </w:comment>
  <w:comment w:id="415" w:author="Carneiro Pinto da Silva, Fernando" w:date="2017-01-30T16:56:00Z" w:initials="CPdSF">
    <w:p w14:paraId="7D3DA985" w14:textId="64B29E2C" w:rsidR="007D03B1" w:rsidRDefault="007D03B1">
      <w:pPr>
        <w:pStyle w:val="Textodecomentrio"/>
      </w:pPr>
      <w:r>
        <w:rPr>
          <w:rStyle w:val="Refdecomentrio"/>
        </w:rPr>
        <w:annotationRef/>
      </w:r>
      <w:r w:rsidRPr="00322140">
        <w:t>Texto copiado do site. Ajustar.</w:t>
      </w:r>
    </w:p>
  </w:comment>
  <w:comment w:id="428" w:author="Willian" w:date="2017-02-04T14:33:00Z" w:initials="WFSP">
    <w:p w14:paraId="6CD27FFC" w14:textId="1CC0C617" w:rsidR="0017232E" w:rsidRDefault="0017232E">
      <w:pPr>
        <w:pStyle w:val="Textodecomentrio"/>
      </w:pPr>
      <w:r>
        <w:rPr>
          <w:rStyle w:val="Refdecomentrio"/>
        </w:rPr>
        <w:annotationRef/>
      </w:r>
      <w:r>
        <w:t>Texto alterado</w:t>
      </w:r>
    </w:p>
  </w:comment>
  <w:comment w:id="436" w:author="Carneiro Pinto da Silva, Fernando" w:date="2017-01-30T16:57:00Z" w:initials="CPdSF">
    <w:p w14:paraId="7A6AF871" w14:textId="3EF838DF" w:rsidR="007D03B1" w:rsidRDefault="007D03B1">
      <w:pPr>
        <w:pStyle w:val="Textodecomentrio"/>
      </w:pPr>
      <w:r>
        <w:rPr>
          <w:rStyle w:val="Refdecomentrio"/>
        </w:rPr>
        <w:annotationRef/>
      </w:r>
      <w:r w:rsidRPr="00322140">
        <w:t>Texto copiado do site. Ajustar.</w:t>
      </w:r>
    </w:p>
  </w:comment>
  <w:comment w:id="443" w:author="Willian" w:date="2017-02-04T14:41:00Z" w:initials="WFSP">
    <w:p w14:paraId="0FEE34CD" w14:textId="158ED71A" w:rsidR="00D05946" w:rsidRDefault="00D05946">
      <w:pPr>
        <w:pStyle w:val="Textodecomentrio"/>
      </w:pPr>
      <w:r>
        <w:rPr>
          <w:rStyle w:val="Refdecomentrio"/>
        </w:rPr>
        <w:annotationRef/>
      </w:r>
      <w:r>
        <w:t>Texto atualizado</w:t>
      </w:r>
    </w:p>
  </w:comment>
  <w:comment w:id="451" w:author="Carneiro Pinto da Silva, Fernando" w:date="2017-01-30T16:57:00Z" w:initials="CPdSF">
    <w:p w14:paraId="2BF1D4B7" w14:textId="25A735B7" w:rsidR="007D03B1" w:rsidRDefault="007D03B1">
      <w:pPr>
        <w:pStyle w:val="Textodecomentrio"/>
      </w:pPr>
      <w:r>
        <w:rPr>
          <w:rStyle w:val="Refdecomentrio"/>
        </w:rPr>
        <w:annotationRef/>
      </w:r>
      <w:r w:rsidRPr="00322140">
        <w:t>Texto copiado do site. Ajustar.</w:t>
      </w:r>
    </w:p>
  </w:comment>
  <w:comment w:id="452" w:author="Willian" w:date="2017-02-04T14:40:00Z" w:initials="WFSP">
    <w:p w14:paraId="5B007699" w14:textId="190FD86B" w:rsidR="00D05946" w:rsidRDefault="00D05946">
      <w:pPr>
        <w:pStyle w:val="Textodecomentrio"/>
      </w:pPr>
      <w:r>
        <w:rPr>
          <w:rStyle w:val="Refdecomentrio"/>
        </w:rPr>
        <w:annotationRef/>
      </w:r>
      <w:r>
        <w:t>Este texto é bastante resumido e técnico. Então não consegui fugir muito da referência original</w:t>
      </w:r>
    </w:p>
  </w:comment>
  <w:comment w:id="578" w:author="Carneiro Pinto da Silva, Fernando" w:date="2017-01-30T16:59:00Z" w:initials="CPdSF">
    <w:p w14:paraId="717D0A19" w14:textId="1CFC031D" w:rsidR="007D03B1" w:rsidRDefault="007D03B1">
      <w:pPr>
        <w:pStyle w:val="Textodecomentrio"/>
      </w:pPr>
      <w:r>
        <w:rPr>
          <w:rStyle w:val="Refdecomentrio"/>
        </w:rPr>
        <w:annotationRef/>
      </w:r>
      <w:r>
        <w:t>Inserir legenda.</w:t>
      </w:r>
    </w:p>
  </w:comment>
  <w:comment w:id="579" w:author="Willian" w:date="2017-02-04T15:04:00Z" w:initials="WFSP">
    <w:p w14:paraId="4133016A" w14:textId="6EB4547A" w:rsidR="00436949" w:rsidRDefault="00436949">
      <w:pPr>
        <w:pStyle w:val="Textodecomentrio"/>
      </w:pPr>
      <w:r>
        <w:rPr>
          <w:rStyle w:val="Refdecomentrio"/>
        </w:rPr>
        <w:annotationRef/>
      </w:r>
      <w:r>
        <w:t>Ok</w:t>
      </w:r>
    </w:p>
    <w:p w14:paraId="4D6F7D35" w14:textId="77777777" w:rsidR="00436949" w:rsidRDefault="00436949">
      <w:pPr>
        <w:pStyle w:val="Textodecomentrio"/>
      </w:pPr>
    </w:p>
  </w:comment>
  <w:comment w:id="587" w:author="Carneiro Pinto da Silva, Fernando" w:date="2017-01-30T17:00:00Z" w:initials="CPdSF">
    <w:p w14:paraId="35699E25" w14:textId="28BE917E" w:rsidR="007D03B1" w:rsidRDefault="007D03B1">
      <w:pPr>
        <w:pStyle w:val="Textodecomentrio"/>
      </w:pPr>
      <w:r>
        <w:rPr>
          <w:rStyle w:val="Refdecomentrio"/>
        </w:rPr>
        <w:annotationRef/>
      </w:r>
      <w:r>
        <w:t>Inserir legenda.</w:t>
      </w:r>
    </w:p>
  </w:comment>
  <w:comment w:id="588" w:author="Willian" w:date="2017-02-04T15:08:00Z" w:initials="WFSP">
    <w:p w14:paraId="5DC4AA23" w14:textId="482A6002" w:rsidR="00436949" w:rsidRDefault="00436949">
      <w:pPr>
        <w:pStyle w:val="Textodecomentrio"/>
      </w:pPr>
      <w:r>
        <w:rPr>
          <w:rStyle w:val="Refdecomentrio"/>
        </w:rPr>
        <w:annotationRef/>
      </w:r>
      <w:proofErr w:type="gramStart"/>
      <w:r>
        <w:t>ok</w:t>
      </w:r>
      <w:proofErr w:type="gramEnd"/>
    </w:p>
  </w:comment>
  <w:comment w:id="596" w:author="Carneiro Pinto da Silva, Fernando" w:date="2017-01-30T16:59:00Z" w:initials="CPdSF">
    <w:p w14:paraId="7395B337" w14:textId="54167FA4" w:rsidR="007D03B1" w:rsidRDefault="007D03B1">
      <w:pPr>
        <w:pStyle w:val="Textodecomentrio"/>
      </w:pPr>
      <w:r>
        <w:rPr>
          <w:rStyle w:val="Refdecomentrio"/>
        </w:rPr>
        <w:annotationRef/>
      </w:r>
      <w:r>
        <w:t>Inserir legenda.</w:t>
      </w:r>
    </w:p>
  </w:comment>
  <w:comment w:id="597" w:author="Willian" w:date="2017-02-04T15:06:00Z" w:initials="WFSP">
    <w:p w14:paraId="37226C88" w14:textId="2CF27A75" w:rsidR="00436949" w:rsidRDefault="00436949">
      <w:pPr>
        <w:pStyle w:val="Textodecomentrio"/>
      </w:pPr>
      <w:r>
        <w:rPr>
          <w:rStyle w:val="Refdecomentrio"/>
        </w:rPr>
        <w:annotationRef/>
      </w:r>
      <w:proofErr w:type="gramStart"/>
      <w:r>
        <w:t>ok</w:t>
      </w:r>
      <w:proofErr w:type="gramEnd"/>
    </w:p>
  </w:comment>
  <w:comment w:id="605" w:author="Carneiro Pinto da Silva, Fernando" w:date="2017-01-30T16:59:00Z" w:initials="CPdSF">
    <w:p w14:paraId="7682A4BD" w14:textId="02303424" w:rsidR="007D03B1" w:rsidRDefault="007D03B1">
      <w:pPr>
        <w:pStyle w:val="Textodecomentrio"/>
      </w:pPr>
      <w:r>
        <w:rPr>
          <w:rStyle w:val="Refdecomentrio"/>
        </w:rPr>
        <w:annotationRef/>
      </w:r>
      <w:r>
        <w:t>Inserir legenda.</w:t>
      </w:r>
    </w:p>
  </w:comment>
  <w:comment w:id="606" w:author="Willian" w:date="2017-02-04T15:06:00Z" w:initials="WFSP">
    <w:p w14:paraId="1B6FA213" w14:textId="15A35C8E" w:rsidR="00436949" w:rsidRDefault="00436949">
      <w:pPr>
        <w:pStyle w:val="Textodecomentrio"/>
      </w:pPr>
      <w:r>
        <w:rPr>
          <w:rStyle w:val="Refdecomentrio"/>
        </w:rPr>
        <w:annotationRef/>
      </w:r>
      <w:proofErr w:type="gramStart"/>
      <w:r>
        <w:t>ok</w:t>
      </w:r>
      <w:proofErr w:type="gramEnd"/>
    </w:p>
  </w:comment>
  <w:comment w:id="614" w:author="Carneiro Pinto da Silva, Fernando" w:date="2017-01-30T17:00:00Z" w:initials="CPdSF">
    <w:p w14:paraId="024A3620" w14:textId="03B9EEA4" w:rsidR="007D03B1" w:rsidRDefault="007D03B1">
      <w:pPr>
        <w:pStyle w:val="Textodecomentrio"/>
      </w:pPr>
      <w:r>
        <w:rPr>
          <w:rStyle w:val="Refdecomentrio"/>
        </w:rPr>
        <w:annotationRef/>
      </w:r>
      <w:r>
        <w:t>Inserir legenda.</w:t>
      </w:r>
    </w:p>
  </w:comment>
  <w:comment w:id="615" w:author="Willian" w:date="2017-02-04T15:08:00Z" w:initials="WFSP">
    <w:p w14:paraId="187ABAEA" w14:textId="2BA46BB4" w:rsidR="00436949" w:rsidRDefault="00436949">
      <w:pPr>
        <w:pStyle w:val="Textodecomentrio"/>
      </w:pPr>
      <w:r>
        <w:rPr>
          <w:rStyle w:val="Refdecomentrio"/>
        </w:rPr>
        <w:annotationRef/>
      </w:r>
      <w:proofErr w:type="gramStart"/>
      <w:r>
        <w:t>ok</w:t>
      </w:r>
      <w:proofErr w:type="gramEnd"/>
    </w:p>
  </w:comment>
  <w:comment w:id="622" w:author="Carneiro Pinto da Silva, Fernando" w:date="2017-01-30T17:05:00Z" w:initials="CPdSF">
    <w:p w14:paraId="6B218415" w14:textId="1987BF9C" w:rsidR="007D03B1" w:rsidRDefault="007D03B1">
      <w:pPr>
        <w:pStyle w:val="Textodecomentrio"/>
      </w:pPr>
      <w:r>
        <w:rPr>
          <w:rStyle w:val="Refdecomentrio"/>
        </w:rPr>
        <w:annotationRef/>
      </w:r>
      <w:r>
        <w:t>Está correto? É só isso mesmo?</w:t>
      </w:r>
    </w:p>
  </w:comment>
  <w:comment w:id="623" w:author="Willian" w:date="2017-02-03T23:21:00Z" w:initials="WFSP">
    <w:p w14:paraId="6B12E1CD" w14:textId="504338F4" w:rsidR="007D03B1" w:rsidRDefault="007D03B1">
      <w:pPr>
        <w:pStyle w:val="Textodecomentrio"/>
      </w:pPr>
      <w:r>
        <w:rPr>
          <w:rStyle w:val="Refdecomentrio"/>
        </w:rPr>
        <w:annotationRef/>
      </w:r>
      <w:proofErr w:type="gramStart"/>
      <w:r>
        <w:t>sim</w:t>
      </w:r>
      <w:proofErr w:type="gramEnd"/>
    </w:p>
  </w:comment>
  <w:comment w:id="629" w:author="Carneiro Pinto da Silva, Fernando" w:date="2017-01-30T17:00:00Z" w:initials="CPdSF">
    <w:p w14:paraId="734D2BBE" w14:textId="72E9476D" w:rsidR="007D03B1" w:rsidRDefault="007D03B1">
      <w:pPr>
        <w:pStyle w:val="Textodecomentrio"/>
      </w:pPr>
      <w:r>
        <w:rPr>
          <w:rStyle w:val="Refdecomentrio"/>
        </w:rPr>
        <w:annotationRef/>
      </w:r>
      <w:r>
        <w:t>Inserir legenda.</w:t>
      </w:r>
    </w:p>
  </w:comment>
  <w:comment w:id="630" w:author="Willian" w:date="2017-02-04T15:08:00Z" w:initials="WFSP">
    <w:p w14:paraId="114D83E3" w14:textId="771FC2A2" w:rsidR="00436949" w:rsidRDefault="00436949">
      <w:pPr>
        <w:pStyle w:val="Textodecomentrio"/>
      </w:pPr>
      <w:r>
        <w:rPr>
          <w:rStyle w:val="Refdecomentrio"/>
        </w:rPr>
        <w:annotationRef/>
      </w:r>
      <w:proofErr w:type="gramStart"/>
      <w:r>
        <w:t>ok</w:t>
      </w:r>
      <w:proofErr w:type="gramEnd"/>
    </w:p>
  </w:comment>
  <w:comment w:id="664" w:author="Carneiro Pinto da Silva, Fernando" w:date="2017-01-30T17:03:00Z" w:initials="CPdSF">
    <w:p w14:paraId="12AB6BEA" w14:textId="0E1378AC" w:rsidR="007D03B1" w:rsidRDefault="007D03B1">
      <w:pPr>
        <w:pStyle w:val="Textodecomentrio"/>
      </w:pPr>
      <w:r>
        <w:rPr>
          <w:rStyle w:val="Refdecomentrio"/>
        </w:rPr>
        <w:annotationRef/>
      </w:r>
      <w:r>
        <w:t>Inserir legenda.</w:t>
      </w:r>
    </w:p>
  </w:comment>
  <w:comment w:id="665" w:author="Willian" w:date="2017-02-04T15:08:00Z" w:initials="WFSP">
    <w:p w14:paraId="58DF280A" w14:textId="73436E5B" w:rsidR="00436949" w:rsidRDefault="00436949">
      <w:pPr>
        <w:pStyle w:val="Textodecomentrio"/>
      </w:pPr>
      <w:r>
        <w:rPr>
          <w:rStyle w:val="Refdecomentrio"/>
        </w:rPr>
        <w:annotationRef/>
      </w:r>
      <w:proofErr w:type="gramStart"/>
      <w:r>
        <w:t>ok</w:t>
      </w:r>
      <w:proofErr w:type="gramEnd"/>
    </w:p>
  </w:comment>
  <w:comment w:id="670" w:author="Carneiro Pinto da Silva, Fernando" w:date="2017-01-30T17:03:00Z" w:initials="CPdSF">
    <w:p w14:paraId="34F99ABC" w14:textId="473B3BA4" w:rsidR="007D03B1" w:rsidRDefault="007D03B1">
      <w:pPr>
        <w:pStyle w:val="Textodecomentrio"/>
      </w:pPr>
      <w:r>
        <w:rPr>
          <w:rStyle w:val="Refdecomentrio"/>
        </w:rPr>
        <w:annotationRef/>
      </w:r>
      <w:r>
        <w:t>Falta imagem ou conteúdo no parágrafo seguinte ou apenas foi deixado uma linha em branco?</w:t>
      </w:r>
    </w:p>
  </w:comment>
  <w:comment w:id="671" w:author="Willian" w:date="2017-02-04T15:07:00Z" w:initials="WFSP">
    <w:p w14:paraId="0AAFECFE" w14:textId="7F7C33E5" w:rsidR="00436949" w:rsidRDefault="00436949">
      <w:pPr>
        <w:pStyle w:val="Textodecomentrio"/>
      </w:pPr>
      <w:r>
        <w:rPr>
          <w:rStyle w:val="Refdecomentrio"/>
        </w:rPr>
        <w:annotationRef/>
      </w:r>
      <w:r>
        <w:t>Código inserido</w:t>
      </w:r>
    </w:p>
  </w:comment>
  <w:comment w:id="992" w:author="Carneiro Pinto da Silva, Fernando" w:date="2017-01-30T17:04:00Z" w:initials="CPdSF">
    <w:p w14:paraId="7B86BE75" w14:textId="439E0653" w:rsidR="007D03B1" w:rsidRDefault="007D03B1">
      <w:pPr>
        <w:pStyle w:val="Textodecomentrio"/>
      </w:pPr>
      <w:r>
        <w:rPr>
          <w:rStyle w:val="Refdecomentrio"/>
        </w:rPr>
        <w:annotationRef/>
      </w:r>
      <w:r>
        <w:t>Favor criar pequeno texto de encerramento do capítulo.</w:t>
      </w:r>
    </w:p>
  </w:comment>
  <w:comment w:id="993" w:author="Willian" w:date="2017-02-04T15:08:00Z" w:initials="WFSP">
    <w:p w14:paraId="7CED86E6" w14:textId="7527C215" w:rsidR="00436949" w:rsidRDefault="00436949">
      <w:pPr>
        <w:pStyle w:val="Textodecomentrio"/>
      </w:pPr>
      <w:r>
        <w:rPr>
          <w:rStyle w:val="Refdecomentrio"/>
        </w:rPr>
        <w:annotationRef/>
      </w:r>
      <w:proofErr w:type="gramStart"/>
      <w:r>
        <w:t>ok</w:t>
      </w:r>
      <w:proofErr w:type="gram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8C60C8" w15:done="0"/>
  <w15:commentEx w15:paraId="5B79EA60" w15:done="0"/>
  <w15:commentEx w15:paraId="7BC66404" w15:done="0"/>
  <w15:commentEx w15:paraId="511E50AF" w15:paraIdParent="7BC66404" w15:done="0"/>
  <w15:commentEx w15:paraId="0F258523" w15:done="0"/>
  <w15:commentEx w15:paraId="257CBE0B" w15:done="0"/>
  <w15:commentEx w15:paraId="00E6D404" w15:paraIdParent="257CBE0B" w15:done="0"/>
  <w15:commentEx w15:paraId="6E14197D" w15:done="0"/>
  <w15:commentEx w15:paraId="4CA6AA8A" w15:done="0"/>
  <w15:commentEx w15:paraId="6888DC5B" w15:done="0"/>
  <w15:commentEx w15:paraId="0651531A" w15:done="0"/>
  <w15:commentEx w15:paraId="3668D6AE" w15:done="0"/>
  <w15:commentEx w15:paraId="738316BF" w15:done="0"/>
  <w15:commentEx w15:paraId="70280AF1" w15:done="0"/>
  <w15:commentEx w15:paraId="0F511CB7" w15:done="0"/>
  <w15:commentEx w15:paraId="3EBEBBB3" w15:paraIdParent="0F511CB7" w15:done="0"/>
  <w15:commentEx w15:paraId="17A0C04E" w15:done="0"/>
  <w15:commentEx w15:paraId="52E91553" w15:paraIdParent="17A0C04E" w15:done="0"/>
  <w15:commentEx w15:paraId="737823E9" w15:done="0"/>
  <w15:commentEx w15:paraId="54F710C3" w15:paraIdParent="737823E9" w15:done="0"/>
  <w15:commentEx w15:paraId="71C4C1DB" w15:done="0"/>
  <w15:commentEx w15:paraId="4EE6FF90" w15:paraIdParent="71C4C1DB" w15:done="0"/>
  <w15:commentEx w15:paraId="24DEDEF9" w15:done="0"/>
  <w15:commentEx w15:paraId="01B20D7B" w15:paraIdParent="24DEDEF9" w15:done="0"/>
  <w15:commentEx w15:paraId="3856203B" w15:done="0"/>
  <w15:commentEx w15:paraId="47E41EBD" w15:paraIdParent="3856203B" w15:done="0"/>
  <w15:commentEx w15:paraId="198B5B64" w15:done="0"/>
  <w15:commentEx w15:paraId="50D28FEA" w15:paraIdParent="198B5B64" w15:done="0"/>
  <w15:commentEx w15:paraId="7DE62182" w15:done="0"/>
  <w15:commentEx w15:paraId="01F3AF17" w15:paraIdParent="7DE62182" w15:done="0"/>
  <w15:commentEx w15:paraId="53016C91" w15:done="0"/>
  <w15:commentEx w15:paraId="44EFABC1" w15:paraIdParent="53016C91" w15:done="0"/>
  <w15:commentEx w15:paraId="77820A76" w15:done="0"/>
  <w15:commentEx w15:paraId="76062BF8" w15:done="0"/>
  <w15:commentEx w15:paraId="3BBB72DC" w15:paraIdParent="76062BF8" w15:done="0"/>
  <w15:commentEx w15:paraId="5A074FE8" w15:done="0"/>
  <w15:commentEx w15:paraId="2B0C03CE" w15:paraIdParent="5A074FE8" w15:done="0"/>
  <w15:commentEx w15:paraId="7BCBE91A" w15:done="0"/>
  <w15:commentEx w15:paraId="1413E1B3" w15:paraIdParent="7BCBE91A" w15:done="0"/>
  <w15:commentEx w15:paraId="081C1530" w15:done="0"/>
  <w15:commentEx w15:paraId="4343EC8C" w15:paraIdParent="081C1530" w15:done="0"/>
  <w15:commentEx w15:paraId="1A108541" w15:done="0"/>
  <w15:commentEx w15:paraId="1CB1F8DB" w15:paraIdParent="1A108541" w15:done="0"/>
  <w15:commentEx w15:paraId="1FC5F9C7" w15:done="0"/>
  <w15:commentEx w15:paraId="0DE57469" w15:done="0"/>
  <w15:commentEx w15:paraId="2DA0D8D8" w15:done="0"/>
  <w15:commentEx w15:paraId="08C0F524" w15:done="0"/>
  <w15:commentEx w15:paraId="2735550C" w15:done="0"/>
  <w15:commentEx w15:paraId="3B98DE8A" w15:done="0"/>
  <w15:commentEx w15:paraId="2F40BF89" w15:done="0"/>
  <w15:commentEx w15:paraId="28E088A0" w15:done="0"/>
  <w15:commentEx w15:paraId="3B24D52D" w15:done="0"/>
  <w15:commentEx w15:paraId="2D9F9BCF" w15:done="0"/>
  <w15:commentEx w15:paraId="7D3DA985" w15:done="0"/>
  <w15:commentEx w15:paraId="6CD27FFC" w15:done="0"/>
  <w15:commentEx w15:paraId="7A6AF871" w15:done="0"/>
  <w15:commentEx w15:paraId="0FEE34CD" w15:done="0"/>
  <w15:commentEx w15:paraId="2BF1D4B7" w15:done="0"/>
  <w15:commentEx w15:paraId="5B007699" w15:paraIdParent="2BF1D4B7" w15:done="0"/>
  <w15:commentEx w15:paraId="717D0A19" w15:done="0"/>
  <w15:commentEx w15:paraId="4D6F7D35" w15:paraIdParent="717D0A19" w15:done="0"/>
  <w15:commentEx w15:paraId="35699E25" w15:done="0"/>
  <w15:commentEx w15:paraId="5DC4AA23" w15:paraIdParent="35699E25" w15:done="0"/>
  <w15:commentEx w15:paraId="7395B337" w15:done="0"/>
  <w15:commentEx w15:paraId="37226C88" w15:paraIdParent="7395B337" w15:done="0"/>
  <w15:commentEx w15:paraId="7682A4BD" w15:done="0"/>
  <w15:commentEx w15:paraId="1B6FA213" w15:paraIdParent="7682A4BD" w15:done="0"/>
  <w15:commentEx w15:paraId="024A3620" w15:done="0"/>
  <w15:commentEx w15:paraId="187ABAEA" w15:paraIdParent="024A3620" w15:done="0"/>
  <w15:commentEx w15:paraId="6B218415" w15:done="0"/>
  <w15:commentEx w15:paraId="6B12E1CD" w15:paraIdParent="6B218415" w15:done="0"/>
  <w15:commentEx w15:paraId="734D2BBE" w15:done="0"/>
  <w15:commentEx w15:paraId="114D83E3" w15:paraIdParent="734D2BBE" w15:done="0"/>
  <w15:commentEx w15:paraId="12AB6BEA" w15:done="0"/>
  <w15:commentEx w15:paraId="58DF280A" w15:paraIdParent="12AB6BEA" w15:done="0"/>
  <w15:commentEx w15:paraId="34F99ABC" w15:done="0"/>
  <w15:commentEx w15:paraId="0AAFECFE" w15:paraIdParent="34F99ABC" w15:done="0"/>
  <w15:commentEx w15:paraId="7B86BE75" w15:done="0"/>
  <w15:commentEx w15:paraId="7CED86E6" w15:paraIdParent="7B86BE7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altName w:val="Arial"/>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9E5B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2E00517"/>
    <w:multiLevelType w:val="hybridMultilevel"/>
    <w:tmpl w:val="EFDEB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48F0840"/>
    <w:multiLevelType w:val="multilevel"/>
    <w:tmpl w:val="4B6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606653"/>
    <w:multiLevelType w:val="hybridMultilevel"/>
    <w:tmpl w:val="B4B40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071B57B6"/>
    <w:multiLevelType w:val="hybridMultilevel"/>
    <w:tmpl w:val="20246EAE"/>
    <w:lvl w:ilvl="0" w:tplc="D990F93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72302F2"/>
    <w:multiLevelType w:val="multilevel"/>
    <w:tmpl w:val="500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312628"/>
    <w:multiLevelType w:val="hybridMultilevel"/>
    <w:tmpl w:val="B726C530"/>
    <w:lvl w:ilvl="0" w:tplc="0130DD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07D12060"/>
    <w:multiLevelType w:val="multilevel"/>
    <w:tmpl w:val="5EE6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8F6313"/>
    <w:multiLevelType w:val="multilevel"/>
    <w:tmpl w:val="333A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7F613C"/>
    <w:multiLevelType w:val="multilevel"/>
    <w:tmpl w:val="041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9073D5"/>
    <w:multiLevelType w:val="multilevel"/>
    <w:tmpl w:val="E174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877993"/>
    <w:multiLevelType w:val="hybridMultilevel"/>
    <w:tmpl w:val="14E618B8"/>
    <w:lvl w:ilvl="0" w:tplc="9C305B04">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0FA43E5C"/>
    <w:multiLevelType w:val="hybridMultilevel"/>
    <w:tmpl w:val="68366EC4"/>
    <w:lvl w:ilvl="0" w:tplc="D12E5FC0">
      <w:start w:val="1"/>
      <w:numFmt w:val="decimal"/>
      <w:lvlText w:val="%1-"/>
      <w:lvlJc w:val="left"/>
      <w:pPr>
        <w:ind w:left="720" w:hanging="360"/>
      </w:pPr>
      <w:rPr>
        <w:rFonts w:asciiTheme="minorHAnsi" w:hAnsiTheme="minorHAnsi"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10E96477"/>
    <w:multiLevelType w:val="multilevel"/>
    <w:tmpl w:val="08D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nsid w:val="14CB519D"/>
    <w:multiLevelType w:val="multilevel"/>
    <w:tmpl w:val="585A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7D5B4D"/>
    <w:multiLevelType w:val="hybridMultilevel"/>
    <w:tmpl w:val="A20E7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80B01F9"/>
    <w:multiLevelType w:val="hybridMultilevel"/>
    <w:tmpl w:val="3DBCD812"/>
    <w:lvl w:ilvl="0" w:tplc="4C9A269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1AAE4C4D"/>
    <w:multiLevelType w:val="multilevel"/>
    <w:tmpl w:val="E160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0E7D2D"/>
    <w:multiLevelType w:val="multilevel"/>
    <w:tmpl w:val="FDB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643742"/>
    <w:multiLevelType w:val="multilevel"/>
    <w:tmpl w:val="29F2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140EA4"/>
    <w:multiLevelType w:val="multilevel"/>
    <w:tmpl w:val="BEC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A064E9"/>
    <w:multiLevelType w:val="multilevel"/>
    <w:tmpl w:val="33FE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447383"/>
    <w:multiLevelType w:val="hybridMultilevel"/>
    <w:tmpl w:val="6004E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2F7A06D6"/>
    <w:multiLevelType w:val="multilevel"/>
    <w:tmpl w:val="E718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02960B2"/>
    <w:multiLevelType w:val="multilevel"/>
    <w:tmpl w:val="D29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920B48"/>
    <w:multiLevelType w:val="multilevel"/>
    <w:tmpl w:val="F4F4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5A77F38"/>
    <w:multiLevelType w:val="hybridMultilevel"/>
    <w:tmpl w:val="9EBC09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36743122"/>
    <w:multiLevelType w:val="multilevel"/>
    <w:tmpl w:val="33E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9B6920"/>
    <w:multiLevelType w:val="multilevel"/>
    <w:tmpl w:val="5F66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C845CC6"/>
    <w:multiLevelType w:val="multilevel"/>
    <w:tmpl w:val="BA16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1D41CC0"/>
    <w:multiLevelType w:val="multilevel"/>
    <w:tmpl w:val="52BC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3596469"/>
    <w:multiLevelType w:val="hybridMultilevel"/>
    <w:tmpl w:val="7070D874"/>
    <w:lvl w:ilvl="0" w:tplc="DA7C549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447929C1"/>
    <w:multiLevelType w:val="multilevel"/>
    <w:tmpl w:val="1DC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60D13C0"/>
    <w:multiLevelType w:val="multilevel"/>
    <w:tmpl w:val="A3C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6712BFE"/>
    <w:multiLevelType w:val="multilevel"/>
    <w:tmpl w:val="D5E4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A4921EC"/>
    <w:multiLevelType w:val="hybridMultilevel"/>
    <w:tmpl w:val="3C5C0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4B391F10"/>
    <w:multiLevelType w:val="multilevel"/>
    <w:tmpl w:val="CC18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DF86B72"/>
    <w:multiLevelType w:val="multilevel"/>
    <w:tmpl w:val="9A82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067332F"/>
    <w:multiLevelType w:val="hybridMultilevel"/>
    <w:tmpl w:val="7F485F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52112DC2"/>
    <w:multiLevelType w:val="multilevel"/>
    <w:tmpl w:val="533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3CE5090"/>
    <w:multiLevelType w:val="multilevel"/>
    <w:tmpl w:val="F71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59327A1"/>
    <w:multiLevelType w:val="hybridMultilevel"/>
    <w:tmpl w:val="3D983AA6"/>
    <w:lvl w:ilvl="0" w:tplc="A81CC1B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56250619"/>
    <w:multiLevelType w:val="multilevel"/>
    <w:tmpl w:val="478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71452CA"/>
    <w:multiLevelType w:val="hybridMultilevel"/>
    <w:tmpl w:val="C456A1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5CAE4F67"/>
    <w:multiLevelType w:val="multilevel"/>
    <w:tmpl w:val="E24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D251EB1"/>
    <w:multiLevelType w:val="hybridMultilevel"/>
    <w:tmpl w:val="276A8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608F0B7B"/>
    <w:multiLevelType w:val="multilevel"/>
    <w:tmpl w:val="5BA07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13878C6"/>
    <w:multiLevelType w:val="hybridMultilevel"/>
    <w:tmpl w:val="30B05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68973F55"/>
    <w:multiLevelType w:val="multilevel"/>
    <w:tmpl w:val="9FE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FFA2553"/>
    <w:multiLevelType w:val="multilevel"/>
    <w:tmpl w:val="2E9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D91405"/>
    <w:multiLevelType w:val="hybridMultilevel"/>
    <w:tmpl w:val="D5B2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75F923EE"/>
    <w:multiLevelType w:val="multilevel"/>
    <w:tmpl w:val="499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6573131"/>
    <w:multiLevelType w:val="hybridMultilevel"/>
    <w:tmpl w:val="AF5E1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7AA26397"/>
    <w:multiLevelType w:val="multilevel"/>
    <w:tmpl w:val="A38E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3"/>
  </w:num>
  <w:num w:numId="3">
    <w:abstractNumId w:val="44"/>
  </w:num>
  <w:num w:numId="4">
    <w:abstractNumId w:val="37"/>
  </w:num>
  <w:num w:numId="5">
    <w:abstractNumId w:val="28"/>
  </w:num>
  <w:num w:numId="6">
    <w:abstractNumId w:val="36"/>
  </w:num>
  <w:num w:numId="7">
    <w:abstractNumId w:val="33"/>
  </w:num>
  <w:num w:numId="8">
    <w:abstractNumId w:val="5"/>
  </w:num>
  <w:num w:numId="9">
    <w:abstractNumId w:val="23"/>
  </w:num>
  <w:num w:numId="10">
    <w:abstractNumId w:val="25"/>
  </w:num>
  <w:num w:numId="11">
    <w:abstractNumId w:val="31"/>
  </w:num>
  <w:num w:numId="12">
    <w:abstractNumId w:val="13"/>
  </w:num>
  <w:num w:numId="13">
    <w:abstractNumId w:val="34"/>
  </w:num>
  <w:num w:numId="14">
    <w:abstractNumId w:val="29"/>
  </w:num>
  <w:num w:numId="15">
    <w:abstractNumId w:val="32"/>
  </w:num>
  <w:num w:numId="16">
    <w:abstractNumId w:val="43"/>
  </w:num>
  <w:num w:numId="17">
    <w:abstractNumId w:val="18"/>
  </w:num>
  <w:num w:numId="18">
    <w:abstractNumId w:val="46"/>
  </w:num>
  <w:num w:numId="19">
    <w:abstractNumId w:val="12"/>
  </w:num>
  <w:num w:numId="20">
    <w:abstractNumId w:val="24"/>
  </w:num>
  <w:num w:numId="21">
    <w:abstractNumId w:val="48"/>
  </w:num>
  <w:num w:numId="22">
    <w:abstractNumId w:val="40"/>
  </w:num>
  <w:num w:numId="23">
    <w:abstractNumId w:val="10"/>
  </w:num>
  <w:num w:numId="24">
    <w:abstractNumId w:val="49"/>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num>
  <w:num w:numId="27">
    <w:abstractNumId w:val="26"/>
  </w:num>
  <w:num w:numId="28">
    <w:abstractNumId w:val="6"/>
  </w:num>
  <w:num w:numId="29">
    <w:abstractNumId w:val="57"/>
  </w:num>
  <w:num w:numId="30">
    <w:abstractNumId w:val="22"/>
  </w:num>
  <w:num w:numId="31">
    <w:abstractNumId w:val="55"/>
  </w:num>
  <w:num w:numId="32">
    <w:abstractNumId w:val="27"/>
  </w:num>
  <w:num w:numId="33">
    <w:abstractNumId w:val="52"/>
  </w:num>
  <w:num w:numId="34">
    <w:abstractNumId w:val="8"/>
  </w:num>
  <w:num w:numId="35">
    <w:abstractNumId w:val="21"/>
  </w:num>
  <w:num w:numId="36">
    <w:abstractNumId w:val="41"/>
  </w:num>
  <w:num w:numId="37">
    <w:abstractNumId w:val="16"/>
  </w:num>
  <w:num w:numId="38">
    <w:abstractNumId w:val="11"/>
  </w:num>
  <w:num w:numId="39">
    <w:abstractNumId w:val="19"/>
  </w:num>
  <w:num w:numId="40">
    <w:abstractNumId w:val="1"/>
  </w:num>
  <w:num w:numId="41">
    <w:abstractNumId w:val="2"/>
  </w:num>
  <w:num w:numId="42">
    <w:abstractNumId w:val="3"/>
  </w:num>
  <w:num w:numId="43">
    <w:abstractNumId w:val="54"/>
  </w:num>
  <w:num w:numId="44">
    <w:abstractNumId w:val="42"/>
  </w:num>
  <w:num w:numId="45">
    <w:abstractNumId w:val="7"/>
  </w:num>
  <w:num w:numId="46">
    <w:abstractNumId w:val="15"/>
  </w:num>
  <w:num w:numId="47">
    <w:abstractNumId w:val="30"/>
  </w:num>
  <w:num w:numId="48">
    <w:abstractNumId w:val="4"/>
  </w:num>
  <w:num w:numId="49">
    <w:abstractNumId w:val="38"/>
  </w:num>
  <w:num w:numId="50">
    <w:abstractNumId w:val="50"/>
  </w:num>
  <w:num w:numId="51">
    <w:abstractNumId w:val="51"/>
  </w:num>
  <w:num w:numId="52">
    <w:abstractNumId w:val="47"/>
  </w:num>
  <w:num w:numId="53">
    <w:abstractNumId w:val="45"/>
  </w:num>
  <w:num w:numId="54">
    <w:abstractNumId w:val="9"/>
  </w:num>
  <w:num w:numId="55">
    <w:abstractNumId w:val="20"/>
  </w:num>
  <w:num w:numId="56">
    <w:abstractNumId w:val="35"/>
  </w:num>
  <w:num w:numId="57">
    <w:abstractNumId w:val="56"/>
  </w:num>
  <w:num w:numId="58">
    <w:abstractNumId w:val="14"/>
  </w:num>
  <w:num w:numId="59">
    <w:abstractNumId w:val="0"/>
  </w:num>
  <w:num w:numId="60">
    <w:abstractNumId w:val="17"/>
  </w:num>
  <w:numIdMacAtCleanup w:val="5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neiro Pinto da Silva, Fernando">
    <w15:presenceInfo w15:providerId="AD" w15:userId="S-1-5-21-1085031214-2000478354-839522115-543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1"/>
  <w:displayBackgroundShape/>
  <w:proofState w:spelling="clean" w:grammar="clean"/>
  <w:revisionView w:insDel="0" w:formatting="0" w:inkAnnotations="0"/>
  <w:trackRevisions/>
  <w:doNotTrackMove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C69"/>
    <w:rsid w:val="00005146"/>
    <w:rsid w:val="00014E9E"/>
    <w:rsid w:val="00021980"/>
    <w:rsid w:val="00033533"/>
    <w:rsid w:val="00036118"/>
    <w:rsid w:val="00052F59"/>
    <w:rsid w:val="00055007"/>
    <w:rsid w:val="00062F1D"/>
    <w:rsid w:val="00090ECD"/>
    <w:rsid w:val="0009791E"/>
    <w:rsid w:val="000B5B71"/>
    <w:rsid w:val="000B6C0F"/>
    <w:rsid w:val="000D41DF"/>
    <w:rsid w:val="000E34CB"/>
    <w:rsid w:val="000E36CE"/>
    <w:rsid w:val="000F7402"/>
    <w:rsid w:val="00105795"/>
    <w:rsid w:val="00120ECD"/>
    <w:rsid w:val="00124FC4"/>
    <w:rsid w:val="00132AFA"/>
    <w:rsid w:val="001462DB"/>
    <w:rsid w:val="0017232E"/>
    <w:rsid w:val="00177F89"/>
    <w:rsid w:val="00181470"/>
    <w:rsid w:val="001824AA"/>
    <w:rsid w:val="001B082E"/>
    <w:rsid w:val="001C26D1"/>
    <w:rsid w:val="001D15AB"/>
    <w:rsid w:val="00215E70"/>
    <w:rsid w:val="00222371"/>
    <w:rsid w:val="002237E9"/>
    <w:rsid w:val="0022491B"/>
    <w:rsid w:val="00240DF6"/>
    <w:rsid w:val="00247CCE"/>
    <w:rsid w:val="002528A4"/>
    <w:rsid w:val="002907DA"/>
    <w:rsid w:val="00296826"/>
    <w:rsid w:val="002A5DB1"/>
    <w:rsid w:val="002C31AC"/>
    <w:rsid w:val="002E523E"/>
    <w:rsid w:val="003058B4"/>
    <w:rsid w:val="00307F3A"/>
    <w:rsid w:val="00317A26"/>
    <w:rsid w:val="00321F9A"/>
    <w:rsid w:val="00322140"/>
    <w:rsid w:val="00325E0C"/>
    <w:rsid w:val="00332FD6"/>
    <w:rsid w:val="003502C8"/>
    <w:rsid w:val="003506E1"/>
    <w:rsid w:val="00352129"/>
    <w:rsid w:val="0035551E"/>
    <w:rsid w:val="003727AE"/>
    <w:rsid w:val="00380783"/>
    <w:rsid w:val="00395532"/>
    <w:rsid w:val="003A0399"/>
    <w:rsid w:val="003A2BE7"/>
    <w:rsid w:val="003A35A5"/>
    <w:rsid w:val="003A3AFC"/>
    <w:rsid w:val="003C2D99"/>
    <w:rsid w:val="003E40E0"/>
    <w:rsid w:val="003E45CD"/>
    <w:rsid w:val="003F6A95"/>
    <w:rsid w:val="003F6B0B"/>
    <w:rsid w:val="00421D9F"/>
    <w:rsid w:val="00423350"/>
    <w:rsid w:val="00432D6D"/>
    <w:rsid w:val="00436949"/>
    <w:rsid w:val="00442191"/>
    <w:rsid w:val="00460CD0"/>
    <w:rsid w:val="00464CE5"/>
    <w:rsid w:val="00475F83"/>
    <w:rsid w:val="004A6DF4"/>
    <w:rsid w:val="004D03E3"/>
    <w:rsid w:val="00503B2B"/>
    <w:rsid w:val="005136E6"/>
    <w:rsid w:val="00514970"/>
    <w:rsid w:val="00533A83"/>
    <w:rsid w:val="00552719"/>
    <w:rsid w:val="00563D74"/>
    <w:rsid w:val="005649CE"/>
    <w:rsid w:val="005730F7"/>
    <w:rsid w:val="00576898"/>
    <w:rsid w:val="00580D24"/>
    <w:rsid w:val="00581624"/>
    <w:rsid w:val="005830F6"/>
    <w:rsid w:val="00586729"/>
    <w:rsid w:val="0058744B"/>
    <w:rsid w:val="0060573B"/>
    <w:rsid w:val="0062295E"/>
    <w:rsid w:val="006361F9"/>
    <w:rsid w:val="00636B93"/>
    <w:rsid w:val="006476F9"/>
    <w:rsid w:val="00650206"/>
    <w:rsid w:val="00655C69"/>
    <w:rsid w:val="00665F9D"/>
    <w:rsid w:val="00676907"/>
    <w:rsid w:val="00676CA0"/>
    <w:rsid w:val="00680CD3"/>
    <w:rsid w:val="00682960"/>
    <w:rsid w:val="00683B51"/>
    <w:rsid w:val="00694681"/>
    <w:rsid w:val="006A0976"/>
    <w:rsid w:val="006D3397"/>
    <w:rsid w:val="006E4FF2"/>
    <w:rsid w:val="007020A2"/>
    <w:rsid w:val="00722402"/>
    <w:rsid w:val="007473A0"/>
    <w:rsid w:val="00751DFD"/>
    <w:rsid w:val="007627AB"/>
    <w:rsid w:val="00771553"/>
    <w:rsid w:val="0078095F"/>
    <w:rsid w:val="00793DA1"/>
    <w:rsid w:val="007A0C36"/>
    <w:rsid w:val="007B2049"/>
    <w:rsid w:val="007C7DA0"/>
    <w:rsid w:val="007D03B1"/>
    <w:rsid w:val="007F316D"/>
    <w:rsid w:val="007F6832"/>
    <w:rsid w:val="008069B5"/>
    <w:rsid w:val="008313E9"/>
    <w:rsid w:val="008403D2"/>
    <w:rsid w:val="008A2C10"/>
    <w:rsid w:val="008A365E"/>
    <w:rsid w:val="008A735C"/>
    <w:rsid w:val="008B2AC3"/>
    <w:rsid w:val="008C2172"/>
    <w:rsid w:val="008C4B26"/>
    <w:rsid w:val="008E3F5A"/>
    <w:rsid w:val="008F27BA"/>
    <w:rsid w:val="008F50D6"/>
    <w:rsid w:val="009153F5"/>
    <w:rsid w:val="00935F2E"/>
    <w:rsid w:val="00944240"/>
    <w:rsid w:val="00946005"/>
    <w:rsid w:val="00960022"/>
    <w:rsid w:val="00977D6D"/>
    <w:rsid w:val="00980F48"/>
    <w:rsid w:val="00981B3C"/>
    <w:rsid w:val="00983335"/>
    <w:rsid w:val="009836FA"/>
    <w:rsid w:val="00993888"/>
    <w:rsid w:val="009B0FAD"/>
    <w:rsid w:val="009C06FC"/>
    <w:rsid w:val="009C1FBC"/>
    <w:rsid w:val="009C7C14"/>
    <w:rsid w:val="009F2505"/>
    <w:rsid w:val="00A11492"/>
    <w:rsid w:val="00A27DD9"/>
    <w:rsid w:val="00A362F1"/>
    <w:rsid w:val="00A66496"/>
    <w:rsid w:val="00A83445"/>
    <w:rsid w:val="00A91D25"/>
    <w:rsid w:val="00AA40AB"/>
    <w:rsid w:val="00AD5237"/>
    <w:rsid w:val="00AE0252"/>
    <w:rsid w:val="00AE5207"/>
    <w:rsid w:val="00AF04DD"/>
    <w:rsid w:val="00AF5D24"/>
    <w:rsid w:val="00B00CEC"/>
    <w:rsid w:val="00B1571D"/>
    <w:rsid w:val="00B31DA2"/>
    <w:rsid w:val="00B34F3C"/>
    <w:rsid w:val="00B41124"/>
    <w:rsid w:val="00B54CFE"/>
    <w:rsid w:val="00B70E47"/>
    <w:rsid w:val="00B77960"/>
    <w:rsid w:val="00B97833"/>
    <w:rsid w:val="00BA2A4A"/>
    <w:rsid w:val="00BA5F13"/>
    <w:rsid w:val="00BA7EF7"/>
    <w:rsid w:val="00BF45CD"/>
    <w:rsid w:val="00C07750"/>
    <w:rsid w:val="00C1467F"/>
    <w:rsid w:val="00C15C5E"/>
    <w:rsid w:val="00C1792C"/>
    <w:rsid w:val="00C21453"/>
    <w:rsid w:val="00C236FD"/>
    <w:rsid w:val="00C34027"/>
    <w:rsid w:val="00C37C01"/>
    <w:rsid w:val="00C42E93"/>
    <w:rsid w:val="00C445B5"/>
    <w:rsid w:val="00C5184A"/>
    <w:rsid w:val="00C62E43"/>
    <w:rsid w:val="00C65D82"/>
    <w:rsid w:val="00C7424F"/>
    <w:rsid w:val="00C9097F"/>
    <w:rsid w:val="00C91E61"/>
    <w:rsid w:val="00C94C00"/>
    <w:rsid w:val="00CB0912"/>
    <w:rsid w:val="00CB1257"/>
    <w:rsid w:val="00CB1F7D"/>
    <w:rsid w:val="00CC0C79"/>
    <w:rsid w:val="00CC4DD8"/>
    <w:rsid w:val="00CD3BE2"/>
    <w:rsid w:val="00CD4CC0"/>
    <w:rsid w:val="00CF1F40"/>
    <w:rsid w:val="00CF4928"/>
    <w:rsid w:val="00D01E88"/>
    <w:rsid w:val="00D05199"/>
    <w:rsid w:val="00D05946"/>
    <w:rsid w:val="00D059C5"/>
    <w:rsid w:val="00D15A07"/>
    <w:rsid w:val="00D24C3A"/>
    <w:rsid w:val="00D3002C"/>
    <w:rsid w:val="00D4626B"/>
    <w:rsid w:val="00D63DE5"/>
    <w:rsid w:val="00D72BAE"/>
    <w:rsid w:val="00D72E00"/>
    <w:rsid w:val="00D82E1C"/>
    <w:rsid w:val="00DA49B8"/>
    <w:rsid w:val="00DC6B8E"/>
    <w:rsid w:val="00DD2DED"/>
    <w:rsid w:val="00E22425"/>
    <w:rsid w:val="00E22E00"/>
    <w:rsid w:val="00E268E5"/>
    <w:rsid w:val="00E64A33"/>
    <w:rsid w:val="00E7333F"/>
    <w:rsid w:val="00EB2F37"/>
    <w:rsid w:val="00EB431C"/>
    <w:rsid w:val="00EB5E03"/>
    <w:rsid w:val="00EF2A34"/>
    <w:rsid w:val="00EF74A3"/>
    <w:rsid w:val="00EF76CF"/>
    <w:rsid w:val="00F278EE"/>
    <w:rsid w:val="00F428A0"/>
    <w:rsid w:val="00F66189"/>
    <w:rsid w:val="00F66497"/>
    <w:rsid w:val="00F73FE3"/>
    <w:rsid w:val="00F7736B"/>
    <w:rsid w:val="00F810AF"/>
    <w:rsid w:val="00F94899"/>
    <w:rsid w:val="00FA1E8B"/>
    <w:rsid w:val="00FB7EB1"/>
    <w:rsid w:val="00FC53A3"/>
    <w:rsid w:val="00FD2C5D"/>
    <w:rsid w:val="00FD65BD"/>
    <w:rsid w:val="00FE225C"/>
    <w:rsid w:val="00FE4210"/>
    <w:rsid w:val="00FE421D"/>
    <w:rsid w:val="00FF376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7389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F6832"/>
    <w:pPr>
      <w:spacing w:line="240" w:lineRule="auto"/>
    </w:pPr>
    <w:rPr>
      <w:rFonts w:asciiTheme="minorHAnsi" w:hAnsiTheme="minorHAnsi"/>
    </w:rPr>
  </w:style>
  <w:style w:type="paragraph" w:styleId="Ttulo1">
    <w:name w:val="heading 1"/>
    <w:basedOn w:val="Normal"/>
    <w:next w:val="Normal"/>
    <w:link w:val="Ttulo1Char"/>
    <w:uiPriority w:val="9"/>
    <w:qFormat/>
    <w:rsid w:val="007F316D"/>
    <w:pPr>
      <w:keepNext/>
      <w:keepLines/>
      <w:numPr>
        <w:numId w:val="1"/>
      </w:numPr>
      <w:spacing w:before="200"/>
      <w:ind w:hanging="360"/>
      <w:contextualSpacing/>
      <w:outlineLvl w:val="0"/>
    </w:pPr>
    <w:rPr>
      <w:b/>
      <w:color w:val="7030A0"/>
      <w:sz w:val="40"/>
      <w:szCs w:val="32"/>
    </w:rPr>
  </w:style>
  <w:style w:type="paragraph" w:styleId="Ttulo2">
    <w:name w:val="heading 2"/>
    <w:basedOn w:val="Normal"/>
    <w:next w:val="Normal"/>
    <w:link w:val="Ttulo2Char"/>
    <w:uiPriority w:val="9"/>
    <w:qFormat/>
    <w:rsid w:val="007F316D"/>
    <w:pPr>
      <w:keepNext/>
      <w:keepLines/>
      <w:numPr>
        <w:ilvl w:val="1"/>
        <w:numId w:val="1"/>
      </w:numPr>
      <w:spacing w:before="200"/>
      <w:ind w:left="405" w:firstLine="150"/>
      <w:contextualSpacing/>
      <w:outlineLvl w:val="1"/>
    </w:pPr>
    <w:rPr>
      <w:color w:val="7030A0"/>
      <w:sz w:val="32"/>
      <w:szCs w:val="26"/>
    </w:rPr>
  </w:style>
  <w:style w:type="paragraph" w:styleId="Ttulo3">
    <w:name w:val="heading 3"/>
    <w:basedOn w:val="Normal"/>
    <w:next w:val="Normal"/>
    <w:link w:val="Ttulo3Char"/>
    <w:uiPriority w:val="9"/>
    <w:qFormat/>
    <w:rsid w:val="00EB5E03"/>
    <w:pPr>
      <w:keepNext/>
      <w:keepLines/>
      <w:numPr>
        <w:ilvl w:val="2"/>
        <w:numId w:val="1"/>
      </w:numPr>
      <w:spacing w:before="160"/>
      <w:ind w:left="851" w:hanging="150"/>
      <w:contextualSpacing/>
      <w:outlineLvl w:val="2"/>
    </w:pPr>
    <w:rPr>
      <w:color w:val="7030A0"/>
      <w:sz w:val="28"/>
      <w:szCs w:val="24"/>
    </w:rPr>
  </w:style>
  <w:style w:type="paragraph" w:styleId="Ttulo4">
    <w:name w:val="heading 4"/>
    <w:basedOn w:val="Normal"/>
    <w:next w:val="Normal"/>
    <w:pPr>
      <w:keepNext/>
      <w:keepLines/>
      <w:spacing w:before="160" w:after="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7F316D"/>
    <w:pPr>
      <w:keepNext/>
      <w:keepLines/>
      <w:spacing w:after="0"/>
      <w:contextualSpacing/>
    </w:pPr>
    <w:rPr>
      <w:rFonts w:ascii="Trebuchet MS" w:eastAsia="Trebuchet MS" w:hAnsi="Trebuchet MS" w:cs="Trebuchet MS"/>
      <w:sz w:val="56"/>
      <w:szCs w:val="42"/>
    </w:rPr>
  </w:style>
  <w:style w:type="paragraph" w:styleId="Subttulo">
    <w:name w:val="Subtitle"/>
    <w:basedOn w:val="Normal"/>
    <w:next w:val="Normal"/>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Pr>
      <w:sz w:val="24"/>
      <w:szCs w:val="24"/>
    </w:rPr>
  </w:style>
  <w:style w:type="character" w:customStyle="1" w:styleId="TextodecomentrioChar">
    <w:name w:val="Texto de comentário Char"/>
    <w:basedOn w:val="Fontepargpadro"/>
    <w:link w:val="Textodecomentrio"/>
    <w:uiPriority w:val="99"/>
    <w:semiHidden/>
    <w:rPr>
      <w:sz w:val="24"/>
      <w:szCs w:val="24"/>
    </w:rPr>
  </w:style>
  <w:style w:type="character" w:styleId="Refdecomentrio">
    <w:name w:val="annotation reference"/>
    <w:basedOn w:val="Fontepargpadro"/>
    <w:uiPriority w:val="99"/>
    <w:semiHidden/>
    <w:unhideWhenUsed/>
    <w:rPr>
      <w:sz w:val="18"/>
      <w:szCs w:val="18"/>
    </w:rPr>
  </w:style>
  <w:style w:type="paragraph" w:styleId="Textodebalo">
    <w:name w:val="Balloon Text"/>
    <w:basedOn w:val="Normal"/>
    <w:link w:val="TextodebaloChar"/>
    <w:uiPriority w:val="99"/>
    <w:semiHidden/>
    <w:unhideWhenUsed/>
    <w:rsid w:val="00793DA1"/>
    <w:pPr>
      <w:spacing w:after="0"/>
    </w:pPr>
    <w:rPr>
      <w:rFonts w:ascii="Helvetica" w:hAnsi="Helvetica"/>
      <w:sz w:val="18"/>
      <w:szCs w:val="18"/>
    </w:rPr>
  </w:style>
  <w:style w:type="character" w:customStyle="1" w:styleId="TextodebaloChar">
    <w:name w:val="Texto de balão Char"/>
    <w:basedOn w:val="Fontepargpadro"/>
    <w:link w:val="Textodebalo"/>
    <w:uiPriority w:val="99"/>
    <w:semiHidden/>
    <w:rsid w:val="00793DA1"/>
    <w:rPr>
      <w:rFonts w:ascii="Helvetica" w:hAnsi="Helvetica"/>
      <w:sz w:val="18"/>
      <w:szCs w:val="18"/>
    </w:rPr>
  </w:style>
  <w:style w:type="paragraph" w:customStyle="1" w:styleId="Cabealho1">
    <w:name w:val="Cabeçalho1"/>
    <w:basedOn w:val="Ttulo1"/>
    <w:rsid w:val="007F316D"/>
    <w:pPr>
      <w:ind w:firstLine="360"/>
    </w:pPr>
    <w:rPr>
      <w:b w:val="0"/>
    </w:rPr>
  </w:style>
  <w:style w:type="paragraph" w:styleId="PargrafodaLista">
    <w:name w:val="List Paragraph"/>
    <w:basedOn w:val="Normal"/>
    <w:uiPriority w:val="34"/>
    <w:qFormat/>
    <w:rsid w:val="003A3AFC"/>
    <w:pPr>
      <w:ind w:left="720"/>
      <w:contextualSpacing/>
    </w:pPr>
  </w:style>
  <w:style w:type="character" w:styleId="Hiperlink">
    <w:name w:val="Hyperlink"/>
    <w:basedOn w:val="Fontepargpadro"/>
    <w:uiPriority w:val="99"/>
    <w:unhideWhenUsed/>
    <w:rsid w:val="00FA1E8B"/>
    <w:rPr>
      <w:color w:val="0563C1" w:themeColor="hyperlink"/>
      <w:u w:val="single"/>
    </w:rPr>
  </w:style>
  <w:style w:type="character" w:styleId="HiperlinkVisitado">
    <w:name w:val="FollowedHyperlink"/>
    <w:basedOn w:val="Fontepargpadro"/>
    <w:uiPriority w:val="99"/>
    <w:semiHidden/>
    <w:unhideWhenUsed/>
    <w:rsid w:val="00FA1E8B"/>
    <w:rPr>
      <w:color w:val="954F72" w:themeColor="followedHyperlink"/>
      <w:u w:val="single"/>
    </w:rPr>
  </w:style>
  <w:style w:type="paragraph" w:styleId="Pr-formataoHTML">
    <w:name w:val="HTML Preformatted"/>
    <w:basedOn w:val="Normal"/>
    <w:link w:val="Pr-formataoHTMLChar"/>
    <w:uiPriority w:val="99"/>
    <w:unhideWhenUsed/>
    <w:rsid w:val="00F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rsid w:val="00FA1E8B"/>
    <w:rPr>
      <w:rFonts w:ascii="Courier New" w:hAnsi="Courier New" w:cs="Courier New"/>
      <w:color w:val="auto"/>
      <w:sz w:val="20"/>
      <w:szCs w:val="20"/>
    </w:rPr>
  </w:style>
  <w:style w:type="paragraph" w:styleId="Citao">
    <w:name w:val="Quote"/>
    <w:basedOn w:val="Normal"/>
    <w:next w:val="Normal"/>
    <w:link w:val="CitaoChar"/>
    <w:uiPriority w:val="29"/>
    <w:qFormat/>
    <w:rsid w:val="00460CD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0CD0"/>
    <w:rPr>
      <w:rFonts w:asciiTheme="minorHAnsi" w:hAnsiTheme="minorHAnsi"/>
      <w:i/>
      <w:iCs/>
      <w:color w:val="404040" w:themeColor="text1" w:themeTint="BF"/>
    </w:rPr>
  </w:style>
  <w:style w:type="character" w:customStyle="1" w:styleId="Ttulo1Char">
    <w:name w:val="Título 1 Char"/>
    <w:basedOn w:val="Fontepargpadro"/>
    <w:link w:val="Ttulo1"/>
    <w:uiPriority w:val="9"/>
    <w:rsid w:val="008313E9"/>
    <w:rPr>
      <w:rFonts w:asciiTheme="minorHAnsi" w:hAnsiTheme="minorHAnsi"/>
      <w:b/>
      <w:color w:val="7030A0"/>
      <w:sz w:val="40"/>
      <w:szCs w:val="32"/>
    </w:rPr>
  </w:style>
  <w:style w:type="character" w:customStyle="1" w:styleId="Ttulo2Char">
    <w:name w:val="Título 2 Char"/>
    <w:basedOn w:val="Fontepargpadro"/>
    <w:link w:val="Ttulo2"/>
    <w:uiPriority w:val="9"/>
    <w:rsid w:val="008313E9"/>
    <w:rPr>
      <w:rFonts w:asciiTheme="minorHAnsi" w:hAnsiTheme="minorHAnsi"/>
      <w:color w:val="7030A0"/>
      <w:sz w:val="32"/>
      <w:szCs w:val="26"/>
    </w:rPr>
  </w:style>
  <w:style w:type="character" w:customStyle="1" w:styleId="Ttulo3Char">
    <w:name w:val="Título 3 Char"/>
    <w:basedOn w:val="Fontepargpadro"/>
    <w:link w:val="Ttulo3"/>
    <w:uiPriority w:val="9"/>
    <w:rsid w:val="008313E9"/>
    <w:rPr>
      <w:rFonts w:asciiTheme="minorHAnsi" w:hAnsiTheme="minorHAnsi"/>
      <w:color w:val="7030A0"/>
      <w:sz w:val="28"/>
      <w:szCs w:val="24"/>
    </w:rPr>
  </w:style>
  <w:style w:type="paragraph" w:customStyle="1" w:styleId="Dica">
    <w:name w:val="Dica"/>
    <w:basedOn w:val="Normal"/>
    <w:rsid w:val="008F50D6"/>
    <w:pPr>
      <w:ind w:left="567"/>
    </w:pPr>
    <w:rPr>
      <w:b/>
      <w:color w:val="7030A0"/>
    </w:rPr>
  </w:style>
  <w:style w:type="paragraph" w:styleId="Assuntodocomentrio">
    <w:name w:val="annotation subject"/>
    <w:basedOn w:val="Textodecomentrio"/>
    <w:next w:val="Textodecomentrio"/>
    <w:link w:val="AssuntodocomentrioChar"/>
    <w:uiPriority w:val="99"/>
    <w:semiHidden/>
    <w:unhideWhenUsed/>
    <w:rsid w:val="00722402"/>
    <w:rPr>
      <w:b/>
      <w:bCs/>
      <w:sz w:val="20"/>
      <w:szCs w:val="20"/>
    </w:rPr>
  </w:style>
  <w:style w:type="character" w:customStyle="1" w:styleId="AssuntodocomentrioChar">
    <w:name w:val="Assunto do comentário Char"/>
    <w:basedOn w:val="TextodecomentrioChar"/>
    <w:link w:val="Assuntodocomentrio"/>
    <w:uiPriority w:val="99"/>
    <w:semiHidden/>
    <w:rsid w:val="00722402"/>
    <w:rPr>
      <w:rFonts w:asciiTheme="minorHAnsi" w:hAnsiTheme="minorHAnsi"/>
      <w:b/>
      <w:bCs/>
      <w:sz w:val="20"/>
      <w:szCs w:val="20"/>
    </w:rPr>
  </w:style>
  <w:style w:type="character" w:styleId="CdigoHTML">
    <w:name w:val="HTML Code"/>
    <w:basedOn w:val="Fontepargpadro"/>
    <w:uiPriority w:val="99"/>
    <w:semiHidden/>
    <w:unhideWhenUsed/>
    <w:rsid w:val="00120ECD"/>
    <w:rPr>
      <w:rFonts w:ascii="Courier New" w:eastAsia="Arial" w:hAnsi="Courier New" w:cs="Courier New"/>
      <w:sz w:val="20"/>
      <w:szCs w:val="20"/>
    </w:rPr>
  </w:style>
  <w:style w:type="paragraph" w:styleId="Reviso">
    <w:name w:val="Revision"/>
    <w:hidden/>
    <w:uiPriority w:val="99"/>
    <w:semiHidden/>
    <w:rsid w:val="00062F1D"/>
    <w:pPr>
      <w:spacing w:after="0" w:line="240" w:lineRule="auto"/>
      <w:jc w:val="left"/>
    </w:pPr>
    <w:rPr>
      <w:rFonts w:asciiTheme="minorHAnsi" w:hAnsiTheme="minorHAnsi"/>
    </w:rPr>
  </w:style>
  <w:style w:type="paragraph" w:styleId="Legenda">
    <w:name w:val="caption"/>
    <w:basedOn w:val="Normal"/>
    <w:next w:val="Normal"/>
    <w:uiPriority w:val="35"/>
    <w:semiHidden/>
    <w:unhideWhenUsed/>
    <w:qFormat/>
    <w:rsid w:val="000E36CE"/>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52279">
      <w:bodyDiv w:val="1"/>
      <w:marLeft w:val="0"/>
      <w:marRight w:val="0"/>
      <w:marTop w:val="0"/>
      <w:marBottom w:val="0"/>
      <w:divBdr>
        <w:top w:val="none" w:sz="0" w:space="0" w:color="auto"/>
        <w:left w:val="none" w:sz="0" w:space="0" w:color="auto"/>
        <w:bottom w:val="none" w:sz="0" w:space="0" w:color="auto"/>
        <w:right w:val="none" w:sz="0" w:space="0" w:color="auto"/>
      </w:divBdr>
      <w:divsChild>
        <w:div w:id="39983823">
          <w:marLeft w:val="0"/>
          <w:marRight w:val="0"/>
          <w:marTop w:val="0"/>
          <w:marBottom w:val="200"/>
          <w:divBdr>
            <w:top w:val="none" w:sz="0" w:space="0" w:color="auto"/>
            <w:left w:val="none" w:sz="0" w:space="0" w:color="auto"/>
            <w:bottom w:val="none" w:sz="0" w:space="0" w:color="auto"/>
            <w:right w:val="none" w:sz="0" w:space="0" w:color="auto"/>
          </w:divBdr>
        </w:div>
        <w:div w:id="369571548">
          <w:marLeft w:val="0"/>
          <w:marRight w:val="0"/>
          <w:marTop w:val="0"/>
          <w:marBottom w:val="220"/>
          <w:divBdr>
            <w:top w:val="none" w:sz="0" w:space="0" w:color="auto"/>
            <w:left w:val="none" w:sz="0" w:space="0" w:color="auto"/>
            <w:bottom w:val="none" w:sz="0" w:space="0" w:color="auto"/>
            <w:right w:val="none" w:sz="0" w:space="0" w:color="auto"/>
          </w:divBdr>
        </w:div>
        <w:div w:id="396322820">
          <w:marLeft w:val="0"/>
          <w:marRight w:val="0"/>
          <w:marTop w:val="0"/>
          <w:marBottom w:val="200"/>
          <w:divBdr>
            <w:top w:val="none" w:sz="0" w:space="0" w:color="auto"/>
            <w:left w:val="none" w:sz="0" w:space="0" w:color="auto"/>
            <w:bottom w:val="none" w:sz="0" w:space="0" w:color="auto"/>
            <w:right w:val="none" w:sz="0" w:space="0" w:color="auto"/>
          </w:divBdr>
        </w:div>
        <w:div w:id="725765455">
          <w:marLeft w:val="0"/>
          <w:marRight w:val="0"/>
          <w:marTop w:val="0"/>
          <w:marBottom w:val="200"/>
          <w:divBdr>
            <w:top w:val="none" w:sz="0" w:space="0" w:color="auto"/>
            <w:left w:val="none" w:sz="0" w:space="0" w:color="auto"/>
            <w:bottom w:val="none" w:sz="0" w:space="0" w:color="auto"/>
            <w:right w:val="none" w:sz="0" w:space="0" w:color="auto"/>
          </w:divBdr>
        </w:div>
        <w:div w:id="1416899501">
          <w:marLeft w:val="0"/>
          <w:marRight w:val="0"/>
          <w:marTop w:val="0"/>
          <w:marBottom w:val="200"/>
          <w:divBdr>
            <w:top w:val="none" w:sz="0" w:space="0" w:color="auto"/>
            <w:left w:val="none" w:sz="0" w:space="0" w:color="auto"/>
            <w:bottom w:val="none" w:sz="0" w:space="0" w:color="auto"/>
            <w:right w:val="none" w:sz="0" w:space="0" w:color="auto"/>
          </w:divBdr>
        </w:div>
        <w:div w:id="1532185050">
          <w:marLeft w:val="540"/>
          <w:marRight w:val="0"/>
          <w:marTop w:val="0"/>
          <w:marBottom w:val="200"/>
          <w:divBdr>
            <w:top w:val="none" w:sz="0" w:space="0" w:color="auto"/>
            <w:left w:val="none" w:sz="0" w:space="0" w:color="auto"/>
            <w:bottom w:val="none" w:sz="0" w:space="0" w:color="auto"/>
            <w:right w:val="none" w:sz="0" w:space="0" w:color="auto"/>
          </w:divBdr>
        </w:div>
        <w:div w:id="1626931290">
          <w:marLeft w:val="540"/>
          <w:marRight w:val="0"/>
          <w:marTop w:val="0"/>
          <w:marBottom w:val="200"/>
          <w:divBdr>
            <w:top w:val="none" w:sz="0" w:space="0" w:color="auto"/>
            <w:left w:val="none" w:sz="0" w:space="0" w:color="auto"/>
            <w:bottom w:val="none" w:sz="0" w:space="0" w:color="auto"/>
            <w:right w:val="none" w:sz="0" w:space="0" w:color="auto"/>
          </w:divBdr>
        </w:div>
        <w:div w:id="1736469311">
          <w:marLeft w:val="0"/>
          <w:marRight w:val="0"/>
          <w:marTop w:val="0"/>
          <w:marBottom w:val="200"/>
          <w:divBdr>
            <w:top w:val="none" w:sz="0" w:space="0" w:color="auto"/>
            <w:left w:val="none" w:sz="0" w:space="0" w:color="auto"/>
            <w:bottom w:val="none" w:sz="0" w:space="0" w:color="auto"/>
            <w:right w:val="none" w:sz="0" w:space="0" w:color="auto"/>
          </w:divBdr>
        </w:div>
        <w:div w:id="1793397265">
          <w:marLeft w:val="0"/>
          <w:marRight w:val="0"/>
          <w:marTop w:val="0"/>
          <w:marBottom w:val="200"/>
          <w:divBdr>
            <w:top w:val="none" w:sz="0" w:space="0" w:color="auto"/>
            <w:left w:val="none" w:sz="0" w:space="0" w:color="auto"/>
            <w:bottom w:val="none" w:sz="0" w:space="0" w:color="auto"/>
            <w:right w:val="none" w:sz="0" w:space="0" w:color="auto"/>
          </w:divBdr>
        </w:div>
      </w:divsChild>
    </w:div>
    <w:div w:id="246111982">
      <w:bodyDiv w:val="1"/>
      <w:marLeft w:val="0"/>
      <w:marRight w:val="0"/>
      <w:marTop w:val="0"/>
      <w:marBottom w:val="0"/>
      <w:divBdr>
        <w:top w:val="none" w:sz="0" w:space="0" w:color="auto"/>
        <w:left w:val="none" w:sz="0" w:space="0" w:color="auto"/>
        <w:bottom w:val="none" w:sz="0" w:space="0" w:color="auto"/>
        <w:right w:val="none" w:sz="0" w:space="0" w:color="auto"/>
      </w:divBdr>
      <w:divsChild>
        <w:div w:id="954948807">
          <w:marLeft w:val="0"/>
          <w:marRight w:val="0"/>
          <w:marTop w:val="0"/>
          <w:marBottom w:val="200"/>
          <w:divBdr>
            <w:top w:val="none" w:sz="0" w:space="0" w:color="auto"/>
            <w:left w:val="none" w:sz="0" w:space="0" w:color="auto"/>
            <w:bottom w:val="none" w:sz="0" w:space="0" w:color="auto"/>
            <w:right w:val="none" w:sz="0" w:space="0" w:color="auto"/>
          </w:divBdr>
        </w:div>
        <w:div w:id="1727681142">
          <w:marLeft w:val="0"/>
          <w:marRight w:val="0"/>
          <w:marTop w:val="0"/>
          <w:marBottom w:val="200"/>
          <w:divBdr>
            <w:top w:val="none" w:sz="0" w:space="0" w:color="auto"/>
            <w:left w:val="none" w:sz="0" w:space="0" w:color="auto"/>
            <w:bottom w:val="none" w:sz="0" w:space="0" w:color="auto"/>
            <w:right w:val="none" w:sz="0" w:space="0" w:color="auto"/>
          </w:divBdr>
        </w:div>
        <w:div w:id="1954046454">
          <w:marLeft w:val="0"/>
          <w:marRight w:val="0"/>
          <w:marTop w:val="0"/>
          <w:marBottom w:val="200"/>
          <w:divBdr>
            <w:top w:val="none" w:sz="0" w:space="0" w:color="auto"/>
            <w:left w:val="none" w:sz="0" w:space="0" w:color="auto"/>
            <w:bottom w:val="none" w:sz="0" w:space="0" w:color="auto"/>
            <w:right w:val="none" w:sz="0" w:space="0" w:color="auto"/>
          </w:divBdr>
        </w:div>
      </w:divsChild>
    </w:div>
    <w:div w:id="327708603">
      <w:bodyDiv w:val="1"/>
      <w:marLeft w:val="0"/>
      <w:marRight w:val="0"/>
      <w:marTop w:val="0"/>
      <w:marBottom w:val="0"/>
      <w:divBdr>
        <w:top w:val="none" w:sz="0" w:space="0" w:color="auto"/>
        <w:left w:val="none" w:sz="0" w:space="0" w:color="auto"/>
        <w:bottom w:val="none" w:sz="0" w:space="0" w:color="auto"/>
        <w:right w:val="none" w:sz="0" w:space="0" w:color="auto"/>
      </w:divBdr>
      <w:divsChild>
        <w:div w:id="339427173">
          <w:marLeft w:val="315"/>
          <w:marRight w:val="0"/>
          <w:marTop w:val="0"/>
          <w:marBottom w:val="0"/>
          <w:divBdr>
            <w:top w:val="none" w:sz="0" w:space="0" w:color="auto"/>
            <w:left w:val="none" w:sz="0" w:space="0" w:color="auto"/>
            <w:bottom w:val="none" w:sz="0" w:space="0" w:color="auto"/>
            <w:right w:val="none" w:sz="0" w:space="0" w:color="auto"/>
          </w:divBdr>
          <w:divsChild>
            <w:div w:id="1520702626">
              <w:marLeft w:val="195"/>
              <w:marRight w:val="0"/>
              <w:marTop w:val="150"/>
              <w:marBottom w:val="315"/>
              <w:divBdr>
                <w:top w:val="none" w:sz="0" w:space="3" w:color="auto"/>
                <w:left w:val="single" w:sz="36" w:space="8" w:color="CDE9F4"/>
                <w:bottom w:val="none" w:sz="0" w:space="2" w:color="auto"/>
                <w:right w:val="none" w:sz="0" w:space="0" w:color="auto"/>
              </w:divBdr>
            </w:div>
          </w:divsChild>
        </w:div>
        <w:div w:id="394820026">
          <w:marLeft w:val="0"/>
          <w:marRight w:val="0"/>
          <w:marTop w:val="450"/>
          <w:marBottom w:val="525"/>
          <w:divBdr>
            <w:top w:val="none" w:sz="0" w:space="11" w:color="auto"/>
            <w:left w:val="single" w:sz="36" w:space="11" w:color="0088CC"/>
            <w:bottom w:val="none" w:sz="0" w:space="5" w:color="auto"/>
            <w:right w:val="none" w:sz="0" w:space="11" w:color="auto"/>
          </w:divBdr>
        </w:div>
        <w:div w:id="465513979">
          <w:marLeft w:val="0"/>
          <w:marRight w:val="0"/>
          <w:marTop w:val="450"/>
          <w:marBottom w:val="525"/>
          <w:divBdr>
            <w:top w:val="none" w:sz="0" w:space="11" w:color="auto"/>
            <w:left w:val="single" w:sz="36" w:space="11" w:color="0088CC"/>
            <w:bottom w:val="none" w:sz="0" w:space="5" w:color="auto"/>
            <w:right w:val="none" w:sz="0" w:space="11" w:color="auto"/>
          </w:divBdr>
        </w:div>
        <w:div w:id="863444226">
          <w:marLeft w:val="315"/>
          <w:marRight w:val="0"/>
          <w:marTop w:val="0"/>
          <w:marBottom w:val="0"/>
          <w:divBdr>
            <w:top w:val="none" w:sz="0" w:space="0" w:color="auto"/>
            <w:left w:val="none" w:sz="0" w:space="0" w:color="auto"/>
            <w:bottom w:val="none" w:sz="0" w:space="0" w:color="auto"/>
            <w:right w:val="none" w:sz="0" w:space="0" w:color="auto"/>
          </w:divBdr>
          <w:divsChild>
            <w:div w:id="289946349">
              <w:marLeft w:val="195"/>
              <w:marRight w:val="0"/>
              <w:marTop w:val="150"/>
              <w:marBottom w:val="315"/>
              <w:divBdr>
                <w:top w:val="none" w:sz="0" w:space="3" w:color="auto"/>
                <w:left w:val="single" w:sz="36" w:space="8" w:color="CDE9F4"/>
                <w:bottom w:val="none" w:sz="0" w:space="2" w:color="auto"/>
                <w:right w:val="none" w:sz="0" w:space="0" w:color="auto"/>
              </w:divBdr>
            </w:div>
          </w:divsChild>
        </w:div>
        <w:div w:id="943612250">
          <w:marLeft w:val="315"/>
          <w:marRight w:val="0"/>
          <w:marTop w:val="0"/>
          <w:marBottom w:val="0"/>
          <w:divBdr>
            <w:top w:val="none" w:sz="0" w:space="0" w:color="auto"/>
            <w:left w:val="none" w:sz="0" w:space="0" w:color="auto"/>
            <w:bottom w:val="none" w:sz="0" w:space="0" w:color="auto"/>
            <w:right w:val="none" w:sz="0" w:space="0" w:color="auto"/>
          </w:divBdr>
          <w:divsChild>
            <w:div w:id="849569153">
              <w:marLeft w:val="195"/>
              <w:marRight w:val="0"/>
              <w:marTop w:val="150"/>
              <w:marBottom w:val="315"/>
              <w:divBdr>
                <w:top w:val="none" w:sz="0" w:space="3" w:color="auto"/>
                <w:left w:val="single" w:sz="36" w:space="8" w:color="CDE9F4"/>
                <w:bottom w:val="none" w:sz="0" w:space="2" w:color="auto"/>
                <w:right w:val="none" w:sz="0" w:space="0" w:color="auto"/>
              </w:divBdr>
            </w:div>
          </w:divsChild>
        </w:div>
        <w:div w:id="954212642">
          <w:marLeft w:val="315"/>
          <w:marRight w:val="0"/>
          <w:marTop w:val="0"/>
          <w:marBottom w:val="0"/>
          <w:divBdr>
            <w:top w:val="none" w:sz="0" w:space="0" w:color="auto"/>
            <w:left w:val="none" w:sz="0" w:space="0" w:color="auto"/>
            <w:bottom w:val="none" w:sz="0" w:space="0" w:color="auto"/>
            <w:right w:val="none" w:sz="0" w:space="0" w:color="auto"/>
          </w:divBdr>
          <w:divsChild>
            <w:div w:id="153645185">
              <w:marLeft w:val="195"/>
              <w:marRight w:val="0"/>
              <w:marTop w:val="150"/>
              <w:marBottom w:val="315"/>
              <w:divBdr>
                <w:top w:val="none" w:sz="0" w:space="3" w:color="auto"/>
                <w:left w:val="single" w:sz="36" w:space="8" w:color="CDE9F4"/>
                <w:bottom w:val="none" w:sz="0" w:space="2" w:color="auto"/>
                <w:right w:val="none" w:sz="0" w:space="0" w:color="auto"/>
              </w:divBdr>
            </w:div>
          </w:divsChild>
        </w:div>
        <w:div w:id="1008404468">
          <w:marLeft w:val="315"/>
          <w:marRight w:val="0"/>
          <w:marTop w:val="0"/>
          <w:marBottom w:val="0"/>
          <w:divBdr>
            <w:top w:val="none" w:sz="0" w:space="0" w:color="auto"/>
            <w:left w:val="none" w:sz="0" w:space="0" w:color="auto"/>
            <w:bottom w:val="none" w:sz="0" w:space="0" w:color="auto"/>
            <w:right w:val="none" w:sz="0" w:space="0" w:color="auto"/>
          </w:divBdr>
          <w:divsChild>
            <w:div w:id="155415645">
              <w:marLeft w:val="195"/>
              <w:marRight w:val="0"/>
              <w:marTop w:val="150"/>
              <w:marBottom w:val="315"/>
              <w:divBdr>
                <w:top w:val="none" w:sz="0" w:space="3" w:color="auto"/>
                <w:left w:val="single" w:sz="36" w:space="8" w:color="CDE9F4"/>
                <w:bottom w:val="none" w:sz="0" w:space="2" w:color="auto"/>
                <w:right w:val="none" w:sz="0" w:space="0" w:color="auto"/>
              </w:divBdr>
            </w:div>
          </w:divsChild>
        </w:div>
        <w:div w:id="1020669495">
          <w:marLeft w:val="315"/>
          <w:marRight w:val="0"/>
          <w:marTop w:val="0"/>
          <w:marBottom w:val="0"/>
          <w:divBdr>
            <w:top w:val="none" w:sz="0" w:space="0" w:color="auto"/>
            <w:left w:val="none" w:sz="0" w:space="0" w:color="auto"/>
            <w:bottom w:val="none" w:sz="0" w:space="0" w:color="auto"/>
            <w:right w:val="none" w:sz="0" w:space="0" w:color="auto"/>
          </w:divBdr>
          <w:divsChild>
            <w:div w:id="1975718941">
              <w:marLeft w:val="195"/>
              <w:marRight w:val="0"/>
              <w:marTop w:val="150"/>
              <w:marBottom w:val="315"/>
              <w:divBdr>
                <w:top w:val="none" w:sz="0" w:space="3" w:color="auto"/>
                <w:left w:val="single" w:sz="36" w:space="8" w:color="CDE9F4"/>
                <w:bottom w:val="none" w:sz="0" w:space="2" w:color="auto"/>
                <w:right w:val="none" w:sz="0" w:space="0" w:color="auto"/>
              </w:divBdr>
            </w:div>
          </w:divsChild>
        </w:div>
        <w:div w:id="1294170878">
          <w:marLeft w:val="315"/>
          <w:marRight w:val="0"/>
          <w:marTop w:val="0"/>
          <w:marBottom w:val="0"/>
          <w:divBdr>
            <w:top w:val="none" w:sz="0" w:space="0" w:color="auto"/>
            <w:left w:val="none" w:sz="0" w:space="0" w:color="auto"/>
            <w:bottom w:val="none" w:sz="0" w:space="0" w:color="auto"/>
            <w:right w:val="none" w:sz="0" w:space="0" w:color="auto"/>
          </w:divBdr>
          <w:divsChild>
            <w:div w:id="938870299">
              <w:marLeft w:val="195"/>
              <w:marRight w:val="0"/>
              <w:marTop w:val="150"/>
              <w:marBottom w:val="315"/>
              <w:divBdr>
                <w:top w:val="none" w:sz="0" w:space="3" w:color="auto"/>
                <w:left w:val="single" w:sz="36" w:space="8" w:color="CDE9F4"/>
                <w:bottom w:val="none" w:sz="0" w:space="2" w:color="auto"/>
                <w:right w:val="none" w:sz="0" w:space="0" w:color="auto"/>
              </w:divBdr>
            </w:div>
          </w:divsChild>
        </w:div>
        <w:div w:id="1621765413">
          <w:marLeft w:val="315"/>
          <w:marRight w:val="0"/>
          <w:marTop w:val="0"/>
          <w:marBottom w:val="0"/>
          <w:divBdr>
            <w:top w:val="none" w:sz="0" w:space="0" w:color="auto"/>
            <w:left w:val="none" w:sz="0" w:space="0" w:color="auto"/>
            <w:bottom w:val="none" w:sz="0" w:space="0" w:color="auto"/>
            <w:right w:val="none" w:sz="0" w:space="0" w:color="auto"/>
          </w:divBdr>
          <w:divsChild>
            <w:div w:id="1485315353">
              <w:marLeft w:val="195"/>
              <w:marRight w:val="0"/>
              <w:marTop w:val="150"/>
              <w:marBottom w:val="315"/>
              <w:divBdr>
                <w:top w:val="none" w:sz="0" w:space="3" w:color="auto"/>
                <w:left w:val="single" w:sz="36" w:space="8" w:color="CDE9F4"/>
                <w:bottom w:val="none" w:sz="0" w:space="2" w:color="auto"/>
                <w:right w:val="none" w:sz="0" w:space="0" w:color="auto"/>
              </w:divBdr>
            </w:div>
          </w:divsChild>
        </w:div>
        <w:div w:id="1930194526">
          <w:marLeft w:val="315"/>
          <w:marRight w:val="0"/>
          <w:marTop w:val="0"/>
          <w:marBottom w:val="0"/>
          <w:divBdr>
            <w:top w:val="none" w:sz="0" w:space="0" w:color="auto"/>
            <w:left w:val="none" w:sz="0" w:space="0" w:color="auto"/>
            <w:bottom w:val="none" w:sz="0" w:space="0" w:color="auto"/>
            <w:right w:val="none" w:sz="0" w:space="0" w:color="auto"/>
          </w:divBdr>
          <w:divsChild>
            <w:div w:id="1303459610">
              <w:marLeft w:val="195"/>
              <w:marRight w:val="0"/>
              <w:marTop w:val="150"/>
              <w:marBottom w:val="315"/>
              <w:divBdr>
                <w:top w:val="none" w:sz="0" w:space="3" w:color="auto"/>
                <w:left w:val="single" w:sz="36" w:space="8" w:color="CDE9F4"/>
                <w:bottom w:val="none" w:sz="0" w:space="2" w:color="auto"/>
                <w:right w:val="none" w:sz="0" w:space="0" w:color="auto"/>
              </w:divBdr>
            </w:div>
          </w:divsChild>
        </w:div>
        <w:div w:id="1971855734">
          <w:marLeft w:val="315"/>
          <w:marRight w:val="0"/>
          <w:marTop w:val="0"/>
          <w:marBottom w:val="0"/>
          <w:divBdr>
            <w:top w:val="none" w:sz="0" w:space="0" w:color="auto"/>
            <w:left w:val="none" w:sz="0" w:space="0" w:color="auto"/>
            <w:bottom w:val="none" w:sz="0" w:space="0" w:color="auto"/>
            <w:right w:val="none" w:sz="0" w:space="0" w:color="auto"/>
          </w:divBdr>
          <w:divsChild>
            <w:div w:id="296692295">
              <w:marLeft w:val="195"/>
              <w:marRight w:val="0"/>
              <w:marTop w:val="150"/>
              <w:marBottom w:val="315"/>
              <w:divBdr>
                <w:top w:val="none" w:sz="0" w:space="3" w:color="auto"/>
                <w:left w:val="single" w:sz="36" w:space="8" w:color="CDE9F4"/>
                <w:bottom w:val="none" w:sz="0" w:space="2" w:color="auto"/>
                <w:right w:val="none" w:sz="0" w:space="0" w:color="auto"/>
              </w:divBdr>
            </w:div>
          </w:divsChild>
        </w:div>
        <w:div w:id="2083749858">
          <w:marLeft w:val="0"/>
          <w:marRight w:val="0"/>
          <w:marTop w:val="450"/>
          <w:marBottom w:val="525"/>
          <w:divBdr>
            <w:top w:val="none" w:sz="0" w:space="11" w:color="auto"/>
            <w:left w:val="single" w:sz="36" w:space="11" w:color="0088CC"/>
            <w:bottom w:val="none" w:sz="0" w:space="5" w:color="auto"/>
            <w:right w:val="none" w:sz="0" w:space="11" w:color="auto"/>
          </w:divBdr>
        </w:div>
      </w:divsChild>
    </w:div>
    <w:div w:id="549999994">
      <w:bodyDiv w:val="1"/>
      <w:marLeft w:val="0"/>
      <w:marRight w:val="0"/>
      <w:marTop w:val="0"/>
      <w:marBottom w:val="0"/>
      <w:divBdr>
        <w:top w:val="none" w:sz="0" w:space="0" w:color="auto"/>
        <w:left w:val="none" w:sz="0" w:space="0" w:color="auto"/>
        <w:bottom w:val="none" w:sz="0" w:space="0" w:color="auto"/>
        <w:right w:val="none" w:sz="0" w:space="0" w:color="auto"/>
      </w:divBdr>
      <w:divsChild>
        <w:div w:id="603221868">
          <w:marLeft w:val="0"/>
          <w:marRight w:val="0"/>
          <w:marTop w:val="0"/>
          <w:marBottom w:val="0"/>
          <w:divBdr>
            <w:top w:val="single" w:sz="6" w:space="0" w:color="DDDDDD"/>
            <w:left w:val="single" w:sz="2" w:space="0" w:color="DDDDDD"/>
            <w:bottom w:val="single" w:sz="6" w:space="0" w:color="DDDDDD"/>
            <w:right w:val="single" w:sz="2" w:space="0" w:color="DDDDDD"/>
          </w:divBdr>
          <w:divsChild>
            <w:div w:id="225772872">
              <w:marLeft w:val="0"/>
              <w:marRight w:val="0"/>
              <w:marTop w:val="0"/>
              <w:marBottom w:val="0"/>
              <w:divBdr>
                <w:top w:val="none" w:sz="0" w:space="0" w:color="auto"/>
                <w:left w:val="single" w:sz="6" w:space="8" w:color="DDDDDD"/>
                <w:bottom w:val="none" w:sz="0" w:space="0" w:color="auto"/>
                <w:right w:val="none" w:sz="0" w:space="0" w:color="auto"/>
              </w:divBdr>
            </w:div>
          </w:divsChild>
        </w:div>
        <w:div w:id="1271935914">
          <w:marLeft w:val="0"/>
          <w:marRight w:val="0"/>
          <w:marTop w:val="0"/>
          <w:marBottom w:val="0"/>
          <w:divBdr>
            <w:top w:val="none" w:sz="0" w:space="0" w:color="auto"/>
            <w:left w:val="none" w:sz="0" w:space="0" w:color="auto"/>
            <w:bottom w:val="none" w:sz="0" w:space="0" w:color="auto"/>
            <w:right w:val="none" w:sz="0" w:space="0" w:color="auto"/>
          </w:divBdr>
          <w:divsChild>
            <w:div w:id="10487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18716">
      <w:bodyDiv w:val="1"/>
      <w:marLeft w:val="0"/>
      <w:marRight w:val="0"/>
      <w:marTop w:val="0"/>
      <w:marBottom w:val="0"/>
      <w:divBdr>
        <w:top w:val="none" w:sz="0" w:space="0" w:color="auto"/>
        <w:left w:val="none" w:sz="0" w:space="0" w:color="auto"/>
        <w:bottom w:val="none" w:sz="0" w:space="0" w:color="auto"/>
        <w:right w:val="none" w:sz="0" w:space="0" w:color="auto"/>
      </w:divBdr>
      <w:divsChild>
        <w:div w:id="346760035">
          <w:marLeft w:val="0"/>
          <w:marRight w:val="0"/>
          <w:marTop w:val="0"/>
          <w:marBottom w:val="0"/>
          <w:divBdr>
            <w:top w:val="none" w:sz="0" w:space="0" w:color="auto"/>
            <w:left w:val="none" w:sz="0" w:space="0" w:color="auto"/>
            <w:bottom w:val="none" w:sz="0" w:space="0" w:color="auto"/>
            <w:right w:val="none" w:sz="0" w:space="0" w:color="auto"/>
          </w:divBdr>
        </w:div>
      </w:divsChild>
    </w:div>
    <w:div w:id="872839812">
      <w:bodyDiv w:val="1"/>
      <w:marLeft w:val="0"/>
      <w:marRight w:val="0"/>
      <w:marTop w:val="0"/>
      <w:marBottom w:val="0"/>
      <w:divBdr>
        <w:top w:val="none" w:sz="0" w:space="0" w:color="auto"/>
        <w:left w:val="none" w:sz="0" w:space="0" w:color="auto"/>
        <w:bottom w:val="none" w:sz="0" w:space="0" w:color="auto"/>
        <w:right w:val="none" w:sz="0" w:space="0" w:color="auto"/>
      </w:divBdr>
    </w:div>
    <w:div w:id="1019622104">
      <w:bodyDiv w:val="1"/>
      <w:marLeft w:val="0"/>
      <w:marRight w:val="0"/>
      <w:marTop w:val="0"/>
      <w:marBottom w:val="0"/>
      <w:divBdr>
        <w:top w:val="none" w:sz="0" w:space="0" w:color="auto"/>
        <w:left w:val="none" w:sz="0" w:space="0" w:color="auto"/>
        <w:bottom w:val="none" w:sz="0" w:space="0" w:color="auto"/>
        <w:right w:val="none" w:sz="0" w:space="0" w:color="auto"/>
      </w:divBdr>
      <w:divsChild>
        <w:div w:id="625702476">
          <w:marLeft w:val="0"/>
          <w:marRight w:val="0"/>
          <w:marTop w:val="0"/>
          <w:marBottom w:val="200"/>
          <w:divBdr>
            <w:top w:val="none" w:sz="0" w:space="0" w:color="auto"/>
            <w:left w:val="none" w:sz="0" w:space="0" w:color="auto"/>
            <w:bottom w:val="none" w:sz="0" w:space="0" w:color="auto"/>
            <w:right w:val="none" w:sz="0" w:space="0" w:color="auto"/>
          </w:divBdr>
        </w:div>
        <w:div w:id="1288392744">
          <w:marLeft w:val="0"/>
          <w:marRight w:val="0"/>
          <w:marTop w:val="0"/>
          <w:marBottom w:val="200"/>
          <w:divBdr>
            <w:top w:val="none" w:sz="0" w:space="0" w:color="auto"/>
            <w:left w:val="none" w:sz="0" w:space="0" w:color="auto"/>
            <w:bottom w:val="none" w:sz="0" w:space="0" w:color="auto"/>
            <w:right w:val="none" w:sz="0" w:space="0" w:color="auto"/>
          </w:divBdr>
        </w:div>
        <w:div w:id="1864130845">
          <w:marLeft w:val="0"/>
          <w:marRight w:val="0"/>
          <w:marTop w:val="0"/>
          <w:marBottom w:val="200"/>
          <w:divBdr>
            <w:top w:val="none" w:sz="0" w:space="0" w:color="auto"/>
            <w:left w:val="none" w:sz="0" w:space="0" w:color="auto"/>
            <w:bottom w:val="none" w:sz="0" w:space="0" w:color="auto"/>
            <w:right w:val="none" w:sz="0" w:space="0" w:color="auto"/>
          </w:divBdr>
        </w:div>
      </w:divsChild>
    </w:div>
    <w:div w:id="1100684853">
      <w:bodyDiv w:val="1"/>
      <w:marLeft w:val="0"/>
      <w:marRight w:val="0"/>
      <w:marTop w:val="0"/>
      <w:marBottom w:val="0"/>
      <w:divBdr>
        <w:top w:val="none" w:sz="0" w:space="0" w:color="auto"/>
        <w:left w:val="none" w:sz="0" w:space="0" w:color="auto"/>
        <w:bottom w:val="none" w:sz="0" w:space="0" w:color="auto"/>
        <w:right w:val="none" w:sz="0" w:space="0" w:color="auto"/>
      </w:divBdr>
    </w:div>
    <w:div w:id="1222405101">
      <w:bodyDiv w:val="1"/>
      <w:marLeft w:val="0"/>
      <w:marRight w:val="0"/>
      <w:marTop w:val="0"/>
      <w:marBottom w:val="0"/>
      <w:divBdr>
        <w:top w:val="none" w:sz="0" w:space="0" w:color="auto"/>
        <w:left w:val="none" w:sz="0" w:space="0" w:color="auto"/>
        <w:bottom w:val="none" w:sz="0" w:space="0" w:color="auto"/>
        <w:right w:val="none" w:sz="0" w:space="0" w:color="auto"/>
      </w:divBdr>
    </w:div>
    <w:div w:id="2027095996">
      <w:bodyDiv w:val="1"/>
      <w:marLeft w:val="0"/>
      <w:marRight w:val="0"/>
      <w:marTop w:val="0"/>
      <w:marBottom w:val="0"/>
      <w:divBdr>
        <w:top w:val="none" w:sz="0" w:space="0" w:color="auto"/>
        <w:left w:val="none" w:sz="0" w:space="0" w:color="auto"/>
        <w:bottom w:val="none" w:sz="0" w:space="0" w:color="auto"/>
        <w:right w:val="none" w:sz="0" w:space="0" w:color="auto"/>
      </w:divBdr>
    </w:div>
    <w:div w:id="2032875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fontTable" Target="fontTable.xml"/><Relationship Id="rId32" Type="http://schemas.microsoft.com/office/2011/relationships/people" Target="people.xml"/><Relationship Id="rId9" Type="http://schemas.openxmlformats.org/officeDocument/2006/relationships/image" Target="media/image1.png"/><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hyperlink" Target="https://firebase.google.com/?hl=pt-br" TargetMode="Externa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15EBF0-EB2B-284B-B726-5ED27E30F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26</Pages>
  <Words>7733</Words>
  <Characters>41759</Characters>
  <Application>Microsoft Macintosh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7</cp:revision>
  <dcterms:created xsi:type="dcterms:W3CDTF">2017-01-30T17:11:00Z</dcterms:created>
  <dcterms:modified xsi:type="dcterms:W3CDTF">2017-02-04T17:09:00Z</dcterms:modified>
</cp:coreProperties>
</file>