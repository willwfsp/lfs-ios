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774A45" w14:textId="445ECD1D" w:rsidR="008313E9" w:rsidRPr="00552719" w:rsidDel="00EF76CF" w:rsidRDefault="008313E9" w:rsidP="008313E9">
      <w:pPr>
        <w:pStyle w:val="Ttulo"/>
        <w:rPr>
          <w:del w:id="0" w:author="Willian" w:date="2016-11-27T10:08:00Z"/>
          <w:rFonts w:ascii="Times New Roman" w:hAnsi="Times New Roman"/>
          <w:color w:val="auto"/>
          <w:sz w:val="24"/>
          <w:szCs w:val="24"/>
        </w:rPr>
      </w:pPr>
      <w:del w:id="1" w:author="Willian" w:date="2016-11-27T10:08:00Z">
        <w:r w:rsidRPr="00552719" w:rsidDel="00EF76CF">
          <w:delText xml:space="preserve">Unidade 2 </w:delText>
        </w:r>
      </w:del>
    </w:p>
    <w:p w14:paraId="1C68E9D9" w14:textId="1C1B58B9" w:rsidR="008313E9" w:rsidRPr="00552719" w:rsidDel="00EF76CF" w:rsidRDefault="008313E9" w:rsidP="008313E9">
      <w:pPr>
        <w:pStyle w:val="Cabealho1"/>
        <w:numPr>
          <w:ilvl w:val="0"/>
          <w:numId w:val="0"/>
        </w:numPr>
        <w:rPr>
          <w:del w:id="2" w:author="Willian" w:date="2016-11-27T10:08:00Z"/>
        </w:rPr>
      </w:pPr>
      <w:del w:id="3" w:author="Willian" w:date="2016-11-27T10:08:00Z">
        <w:r w:rsidRPr="00552719" w:rsidDel="00EF76CF">
          <w:delText>Aula 1</w:delText>
        </w:r>
      </w:del>
    </w:p>
    <w:p w14:paraId="7FDFE6D2" w14:textId="57D13150" w:rsidR="008313E9" w:rsidRPr="00552719" w:rsidDel="00EF76CF" w:rsidRDefault="008313E9" w:rsidP="008313E9">
      <w:pPr>
        <w:pStyle w:val="Ttulo1"/>
        <w:rPr>
          <w:del w:id="4" w:author="Willian" w:date="2016-11-27T10:08:00Z"/>
        </w:rPr>
      </w:pPr>
      <w:del w:id="5" w:author="Willian" w:date="2016-11-27T10:08:00Z">
        <w:r w:rsidRPr="00552719" w:rsidDel="00EF76CF">
          <w:rPr>
            <w:b w:val="0"/>
          </w:rPr>
          <w:delText>Swift</w:delText>
        </w:r>
        <w:r w:rsidR="00432D6D" w:rsidRPr="00552719" w:rsidDel="00EF76CF">
          <w:rPr>
            <w:b w:val="0"/>
          </w:rPr>
          <w:delText xml:space="preserve"> – Parte 1</w:delText>
        </w:r>
      </w:del>
    </w:p>
    <w:p w14:paraId="4BA700F2" w14:textId="77777777" w:rsidR="008313E9" w:rsidRPr="00552719" w:rsidDel="00655C69" w:rsidRDefault="008313E9" w:rsidP="007627AB">
      <w:pPr>
        <w:rPr>
          <w:del w:id="6" w:author="Willian" w:date="2016-11-27T10:05:00Z"/>
          <w:rFonts w:ascii="Times New Roman" w:hAnsi="Times New Roman"/>
          <w:color w:val="auto"/>
          <w:sz w:val="24"/>
          <w:szCs w:val="24"/>
          <w:rPrChange w:id="7" w:author="Willian" w:date="2016-11-28T20:45:00Z">
            <w:rPr>
              <w:del w:id="8" w:author="Willian" w:date="2016-11-27T10:05:00Z"/>
              <w:rFonts w:ascii="Times New Roman" w:hAnsi="Times New Roman" w:cs="Times New Roman"/>
              <w:color w:val="auto"/>
              <w:sz w:val="24"/>
              <w:szCs w:val="24"/>
            </w:rPr>
          </w:rPrChange>
        </w:rPr>
        <w:pPrChange w:id="9" w:author="Willian" w:date="2016-11-28T21:05:00Z">
          <w:pPr/>
        </w:pPrChange>
      </w:pPr>
      <w:del w:id="10" w:author="Willian" w:date="2016-11-27T10:05:00Z">
        <w:r w:rsidRPr="00552719" w:rsidDel="00655C69">
          <w:rPr>
            <w:rPrChange w:id="11" w:author="Willian" w:date="2016-11-28T20:45:00Z">
              <w:rPr>
                <w:rFonts w:ascii="Calibri" w:hAnsi="Calibri" w:cs="Times New Roman"/>
              </w:rPr>
            </w:rPrChange>
          </w:rPr>
          <w:delText>Nesta aula vamos aprender o essencial sobre a linguagem Swift. Primeiro vamos apresentar uma introdução e depois iremos aprender um pouco de sua sintaxe. Vamos lá!</w:delText>
        </w:r>
      </w:del>
    </w:p>
    <w:p w14:paraId="60DC2B17" w14:textId="171ABE72" w:rsidR="008313E9" w:rsidRPr="00552719" w:rsidDel="00EF76CF" w:rsidRDefault="008313E9" w:rsidP="007627AB">
      <w:pPr>
        <w:rPr>
          <w:del w:id="12" w:author="Willian" w:date="2016-11-27T10:08:00Z"/>
          <w:rPrChange w:id="13" w:author="Willian" w:date="2016-11-28T20:45:00Z">
            <w:rPr>
              <w:del w:id="14" w:author="Willian" w:date="2016-11-27T10:08:00Z"/>
            </w:rPr>
          </w:rPrChange>
        </w:rPr>
        <w:pPrChange w:id="15" w:author="Willian" w:date="2016-11-28T21:05:00Z">
          <w:pPr>
            <w:pStyle w:val="Ttulo2"/>
          </w:pPr>
        </w:pPrChange>
      </w:pPr>
      <w:del w:id="16" w:author="Willian" w:date="2016-11-27T10:08:00Z">
        <w:r w:rsidRPr="00552719" w:rsidDel="00EF76CF">
          <w:rPr>
            <w:rPrChange w:id="17" w:author="Willian" w:date="2016-11-28T20:45:00Z">
              <w:rPr/>
            </w:rPrChange>
          </w:rPr>
          <w:delText>O que é Swift?</w:delText>
        </w:r>
      </w:del>
    </w:p>
    <w:p w14:paraId="796DEFC3" w14:textId="77777777" w:rsidR="008313E9" w:rsidRPr="00552719" w:rsidDel="00655C69" w:rsidRDefault="008313E9" w:rsidP="007627AB">
      <w:pPr>
        <w:rPr>
          <w:del w:id="18" w:author="Willian" w:date="2016-11-27T10:05:00Z"/>
          <w:rFonts w:ascii="Times New Roman" w:hAnsi="Times New Roman"/>
          <w:color w:val="auto"/>
          <w:sz w:val="24"/>
          <w:szCs w:val="24"/>
          <w:rPrChange w:id="19" w:author="Willian" w:date="2016-11-28T20:45:00Z">
            <w:rPr>
              <w:del w:id="20" w:author="Willian" w:date="2016-11-27T10:05:00Z"/>
              <w:rFonts w:ascii="Times New Roman" w:hAnsi="Times New Roman" w:cs="Times New Roman"/>
              <w:color w:val="auto"/>
              <w:sz w:val="24"/>
              <w:szCs w:val="24"/>
            </w:rPr>
          </w:rPrChange>
        </w:rPr>
        <w:pPrChange w:id="21" w:author="Willian" w:date="2016-11-28T21:05:00Z">
          <w:pPr/>
        </w:pPrChange>
      </w:pPr>
      <w:del w:id="22" w:author="Willian" w:date="2016-11-27T10:05:00Z">
        <w:r w:rsidRPr="00552719" w:rsidDel="00655C69">
          <w:rPr>
            <w:rPrChange w:id="23" w:author="Willian" w:date="2016-11-28T20:45:00Z">
              <w:rPr>
                <w:rFonts w:ascii="Calibri" w:hAnsi="Calibri" w:cs="Times New Roman"/>
              </w:rPr>
            </w:rPrChange>
          </w:rPr>
          <w:delText xml:space="preserve">Swift é uma linguagem de programação de </w:delText>
        </w:r>
        <w:commentRangeStart w:id="24"/>
        <w:commentRangeStart w:id="25"/>
        <w:r w:rsidRPr="00552719" w:rsidDel="00655C69">
          <w:rPr>
            <w:rPrChange w:id="26" w:author="Willian" w:date="2016-11-28T20:45:00Z">
              <w:rPr>
                <w:rFonts w:ascii="Calibri" w:hAnsi="Calibri" w:cs="Times New Roman"/>
              </w:rPr>
            </w:rPrChange>
          </w:rPr>
          <w:delText>propósito geral</w:delText>
        </w:r>
      </w:del>
      <w:del w:id="27" w:author="Willian" w:date="2016-11-04T21:42:00Z">
        <w:r w:rsidRPr="00552719" w:rsidDel="00CB1257">
          <w:rPr>
            <w:rPrChange w:id="28" w:author="Willian" w:date="2016-11-28T20:45:00Z">
              <w:rPr>
                <w:rFonts w:ascii="Calibri" w:hAnsi="Calibri" w:cs="Times New Roman"/>
              </w:rPr>
            </w:rPrChange>
          </w:rPr>
          <w:delText xml:space="preserve"> </w:delText>
        </w:r>
        <w:commentRangeEnd w:id="24"/>
        <w:r w:rsidR="00A66496" w:rsidRPr="00552719" w:rsidDel="00CB1257">
          <w:rPr>
            <w:rStyle w:val="Refdecomentrio"/>
            <w:b/>
            <w:color w:val="7030A0"/>
            <w:rPrChange w:id="29" w:author="Willian" w:date="2016-11-28T20:45:00Z">
              <w:rPr>
                <w:rStyle w:val="Refdecomentrio"/>
              </w:rPr>
            </w:rPrChange>
          </w:rPr>
          <w:commentReference w:id="24"/>
        </w:r>
      </w:del>
      <w:commentRangeEnd w:id="25"/>
      <w:del w:id="30" w:author="Willian" w:date="2016-11-27T10:05:00Z">
        <w:r w:rsidR="00CB1257" w:rsidRPr="00552719" w:rsidDel="00655C69">
          <w:rPr>
            <w:rStyle w:val="Refdecomentrio"/>
            <w:b/>
            <w:color w:val="7030A0"/>
            <w:rPrChange w:id="31" w:author="Willian" w:date="2016-11-28T20:45:00Z">
              <w:rPr>
                <w:rStyle w:val="Refdecomentrio"/>
              </w:rPr>
            </w:rPrChange>
          </w:rPr>
          <w:commentReference w:id="25"/>
        </w:r>
        <w:r w:rsidRPr="00552719" w:rsidDel="00655C69">
          <w:rPr>
            <w:rPrChange w:id="32" w:author="Willian" w:date="2016-11-28T20:45:00Z">
              <w:rPr>
                <w:rFonts w:ascii="Calibri" w:hAnsi="Calibri" w:cs="Times New Roman"/>
              </w:rPr>
            </w:rPrChange>
          </w:rPr>
          <w:delText>construída utilizando uma abordagem moderna que se adequam aos padrões de segurança, desempenho e design de um software.</w:delText>
        </w:r>
      </w:del>
    </w:p>
    <w:p w14:paraId="099406F3" w14:textId="77777777" w:rsidR="008313E9" w:rsidRPr="00552719" w:rsidDel="00655C69" w:rsidRDefault="008313E9" w:rsidP="007627AB">
      <w:pPr>
        <w:rPr>
          <w:del w:id="33" w:author="Willian" w:date="2016-11-27T10:05:00Z"/>
          <w:rFonts w:ascii="Times New Roman" w:hAnsi="Times New Roman"/>
          <w:color w:val="auto"/>
          <w:sz w:val="24"/>
          <w:szCs w:val="24"/>
          <w:rPrChange w:id="34" w:author="Willian" w:date="2016-11-28T20:45:00Z">
            <w:rPr>
              <w:del w:id="35" w:author="Willian" w:date="2016-11-27T10:05:00Z"/>
              <w:rFonts w:ascii="Times New Roman" w:hAnsi="Times New Roman" w:cs="Times New Roman"/>
              <w:color w:val="auto"/>
              <w:sz w:val="24"/>
              <w:szCs w:val="24"/>
            </w:rPr>
          </w:rPrChange>
        </w:rPr>
        <w:pPrChange w:id="36" w:author="Willian" w:date="2016-11-28T21:05:00Z">
          <w:pPr/>
        </w:pPrChange>
      </w:pPr>
      <w:del w:id="37" w:author="Willian" w:date="2016-11-27T10:05:00Z">
        <w:r w:rsidRPr="00552719" w:rsidDel="00655C69">
          <w:rPr>
            <w:rPrChange w:id="38" w:author="Willian" w:date="2016-11-28T20:45:00Z">
              <w:rPr>
                <w:rFonts w:ascii="Calibri" w:hAnsi="Calibri" w:cs="Times New Roman"/>
              </w:rPr>
            </w:rPrChange>
          </w:rPr>
          <w:delText>O objetivo do projeto Swift é criar a melhor linguagem disponível para usos que vão desde programação de sistemas, para aplicativos móveis e de desktop, até serviços em nuvem de alta escala. Mais importante ainda, Swift foi concebido para tornar a escrita e manutenção de programas fáceis para os desenvolvedores. Para atingir este objetivo, o código Swift deve ser:</w:delText>
        </w:r>
      </w:del>
    </w:p>
    <w:p w14:paraId="0EDB5C8A" w14:textId="77777777" w:rsidR="008313E9" w:rsidRPr="00552719" w:rsidDel="00655C69" w:rsidRDefault="008313E9" w:rsidP="007627AB">
      <w:pPr>
        <w:rPr>
          <w:del w:id="39" w:author="Willian" w:date="2016-11-27T10:05:00Z"/>
          <w:bCs/>
          <w:rPrChange w:id="40" w:author="Willian" w:date="2016-11-28T20:45:00Z">
            <w:rPr>
              <w:del w:id="41" w:author="Willian" w:date="2016-11-27T10:05:00Z"/>
              <w:rFonts w:ascii="Calibri" w:hAnsi="Calibri" w:cs="Times New Roman"/>
              <w:b/>
              <w:bCs/>
            </w:rPr>
          </w:rPrChange>
        </w:rPr>
        <w:pPrChange w:id="42" w:author="Willian" w:date="2016-11-28T21:05:00Z">
          <w:pPr>
            <w:numPr>
              <w:numId w:val="2"/>
            </w:numPr>
            <w:tabs>
              <w:tab w:val="num" w:pos="720"/>
            </w:tabs>
            <w:spacing w:after="0"/>
            <w:ind w:left="720" w:hanging="360"/>
            <w:textAlignment w:val="baseline"/>
          </w:pPr>
        </w:pPrChange>
      </w:pPr>
      <w:del w:id="43" w:author="Willian" w:date="2016-11-27T10:05:00Z">
        <w:r w:rsidRPr="00552719" w:rsidDel="00655C69">
          <w:rPr>
            <w:bCs/>
            <w:rPrChange w:id="44" w:author="Willian" w:date="2016-11-28T20:45:00Z">
              <w:rPr>
                <w:rFonts w:ascii="Calibri" w:hAnsi="Calibri" w:cs="Times New Roman"/>
                <w:b/>
                <w:bCs/>
              </w:rPr>
            </w:rPrChange>
          </w:rPr>
          <w:delText xml:space="preserve">Seguro: </w:delText>
        </w:r>
        <w:r w:rsidRPr="00552719" w:rsidDel="00655C69">
          <w:rPr>
            <w:rPrChange w:id="45" w:author="Willian" w:date="2016-11-28T20:45:00Z">
              <w:rPr>
                <w:rFonts w:ascii="Calibri" w:hAnsi="Calibri" w:cs="Times New Roman"/>
              </w:rPr>
            </w:rPrChange>
          </w:rPr>
          <w:delText xml:space="preserve">Quando temos uma linguagem fácil e óbvia de se escrever, ela também deve se comportar de maneira segura. Comportamento instável é o inimigo da segurança e erros do desenvolvedor devem ser travados antes que o software esteja em ambiente de produção (lançado para o mercado). </w:delText>
        </w:r>
      </w:del>
    </w:p>
    <w:p w14:paraId="1079DFD2" w14:textId="77777777" w:rsidR="008313E9" w:rsidRPr="00552719" w:rsidDel="00655C69" w:rsidRDefault="008313E9" w:rsidP="007627AB">
      <w:pPr>
        <w:rPr>
          <w:del w:id="46" w:author="Willian" w:date="2016-11-27T10:05:00Z"/>
          <w:bCs/>
          <w:rPrChange w:id="47" w:author="Willian" w:date="2016-11-28T20:45:00Z">
            <w:rPr>
              <w:del w:id="48" w:author="Willian" w:date="2016-11-27T10:05:00Z"/>
              <w:rFonts w:ascii="Calibri" w:hAnsi="Calibri" w:cs="Times New Roman"/>
              <w:b/>
              <w:bCs/>
            </w:rPr>
          </w:rPrChange>
        </w:rPr>
        <w:pPrChange w:id="49" w:author="Willian" w:date="2016-11-28T21:05:00Z">
          <w:pPr>
            <w:numPr>
              <w:numId w:val="2"/>
            </w:numPr>
            <w:tabs>
              <w:tab w:val="num" w:pos="720"/>
            </w:tabs>
            <w:spacing w:after="0"/>
            <w:ind w:left="720" w:hanging="360"/>
            <w:textAlignment w:val="baseline"/>
          </w:pPr>
        </w:pPrChange>
      </w:pPr>
      <w:del w:id="50" w:author="Willian" w:date="2016-11-27T10:05:00Z">
        <w:r w:rsidRPr="00552719" w:rsidDel="00655C69">
          <w:rPr>
            <w:bCs/>
            <w:rPrChange w:id="51" w:author="Willian" w:date="2016-11-28T20:45:00Z">
              <w:rPr>
                <w:rFonts w:ascii="Calibri" w:hAnsi="Calibri" w:cs="Times New Roman"/>
                <w:b/>
                <w:bCs/>
              </w:rPr>
            </w:rPrChange>
          </w:rPr>
          <w:delText xml:space="preserve">Rápido: </w:delText>
        </w:r>
        <w:r w:rsidRPr="00552719" w:rsidDel="00655C69">
          <w:rPr>
            <w:rPrChange w:id="52" w:author="Willian" w:date="2016-11-28T20:45:00Z">
              <w:rPr>
                <w:rFonts w:ascii="Calibri" w:hAnsi="Calibri" w:cs="Times New Roman"/>
              </w:rPr>
            </w:rPrChange>
          </w:rPr>
          <w:delText>Swift foi criad</w:delText>
        </w:r>
      </w:del>
      <w:ins w:id="53" w:author="Vicente da Silva, Mayara" w:date="2016-11-01T14:11:00Z">
        <w:del w:id="54" w:author="Willian" w:date="2016-11-27T10:05:00Z">
          <w:r w:rsidR="00DC6B8E" w:rsidRPr="00552719" w:rsidDel="00655C69">
            <w:rPr>
              <w:rPrChange w:id="55" w:author="Willian" w:date="2016-11-28T20:45:00Z">
                <w:rPr>
                  <w:rFonts w:ascii="Calibri" w:hAnsi="Calibri" w:cs="Times New Roman"/>
                </w:rPr>
              </w:rPrChange>
            </w:rPr>
            <w:delText>a</w:delText>
          </w:r>
        </w:del>
      </w:ins>
      <w:del w:id="56" w:author="Willian" w:date="2016-11-27T10:05:00Z">
        <w:r w:rsidRPr="00552719" w:rsidDel="00655C69">
          <w:rPr>
            <w:rPrChange w:id="57" w:author="Willian" w:date="2016-11-28T20:45:00Z">
              <w:rPr>
                <w:rFonts w:ascii="Calibri" w:hAnsi="Calibri" w:cs="Times New Roman"/>
              </w:rPr>
            </w:rPrChange>
          </w:rPr>
          <w:delText>o como um</w:delText>
        </w:r>
      </w:del>
      <w:ins w:id="58" w:author="Vicente da Silva, Mayara" w:date="2016-11-01T14:11:00Z">
        <w:del w:id="59" w:author="Willian" w:date="2016-11-27T10:05:00Z">
          <w:r w:rsidR="00DC6B8E" w:rsidRPr="00552719" w:rsidDel="00655C69">
            <w:rPr>
              <w:rPrChange w:id="60" w:author="Willian" w:date="2016-11-28T20:45:00Z">
                <w:rPr>
                  <w:rFonts w:ascii="Calibri" w:hAnsi="Calibri" w:cs="Times New Roman"/>
                </w:rPr>
              </w:rPrChange>
            </w:rPr>
            <w:delText>a</w:delText>
          </w:r>
        </w:del>
      </w:ins>
      <w:del w:id="61" w:author="Willian" w:date="2016-11-27T10:05:00Z">
        <w:r w:rsidRPr="00552719" w:rsidDel="00655C69">
          <w:rPr>
            <w:rPrChange w:id="62" w:author="Willian" w:date="2016-11-28T20:45:00Z">
              <w:rPr>
                <w:rFonts w:ascii="Calibri" w:hAnsi="Calibri" w:cs="Times New Roman"/>
              </w:rPr>
            </w:rPrChange>
          </w:rPr>
          <w:delText xml:space="preserve"> substituto</w:delText>
        </w:r>
      </w:del>
      <w:ins w:id="63" w:author="Vicente da Silva, Mayara" w:date="2016-11-01T14:11:00Z">
        <w:del w:id="64" w:author="Willian" w:date="2016-11-27T10:05:00Z">
          <w:r w:rsidR="00DC6B8E" w:rsidRPr="00552719" w:rsidDel="00655C69">
            <w:rPr>
              <w:rPrChange w:id="65" w:author="Willian" w:date="2016-11-28T20:45:00Z">
                <w:rPr>
                  <w:rFonts w:ascii="Calibri" w:hAnsi="Calibri" w:cs="Times New Roman"/>
                </w:rPr>
              </w:rPrChange>
            </w:rPr>
            <w:delText>a</w:delText>
          </w:r>
        </w:del>
      </w:ins>
      <w:del w:id="66" w:author="Willian" w:date="2016-11-27T10:05:00Z">
        <w:r w:rsidRPr="00552719" w:rsidDel="00655C69">
          <w:rPr>
            <w:rPrChange w:id="67" w:author="Willian" w:date="2016-11-28T20:45:00Z">
              <w:rPr>
                <w:rFonts w:ascii="Calibri" w:hAnsi="Calibri" w:cs="Times New Roman"/>
              </w:rPr>
            </w:rPrChange>
          </w:rPr>
          <w:delText xml:space="preserve"> para as linguagens baseadas em C (C, C++, e Objective-C). Para assumir esta responsabilidade, </w:delText>
        </w:r>
        <w:commentRangeStart w:id="68"/>
        <w:commentRangeStart w:id="69"/>
        <w:r w:rsidRPr="00552719" w:rsidDel="00655C69">
          <w:rPr>
            <w:rPrChange w:id="70" w:author="Willian" w:date="2016-11-28T20:45:00Z">
              <w:rPr>
                <w:rFonts w:ascii="Calibri" w:hAnsi="Calibri" w:cs="Times New Roman"/>
              </w:rPr>
            </w:rPrChange>
          </w:rPr>
          <w:delText xml:space="preserve">espera-se </w:delText>
        </w:r>
        <w:commentRangeEnd w:id="68"/>
        <w:r w:rsidR="002E523E" w:rsidRPr="00552719" w:rsidDel="00655C69">
          <w:rPr>
            <w:rStyle w:val="Refdecomentrio"/>
            <w:b/>
            <w:color w:val="7030A0"/>
            <w:rPrChange w:id="71" w:author="Willian" w:date="2016-11-28T20:45:00Z">
              <w:rPr>
                <w:rStyle w:val="Refdecomentrio"/>
              </w:rPr>
            </w:rPrChange>
          </w:rPr>
          <w:commentReference w:id="68"/>
        </w:r>
        <w:commentRangeEnd w:id="69"/>
        <w:r w:rsidR="00CB1257" w:rsidRPr="00552719" w:rsidDel="00655C69">
          <w:rPr>
            <w:rStyle w:val="Refdecomentrio"/>
            <w:b/>
            <w:color w:val="7030A0"/>
            <w:rPrChange w:id="72" w:author="Willian" w:date="2016-11-28T20:45:00Z">
              <w:rPr>
                <w:rStyle w:val="Refdecomentrio"/>
              </w:rPr>
            </w:rPrChange>
          </w:rPr>
          <w:commentReference w:id="69"/>
        </w:r>
        <w:r w:rsidRPr="00552719" w:rsidDel="00655C69">
          <w:rPr>
            <w:rPrChange w:id="73" w:author="Willian" w:date="2016-11-28T20:45:00Z">
              <w:rPr>
                <w:rFonts w:ascii="Calibri" w:hAnsi="Calibri" w:cs="Times New Roman"/>
              </w:rPr>
            </w:rPrChange>
          </w:rPr>
          <w:delText xml:space="preserve">que </w:delText>
        </w:r>
      </w:del>
      <w:ins w:id="74" w:author="Vicente da Silva, Mayara" w:date="2016-11-01T14:11:00Z">
        <w:del w:id="75" w:author="Willian" w:date="2016-11-27T10:05:00Z">
          <w:r w:rsidR="00DC6B8E" w:rsidRPr="00552719" w:rsidDel="00655C69">
            <w:rPr>
              <w:rPrChange w:id="76" w:author="Willian" w:date="2016-11-28T20:45:00Z">
                <w:rPr>
                  <w:rFonts w:ascii="Calibri" w:hAnsi="Calibri" w:cs="Times New Roman"/>
                </w:rPr>
              </w:rPrChange>
            </w:rPr>
            <w:delText>a</w:delText>
          </w:r>
        </w:del>
      </w:ins>
      <w:del w:id="77" w:author="Willian" w:date="2016-11-27T10:05:00Z">
        <w:r w:rsidRPr="00552719" w:rsidDel="00655C69">
          <w:rPr>
            <w:rPrChange w:id="78" w:author="Willian" w:date="2016-11-28T20:45:00Z">
              <w:rPr>
                <w:rFonts w:ascii="Calibri" w:hAnsi="Calibri" w:cs="Times New Roman"/>
              </w:rPr>
            </w:rPrChange>
          </w:rPr>
          <w:delText>o Swift possua um desempenho melhor ou igual a estas linguagens.</w:delText>
        </w:r>
      </w:del>
    </w:p>
    <w:p w14:paraId="2E8C2BEB" w14:textId="77777777" w:rsidR="008313E9" w:rsidRPr="00552719" w:rsidDel="00655C69" w:rsidRDefault="008313E9" w:rsidP="007627AB">
      <w:pPr>
        <w:rPr>
          <w:del w:id="79" w:author="Willian" w:date="2016-11-27T10:05:00Z"/>
          <w:bCs/>
          <w:rPrChange w:id="80" w:author="Willian" w:date="2016-11-28T20:45:00Z">
            <w:rPr>
              <w:del w:id="81" w:author="Willian" w:date="2016-11-27T10:05:00Z"/>
              <w:rFonts w:ascii="Calibri" w:hAnsi="Calibri" w:cs="Times New Roman"/>
              <w:b/>
              <w:bCs/>
            </w:rPr>
          </w:rPrChange>
        </w:rPr>
        <w:pPrChange w:id="82" w:author="Willian" w:date="2016-11-28T21:05:00Z">
          <w:pPr>
            <w:numPr>
              <w:numId w:val="2"/>
            </w:numPr>
            <w:tabs>
              <w:tab w:val="num" w:pos="720"/>
            </w:tabs>
            <w:ind w:left="720" w:hanging="360"/>
            <w:textAlignment w:val="baseline"/>
          </w:pPr>
        </w:pPrChange>
      </w:pPr>
      <w:del w:id="83" w:author="Willian" w:date="2016-11-27T10:05:00Z">
        <w:r w:rsidRPr="00552719" w:rsidDel="00655C69">
          <w:rPr>
            <w:bCs/>
            <w:rPrChange w:id="84" w:author="Willian" w:date="2016-11-28T20:45:00Z">
              <w:rPr>
                <w:rFonts w:ascii="Calibri" w:hAnsi="Calibri" w:cs="Times New Roman"/>
                <w:b/>
                <w:bCs/>
              </w:rPr>
            </w:rPrChange>
          </w:rPr>
          <w:delText xml:space="preserve">Expressivo: </w:delText>
        </w:r>
        <w:commentRangeStart w:id="85"/>
        <w:commentRangeStart w:id="86"/>
        <w:r w:rsidRPr="00552719" w:rsidDel="00655C69">
          <w:rPr>
            <w:rPrChange w:id="87" w:author="Willian" w:date="2016-11-28T20:45:00Z">
              <w:rPr>
                <w:rFonts w:ascii="Calibri" w:hAnsi="Calibri" w:cs="Times New Roman"/>
              </w:rPr>
            </w:rPrChange>
          </w:rPr>
          <w:delText xml:space="preserve">Décadas de avanço na ciência da computação vieram para oferecer ao Swift uma sintaxe que é uma alegria para usar, com </w:delText>
        </w:r>
      </w:del>
      <w:commentRangeStart w:id="88"/>
      <w:ins w:id="89" w:author="Vicente da Silva, Mayara" w:date="2016-11-01T14:11:00Z">
        <w:del w:id="90" w:author="Willian" w:date="2016-11-27T10:05:00Z">
          <w:r w:rsidR="00DC6B8E" w:rsidRPr="00552719" w:rsidDel="00655C69">
            <w:rPr>
              <w:rPrChange w:id="91" w:author="Willian" w:date="2016-11-28T20:45:00Z">
                <w:rPr>
                  <w:rFonts w:ascii="Calibri" w:hAnsi="Calibri" w:cs="Times New Roman"/>
                </w:rPr>
              </w:rPrChange>
            </w:rPr>
            <w:delText xml:space="preserve">as </w:delText>
          </w:r>
        </w:del>
      </w:ins>
      <w:del w:id="92" w:author="Willian" w:date="2016-11-27T10:05:00Z">
        <w:r w:rsidRPr="00552719" w:rsidDel="00655C69">
          <w:rPr>
            <w:rPrChange w:id="93" w:author="Willian" w:date="2016-11-28T20:45:00Z">
              <w:rPr>
                <w:rFonts w:ascii="Calibri" w:hAnsi="Calibri" w:cs="Times New Roman"/>
              </w:rPr>
            </w:rPrChange>
          </w:rPr>
          <w:delText xml:space="preserve">características </w:delText>
        </w:r>
      </w:del>
      <w:del w:id="94" w:author="Willian" w:date="2016-11-04T21:50:00Z">
        <w:r w:rsidRPr="00552719" w:rsidDel="00CB1257">
          <w:rPr>
            <w:rPrChange w:id="95" w:author="Willian" w:date="2016-11-28T20:45:00Z">
              <w:rPr>
                <w:rFonts w:ascii="Calibri" w:hAnsi="Calibri" w:cs="Times New Roman"/>
              </w:rPr>
            </w:rPrChange>
          </w:rPr>
          <w:delText>modernas</w:delText>
        </w:r>
      </w:del>
      <w:del w:id="96" w:author="Willian" w:date="2016-11-27T10:05:00Z">
        <w:r w:rsidRPr="00552719" w:rsidDel="00655C69">
          <w:rPr>
            <w:rPrChange w:id="97" w:author="Willian" w:date="2016-11-28T20:45:00Z">
              <w:rPr>
                <w:rFonts w:ascii="Calibri" w:hAnsi="Calibri" w:cs="Times New Roman"/>
              </w:rPr>
            </w:rPrChange>
          </w:rPr>
          <w:delText xml:space="preserve"> que </w:delText>
        </w:r>
      </w:del>
      <w:ins w:id="98" w:author="Vicente da Silva, Mayara" w:date="2016-11-01T14:12:00Z">
        <w:del w:id="99" w:author="Willian" w:date="2016-11-27T10:05:00Z">
          <w:r w:rsidR="00DC6B8E" w:rsidRPr="00552719" w:rsidDel="00655C69">
            <w:rPr>
              <w:rPrChange w:id="100" w:author="Willian" w:date="2016-11-28T20:45:00Z">
                <w:rPr>
                  <w:rFonts w:ascii="Calibri" w:hAnsi="Calibri" w:cs="Times New Roman"/>
                </w:rPr>
              </w:rPrChange>
            </w:rPr>
            <w:delText xml:space="preserve">os </w:delText>
          </w:r>
        </w:del>
      </w:ins>
      <w:del w:id="101" w:author="Willian" w:date="2016-11-27T10:05:00Z">
        <w:r w:rsidRPr="00552719" w:rsidDel="00655C69">
          <w:rPr>
            <w:rPrChange w:id="102" w:author="Willian" w:date="2016-11-28T20:45:00Z">
              <w:rPr>
                <w:rFonts w:ascii="Calibri" w:hAnsi="Calibri" w:cs="Times New Roman"/>
              </w:rPr>
            </w:rPrChange>
          </w:rPr>
          <w:delText xml:space="preserve">desenvolvedores esperam. </w:delText>
        </w:r>
        <w:commentRangeEnd w:id="88"/>
        <w:r w:rsidR="00DC6B8E" w:rsidRPr="00552719" w:rsidDel="00655C69">
          <w:rPr>
            <w:rStyle w:val="Refdecomentrio"/>
            <w:b/>
            <w:color w:val="7030A0"/>
            <w:rPrChange w:id="103" w:author="Willian" w:date="2016-11-28T20:45:00Z">
              <w:rPr>
                <w:rStyle w:val="Refdecomentrio"/>
              </w:rPr>
            </w:rPrChange>
          </w:rPr>
          <w:commentReference w:id="88"/>
        </w:r>
      </w:del>
      <w:del w:id="104" w:author="Willian" w:date="2016-11-04T21:46:00Z">
        <w:r w:rsidRPr="00552719" w:rsidDel="00CB1257">
          <w:rPr>
            <w:rPrChange w:id="105" w:author="Willian" w:date="2016-11-28T20:45:00Z">
              <w:rPr>
                <w:rFonts w:ascii="Calibri" w:hAnsi="Calibri" w:cs="Times New Roman"/>
              </w:rPr>
            </w:rPrChange>
          </w:rPr>
          <w:delText xml:space="preserve">Mas </w:delText>
        </w:r>
      </w:del>
      <w:ins w:id="106" w:author="Vicente da Silva, Mayara" w:date="2016-11-01T14:25:00Z">
        <w:del w:id="107" w:author="Willian" w:date="2016-11-04T21:46:00Z">
          <w:r w:rsidR="002E523E" w:rsidRPr="00552719" w:rsidDel="00CB1257">
            <w:rPr>
              <w:rPrChange w:id="108" w:author="Willian" w:date="2016-11-28T20:45:00Z">
                <w:rPr>
                  <w:rFonts w:ascii="Calibri" w:hAnsi="Calibri" w:cs="Times New Roman"/>
                </w:rPr>
              </w:rPrChange>
            </w:rPr>
            <w:delText>a</w:delText>
          </w:r>
        </w:del>
        <w:del w:id="109" w:author="Willian" w:date="2016-11-27T10:05:00Z">
          <w:r w:rsidR="002E523E" w:rsidRPr="00552719" w:rsidDel="00655C69">
            <w:rPr>
              <w:rPrChange w:id="110" w:author="Willian" w:date="2016-11-28T20:45:00Z">
                <w:rPr>
                  <w:rFonts w:ascii="Calibri" w:hAnsi="Calibri" w:cs="Times New Roman"/>
                </w:rPr>
              </w:rPrChange>
            </w:rPr>
            <w:delText xml:space="preserve"> </w:delText>
          </w:r>
        </w:del>
      </w:ins>
      <w:del w:id="111" w:author="Willian" w:date="2016-11-27T10:05:00Z">
        <w:r w:rsidRPr="00552719" w:rsidDel="00655C69">
          <w:rPr>
            <w:rPrChange w:id="112" w:author="Willian" w:date="2016-11-28T20:45:00Z">
              <w:rPr>
                <w:rFonts w:ascii="Calibri" w:hAnsi="Calibri" w:cs="Times New Roman"/>
              </w:rPr>
            </w:rPrChange>
          </w:rPr>
          <w:delText>Swift</w:delText>
        </w:r>
      </w:del>
      <w:del w:id="113" w:author="Willian" w:date="2016-11-04T21:46:00Z">
        <w:r w:rsidRPr="00552719" w:rsidDel="00CB1257">
          <w:rPr>
            <w:rPrChange w:id="114" w:author="Willian" w:date="2016-11-28T20:45:00Z">
              <w:rPr>
                <w:rFonts w:ascii="Calibri" w:hAnsi="Calibri" w:cs="Times New Roman"/>
              </w:rPr>
            </w:rPrChange>
          </w:rPr>
          <w:delText xml:space="preserve"> nunca foi terminado</w:delText>
        </w:r>
      </w:del>
      <w:ins w:id="115" w:author="Vicente da Silva, Mayara" w:date="2016-11-01T14:25:00Z">
        <w:del w:id="116" w:author="Willian" w:date="2016-11-04T21:46:00Z">
          <w:r w:rsidR="002E523E" w:rsidRPr="00552719" w:rsidDel="00CB1257">
            <w:rPr>
              <w:rPrChange w:id="117" w:author="Willian" w:date="2016-11-28T20:45:00Z">
                <w:rPr>
                  <w:rFonts w:ascii="Calibri" w:hAnsi="Calibri" w:cs="Times New Roman"/>
                </w:rPr>
              </w:rPrChange>
            </w:rPr>
            <w:delText>a</w:delText>
          </w:r>
        </w:del>
      </w:ins>
      <w:del w:id="118" w:author="Willian" w:date="2016-11-04T21:46:00Z">
        <w:r w:rsidRPr="00552719" w:rsidDel="00CB1257">
          <w:rPr>
            <w:rPrChange w:id="119" w:author="Willian" w:date="2016-11-28T20:45:00Z">
              <w:rPr>
                <w:rFonts w:ascii="Calibri" w:hAnsi="Calibri" w:cs="Times New Roman"/>
              </w:rPr>
            </w:rPrChange>
          </w:rPr>
          <w:delText>, pois</w:delText>
        </w:r>
      </w:del>
      <w:del w:id="120" w:author="Willian" w:date="2016-11-27T10:05:00Z">
        <w:r w:rsidRPr="00552719" w:rsidDel="00655C69">
          <w:rPr>
            <w:rPrChange w:id="121" w:author="Willian" w:date="2016-11-28T20:45:00Z">
              <w:rPr>
                <w:rFonts w:ascii="Calibri" w:hAnsi="Calibri" w:cs="Times New Roman"/>
              </w:rPr>
            </w:rPrChange>
          </w:rPr>
          <w:delText xml:space="preserve"> ainda está em desenvolvimento e alterações constantes. </w:delText>
        </w:r>
        <w:commentRangeEnd w:id="85"/>
        <w:r w:rsidR="002E523E" w:rsidRPr="00552719" w:rsidDel="00655C69">
          <w:rPr>
            <w:rStyle w:val="Refdecomentrio"/>
            <w:b/>
            <w:color w:val="7030A0"/>
            <w:rPrChange w:id="122" w:author="Willian" w:date="2016-11-28T20:45:00Z">
              <w:rPr>
                <w:rStyle w:val="Refdecomentrio"/>
              </w:rPr>
            </w:rPrChange>
          </w:rPr>
          <w:commentReference w:id="85"/>
        </w:r>
        <w:commentRangeEnd w:id="86"/>
        <w:r w:rsidR="00CB1257" w:rsidRPr="00552719" w:rsidDel="00655C69">
          <w:rPr>
            <w:rStyle w:val="Refdecomentrio"/>
            <w:b/>
            <w:color w:val="7030A0"/>
            <w:rPrChange w:id="123" w:author="Willian" w:date="2016-11-28T20:45:00Z">
              <w:rPr>
                <w:rStyle w:val="Refdecomentrio"/>
              </w:rPr>
            </w:rPrChange>
          </w:rPr>
          <w:commentReference w:id="86"/>
        </w:r>
        <w:r w:rsidRPr="00552719" w:rsidDel="00655C69">
          <w:rPr>
            <w:rPrChange w:id="124" w:author="Willian" w:date="2016-11-28T20:45:00Z">
              <w:rPr>
                <w:rFonts w:ascii="Calibri" w:hAnsi="Calibri" w:cs="Times New Roman"/>
              </w:rPr>
            </w:rPrChange>
          </w:rPr>
          <w:delText>Vamos acompanhar os avanços da língua e abraçar o que funciona, em constante evolução para fazer o Swift ainda melhor.</w:delText>
        </w:r>
      </w:del>
    </w:p>
    <w:p w14:paraId="4DE3030F" w14:textId="063AA3E4" w:rsidR="00EF76CF" w:rsidRPr="00552719" w:rsidRDefault="008313E9" w:rsidP="007627AB">
      <w:pPr>
        <w:rPr>
          <w:ins w:id="125" w:author="Willian" w:date="2016-11-27T10:06:00Z"/>
          <w:rPrChange w:id="126" w:author="Willian" w:date="2016-11-28T20:45:00Z">
            <w:rPr>
              <w:ins w:id="127" w:author="Willian" w:date="2016-11-27T10:06:00Z"/>
            </w:rPr>
          </w:rPrChange>
        </w:rPr>
        <w:pPrChange w:id="128" w:author="Willian" w:date="2016-11-28T21:05:00Z">
          <w:pPr>
            <w:widowControl w:val="0"/>
            <w:autoSpaceDE w:val="0"/>
            <w:autoSpaceDN w:val="0"/>
            <w:adjustRightInd w:val="0"/>
            <w:spacing w:after="0"/>
            <w:jc w:val="left"/>
          </w:pPr>
        </w:pPrChange>
      </w:pPr>
      <w:del w:id="129" w:author="Willian" w:date="2016-11-27T10:08:00Z">
        <w:r w:rsidRPr="00552719" w:rsidDel="00EF76CF">
          <w:rPr>
            <w:rPrChange w:id="130" w:author="Willian" w:date="2016-11-28T20:45:00Z">
              <w:rPr>
                <w:b/>
              </w:rPr>
            </w:rPrChange>
          </w:rPr>
          <w:delText>Características</w:delText>
        </w:r>
      </w:del>
      <w:ins w:id="131" w:author="Willian" w:date="2016-11-27T10:06:00Z">
        <w:r w:rsidR="00EF76CF" w:rsidRPr="00552719">
          <w:rPr>
            <w:rPrChange w:id="132" w:author="Willian" w:date="2016-11-28T20:45:00Z">
              <w:rPr>
                <w:b/>
              </w:rPr>
            </w:rPrChange>
          </w:rPr>
          <w:t>Unidade 6</w:t>
        </w:r>
      </w:ins>
    </w:p>
    <w:p w14:paraId="42849B73" w14:textId="77777777" w:rsidR="00EF76CF" w:rsidRPr="00552719" w:rsidRDefault="00EF76CF">
      <w:pPr>
        <w:pStyle w:val="Cabealho1"/>
        <w:numPr>
          <w:ilvl w:val="0"/>
          <w:numId w:val="0"/>
        </w:numPr>
        <w:rPr>
          <w:ins w:id="133" w:author="Willian" w:date="2016-11-27T11:15:00Z"/>
          <w:rPrChange w:id="134" w:author="Willian" w:date="2016-11-28T20:45:00Z">
            <w:rPr>
              <w:ins w:id="135" w:author="Willian" w:date="2016-11-27T11:15:00Z"/>
            </w:rPr>
          </w:rPrChange>
        </w:rPr>
        <w:pPrChange w:id="136" w:author="Willian" w:date="2016-11-27T10:07:00Z">
          <w:pPr>
            <w:widowControl w:val="0"/>
            <w:autoSpaceDE w:val="0"/>
            <w:autoSpaceDN w:val="0"/>
            <w:adjustRightInd w:val="0"/>
            <w:spacing w:after="0"/>
            <w:jc w:val="left"/>
          </w:pPr>
        </w:pPrChange>
      </w:pPr>
      <w:ins w:id="137" w:author="Willian" w:date="2016-11-27T10:06:00Z">
        <w:r w:rsidRPr="00552719">
          <w:rPr>
            <w:rPrChange w:id="138" w:author="Willian" w:date="2016-11-28T20:45:00Z">
              <w:rPr/>
            </w:rPrChange>
          </w:rPr>
          <w:t>Aula 1</w:t>
        </w:r>
      </w:ins>
    </w:p>
    <w:p w14:paraId="0B65CE6E" w14:textId="571A22FD" w:rsidR="00C236FD" w:rsidRPr="00552719" w:rsidRDefault="00C236FD" w:rsidP="007627AB">
      <w:pPr>
        <w:rPr>
          <w:ins w:id="139" w:author="Willian" w:date="2016-11-27T10:07:00Z"/>
          <w:rPrChange w:id="140" w:author="Willian" w:date="2016-11-28T20:45:00Z">
            <w:rPr>
              <w:ins w:id="141" w:author="Willian" w:date="2016-11-27T10:07:00Z"/>
            </w:rPr>
          </w:rPrChange>
        </w:rPr>
        <w:pPrChange w:id="142" w:author="Willian" w:date="2016-11-28T21:05:00Z">
          <w:pPr>
            <w:widowControl w:val="0"/>
            <w:autoSpaceDE w:val="0"/>
            <w:autoSpaceDN w:val="0"/>
            <w:adjustRightInd w:val="0"/>
            <w:spacing w:after="0"/>
            <w:jc w:val="left"/>
          </w:pPr>
        </w:pPrChange>
      </w:pPr>
      <w:ins w:id="143" w:author="Willian" w:date="2016-11-27T11:15:00Z">
        <w:r w:rsidRPr="00552719">
          <w:rPr>
            <w:rPrChange w:id="144" w:author="Willian" w:date="2016-11-28T20:45:00Z">
              <w:rPr>
                <w:b/>
              </w:rPr>
            </w:rPrChange>
          </w:rPr>
          <w:t xml:space="preserve">No curso de Android, criamos um </w:t>
        </w:r>
        <w:proofErr w:type="spellStart"/>
        <w:r w:rsidRPr="00552719">
          <w:rPr>
            <w:rPrChange w:id="145" w:author="Willian" w:date="2016-11-28T20:45:00Z">
              <w:rPr>
                <w:b/>
              </w:rPr>
            </w:rPrChange>
          </w:rPr>
          <w:t>backend</w:t>
        </w:r>
        <w:proofErr w:type="spellEnd"/>
        <w:r w:rsidRPr="00552719">
          <w:rPr>
            <w:rPrChange w:id="146" w:author="Willian" w:date="2016-11-28T20:45:00Z">
              <w:rPr>
                <w:b/>
              </w:rPr>
            </w:rPrChange>
          </w:rPr>
          <w:t xml:space="preserve"> estático. Ele simplesmente retornava um JSON que estava em um </w:t>
        </w:r>
        <w:proofErr w:type="spellStart"/>
        <w:r w:rsidRPr="00552719">
          <w:rPr>
            <w:rPrChange w:id="147" w:author="Willian" w:date="2016-11-28T20:45:00Z">
              <w:rPr>
                <w:b/>
              </w:rPr>
            </w:rPrChange>
          </w:rPr>
          <w:t>Dropbox</w:t>
        </w:r>
        <w:proofErr w:type="spellEnd"/>
        <w:r w:rsidRPr="00552719">
          <w:rPr>
            <w:rPrChange w:id="148" w:author="Willian" w:date="2016-11-28T20:45:00Z">
              <w:rPr>
                <w:b/>
              </w:rPr>
            </w:rPrChange>
          </w:rPr>
          <w:t xml:space="preserve">. Este JSON era imutável e não condizia com o real objetivo da aplicação. A maioria das aplicações devem ser dinâmica e devem transcender os dados entre as diversas plataformas. Esta tarefa pode ser complicada sem um serviço rodando em um </w:t>
        </w:r>
        <w:proofErr w:type="spellStart"/>
        <w:r w:rsidRPr="00552719">
          <w:rPr>
            <w:rPrChange w:id="149" w:author="Willian" w:date="2016-11-28T20:45:00Z">
              <w:rPr>
                <w:b/>
              </w:rPr>
            </w:rPrChange>
          </w:rPr>
          <w:t>backend</w:t>
        </w:r>
        <w:proofErr w:type="spellEnd"/>
        <w:r w:rsidRPr="00552719">
          <w:rPr>
            <w:rPrChange w:id="150" w:author="Willian" w:date="2016-11-28T20:45:00Z">
              <w:rPr>
                <w:b/>
              </w:rPr>
            </w:rPrChange>
          </w:rPr>
          <w:t>. Na maioria das vezes, quem desenvolve aplicativos (front-</w:t>
        </w:r>
        <w:proofErr w:type="spellStart"/>
        <w:r w:rsidRPr="00552719">
          <w:rPr>
            <w:rPrChange w:id="151" w:author="Willian" w:date="2016-11-28T20:45:00Z">
              <w:rPr>
                <w:b/>
              </w:rPr>
            </w:rPrChange>
          </w:rPr>
          <w:t>end</w:t>
        </w:r>
        <w:proofErr w:type="spellEnd"/>
        <w:r w:rsidRPr="00552719">
          <w:rPr>
            <w:rPrChange w:id="152" w:author="Willian" w:date="2016-11-28T20:45:00Z">
              <w:rPr>
                <w:b/>
              </w:rPr>
            </w:rPrChange>
          </w:rPr>
          <w:t>) não se mete no desenvolvimento de serviços web (</w:t>
        </w:r>
        <w:proofErr w:type="spellStart"/>
        <w:r w:rsidRPr="00552719">
          <w:rPr>
            <w:rPrChange w:id="153" w:author="Willian" w:date="2016-11-28T20:45:00Z">
              <w:rPr>
                <w:b/>
              </w:rPr>
            </w:rPrChange>
          </w:rPr>
          <w:t>back-end</w:t>
        </w:r>
        <w:proofErr w:type="spellEnd"/>
        <w:r w:rsidRPr="00552719">
          <w:rPr>
            <w:rPrChange w:id="154" w:author="Willian" w:date="2016-11-28T20:45:00Z">
              <w:rPr>
                <w:b/>
              </w:rPr>
            </w:rPrChange>
          </w:rPr>
          <w:t xml:space="preserve">) e vice-e-versa, pois são áreas muito distintas, mas o </w:t>
        </w:r>
        <w:proofErr w:type="spellStart"/>
        <w:r w:rsidRPr="00552719">
          <w:rPr>
            <w:rPrChange w:id="155" w:author="Willian" w:date="2016-11-28T20:45:00Z">
              <w:rPr>
                <w:b/>
              </w:rPr>
            </w:rPrChange>
          </w:rPr>
          <w:t>Firebase</w:t>
        </w:r>
        <w:proofErr w:type="spellEnd"/>
        <w:r w:rsidRPr="00552719">
          <w:rPr>
            <w:rPrChange w:id="156" w:author="Willian" w:date="2016-11-28T20:45:00Z">
              <w:rPr>
                <w:b/>
              </w:rPr>
            </w:rPrChange>
          </w:rPr>
          <w:t xml:space="preserve"> veio para ajudar o </w:t>
        </w:r>
        <w:proofErr w:type="gramStart"/>
        <w:r w:rsidRPr="00552719">
          <w:rPr>
            <w:rPrChange w:id="157" w:author="Willian" w:date="2016-11-28T20:45:00Z">
              <w:rPr>
                <w:b/>
              </w:rPr>
            </w:rPrChange>
          </w:rPr>
          <w:t>desenvolvedor  front</w:t>
        </w:r>
        <w:proofErr w:type="gramEnd"/>
        <w:r w:rsidRPr="00552719">
          <w:rPr>
            <w:rPrChange w:id="158" w:author="Willian" w:date="2016-11-28T20:45:00Z">
              <w:rPr>
                <w:b/>
              </w:rPr>
            </w:rPrChange>
          </w:rPr>
          <w:t>-end.</w:t>
        </w:r>
      </w:ins>
    </w:p>
    <w:p w14:paraId="299C059E" w14:textId="302A652D" w:rsidR="00EF76CF" w:rsidRPr="00552719" w:rsidRDefault="00EF76CF">
      <w:pPr>
        <w:pStyle w:val="Ttulo1"/>
        <w:rPr>
          <w:ins w:id="159" w:author="Willian" w:date="2016-11-27T11:15:00Z"/>
          <w:rPrChange w:id="160" w:author="Willian" w:date="2016-11-28T20:45:00Z">
            <w:rPr>
              <w:ins w:id="161" w:author="Willian" w:date="2016-11-27T11:15:00Z"/>
            </w:rPr>
          </w:rPrChange>
        </w:rPr>
        <w:pPrChange w:id="162" w:author="Willian" w:date="2016-11-27T10:07:00Z">
          <w:pPr>
            <w:widowControl w:val="0"/>
            <w:autoSpaceDE w:val="0"/>
            <w:autoSpaceDN w:val="0"/>
            <w:adjustRightInd w:val="0"/>
            <w:spacing w:after="0"/>
            <w:jc w:val="left"/>
          </w:pPr>
        </w:pPrChange>
      </w:pPr>
      <w:proofErr w:type="spellStart"/>
      <w:ins w:id="163" w:author="Willian" w:date="2016-11-27T10:06:00Z">
        <w:r w:rsidRPr="00552719">
          <w:rPr>
            <w:rPrChange w:id="164" w:author="Willian" w:date="2016-11-28T20:45:00Z">
              <w:rPr>
                <w:b/>
              </w:rPr>
            </w:rPrChange>
          </w:rPr>
          <w:t>Firebase</w:t>
        </w:r>
      </w:ins>
      <w:proofErr w:type="spellEnd"/>
    </w:p>
    <w:p w14:paraId="572870D4" w14:textId="4C3CF192" w:rsidR="00C236FD" w:rsidRPr="00552719" w:rsidRDefault="00C236FD" w:rsidP="007627AB">
      <w:pPr>
        <w:rPr>
          <w:ins w:id="165" w:author="Willian" w:date="2016-11-27T11:16:00Z"/>
          <w:rPrChange w:id="166" w:author="Willian" w:date="2016-11-28T20:45:00Z">
            <w:rPr>
              <w:ins w:id="167" w:author="Willian" w:date="2016-11-27T11:16:00Z"/>
            </w:rPr>
          </w:rPrChange>
        </w:rPr>
        <w:pPrChange w:id="168" w:author="Willian" w:date="2016-11-28T21:05:00Z">
          <w:pPr>
            <w:widowControl w:val="0"/>
            <w:autoSpaceDE w:val="0"/>
            <w:autoSpaceDN w:val="0"/>
            <w:adjustRightInd w:val="0"/>
            <w:spacing w:after="0"/>
            <w:jc w:val="left"/>
          </w:pPr>
        </w:pPrChange>
      </w:pPr>
      <w:ins w:id="169" w:author="Willian" w:date="2016-11-27T11:15:00Z">
        <w:r w:rsidRPr="00552719">
          <w:rPr>
            <w:rPrChange w:id="170" w:author="Willian" w:date="2016-11-28T20:45:00Z">
              <w:rPr>
                <w:b/>
              </w:rPr>
            </w:rPrChange>
          </w:rPr>
          <w:t>O desenvolvedor front-</w:t>
        </w:r>
        <w:proofErr w:type="spellStart"/>
        <w:r w:rsidRPr="00552719">
          <w:rPr>
            <w:rPrChange w:id="171" w:author="Willian" w:date="2016-11-28T20:45:00Z">
              <w:rPr>
                <w:b/>
              </w:rPr>
            </w:rPrChange>
          </w:rPr>
          <w:t>end</w:t>
        </w:r>
        <w:proofErr w:type="spellEnd"/>
        <w:r w:rsidRPr="00552719">
          <w:rPr>
            <w:rPrChange w:id="172" w:author="Willian" w:date="2016-11-28T20:45:00Z">
              <w:rPr>
                <w:b/>
              </w:rPr>
            </w:rPrChange>
          </w:rPr>
          <w:t xml:space="preserve"> muitas vezes fica preso em um escopo muito pequeno de possibilidades se n</w:t>
        </w:r>
      </w:ins>
      <w:ins w:id="173" w:author="Willian" w:date="2016-11-27T11:16:00Z">
        <w:r w:rsidRPr="00552719">
          <w:rPr>
            <w:rPrChange w:id="174" w:author="Willian" w:date="2016-11-28T20:45:00Z">
              <w:rPr>
                <w:b/>
              </w:rPr>
            </w:rPrChange>
          </w:rPr>
          <w:t xml:space="preserve">ão houver um </w:t>
        </w:r>
      </w:ins>
      <w:ins w:id="175" w:author="Willian" w:date="2016-11-27T11:24:00Z">
        <w:r w:rsidR="00181470" w:rsidRPr="00552719">
          <w:rPr>
            <w:rPrChange w:id="176" w:author="Willian" w:date="2016-11-28T20:45:00Z">
              <w:rPr>
                <w:b/>
              </w:rPr>
            </w:rPrChange>
          </w:rPr>
          <w:t>serviço</w:t>
        </w:r>
      </w:ins>
      <w:ins w:id="177" w:author="Willian" w:date="2016-11-27T11:16:00Z">
        <w:r w:rsidRPr="00552719">
          <w:rPr>
            <w:rPrChange w:id="178" w:author="Willian" w:date="2016-11-28T20:45:00Z">
              <w:rPr>
                <w:b/>
              </w:rPr>
            </w:rPrChange>
          </w:rPr>
          <w:t xml:space="preserve"> web por traz da aplicação. Neste caso ficamos totalmente dependente de desenvolvedores </w:t>
        </w:r>
        <w:proofErr w:type="spellStart"/>
        <w:r w:rsidRPr="00552719">
          <w:rPr>
            <w:rPrChange w:id="179" w:author="Willian" w:date="2016-11-28T20:45:00Z">
              <w:rPr>
                <w:b/>
              </w:rPr>
            </w:rPrChange>
          </w:rPr>
          <w:t>back</w:t>
        </w:r>
        <w:proofErr w:type="spellEnd"/>
        <w:r w:rsidRPr="00552719">
          <w:rPr>
            <w:rPrChange w:id="180" w:author="Willian" w:date="2016-11-28T20:45:00Z">
              <w:rPr>
                <w:b/>
              </w:rPr>
            </w:rPrChange>
          </w:rPr>
          <w:t>-end.</w:t>
        </w:r>
      </w:ins>
    </w:p>
    <w:p w14:paraId="44AE447F" w14:textId="4E7FDF3B" w:rsidR="00C236FD" w:rsidRPr="00552719" w:rsidRDefault="00C236FD" w:rsidP="007627AB">
      <w:pPr>
        <w:rPr>
          <w:ins w:id="181" w:author="Willian" w:date="2016-11-27T11:18:00Z"/>
          <w:rPrChange w:id="182" w:author="Willian" w:date="2016-11-28T20:45:00Z">
            <w:rPr>
              <w:ins w:id="183" w:author="Willian" w:date="2016-11-27T11:18:00Z"/>
            </w:rPr>
          </w:rPrChange>
        </w:rPr>
        <w:pPrChange w:id="184" w:author="Willian" w:date="2016-11-28T21:05:00Z">
          <w:pPr>
            <w:widowControl w:val="0"/>
            <w:autoSpaceDE w:val="0"/>
            <w:autoSpaceDN w:val="0"/>
            <w:adjustRightInd w:val="0"/>
            <w:spacing w:after="0"/>
            <w:jc w:val="left"/>
          </w:pPr>
        </w:pPrChange>
      </w:pPr>
      <w:ins w:id="185" w:author="Willian" w:date="2016-11-27T11:16:00Z">
        <w:r w:rsidRPr="00552719">
          <w:rPr>
            <w:rPrChange w:id="186" w:author="Willian" w:date="2016-11-28T20:45:00Z">
              <w:rPr>
                <w:b/>
              </w:rPr>
            </w:rPrChange>
          </w:rPr>
          <w:t>Muitas vezes precisamos de um serviço web simples, de obter e adicionar dados de um banco de dados, e ficamos fadados a encontrar um serviço web pronto que supra estas necessidades, contratar um desenvolvedor para criar isto para n</w:t>
        </w:r>
      </w:ins>
      <w:ins w:id="187" w:author="Willian" w:date="2016-11-27T11:18:00Z">
        <w:r w:rsidRPr="00552719">
          <w:rPr>
            <w:rPrChange w:id="188" w:author="Willian" w:date="2016-11-28T20:45:00Z">
              <w:rPr>
                <w:b/>
              </w:rPr>
            </w:rPrChange>
          </w:rPr>
          <w:t xml:space="preserve">ós, ou metermos a cara de desenvolvermos por nós mesmo. Isto tudo </w:t>
        </w:r>
        <w:r w:rsidR="00132AFA" w:rsidRPr="00552719">
          <w:rPr>
            <w:rPrChange w:id="189" w:author="Willian" w:date="2016-11-28T20:45:00Z">
              <w:rPr>
                <w:b/>
              </w:rPr>
            </w:rPrChange>
          </w:rPr>
          <w:t>é um gasto de principalmente tempo, e tempo é o que menos temos.</w:t>
        </w:r>
      </w:ins>
    </w:p>
    <w:p w14:paraId="4AC04E12" w14:textId="45BA5FAE" w:rsidR="00132AFA" w:rsidRPr="00552719" w:rsidRDefault="00132AFA" w:rsidP="007627AB">
      <w:pPr>
        <w:rPr>
          <w:ins w:id="190" w:author="Willian" w:date="2016-11-27T11:19:00Z"/>
          <w:rPrChange w:id="191" w:author="Willian" w:date="2016-11-28T20:45:00Z">
            <w:rPr>
              <w:ins w:id="192" w:author="Willian" w:date="2016-11-27T11:19:00Z"/>
            </w:rPr>
          </w:rPrChange>
        </w:rPr>
        <w:pPrChange w:id="193" w:author="Willian" w:date="2016-11-28T21:05:00Z">
          <w:pPr>
            <w:widowControl w:val="0"/>
            <w:autoSpaceDE w:val="0"/>
            <w:autoSpaceDN w:val="0"/>
            <w:adjustRightInd w:val="0"/>
            <w:spacing w:after="0"/>
            <w:jc w:val="left"/>
          </w:pPr>
        </w:pPrChange>
      </w:pPr>
      <w:ins w:id="194" w:author="Willian" w:date="2016-11-27T11:18:00Z">
        <w:r w:rsidRPr="00552719">
          <w:rPr>
            <w:rPrChange w:id="195" w:author="Willian" w:date="2016-11-28T20:45:00Z">
              <w:rPr>
                <w:b/>
              </w:rPr>
            </w:rPrChange>
          </w:rPr>
          <w:t>Para suprir esta car</w:t>
        </w:r>
      </w:ins>
      <w:ins w:id="196" w:author="Willian" w:date="2016-11-27T11:19:00Z">
        <w:r w:rsidRPr="00552719">
          <w:rPr>
            <w:rPrChange w:id="197" w:author="Willian" w:date="2016-11-28T20:45:00Z">
              <w:rPr>
                <w:b/>
              </w:rPr>
            </w:rPrChange>
          </w:rPr>
          <w:t xml:space="preserve">ência de um </w:t>
        </w:r>
        <w:proofErr w:type="spellStart"/>
        <w:r w:rsidRPr="00552719">
          <w:rPr>
            <w:rPrChange w:id="198" w:author="Willian" w:date="2016-11-28T20:45:00Z">
              <w:rPr>
                <w:b/>
              </w:rPr>
            </w:rPrChange>
          </w:rPr>
          <w:t>backend</w:t>
        </w:r>
        <w:proofErr w:type="spellEnd"/>
        <w:r w:rsidRPr="00552719">
          <w:rPr>
            <w:rPrChange w:id="199" w:author="Willian" w:date="2016-11-28T20:45:00Z">
              <w:rPr>
                <w:b/>
              </w:rPr>
            </w:rPrChange>
          </w:rPr>
          <w:t xml:space="preserve"> para criação de aplicações dinâmicas, surgiu o </w:t>
        </w:r>
        <w:proofErr w:type="spellStart"/>
        <w:r w:rsidRPr="00552719">
          <w:rPr>
            <w:rPrChange w:id="200" w:author="Willian" w:date="2016-11-28T20:45:00Z">
              <w:rPr>
                <w:b/>
              </w:rPr>
            </w:rPrChange>
          </w:rPr>
          <w:t>Firebase</w:t>
        </w:r>
        <w:proofErr w:type="spellEnd"/>
        <w:r w:rsidRPr="00552719">
          <w:rPr>
            <w:rPrChange w:id="201" w:author="Willian" w:date="2016-11-28T20:45:00Z">
              <w:rPr>
                <w:b/>
              </w:rPr>
            </w:rPrChange>
          </w:rPr>
          <w:t>.</w:t>
        </w:r>
      </w:ins>
    </w:p>
    <w:p w14:paraId="00E75527" w14:textId="2C1E03BB" w:rsidR="00132AFA" w:rsidRPr="00552719" w:rsidRDefault="00132AFA" w:rsidP="007627AB">
      <w:pPr>
        <w:rPr>
          <w:ins w:id="202" w:author="Willian" w:date="2016-11-27T11:21:00Z"/>
          <w:rPrChange w:id="203" w:author="Willian" w:date="2016-11-28T20:45:00Z">
            <w:rPr>
              <w:ins w:id="204" w:author="Willian" w:date="2016-11-27T11:21:00Z"/>
            </w:rPr>
          </w:rPrChange>
        </w:rPr>
        <w:pPrChange w:id="205" w:author="Willian" w:date="2016-11-28T21:05:00Z">
          <w:pPr>
            <w:widowControl w:val="0"/>
            <w:autoSpaceDE w:val="0"/>
            <w:autoSpaceDN w:val="0"/>
            <w:adjustRightInd w:val="0"/>
            <w:spacing w:after="0"/>
            <w:jc w:val="left"/>
          </w:pPr>
        </w:pPrChange>
      </w:pPr>
      <w:ins w:id="206" w:author="Willian" w:date="2016-11-27T11:19:00Z">
        <w:r w:rsidRPr="00552719">
          <w:rPr>
            <w:rPrChange w:id="207" w:author="Willian" w:date="2016-11-28T20:45:00Z">
              <w:rPr>
                <w:b/>
              </w:rPr>
            </w:rPrChange>
          </w:rPr>
          <w:t xml:space="preserve">O </w:t>
        </w:r>
        <w:proofErr w:type="spellStart"/>
        <w:r w:rsidRPr="00552719">
          <w:rPr>
            <w:rPrChange w:id="208" w:author="Willian" w:date="2016-11-28T20:45:00Z">
              <w:rPr>
                <w:b/>
              </w:rPr>
            </w:rPrChange>
          </w:rPr>
          <w:t>Firebase</w:t>
        </w:r>
        <w:proofErr w:type="spellEnd"/>
        <w:r w:rsidRPr="00552719">
          <w:rPr>
            <w:rPrChange w:id="209" w:author="Willian" w:date="2016-11-28T20:45:00Z">
              <w:rPr>
                <w:b/>
              </w:rPr>
            </w:rPrChange>
          </w:rPr>
          <w:t xml:space="preserve"> é uma plataforma web voltada para a centralização de dados e informações de suas aplicações. Nel</w:t>
        </w:r>
      </w:ins>
      <w:ins w:id="210" w:author="Willian" w:date="2016-11-27T11:20:00Z">
        <w:r w:rsidRPr="00552719">
          <w:rPr>
            <w:rPrChange w:id="211" w:author="Willian" w:date="2016-11-28T20:45:00Z">
              <w:rPr>
                <w:b/>
              </w:rPr>
            </w:rPrChange>
          </w:rPr>
          <w:t>e</w:t>
        </w:r>
      </w:ins>
      <w:ins w:id="212" w:author="Willian" w:date="2016-11-27T11:19:00Z">
        <w:r w:rsidRPr="00552719">
          <w:rPr>
            <w:rPrChange w:id="213" w:author="Willian" w:date="2016-11-28T20:45:00Z">
              <w:rPr>
                <w:b/>
              </w:rPr>
            </w:rPrChange>
          </w:rPr>
          <w:t xml:space="preserve"> voc</w:t>
        </w:r>
      </w:ins>
      <w:ins w:id="214" w:author="Willian" w:date="2016-11-27T11:20:00Z">
        <w:r w:rsidRPr="00552719">
          <w:rPr>
            <w:rPrChange w:id="215" w:author="Willian" w:date="2016-11-28T20:45:00Z">
              <w:rPr>
                <w:b/>
              </w:rPr>
            </w:rPrChange>
          </w:rPr>
          <w:t xml:space="preserve">ê poderá criar bancos de dados não relacionais (informações armazenadas em </w:t>
        </w:r>
        <w:proofErr w:type="spellStart"/>
        <w:r w:rsidRPr="00552719">
          <w:rPr>
            <w:rPrChange w:id="216" w:author="Willian" w:date="2016-11-28T20:45:00Z">
              <w:rPr>
                <w:b/>
              </w:rPr>
            </w:rPrChange>
          </w:rPr>
          <w:t>JSONs</w:t>
        </w:r>
        <w:proofErr w:type="spellEnd"/>
        <w:r w:rsidRPr="00552719">
          <w:rPr>
            <w:rPrChange w:id="217" w:author="Willian" w:date="2016-11-28T20:45:00Z">
              <w:rPr>
                <w:b/>
              </w:rPr>
            </w:rPrChange>
          </w:rPr>
          <w:t>) para seu aplicativo consumir, poder</w:t>
        </w:r>
      </w:ins>
      <w:ins w:id="218" w:author="Willian" w:date="2016-11-27T11:21:00Z">
        <w:r w:rsidRPr="00552719">
          <w:rPr>
            <w:rPrChange w:id="219" w:author="Willian" w:date="2016-11-28T20:45:00Z">
              <w:rPr>
                <w:b/>
              </w:rPr>
            </w:rPrChange>
          </w:rPr>
          <w:t xml:space="preserve">á realizar autenticação de usuário, armazenar arquivos, executar testes nos seus aplicativos, coletar dados analíticos de uso do </w:t>
        </w:r>
        <w:proofErr w:type="spellStart"/>
        <w:r w:rsidRPr="00552719">
          <w:rPr>
            <w:rPrChange w:id="220" w:author="Willian" w:date="2016-11-28T20:45:00Z">
              <w:rPr>
                <w:b/>
              </w:rPr>
            </w:rPrChange>
          </w:rPr>
          <w:t>app</w:t>
        </w:r>
        <w:proofErr w:type="spellEnd"/>
        <w:r w:rsidRPr="00552719">
          <w:rPr>
            <w:rPrChange w:id="221" w:author="Willian" w:date="2016-11-28T20:45:00Z">
              <w:rPr>
                <w:b/>
              </w:rPr>
            </w:rPrChange>
          </w:rPr>
          <w:t xml:space="preserve"> entre muitas outras coisas. Tudo isto de forma online e gratuita.</w:t>
        </w:r>
      </w:ins>
    </w:p>
    <w:p w14:paraId="62CEA1B2" w14:textId="21D56DA8" w:rsidR="00132AFA" w:rsidRPr="00552719" w:rsidRDefault="00132AFA" w:rsidP="007627AB">
      <w:pPr>
        <w:rPr>
          <w:ins w:id="222" w:author="Willian" w:date="2016-11-27T11:22:00Z"/>
          <w:rPrChange w:id="223" w:author="Willian" w:date="2016-11-28T20:45:00Z">
            <w:rPr>
              <w:ins w:id="224" w:author="Willian" w:date="2016-11-27T11:22:00Z"/>
            </w:rPr>
          </w:rPrChange>
        </w:rPr>
        <w:pPrChange w:id="225" w:author="Willian" w:date="2016-11-28T21:05:00Z">
          <w:pPr>
            <w:widowControl w:val="0"/>
            <w:autoSpaceDE w:val="0"/>
            <w:autoSpaceDN w:val="0"/>
            <w:adjustRightInd w:val="0"/>
            <w:spacing w:after="0"/>
            <w:jc w:val="left"/>
          </w:pPr>
        </w:pPrChange>
      </w:pPr>
      <w:ins w:id="226" w:author="Willian" w:date="2016-11-27T11:22:00Z">
        <w:r w:rsidRPr="00552719">
          <w:rPr>
            <w:rPrChange w:id="227" w:author="Willian" w:date="2016-11-28T20:45:00Z">
              <w:rPr>
                <w:b/>
              </w:rPr>
            </w:rPrChange>
          </w:rPr>
          <w:t xml:space="preserve">Com o </w:t>
        </w:r>
        <w:proofErr w:type="spellStart"/>
        <w:r w:rsidRPr="00552719">
          <w:rPr>
            <w:rPrChange w:id="228" w:author="Willian" w:date="2016-11-28T20:45:00Z">
              <w:rPr>
                <w:b/>
              </w:rPr>
            </w:rPrChange>
          </w:rPr>
          <w:t>Firebase</w:t>
        </w:r>
        <w:proofErr w:type="spellEnd"/>
        <w:r w:rsidRPr="00552719">
          <w:rPr>
            <w:rPrChange w:id="229" w:author="Willian" w:date="2016-11-28T20:45:00Z">
              <w:rPr>
                <w:b/>
              </w:rPr>
            </w:rPrChange>
          </w:rPr>
          <w:t xml:space="preserve"> é simples. Podemos criar nosso próprio </w:t>
        </w:r>
        <w:proofErr w:type="spellStart"/>
        <w:r w:rsidRPr="00552719">
          <w:rPr>
            <w:rPrChange w:id="230" w:author="Willian" w:date="2016-11-28T20:45:00Z">
              <w:rPr>
                <w:b/>
              </w:rPr>
            </w:rPrChange>
          </w:rPr>
          <w:t>backend</w:t>
        </w:r>
        <w:proofErr w:type="spellEnd"/>
        <w:r w:rsidRPr="00552719">
          <w:rPr>
            <w:rPrChange w:id="231" w:author="Willian" w:date="2016-11-28T20:45:00Z">
              <w:rPr>
                <w:b/>
              </w:rPr>
            </w:rPrChange>
          </w:rPr>
          <w:t xml:space="preserve"> sem escrever uma linha sequer de código. Mas vamos entender o que é o </w:t>
        </w:r>
        <w:proofErr w:type="spellStart"/>
        <w:r w:rsidRPr="00552719">
          <w:rPr>
            <w:rPrChange w:id="232" w:author="Willian" w:date="2016-11-28T20:45:00Z">
              <w:rPr>
                <w:b/>
              </w:rPr>
            </w:rPrChange>
          </w:rPr>
          <w:t>Firebase</w:t>
        </w:r>
        <w:proofErr w:type="spellEnd"/>
        <w:r w:rsidRPr="00552719">
          <w:rPr>
            <w:rPrChange w:id="233" w:author="Willian" w:date="2016-11-28T20:45:00Z">
              <w:rPr>
                <w:b/>
              </w:rPr>
            </w:rPrChange>
          </w:rPr>
          <w:t>.</w:t>
        </w:r>
      </w:ins>
    </w:p>
    <w:p w14:paraId="063E5F29" w14:textId="16C3ADEF" w:rsidR="00132AFA" w:rsidRPr="00552719" w:rsidRDefault="00132AFA">
      <w:pPr>
        <w:pStyle w:val="Ttulo2"/>
        <w:rPr>
          <w:ins w:id="234" w:author="Willian" w:date="2016-11-27T11:25:00Z"/>
          <w:rPrChange w:id="235" w:author="Willian" w:date="2016-11-28T20:45:00Z">
            <w:rPr>
              <w:ins w:id="236" w:author="Willian" w:date="2016-11-27T11:25:00Z"/>
            </w:rPr>
          </w:rPrChange>
        </w:rPr>
        <w:pPrChange w:id="237" w:author="Willian" w:date="2016-11-27T11:24:00Z">
          <w:pPr>
            <w:widowControl w:val="0"/>
            <w:autoSpaceDE w:val="0"/>
            <w:autoSpaceDN w:val="0"/>
            <w:adjustRightInd w:val="0"/>
            <w:spacing w:after="0"/>
            <w:jc w:val="left"/>
          </w:pPr>
        </w:pPrChange>
      </w:pPr>
      <w:ins w:id="238" w:author="Willian" w:date="2016-11-27T11:22:00Z">
        <w:r w:rsidRPr="00552719">
          <w:rPr>
            <w:rPrChange w:id="239" w:author="Willian" w:date="2016-11-28T20:45:00Z">
              <w:rPr/>
            </w:rPrChange>
          </w:rPr>
          <w:t xml:space="preserve">O que é o </w:t>
        </w:r>
        <w:proofErr w:type="spellStart"/>
        <w:r w:rsidRPr="00552719">
          <w:rPr>
            <w:rPrChange w:id="240" w:author="Willian" w:date="2016-11-28T20:45:00Z">
              <w:rPr/>
            </w:rPrChange>
          </w:rPr>
          <w:t>Firebase</w:t>
        </w:r>
      </w:ins>
      <w:proofErr w:type="spellEnd"/>
    </w:p>
    <w:p w14:paraId="4B0210BC" w14:textId="31086988" w:rsidR="00A83445" w:rsidRPr="00552719" w:rsidRDefault="00A83445" w:rsidP="007627AB">
      <w:pPr>
        <w:rPr>
          <w:ins w:id="241" w:author="Willian" w:date="2016-11-27T11:26:00Z"/>
          <w:rPrChange w:id="242" w:author="Willian" w:date="2016-11-28T20:45:00Z">
            <w:rPr>
              <w:ins w:id="243" w:author="Willian" w:date="2016-11-27T11:26:00Z"/>
            </w:rPr>
          </w:rPrChange>
        </w:rPr>
        <w:pPrChange w:id="244" w:author="Willian" w:date="2016-11-28T21:05:00Z">
          <w:pPr>
            <w:widowControl w:val="0"/>
            <w:autoSpaceDE w:val="0"/>
            <w:autoSpaceDN w:val="0"/>
            <w:adjustRightInd w:val="0"/>
            <w:spacing w:after="0"/>
            <w:jc w:val="left"/>
          </w:pPr>
        </w:pPrChange>
      </w:pPr>
      <w:ins w:id="245" w:author="Willian" w:date="2016-11-27T11:26:00Z">
        <w:r w:rsidRPr="00552719">
          <w:rPr>
            <w:rPrChange w:id="246" w:author="Willian" w:date="2016-11-28T20:45:00Z">
              <w:rPr>
                <w:b/>
              </w:rPr>
            </w:rPrChange>
          </w:rPr>
          <w:t xml:space="preserve">O </w:t>
        </w:r>
        <w:proofErr w:type="spellStart"/>
        <w:r w:rsidRPr="00552719">
          <w:rPr>
            <w:rPrChange w:id="247" w:author="Willian" w:date="2016-11-28T20:45:00Z">
              <w:rPr>
                <w:b/>
              </w:rPr>
            </w:rPrChange>
          </w:rPr>
          <w:t>Firebase</w:t>
        </w:r>
        <w:proofErr w:type="spellEnd"/>
        <w:r w:rsidRPr="00552719">
          <w:rPr>
            <w:rPrChange w:id="248" w:author="Willian" w:date="2016-11-28T20:45:00Z">
              <w:rPr>
                <w:b/>
              </w:rPr>
            </w:rPrChange>
          </w:rPr>
          <w:t xml:space="preserve"> é uma plataforma móvel que ajuda a desenvolver aplicativos de alta qualidade, expandir sua base de usuários e lucrar mais. O </w:t>
        </w:r>
        <w:proofErr w:type="spellStart"/>
        <w:r w:rsidRPr="00552719">
          <w:rPr>
            <w:rPrChange w:id="249" w:author="Willian" w:date="2016-11-28T20:45:00Z">
              <w:rPr>
                <w:b/>
              </w:rPr>
            </w:rPrChange>
          </w:rPr>
          <w:t>Firebase</w:t>
        </w:r>
        <w:proofErr w:type="spellEnd"/>
        <w:r w:rsidRPr="00552719">
          <w:rPr>
            <w:rPrChange w:id="250" w:author="Willian" w:date="2016-11-28T20:45:00Z">
              <w:rPr>
                <w:b/>
              </w:rPr>
            </w:rPrChange>
          </w:rPr>
          <w:t xml:space="preserve"> é composto de recursos complementares que você pode combinar de acordo com suas necessidades.</w:t>
        </w:r>
      </w:ins>
    </w:p>
    <w:p w14:paraId="6FD3B086" w14:textId="76E2DA42" w:rsidR="00A83445" w:rsidRPr="00552719" w:rsidRDefault="00A83445" w:rsidP="007627AB">
      <w:pPr>
        <w:rPr>
          <w:ins w:id="251" w:author="Willian" w:date="2016-11-27T11:30:00Z"/>
          <w:rPrChange w:id="252" w:author="Willian" w:date="2016-11-28T20:45:00Z">
            <w:rPr>
              <w:ins w:id="253" w:author="Willian" w:date="2016-11-27T11:30:00Z"/>
            </w:rPr>
          </w:rPrChange>
        </w:rPr>
        <w:pPrChange w:id="254" w:author="Willian" w:date="2016-11-28T21:05:00Z">
          <w:pPr>
            <w:widowControl w:val="0"/>
            <w:autoSpaceDE w:val="0"/>
            <w:autoSpaceDN w:val="0"/>
            <w:adjustRightInd w:val="0"/>
            <w:spacing w:after="0"/>
            <w:jc w:val="left"/>
          </w:pPr>
        </w:pPrChange>
      </w:pPr>
      <w:ins w:id="255" w:author="Willian" w:date="2016-11-27T11:26:00Z">
        <w:r w:rsidRPr="00552719">
          <w:rPr>
            <w:rPrChange w:id="256" w:author="Willian" w:date="2016-11-28T20:45:00Z">
              <w:rPr>
                <w:b/>
              </w:rPr>
            </w:rPrChange>
          </w:rPr>
          <w:t xml:space="preserve">O time de desenvolvimento do </w:t>
        </w:r>
        <w:proofErr w:type="spellStart"/>
        <w:r w:rsidRPr="00552719">
          <w:rPr>
            <w:rPrChange w:id="257" w:author="Willian" w:date="2016-11-28T20:45:00Z">
              <w:rPr>
                <w:b/>
              </w:rPr>
            </w:rPrChange>
          </w:rPr>
          <w:t>Firebase</w:t>
        </w:r>
        <w:proofErr w:type="spellEnd"/>
        <w:r w:rsidRPr="00552719">
          <w:rPr>
            <w:rPrChange w:id="258" w:author="Willian" w:date="2016-11-28T20:45:00Z">
              <w:rPr>
                <w:b/>
              </w:rPr>
            </w:rPrChange>
          </w:rPr>
          <w:t xml:space="preserve"> e</w:t>
        </w:r>
      </w:ins>
      <w:ins w:id="259" w:author="Willian" w:date="2016-11-27T11:27:00Z">
        <w:r w:rsidRPr="00552719">
          <w:rPr>
            <w:rPrChange w:id="260" w:author="Willian" w:date="2016-11-28T20:45:00Z">
              <w:rPr>
                <w:b/>
              </w:rPr>
            </w:rPrChange>
          </w:rPr>
          <w:t xml:space="preserve">stá instalado em São Francisco e em Mountain View, na </w:t>
        </w:r>
        <w:proofErr w:type="spellStart"/>
        <w:r w:rsidRPr="00552719">
          <w:rPr>
            <w:rPrChange w:id="261" w:author="Willian" w:date="2016-11-28T20:45:00Z">
              <w:rPr>
                <w:b/>
              </w:rPr>
            </w:rPrChange>
          </w:rPr>
          <w:t>California</w:t>
        </w:r>
        <w:proofErr w:type="spellEnd"/>
        <w:r w:rsidRPr="00552719">
          <w:rPr>
            <w:rPrChange w:id="262" w:author="Willian" w:date="2016-11-28T20:45:00Z">
              <w:rPr>
                <w:b/>
              </w:rPr>
            </w:rPrChange>
          </w:rPr>
          <w:t xml:space="preserve">. </w:t>
        </w:r>
      </w:ins>
      <w:ins w:id="263" w:author="Willian" w:date="2016-11-27T11:28:00Z">
        <w:r w:rsidRPr="00552719">
          <w:rPr>
            <w:rPrChange w:id="264" w:author="Willian" w:date="2016-11-28T20:45:00Z">
              <w:rPr>
                <w:b/>
              </w:rPr>
            </w:rPrChange>
          </w:rPr>
          <w:t xml:space="preserve">A companhia foi </w:t>
        </w:r>
        <w:proofErr w:type="spellStart"/>
        <w:r w:rsidRPr="00552719">
          <w:rPr>
            <w:rPrChange w:id="265" w:author="Willian" w:date="2016-11-28T20:45:00Z">
              <w:rPr>
                <w:b/>
              </w:rPr>
            </w:rPrChange>
          </w:rPr>
          <w:t>fundade</w:t>
        </w:r>
        <w:proofErr w:type="spellEnd"/>
        <w:r w:rsidRPr="00552719">
          <w:rPr>
            <w:rPrChange w:id="266" w:author="Willian" w:date="2016-11-28T20:45:00Z">
              <w:rPr>
                <w:b/>
              </w:rPr>
            </w:rPrChange>
          </w:rPr>
          <w:t xml:space="preserve"> em 2011 por Andrew Lee James </w:t>
        </w:r>
        <w:proofErr w:type="spellStart"/>
        <w:r w:rsidRPr="00552719">
          <w:rPr>
            <w:rPrChange w:id="267" w:author="Willian" w:date="2016-11-28T20:45:00Z">
              <w:rPr>
                <w:b/>
              </w:rPr>
            </w:rPrChange>
          </w:rPr>
          <w:t>Tamplim</w:t>
        </w:r>
        <w:proofErr w:type="spellEnd"/>
        <w:r w:rsidRPr="00552719">
          <w:rPr>
            <w:rPrChange w:id="268" w:author="Willian" w:date="2016-11-28T20:45:00Z">
              <w:rPr>
                <w:b/>
              </w:rPr>
            </w:rPrChange>
          </w:rPr>
          <w:t xml:space="preserve">. </w:t>
        </w:r>
      </w:ins>
      <w:ins w:id="269" w:author="Willian" w:date="2016-11-27T11:27:00Z">
        <w:r w:rsidRPr="00552719">
          <w:rPr>
            <w:rPrChange w:id="270" w:author="Willian" w:date="2016-11-28T20:45:00Z">
              <w:rPr>
                <w:b/>
              </w:rPr>
            </w:rPrChange>
          </w:rPr>
          <w:t xml:space="preserve">O produto inicial </w:t>
        </w:r>
        <w:proofErr w:type="spellStart"/>
        <w:r w:rsidRPr="00552719">
          <w:rPr>
            <w:rPrChange w:id="271" w:author="Willian" w:date="2016-11-28T20:45:00Z">
              <w:rPr>
                <w:b/>
              </w:rPr>
            </w:rPrChange>
          </w:rPr>
          <w:t>qua</w:t>
        </w:r>
        <w:proofErr w:type="spellEnd"/>
        <w:r w:rsidRPr="00552719">
          <w:rPr>
            <w:rPrChange w:id="272" w:author="Willian" w:date="2016-11-28T20:45:00Z">
              <w:rPr>
                <w:b/>
              </w:rPr>
            </w:rPrChange>
          </w:rPr>
          <w:t xml:space="preserve"> lançou o </w:t>
        </w:r>
        <w:proofErr w:type="spellStart"/>
        <w:r w:rsidRPr="00552719">
          <w:rPr>
            <w:rPrChange w:id="273" w:author="Willian" w:date="2016-11-28T20:45:00Z">
              <w:rPr>
                <w:b/>
              </w:rPr>
            </w:rPrChange>
          </w:rPr>
          <w:t>Firebase</w:t>
        </w:r>
        <w:proofErr w:type="spellEnd"/>
        <w:r w:rsidRPr="00552719">
          <w:rPr>
            <w:rPrChange w:id="274" w:author="Willian" w:date="2016-11-28T20:45:00Z">
              <w:rPr>
                <w:b/>
              </w:rPr>
            </w:rPrChange>
          </w:rPr>
          <w:t xml:space="preserve"> foi o banco de dados em tempo real, que pr</w:t>
        </w:r>
      </w:ins>
      <w:ins w:id="275" w:author="Willian" w:date="2016-11-27T11:28:00Z">
        <w:r w:rsidRPr="00552719">
          <w:rPr>
            <w:rPrChange w:id="276" w:author="Willian" w:date="2016-11-28T20:45:00Z">
              <w:rPr>
                <w:b/>
              </w:rPr>
            </w:rPrChange>
          </w:rPr>
          <w:t>ovê</w:t>
        </w:r>
      </w:ins>
      <w:ins w:id="277" w:author="Willian" w:date="2016-11-27T11:29:00Z">
        <w:r w:rsidRPr="00552719">
          <w:rPr>
            <w:rPrChange w:id="278" w:author="Willian" w:date="2016-11-28T20:45:00Z">
              <w:rPr>
                <w:b/>
              </w:rPr>
            </w:rPrChange>
          </w:rPr>
          <w:t xml:space="preserve"> uma API que permite que os desenvolvedores armazenem e sincronizem dados entre múltiplos clientes. Ao longo do tempo, ele foi expandido para outras linhas de produto que o transformou em um pacote completo para desenvolvimento de aplicativos. </w:t>
        </w:r>
      </w:ins>
    </w:p>
    <w:p w14:paraId="0F85EAF2" w14:textId="614D122A" w:rsidR="00A83445" w:rsidRPr="00552719" w:rsidRDefault="00A83445" w:rsidP="007627AB">
      <w:pPr>
        <w:rPr>
          <w:ins w:id="279" w:author="Willian" w:date="2016-11-27T11:25:00Z"/>
          <w:rPrChange w:id="280" w:author="Willian" w:date="2016-11-28T20:45:00Z">
            <w:rPr>
              <w:ins w:id="281" w:author="Willian" w:date="2016-11-27T11:25:00Z"/>
            </w:rPr>
          </w:rPrChange>
        </w:rPr>
        <w:pPrChange w:id="282" w:author="Willian" w:date="2016-11-28T21:05:00Z">
          <w:pPr>
            <w:widowControl w:val="0"/>
            <w:autoSpaceDE w:val="0"/>
            <w:autoSpaceDN w:val="0"/>
            <w:adjustRightInd w:val="0"/>
            <w:spacing w:after="0"/>
            <w:jc w:val="left"/>
          </w:pPr>
        </w:pPrChange>
      </w:pPr>
      <w:ins w:id="283" w:author="Willian" w:date="2016-11-27T11:30:00Z">
        <w:r w:rsidRPr="00552719">
          <w:rPr>
            <w:rPrChange w:id="284" w:author="Willian" w:date="2016-11-28T20:45:00Z">
              <w:rPr>
                <w:b/>
              </w:rPr>
            </w:rPrChange>
          </w:rPr>
          <w:t xml:space="preserve">O </w:t>
        </w:r>
        <w:proofErr w:type="spellStart"/>
        <w:r w:rsidRPr="00552719">
          <w:rPr>
            <w:rPrChange w:id="285" w:author="Willian" w:date="2016-11-28T20:45:00Z">
              <w:rPr>
                <w:b/>
              </w:rPr>
            </w:rPrChange>
          </w:rPr>
          <w:t>Firebase</w:t>
        </w:r>
        <w:proofErr w:type="spellEnd"/>
        <w:r w:rsidRPr="00552719">
          <w:rPr>
            <w:rPrChange w:id="286" w:author="Willian" w:date="2016-11-28T20:45:00Z">
              <w:rPr>
                <w:b/>
              </w:rPr>
            </w:rPrChange>
          </w:rPr>
          <w:t xml:space="preserve"> foi comprado pela Google em outubro de 2014, que por sua vez adicionou uma quantidade significativa de</w:t>
        </w:r>
      </w:ins>
      <w:ins w:id="287" w:author="Willian" w:date="2016-11-27T11:31:00Z">
        <w:r w:rsidRPr="00552719">
          <w:rPr>
            <w:rPrChange w:id="288" w:author="Willian" w:date="2016-11-28T20:45:00Z">
              <w:rPr>
                <w:b/>
              </w:rPr>
            </w:rPrChange>
          </w:rPr>
          <w:t xml:space="preserve"> novos</w:t>
        </w:r>
      </w:ins>
      <w:ins w:id="289" w:author="Willian" w:date="2016-11-27T11:30:00Z">
        <w:r w:rsidRPr="00552719">
          <w:rPr>
            <w:rPrChange w:id="290" w:author="Willian" w:date="2016-11-28T20:45:00Z">
              <w:rPr>
                <w:b/>
              </w:rPr>
            </w:rPrChange>
          </w:rPr>
          <w:t xml:space="preserve"> recursos</w:t>
        </w:r>
      </w:ins>
      <w:ins w:id="291" w:author="Willian" w:date="2016-11-27T11:31:00Z">
        <w:r w:rsidRPr="00552719">
          <w:rPr>
            <w:rPrChange w:id="292" w:author="Willian" w:date="2016-11-28T20:45:00Z">
              <w:rPr>
                <w:b/>
              </w:rPr>
            </w:rPrChange>
          </w:rPr>
          <w:t xml:space="preserve"> na plataforma em maio de 2016.</w:t>
        </w:r>
      </w:ins>
    </w:p>
    <w:p w14:paraId="07779C1E" w14:textId="77777777" w:rsidR="00EF76CF" w:rsidRPr="00552719" w:rsidRDefault="00EF76CF">
      <w:pPr>
        <w:pStyle w:val="Ttulo2"/>
        <w:rPr>
          <w:ins w:id="293" w:author="Willian" w:date="2016-11-27T10:06:00Z"/>
          <w:rPrChange w:id="294" w:author="Willian" w:date="2016-11-28T20:45:00Z">
            <w:rPr>
              <w:ins w:id="295" w:author="Willian" w:date="2016-11-27T10:06:00Z"/>
            </w:rPr>
          </w:rPrChange>
        </w:rPr>
        <w:pPrChange w:id="296" w:author="Willian" w:date="2016-11-27T10:07:00Z">
          <w:pPr>
            <w:widowControl w:val="0"/>
            <w:autoSpaceDE w:val="0"/>
            <w:autoSpaceDN w:val="0"/>
            <w:adjustRightInd w:val="0"/>
            <w:spacing w:after="0"/>
            <w:jc w:val="left"/>
          </w:pPr>
        </w:pPrChange>
      </w:pPr>
      <w:ins w:id="297" w:author="Willian" w:date="2016-11-27T10:06:00Z">
        <w:r w:rsidRPr="00552719">
          <w:rPr>
            <w:rPrChange w:id="298" w:author="Willian" w:date="2016-11-28T20:45:00Z">
              <w:rPr/>
            </w:rPrChange>
          </w:rPr>
          <w:lastRenderedPageBreak/>
          <w:t xml:space="preserve">Recursos do </w:t>
        </w:r>
        <w:proofErr w:type="spellStart"/>
        <w:r w:rsidRPr="00552719">
          <w:rPr>
            <w:rPrChange w:id="299" w:author="Willian" w:date="2016-11-28T20:45:00Z">
              <w:rPr/>
            </w:rPrChange>
          </w:rPr>
          <w:t>Firebase</w:t>
        </w:r>
        <w:proofErr w:type="spellEnd"/>
      </w:ins>
    </w:p>
    <w:p w14:paraId="12ACCF9E" w14:textId="1CF04502" w:rsidR="00EF76CF" w:rsidRPr="00552719" w:rsidRDefault="00EF76CF" w:rsidP="007627AB">
      <w:pPr>
        <w:rPr>
          <w:ins w:id="300" w:author="Willian" w:date="2016-11-27T10:06:00Z"/>
          <w:rPrChange w:id="301" w:author="Willian" w:date="2016-11-28T20:45:00Z">
            <w:rPr>
              <w:ins w:id="302" w:author="Willian" w:date="2016-11-27T10:06:00Z"/>
            </w:rPr>
          </w:rPrChange>
        </w:rPr>
        <w:pPrChange w:id="303" w:author="Willian" w:date="2016-11-28T21:05:00Z">
          <w:pPr>
            <w:widowControl w:val="0"/>
            <w:autoSpaceDE w:val="0"/>
            <w:autoSpaceDN w:val="0"/>
            <w:adjustRightInd w:val="0"/>
            <w:spacing w:after="0"/>
            <w:jc w:val="left"/>
          </w:pPr>
        </w:pPrChange>
      </w:pPr>
      <w:ins w:id="304" w:author="Willian" w:date="2016-11-27T10:06:00Z">
        <w:r w:rsidRPr="00552719">
          <w:rPr>
            <w:rPrChange w:id="305" w:author="Willian" w:date="2016-11-28T20:45:00Z">
              <w:rPr>
                <w:b/>
              </w:rPr>
            </w:rPrChange>
          </w:rPr>
          <w:t xml:space="preserve">O </w:t>
        </w:r>
        <w:proofErr w:type="spellStart"/>
        <w:r w:rsidRPr="00552719">
          <w:rPr>
            <w:rPrChange w:id="306" w:author="Willian" w:date="2016-11-28T20:45:00Z">
              <w:rPr>
                <w:b/>
              </w:rPr>
            </w:rPrChange>
          </w:rPr>
          <w:t>Firebase</w:t>
        </w:r>
        <w:proofErr w:type="spellEnd"/>
        <w:r w:rsidRPr="00552719">
          <w:rPr>
            <w:rPrChange w:id="307" w:author="Willian" w:date="2016-11-28T20:45:00Z">
              <w:rPr>
                <w:b/>
              </w:rPr>
            </w:rPrChange>
          </w:rPr>
          <w:t xml:space="preserve"> ajuda você a desenvolver aplicativos de alta qualidade, expandir sua base de usuários e lucrar mais. Cada recurso funciona de forma independente</w:t>
        </w:r>
      </w:ins>
      <w:ins w:id="308" w:author="Willian" w:date="2016-11-27T17:08:00Z">
        <w:r w:rsidR="00A27DD9" w:rsidRPr="00552719">
          <w:rPr>
            <w:rPrChange w:id="309" w:author="Willian" w:date="2016-11-28T20:45:00Z">
              <w:rPr>
                <w:b/>
              </w:rPr>
            </w:rPrChange>
          </w:rPr>
          <w:t>,</w:t>
        </w:r>
      </w:ins>
      <w:ins w:id="310" w:author="Willian" w:date="2016-11-27T10:06:00Z">
        <w:r w:rsidRPr="00552719">
          <w:rPr>
            <w:rPrChange w:id="311" w:author="Willian" w:date="2016-11-28T20:45:00Z">
              <w:rPr>
                <w:b/>
              </w:rPr>
            </w:rPrChange>
          </w:rPr>
          <w:t xml:space="preserve"> </w:t>
        </w:r>
      </w:ins>
      <w:ins w:id="312" w:author="Willian" w:date="2016-11-27T17:08:00Z">
        <w:r w:rsidR="00A27DD9" w:rsidRPr="00552719">
          <w:rPr>
            <w:rPrChange w:id="313" w:author="Willian" w:date="2016-11-28T20:45:00Z">
              <w:rPr>
                <w:b/>
              </w:rPr>
            </w:rPrChange>
          </w:rPr>
          <w:t>mas</w:t>
        </w:r>
      </w:ins>
      <w:ins w:id="314" w:author="Willian" w:date="2016-11-27T10:06:00Z">
        <w:r w:rsidRPr="00552719">
          <w:rPr>
            <w:rPrChange w:id="315" w:author="Willian" w:date="2016-11-28T20:45:00Z">
              <w:rPr>
                <w:b/>
              </w:rPr>
            </w:rPrChange>
          </w:rPr>
          <w:t xml:space="preserve"> juntos funcionam ainda melhor.</w:t>
        </w:r>
      </w:ins>
    </w:p>
    <w:p w14:paraId="187B24F3" w14:textId="6C7846D0" w:rsidR="00EF76CF" w:rsidRPr="00552719" w:rsidRDefault="00A27DD9" w:rsidP="007627AB">
      <w:pPr>
        <w:rPr>
          <w:ins w:id="316" w:author="Willian" w:date="2016-11-27T17:09:00Z"/>
          <w:rPrChange w:id="317" w:author="Willian" w:date="2016-11-28T20:45:00Z">
            <w:rPr>
              <w:ins w:id="318" w:author="Willian" w:date="2016-11-27T17:09:00Z"/>
            </w:rPr>
          </w:rPrChange>
        </w:rPr>
        <w:pPrChange w:id="319" w:author="Willian" w:date="2016-11-28T21:05:00Z">
          <w:pPr>
            <w:widowControl w:val="0"/>
            <w:autoSpaceDE w:val="0"/>
            <w:autoSpaceDN w:val="0"/>
            <w:adjustRightInd w:val="0"/>
            <w:spacing w:after="0"/>
            <w:jc w:val="left"/>
          </w:pPr>
        </w:pPrChange>
      </w:pPr>
      <w:proofErr w:type="spellStart"/>
      <w:ins w:id="320" w:author="Willian" w:date="2016-11-27T17:09:00Z">
        <w:r w:rsidRPr="00552719">
          <w:rPr>
            <w:rPrChange w:id="321" w:author="Willian" w:date="2016-11-28T20:45:00Z">
              <w:rPr>
                <w:b/>
              </w:rPr>
            </w:rPrChange>
          </w:rPr>
          <w:t>Exitem</w:t>
        </w:r>
        <w:proofErr w:type="spellEnd"/>
        <w:r w:rsidRPr="00552719">
          <w:rPr>
            <w:rPrChange w:id="322" w:author="Willian" w:date="2016-11-28T20:45:00Z">
              <w:rPr>
                <w:b/>
              </w:rPr>
            </w:rPrChange>
          </w:rPr>
          <w:t xml:space="preserve"> diversos recursos que podem ser alcançados com o </w:t>
        </w:r>
        <w:proofErr w:type="spellStart"/>
        <w:r w:rsidRPr="00552719">
          <w:rPr>
            <w:rPrChange w:id="323" w:author="Willian" w:date="2016-11-28T20:45:00Z">
              <w:rPr>
                <w:b/>
              </w:rPr>
            </w:rPrChange>
          </w:rPr>
          <w:t>Firebase</w:t>
        </w:r>
        <w:proofErr w:type="spellEnd"/>
        <w:r w:rsidRPr="00552719">
          <w:rPr>
            <w:rPrChange w:id="324" w:author="Willian" w:date="2016-11-28T20:45:00Z">
              <w:rPr>
                <w:b/>
              </w:rPr>
            </w:rPrChange>
          </w:rPr>
          <w:t xml:space="preserve">. No site do </w:t>
        </w:r>
        <w:proofErr w:type="spellStart"/>
        <w:r w:rsidRPr="00552719">
          <w:rPr>
            <w:rPrChange w:id="325" w:author="Willian" w:date="2016-11-28T20:45:00Z">
              <w:rPr>
                <w:b/>
              </w:rPr>
            </w:rPrChange>
          </w:rPr>
          <w:t>Firebase</w:t>
        </w:r>
        <w:proofErr w:type="spellEnd"/>
        <w:r w:rsidRPr="00552719">
          <w:rPr>
            <w:rPrChange w:id="326" w:author="Willian" w:date="2016-11-28T20:45:00Z">
              <w:rPr>
                <w:b/>
              </w:rPr>
            </w:rPrChange>
          </w:rPr>
          <w:t xml:space="preserve"> temos as seguintes premissas:</w:t>
        </w:r>
      </w:ins>
    </w:p>
    <w:p w14:paraId="58A5D20E" w14:textId="77777777" w:rsidR="00A27DD9" w:rsidRPr="00552719" w:rsidRDefault="00A27DD9" w:rsidP="007627AB">
      <w:pPr>
        <w:rPr>
          <w:ins w:id="327" w:author="Willian" w:date="2016-11-27T10:06:00Z"/>
          <w:rPrChange w:id="328" w:author="Willian" w:date="2016-11-28T20:45:00Z">
            <w:rPr>
              <w:ins w:id="329" w:author="Willian" w:date="2016-11-27T10:06:00Z"/>
              <w:rFonts w:ascii="Helvetica" w:hAnsi="Helvetica" w:cs="Helvetica"/>
              <w:color w:val="262626"/>
              <w:sz w:val="30"/>
              <w:szCs w:val="30"/>
            </w:rPr>
          </w:rPrChange>
        </w:rPr>
        <w:pPrChange w:id="330" w:author="Willian" w:date="2016-11-28T21:05:00Z">
          <w:pPr>
            <w:widowControl w:val="0"/>
            <w:autoSpaceDE w:val="0"/>
            <w:autoSpaceDN w:val="0"/>
            <w:adjustRightInd w:val="0"/>
            <w:spacing w:after="0"/>
            <w:jc w:val="left"/>
          </w:pPr>
        </w:pPrChange>
      </w:pPr>
    </w:p>
    <w:p w14:paraId="00AEDB89" w14:textId="77777777" w:rsidR="00EF76CF" w:rsidRPr="00552719" w:rsidRDefault="00EF76CF">
      <w:pPr>
        <w:pStyle w:val="PargrafodaLista"/>
        <w:numPr>
          <w:ilvl w:val="0"/>
          <w:numId w:val="43"/>
        </w:numPr>
        <w:rPr>
          <w:ins w:id="331" w:author="Willian" w:date="2016-11-27T10:06:00Z"/>
        </w:rPr>
        <w:pPrChange w:id="332" w:author="Willian" w:date="2016-11-27T10:09:00Z">
          <w:pPr>
            <w:widowControl w:val="0"/>
            <w:numPr>
              <w:numId w:val="40"/>
            </w:numPr>
            <w:tabs>
              <w:tab w:val="left" w:pos="220"/>
              <w:tab w:val="left" w:pos="720"/>
            </w:tabs>
            <w:autoSpaceDE w:val="0"/>
            <w:autoSpaceDN w:val="0"/>
            <w:adjustRightInd w:val="0"/>
            <w:spacing w:after="0"/>
            <w:ind w:left="720" w:hanging="360"/>
            <w:jc w:val="left"/>
          </w:pPr>
        </w:pPrChange>
      </w:pPr>
      <w:ins w:id="333" w:author="Willian" w:date="2016-11-27T10:06:00Z">
        <w:r w:rsidRPr="00552719">
          <w:rPr>
            <w:b/>
            <w:bCs/>
          </w:rPr>
          <w:t>Seja rápido</w:t>
        </w:r>
        <w:r w:rsidRPr="00552719">
          <w:t xml:space="preserve">: O </w:t>
        </w:r>
        <w:proofErr w:type="spellStart"/>
        <w:r w:rsidRPr="00552719">
          <w:t>Firebase</w:t>
        </w:r>
        <w:proofErr w:type="spellEnd"/>
        <w:r w:rsidRPr="00552719">
          <w:t xml:space="preserve"> é uma plataforma móvel que ajuda a desenvolver aplicativos de alta qualidade, expandir sua base de usuários e lucrar mais. O </w:t>
        </w:r>
        <w:proofErr w:type="spellStart"/>
        <w:r w:rsidRPr="00552719">
          <w:t>Firebase</w:t>
        </w:r>
        <w:proofErr w:type="spellEnd"/>
        <w:r w:rsidRPr="00552719">
          <w:t xml:space="preserve"> é composto de recursos complementares que você pode combinar de acordo com suas necessidades.</w:t>
        </w:r>
      </w:ins>
    </w:p>
    <w:p w14:paraId="4F28BF61" w14:textId="77777777" w:rsidR="00EF76CF" w:rsidRPr="00552719" w:rsidRDefault="00EF76CF">
      <w:pPr>
        <w:pStyle w:val="PargrafodaLista"/>
        <w:numPr>
          <w:ilvl w:val="0"/>
          <w:numId w:val="43"/>
        </w:numPr>
        <w:rPr>
          <w:ins w:id="334" w:author="Willian" w:date="2016-11-27T10:06:00Z"/>
        </w:rPr>
        <w:pPrChange w:id="335" w:author="Willian" w:date="2016-11-27T10:09:00Z">
          <w:pPr>
            <w:widowControl w:val="0"/>
            <w:numPr>
              <w:numId w:val="40"/>
            </w:numPr>
            <w:tabs>
              <w:tab w:val="left" w:pos="220"/>
              <w:tab w:val="left" w:pos="720"/>
            </w:tabs>
            <w:autoSpaceDE w:val="0"/>
            <w:autoSpaceDN w:val="0"/>
            <w:adjustRightInd w:val="0"/>
            <w:spacing w:after="0"/>
            <w:ind w:left="720" w:hanging="360"/>
            <w:jc w:val="left"/>
          </w:pPr>
        </w:pPrChange>
      </w:pPr>
      <w:ins w:id="336" w:author="Willian" w:date="2016-11-27T10:06:00Z">
        <w:r w:rsidRPr="00552719">
          <w:rPr>
            <w:b/>
            <w:bCs/>
          </w:rPr>
          <w:t>Esqueça a infraestrutura</w:t>
        </w:r>
        <w:r w:rsidRPr="00552719">
          <w:t xml:space="preserve">: Implementar o </w:t>
        </w:r>
        <w:proofErr w:type="spellStart"/>
        <w:r w:rsidRPr="00552719">
          <w:t>Firebase</w:t>
        </w:r>
        <w:proofErr w:type="spellEnd"/>
        <w:r w:rsidRPr="00552719">
          <w:t xml:space="preserve"> é rápido e fácil. Com </w:t>
        </w:r>
        <w:proofErr w:type="spellStart"/>
        <w:r w:rsidRPr="00552719">
          <w:t>APIs</w:t>
        </w:r>
        <w:proofErr w:type="spellEnd"/>
        <w:r w:rsidRPr="00552719">
          <w:t xml:space="preserve"> intuitivas reunidas em um só SDK, você pode se concentrar em solucionar os problemas dos clientes sem perder tempo criando uma infraestrutura complexa.</w:t>
        </w:r>
      </w:ins>
    </w:p>
    <w:p w14:paraId="6942D74F" w14:textId="77777777" w:rsidR="00EF76CF" w:rsidRPr="00552719" w:rsidRDefault="00EF76CF">
      <w:pPr>
        <w:pStyle w:val="PargrafodaLista"/>
        <w:numPr>
          <w:ilvl w:val="0"/>
          <w:numId w:val="43"/>
        </w:numPr>
        <w:rPr>
          <w:ins w:id="337" w:author="Willian" w:date="2016-11-27T10:06:00Z"/>
        </w:rPr>
        <w:pPrChange w:id="338" w:author="Willian" w:date="2016-11-27T10:09:00Z">
          <w:pPr>
            <w:widowControl w:val="0"/>
            <w:numPr>
              <w:numId w:val="40"/>
            </w:numPr>
            <w:tabs>
              <w:tab w:val="left" w:pos="220"/>
              <w:tab w:val="left" w:pos="720"/>
            </w:tabs>
            <w:autoSpaceDE w:val="0"/>
            <w:autoSpaceDN w:val="0"/>
            <w:adjustRightInd w:val="0"/>
            <w:spacing w:after="0"/>
            <w:ind w:left="720" w:hanging="360"/>
            <w:jc w:val="left"/>
          </w:pPr>
        </w:pPrChange>
      </w:pPr>
      <w:ins w:id="339" w:author="Willian" w:date="2016-11-27T10:06:00Z">
        <w:r w:rsidRPr="00552719">
          <w:rPr>
            <w:b/>
            <w:bCs/>
          </w:rPr>
          <w:t>Tome decisões inteligentes baseadas em dados</w:t>
        </w:r>
        <w:r w:rsidRPr="00552719">
          <w:t xml:space="preserve">: O </w:t>
        </w:r>
        <w:proofErr w:type="spellStart"/>
        <w:r w:rsidRPr="00552719">
          <w:t>Firebase</w:t>
        </w:r>
        <w:proofErr w:type="spellEnd"/>
        <w:r w:rsidRPr="00552719">
          <w:t xml:space="preserve"> </w:t>
        </w:r>
        <w:proofErr w:type="spellStart"/>
        <w:r w:rsidRPr="00552719">
          <w:t>Analytics</w:t>
        </w:r>
        <w:proofErr w:type="spellEnd"/>
        <w:r w:rsidRPr="00552719">
          <w:t xml:space="preserve"> é a solução de análise gratuita e ilimitada integrada diretamente ao </w:t>
        </w:r>
        <w:proofErr w:type="spellStart"/>
        <w:r w:rsidRPr="00552719">
          <w:t>Firebase</w:t>
        </w:r>
        <w:proofErr w:type="spellEnd"/>
        <w:r w:rsidRPr="00552719">
          <w:t xml:space="preserve">. Obtenha informações sobre seus usuários, de cliques em anúncios ao uso do aplicativo. O </w:t>
        </w:r>
        <w:proofErr w:type="spellStart"/>
        <w:r w:rsidRPr="00552719">
          <w:t>Firebase</w:t>
        </w:r>
        <w:proofErr w:type="spellEnd"/>
        <w:r w:rsidRPr="00552719">
          <w:t xml:space="preserve"> </w:t>
        </w:r>
        <w:proofErr w:type="spellStart"/>
        <w:r w:rsidRPr="00552719">
          <w:t>Analytics</w:t>
        </w:r>
        <w:proofErr w:type="spellEnd"/>
        <w:r w:rsidRPr="00552719">
          <w:t xml:space="preserve"> trabalha junto com outros recursos do </w:t>
        </w:r>
        <w:proofErr w:type="spellStart"/>
        <w:r w:rsidRPr="00552719">
          <w:t>Firebase</w:t>
        </w:r>
        <w:proofErr w:type="spellEnd"/>
        <w:r w:rsidRPr="00552719">
          <w:t>. Assim, você pode executar ações com base em quaisquer dados, de taxas de cliques a falhas do aplicativo.</w:t>
        </w:r>
      </w:ins>
    </w:p>
    <w:p w14:paraId="34886D6D" w14:textId="621E6995" w:rsidR="00EF76CF" w:rsidRPr="003F6A95" w:rsidRDefault="00EF76CF" w:rsidP="007627AB">
      <w:pPr>
        <w:pStyle w:val="PargrafodaLista"/>
        <w:numPr>
          <w:ilvl w:val="0"/>
          <w:numId w:val="43"/>
        </w:numPr>
        <w:rPr>
          <w:ins w:id="340" w:author="Willian" w:date="2016-11-27T10:09:00Z"/>
          <w:rFonts w:ascii="Menlo" w:hAnsi="Menlo" w:cs="Menlo"/>
          <w:sz w:val="28"/>
          <w:szCs w:val="28"/>
          <w:rPrChange w:id="341" w:author="Willian" w:date="2016-11-28T23:47:00Z">
            <w:rPr>
              <w:ins w:id="342" w:author="Willian" w:date="2016-11-27T10:09:00Z"/>
              <w:rFonts w:ascii="Menlo" w:hAnsi="Menlo" w:cs="Menlo"/>
              <w:color w:val="262626"/>
              <w:sz w:val="28"/>
              <w:szCs w:val="28"/>
            </w:rPr>
          </w:rPrChange>
        </w:rPr>
        <w:pPrChange w:id="343" w:author="Willian" w:date="2016-11-28T21:05:00Z">
          <w:pPr>
            <w:widowControl w:val="0"/>
            <w:numPr>
              <w:numId w:val="40"/>
            </w:numPr>
            <w:tabs>
              <w:tab w:val="left" w:pos="220"/>
              <w:tab w:val="left" w:pos="720"/>
            </w:tabs>
            <w:autoSpaceDE w:val="0"/>
            <w:autoSpaceDN w:val="0"/>
            <w:adjustRightInd w:val="0"/>
            <w:spacing w:after="0"/>
            <w:ind w:left="720" w:hanging="720"/>
            <w:jc w:val="left"/>
          </w:pPr>
        </w:pPrChange>
      </w:pPr>
      <w:ins w:id="344" w:author="Willian" w:date="2016-11-27T10:06:00Z">
        <w:r w:rsidRPr="00552719">
          <w:rPr>
            <w:b/>
            <w:bCs/>
          </w:rPr>
          <w:t>Trabalhe em qualquer plataforma</w:t>
        </w:r>
        <w:r w:rsidRPr="00552719">
          <w:t xml:space="preserve">: Forneça aplicativos </w:t>
        </w:r>
        <w:proofErr w:type="spellStart"/>
        <w:r w:rsidRPr="00552719">
          <w:t>multiplataformas</w:t>
        </w:r>
        <w:proofErr w:type="spellEnd"/>
        <w:r w:rsidRPr="00552719">
          <w:t xml:space="preserve"> com </w:t>
        </w:r>
        <w:proofErr w:type="spellStart"/>
        <w:r w:rsidRPr="00552719">
          <w:t>APIs</w:t>
        </w:r>
        <w:proofErr w:type="spellEnd"/>
        <w:r w:rsidRPr="00552719">
          <w:t xml:space="preserve"> reunidas em </w:t>
        </w:r>
        <w:proofErr w:type="spellStart"/>
        <w:r w:rsidRPr="00552719">
          <w:t>SDKs</w:t>
        </w:r>
        <w:proofErr w:type="spellEnd"/>
        <w:r w:rsidRPr="00552719">
          <w:t xml:space="preserve"> únicos para iOS, Android, </w:t>
        </w:r>
        <w:proofErr w:type="spellStart"/>
        <w:r w:rsidRPr="00552719">
          <w:t>JavaScript</w:t>
        </w:r>
        <w:proofErr w:type="spellEnd"/>
        <w:r w:rsidRPr="00552719">
          <w:t xml:space="preserve"> e C++. Expanda para outras plataformas sem modificar sua infraestrutura.</w:t>
        </w:r>
        <w:r w:rsidRPr="00552719">
          <w:rPr>
            <w:rFonts w:ascii="MS Mincho" w:eastAsia="MS Mincho" w:hAnsi="MS Mincho" w:cs="MS Mincho"/>
          </w:rPr>
          <w:t> </w:t>
        </w:r>
      </w:ins>
    </w:p>
    <w:p w14:paraId="6287F23C" w14:textId="325E0630" w:rsidR="00AF5D24" w:rsidRPr="003F6A95" w:rsidRDefault="00AF5D24" w:rsidP="003F6A95">
      <w:pPr>
        <w:spacing w:after="0"/>
        <w:ind w:left="1134"/>
        <w:rPr>
          <w:ins w:id="345" w:author="Willian" w:date="2016-11-27T17:03:00Z"/>
          <w:rFonts w:ascii="Menlo" w:hAnsi="Menlo" w:cs="Menlo"/>
          <w:sz w:val="18"/>
          <w:szCs w:val="18"/>
          <w:rPrChange w:id="346" w:author="Willian" w:date="2016-11-28T23:46:00Z">
            <w:rPr>
              <w:ins w:id="347" w:author="Willian" w:date="2016-11-27T17:03:00Z"/>
              <w:rFonts w:ascii="Menlo" w:hAnsi="Menlo" w:cs="Menlo"/>
              <w:sz w:val="28"/>
              <w:szCs w:val="28"/>
            </w:rPr>
          </w:rPrChange>
        </w:rPr>
        <w:pPrChange w:id="348" w:author="Willian" w:date="2016-11-28T23:47:00Z">
          <w:pPr>
            <w:widowControl w:val="0"/>
            <w:tabs>
              <w:tab w:val="left" w:pos="692"/>
            </w:tabs>
            <w:autoSpaceDE w:val="0"/>
            <w:autoSpaceDN w:val="0"/>
            <w:adjustRightInd w:val="0"/>
            <w:spacing w:after="0"/>
            <w:jc w:val="left"/>
          </w:pPr>
        </w:pPrChange>
      </w:pPr>
      <w:proofErr w:type="spellStart"/>
      <w:ins w:id="349" w:author="Willian" w:date="2016-11-27T17:03:00Z">
        <w:r w:rsidRPr="003F6A95">
          <w:rPr>
            <w:rFonts w:ascii="Menlo" w:hAnsi="Menlo" w:cs="Menlo"/>
            <w:color w:val="3F6E74"/>
            <w:sz w:val="18"/>
            <w:szCs w:val="18"/>
            <w:rPrChange w:id="350" w:author="Willian" w:date="2016-11-28T23:46:00Z">
              <w:rPr>
                <w:rFonts w:ascii="Menlo" w:hAnsi="Menlo" w:cs="Menlo"/>
                <w:b/>
                <w:color w:val="3F6E74"/>
                <w:sz w:val="28"/>
                <w:szCs w:val="28"/>
              </w:rPr>
            </w:rPrChange>
          </w:rPr>
          <w:t>FIRAuth</w:t>
        </w:r>
        <w:r w:rsidRPr="003F6A95">
          <w:rPr>
            <w:rFonts w:ascii="Menlo" w:hAnsi="Menlo" w:cs="Menlo"/>
            <w:sz w:val="18"/>
            <w:szCs w:val="18"/>
            <w:rPrChange w:id="351" w:author="Willian" w:date="2016-11-28T23:46:00Z">
              <w:rPr>
                <w:rFonts w:ascii="Menlo" w:hAnsi="Menlo" w:cs="Menlo"/>
                <w:b/>
                <w:sz w:val="28"/>
                <w:szCs w:val="28"/>
              </w:rPr>
            </w:rPrChange>
          </w:rPr>
          <w:t>.auth</w:t>
        </w:r>
        <w:proofErr w:type="spellEnd"/>
        <w:r w:rsidRPr="003F6A95">
          <w:rPr>
            <w:rFonts w:ascii="Menlo" w:hAnsi="Menlo" w:cs="Menlo"/>
            <w:sz w:val="18"/>
            <w:szCs w:val="18"/>
            <w:rPrChange w:id="352" w:author="Willian" w:date="2016-11-28T23:46:00Z">
              <w:rPr>
                <w:rFonts w:ascii="Menlo" w:hAnsi="Menlo" w:cs="Menlo"/>
                <w:b/>
                <w:sz w:val="28"/>
                <w:szCs w:val="28"/>
              </w:rPr>
            </w:rPrChange>
          </w:rPr>
          <w:t>()</w:t>
        </w:r>
        <w:proofErr w:type="gramStart"/>
        <w:r w:rsidRPr="003F6A95">
          <w:rPr>
            <w:rFonts w:ascii="Menlo" w:hAnsi="Menlo" w:cs="Menlo"/>
            <w:sz w:val="18"/>
            <w:szCs w:val="18"/>
            <w:rPrChange w:id="353" w:author="Willian" w:date="2016-11-28T23:46:00Z">
              <w:rPr>
                <w:rFonts w:ascii="Menlo" w:hAnsi="Menlo" w:cs="Menlo"/>
                <w:b/>
                <w:sz w:val="28"/>
                <w:szCs w:val="28"/>
              </w:rPr>
            </w:rPrChange>
          </w:rPr>
          <w:t>?.</w:t>
        </w:r>
        <w:proofErr w:type="spellStart"/>
        <w:r w:rsidRPr="003F6A95">
          <w:rPr>
            <w:rFonts w:ascii="Menlo" w:hAnsi="Menlo" w:cs="Menlo"/>
            <w:sz w:val="18"/>
            <w:szCs w:val="18"/>
            <w:rPrChange w:id="354" w:author="Willian" w:date="2016-11-28T23:46:00Z">
              <w:rPr>
                <w:rFonts w:ascii="Menlo" w:hAnsi="Menlo" w:cs="Menlo"/>
                <w:b/>
                <w:color w:val="26474B"/>
                <w:sz w:val="28"/>
                <w:szCs w:val="28"/>
              </w:rPr>
            </w:rPrChange>
          </w:rPr>
          <w:t>addStateDidChangeListener</w:t>
        </w:r>
        <w:proofErr w:type="spellEnd"/>
        <w:proofErr w:type="gramEnd"/>
        <w:r w:rsidRPr="003F6A95">
          <w:rPr>
            <w:rFonts w:ascii="Menlo" w:hAnsi="Menlo" w:cs="Menlo"/>
            <w:sz w:val="18"/>
            <w:szCs w:val="18"/>
            <w:rPrChange w:id="355" w:author="Willian" w:date="2016-11-28T23:46:00Z">
              <w:rPr>
                <w:rFonts w:ascii="Menlo" w:hAnsi="Menlo" w:cs="Menlo"/>
                <w:b/>
                <w:sz w:val="28"/>
                <w:szCs w:val="28"/>
              </w:rPr>
            </w:rPrChange>
          </w:rPr>
          <w:t>(</w:t>
        </w:r>
      </w:ins>
      <w:ins w:id="356" w:author="Willian" w:date="2016-11-27T17:07:00Z">
        <w:r w:rsidR="00EF74A3" w:rsidRPr="003F6A95">
          <w:rPr>
            <w:rFonts w:ascii="Menlo" w:hAnsi="Menlo" w:cs="Menlo"/>
            <w:sz w:val="18"/>
            <w:szCs w:val="18"/>
            <w:rPrChange w:id="357" w:author="Willian" w:date="2016-11-28T23:46:00Z">
              <w:rPr>
                <w:rFonts w:ascii="Menlo" w:hAnsi="Menlo" w:cs="Menlo"/>
                <w:b/>
                <w:sz w:val="18"/>
                <w:szCs w:val="18"/>
              </w:rPr>
            </w:rPrChange>
          </w:rPr>
          <w:t>)</w:t>
        </w:r>
      </w:ins>
      <w:ins w:id="358" w:author="Willian" w:date="2016-11-27T17:03:00Z">
        <w:r w:rsidRPr="003F6A95">
          <w:rPr>
            <w:rFonts w:ascii="Menlo" w:hAnsi="Menlo" w:cs="Menlo"/>
            <w:sz w:val="18"/>
            <w:szCs w:val="18"/>
            <w:rPrChange w:id="359" w:author="Willian" w:date="2016-11-28T23:46:00Z">
              <w:rPr>
                <w:rFonts w:ascii="Menlo" w:hAnsi="Menlo" w:cs="Menlo"/>
                <w:b/>
                <w:sz w:val="28"/>
                <w:szCs w:val="28"/>
              </w:rPr>
            </w:rPrChange>
          </w:rPr>
          <w:t>{ (</w:t>
        </w:r>
        <w:proofErr w:type="spellStart"/>
        <w:r w:rsidRPr="003F6A95">
          <w:rPr>
            <w:rFonts w:ascii="Menlo" w:hAnsi="Menlo" w:cs="Menlo"/>
            <w:sz w:val="18"/>
            <w:szCs w:val="18"/>
            <w:rPrChange w:id="360" w:author="Willian" w:date="2016-11-28T23:46:00Z">
              <w:rPr>
                <w:rFonts w:ascii="Menlo" w:hAnsi="Menlo" w:cs="Menlo"/>
                <w:b/>
                <w:sz w:val="28"/>
                <w:szCs w:val="28"/>
              </w:rPr>
            </w:rPrChange>
          </w:rPr>
          <w:t>auth</w:t>
        </w:r>
        <w:proofErr w:type="spellEnd"/>
        <w:r w:rsidRPr="003F6A95">
          <w:rPr>
            <w:rFonts w:ascii="Menlo" w:hAnsi="Menlo" w:cs="Menlo"/>
            <w:sz w:val="18"/>
            <w:szCs w:val="18"/>
            <w:rPrChange w:id="361" w:author="Willian" w:date="2016-11-28T23:46:00Z">
              <w:rPr>
                <w:rFonts w:ascii="Menlo" w:hAnsi="Menlo" w:cs="Menlo"/>
                <w:b/>
                <w:sz w:val="28"/>
                <w:szCs w:val="28"/>
              </w:rPr>
            </w:rPrChange>
          </w:rPr>
          <w:t xml:space="preserve">, </w:t>
        </w:r>
        <w:proofErr w:type="spellStart"/>
        <w:r w:rsidRPr="003F6A95">
          <w:rPr>
            <w:rFonts w:ascii="Menlo" w:hAnsi="Menlo" w:cs="Menlo"/>
            <w:sz w:val="18"/>
            <w:szCs w:val="18"/>
            <w:rPrChange w:id="362" w:author="Willian" w:date="2016-11-28T23:46:00Z">
              <w:rPr>
                <w:rFonts w:ascii="Menlo" w:hAnsi="Menlo" w:cs="Menlo"/>
                <w:b/>
                <w:sz w:val="28"/>
                <w:szCs w:val="28"/>
              </w:rPr>
            </w:rPrChange>
          </w:rPr>
          <w:t>user</w:t>
        </w:r>
        <w:proofErr w:type="spellEnd"/>
        <w:r w:rsidRPr="003F6A95">
          <w:rPr>
            <w:rFonts w:ascii="Menlo" w:hAnsi="Menlo" w:cs="Menlo"/>
            <w:sz w:val="18"/>
            <w:szCs w:val="18"/>
            <w:rPrChange w:id="363" w:author="Willian" w:date="2016-11-28T23:46:00Z">
              <w:rPr>
                <w:rFonts w:ascii="Menlo" w:hAnsi="Menlo" w:cs="Menlo"/>
                <w:b/>
                <w:sz w:val="28"/>
                <w:szCs w:val="28"/>
              </w:rPr>
            </w:rPrChange>
          </w:rPr>
          <w:t xml:space="preserve">) </w:t>
        </w:r>
        <w:r w:rsidRPr="003F6A95">
          <w:rPr>
            <w:rFonts w:ascii="Menlo" w:hAnsi="Menlo" w:cs="Menlo"/>
            <w:color w:val="AA0D91"/>
            <w:sz w:val="18"/>
            <w:szCs w:val="18"/>
            <w:rPrChange w:id="364" w:author="Willian" w:date="2016-11-28T23:46:00Z">
              <w:rPr>
                <w:rFonts w:ascii="Menlo" w:hAnsi="Menlo" w:cs="Menlo"/>
                <w:b/>
                <w:color w:val="AA0D91"/>
                <w:sz w:val="28"/>
                <w:szCs w:val="28"/>
              </w:rPr>
            </w:rPrChange>
          </w:rPr>
          <w:t>in</w:t>
        </w:r>
      </w:ins>
    </w:p>
    <w:p w14:paraId="1464CC21" w14:textId="54318851" w:rsidR="00AF5D24" w:rsidRPr="003F6A95" w:rsidRDefault="00514970" w:rsidP="003F6A95">
      <w:pPr>
        <w:spacing w:after="0"/>
        <w:ind w:left="1134"/>
        <w:rPr>
          <w:ins w:id="365" w:author="Willian" w:date="2016-11-27T17:03:00Z"/>
          <w:rFonts w:ascii="Menlo" w:hAnsi="Menlo" w:cs="Menlo"/>
          <w:sz w:val="18"/>
          <w:szCs w:val="18"/>
          <w:rPrChange w:id="366" w:author="Willian" w:date="2016-11-28T23:46:00Z">
            <w:rPr>
              <w:ins w:id="367" w:author="Willian" w:date="2016-11-27T17:03:00Z"/>
              <w:rFonts w:ascii="Menlo" w:hAnsi="Menlo" w:cs="Menlo"/>
              <w:sz w:val="28"/>
              <w:szCs w:val="28"/>
            </w:rPr>
          </w:rPrChange>
        </w:rPr>
        <w:pPrChange w:id="368" w:author="Willian" w:date="2016-11-28T23:47:00Z">
          <w:pPr>
            <w:widowControl w:val="0"/>
            <w:tabs>
              <w:tab w:val="left" w:pos="692"/>
            </w:tabs>
            <w:autoSpaceDE w:val="0"/>
            <w:autoSpaceDN w:val="0"/>
            <w:adjustRightInd w:val="0"/>
            <w:spacing w:after="0"/>
            <w:jc w:val="left"/>
          </w:pPr>
        </w:pPrChange>
      </w:pPr>
      <w:ins w:id="369" w:author="Willian" w:date="2016-11-27T17:04:00Z">
        <w:r w:rsidRPr="003F6A95">
          <w:rPr>
            <w:rFonts w:ascii="Menlo" w:hAnsi="Menlo" w:cs="Menlo"/>
            <w:sz w:val="18"/>
            <w:szCs w:val="18"/>
            <w:rPrChange w:id="370" w:author="Willian" w:date="2016-11-28T23:46:00Z">
              <w:rPr>
                <w:rFonts w:ascii="Menlo" w:hAnsi="Menlo" w:cs="Menlo"/>
                <w:b/>
                <w:sz w:val="18"/>
                <w:szCs w:val="18"/>
              </w:rPr>
            </w:rPrChange>
          </w:rPr>
          <w:t xml:space="preserve">    </w:t>
        </w:r>
      </w:ins>
      <w:proofErr w:type="spellStart"/>
      <w:proofErr w:type="gramStart"/>
      <w:ins w:id="371" w:author="Willian" w:date="2016-11-27T17:03:00Z">
        <w:r w:rsidR="00AF5D24" w:rsidRPr="003F6A95">
          <w:rPr>
            <w:rFonts w:ascii="Menlo" w:hAnsi="Menlo" w:cs="Menlo"/>
            <w:color w:val="AA0D91"/>
            <w:sz w:val="18"/>
            <w:szCs w:val="18"/>
            <w:rPrChange w:id="372" w:author="Willian" w:date="2016-11-28T23:46:00Z">
              <w:rPr>
                <w:rFonts w:ascii="Menlo" w:hAnsi="Menlo" w:cs="Menlo"/>
                <w:b/>
                <w:color w:val="AA0D91"/>
                <w:sz w:val="28"/>
                <w:szCs w:val="28"/>
              </w:rPr>
            </w:rPrChange>
          </w:rPr>
          <w:t>if</w:t>
        </w:r>
        <w:proofErr w:type="spellEnd"/>
        <w:proofErr w:type="gramEnd"/>
        <w:r w:rsidR="00AF5D24" w:rsidRPr="003F6A95">
          <w:rPr>
            <w:rFonts w:ascii="Menlo" w:hAnsi="Menlo" w:cs="Menlo"/>
            <w:sz w:val="18"/>
            <w:szCs w:val="18"/>
            <w:rPrChange w:id="373" w:author="Willian" w:date="2016-11-28T23:46:00Z">
              <w:rPr>
                <w:rFonts w:ascii="Menlo" w:hAnsi="Menlo" w:cs="Menlo"/>
                <w:b/>
                <w:sz w:val="28"/>
                <w:szCs w:val="28"/>
              </w:rPr>
            </w:rPrChange>
          </w:rPr>
          <w:t xml:space="preserve"> ((</w:t>
        </w:r>
        <w:proofErr w:type="spellStart"/>
        <w:r w:rsidR="00AF5D24" w:rsidRPr="003F6A95">
          <w:rPr>
            <w:rFonts w:ascii="Menlo" w:hAnsi="Menlo" w:cs="Menlo"/>
            <w:sz w:val="18"/>
            <w:szCs w:val="18"/>
            <w:rPrChange w:id="374" w:author="Willian" w:date="2016-11-28T23:46:00Z">
              <w:rPr>
                <w:rFonts w:ascii="Menlo" w:hAnsi="Menlo" w:cs="Menlo"/>
                <w:b/>
                <w:sz w:val="28"/>
                <w:szCs w:val="28"/>
              </w:rPr>
            </w:rPrChange>
          </w:rPr>
          <w:t>user</w:t>
        </w:r>
        <w:proofErr w:type="spellEnd"/>
        <w:r w:rsidR="00AF5D24" w:rsidRPr="003F6A95">
          <w:rPr>
            <w:rFonts w:ascii="Menlo" w:hAnsi="Menlo" w:cs="Menlo"/>
            <w:sz w:val="18"/>
            <w:szCs w:val="18"/>
            <w:rPrChange w:id="375" w:author="Willian" w:date="2016-11-28T23:46:00Z">
              <w:rPr>
                <w:rFonts w:ascii="Menlo" w:hAnsi="Menlo" w:cs="Menlo"/>
                <w:b/>
                <w:sz w:val="28"/>
                <w:szCs w:val="28"/>
              </w:rPr>
            </w:rPrChange>
          </w:rPr>
          <w:t xml:space="preserve">) != </w:t>
        </w:r>
        <w:proofErr w:type="spellStart"/>
        <w:r w:rsidR="00AF5D24" w:rsidRPr="003F6A95">
          <w:rPr>
            <w:rFonts w:ascii="Menlo" w:hAnsi="Menlo" w:cs="Menlo"/>
            <w:color w:val="AA0D91"/>
            <w:sz w:val="18"/>
            <w:szCs w:val="18"/>
            <w:rPrChange w:id="376" w:author="Willian" w:date="2016-11-28T23:46:00Z">
              <w:rPr>
                <w:rFonts w:ascii="Menlo" w:hAnsi="Menlo" w:cs="Menlo"/>
                <w:b/>
                <w:color w:val="AA0D91"/>
                <w:sz w:val="28"/>
                <w:szCs w:val="28"/>
              </w:rPr>
            </w:rPrChange>
          </w:rPr>
          <w:t>nil</w:t>
        </w:r>
        <w:proofErr w:type="spellEnd"/>
        <w:r w:rsidR="00AF5D24" w:rsidRPr="003F6A95">
          <w:rPr>
            <w:rFonts w:ascii="Menlo" w:hAnsi="Menlo" w:cs="Menlo"/>
            <w:sz w:val="18"/>
            <w:szCs w:val="18"/>
            <w:rPrChange w:id="377" w:author="Willian" w:date="2016-11-28T23:46:00Z">
              <w:rPr>
                <w:rFonts w:ascii="Menlo" w:hAnsi="Menlo" w:cs="Menlo"/>
                <w:b/>
                <w:sz w:val="28"/>
                <w:szCs w:val="28"/>
              </w:rPr>
            </w:rPrChange>
          </w:rPr>
          <w:t>) {</w:t>
        </w:r>
      </w:ins>
    </w:p>
    <w:p w14:paraId="79F7C9C7" w14:textId="501B3B46" w:rsidR="00AF5D24" w:rsidRPr="003F6A95" w:rsidRDefault="00AF5D24" w:rsidP="003F6A95">
      <w:pPr>
        <w:spacing w:after="0"/>
        <w:ind w:left="1134"/>
        <w:rPr>
          <w:ins w:id="378" w:author="Willian" w:date="2016-11-27T17:03:00Z"/>
          <w:rFonts w:ascii="Menlo" w:hAnsi="Menlo" w:cs="Menlo"/>
          <w:sz w:val="18"/>
          <w:szCs w:val="18"/>
          <w:rPrChange w:id="379" w:author="Willian" w:date="2016-11-28T23:46:00Z">
            <w:rPr>
              <w:ins w:id="380" w:author="Willian" w:date="2016-11-27T17:03:00Z"/>
              <w:rFonts w:ascii="Menlo" w:hAnsi="Menlo" w:cs="Menlo"/>
              <w:sz w:val="28"/>
              <w:szCs w:val="28"/>
            </w:rPr>
          </w:rPrChange>
        </w:rPr>
        <w:pPrChange w:id="381" w:author="Willian" w:date="2016-11-28T23:47:00Z">
          <w:pPr>
            <w:widowControl w:val="0"/>
            <w:tabs>
              <w:tab w:val="left" w:pos="692"/>
            </w:tabs>
            <w:autoSpaceDE w:val="0"/>
            <w:autoSpaceDN w:val="0"/>
            <w:adjustRightInd w:val="0"/>
            <w:spacing w:after="0"/>
            <w:jc w:val="left"/>
          </w:pPr>
        </w:pPrChange>
      </w:pPr>
      <w:ins w:id="382" w:author="Willian" w:date="2016-11-27T17:03:00Z">
        <w:r w:rsidRPr="003F6A95">
          <w:rPr>
            <w:rFonts w:ascii="Menlo" w:hAnsi="Menlo" w:cs="Menlo"/>
            <w:sz w:val="18"/>
            <w:szCs w:val="18"/>
            <w:rPrChange w:id="383" w:author="Willian" w:date="2016-11-28T23:46:00Z">
              <w:rPr>
                <w:rFonts w:ascii="Menlo" w:hAnsi="Menlo" w:cs="Menlo"/>
                <w:b/>
                <w:sz w:val="28"/>
                <w:szCs w:val="28"/>
              </w:rPr>
            </w:rPrChange>
          </w:rPr>
          <w:t xml:space="preserve">    </w:t>
        </w:r>
      </w:ins>
      <w:ins w:id="384" w:author="Willian" w:date="2016-11-27T17:04:00Z">
        <w:r w:rsidR="00514970" w:rsidRPr="003F6A95">
          <w:rPr>
            <w:rFonts w:ascii="Menlo" w:hAnsi="Menlo" w:cs="Menlo"/>
            <w:sz w:val="18"/>
            <w:szCs w:val="18"/>
            <w:rPrChange w:id="385" w:author="Willian" w:date="2016-11-28T23:46:00Z">
              <w:rPr>
                <w:rFonts w:ascii="Menlo" w:hAnsi="Menlo" w:cs="Menlo"/>
                <w:b/>
                <w:sz w:val="18"/>
                <w:szCs w:val="18"/>
              </w:rPr>
            </w:rPrChange>
          </w:rPr>
          <w:t xml:space="preserve">    </w:t>
        </w:r>
      </w:ins>
      <w:proofErr w:type="gramStart"/>
      <w:ins w:id="386" w:author="Willian" w:date="2016-11-27T17:03:00Z">
        <w:r w:rsidRPr="003F6A95">
          <w:rPr>
            <w:rFonts w:ascii="Menlo" w:hAnsi="Menlo" w:cs="Menlo"/>
            <w:color w:val="AA0D91"/>
            <w:sz w:val="18"/>
            <w:szCs w:val="18"/>
            <w:rPrChange w:id="387" w:author="Willian" w:date="2016-11-28T23:46:00Z">
              <w:rPr>
                <w:rFonts w:ascii="Menlo" w:hAnsi="Menlo" w:cs="Menlo"/>
                <w:b/>
                <w:color w:val="AA0D91"/>
                <w:sz w:val="28"/>
                <w:szCs w:val="28"/>
              </w:rPr>
            </w:rPrChange>
          </w:rPr>
          <w:t>var</w:t>
        </w:r>
        <w:proofErr w:type="gramEnd"/>
        <w:r w:rsidRPr="003F6A95">
          <w:rPr>
            <w:rFonts w:ascii="Menlo" w:hAnsi="Menlo" w:cs="Menlo"/>
            <w:sz w:val="18"/>
            <w:szCs w:val="18"/>
            <w:rPrChange w:id="388" w:author="Willian" w:date="2016-11-28T23:46:00Z">
              <w:rPr>
                <w:rFonts w:ascii="Menlo" w:hAnsi="Menlo" w:cs="Menlo"/>
                <w:b/>
                <w:sz w:val="28"/>
                <w:szCs w:val="28"/>
              </w:rPr>
            </w:rPrChange>
          </w:rPr>
          <w:t xml:space="preserve"> </w:t>
        </w:r>
        <w:proofErr w:type="spellStart"/>
        <w:r w:rsidRPr="003F6A95">
          <w:rPr>
            <w:rFonts w:ascii="Menlo" w:hAnsi="Menlo" w:cs="Menlo"/>
            <w:sz w:val="18"/>
            <w:szCs w:val="18"/>
            <w:rPrChange w:id="389" w:author="Willian" w:date="2016-11-28T23:46:00Z">
              <w:rPr>
                <w:rFonts w:ascii="Menlo" w:hAnsi="Menlo" w:cs="Menlo"/>
                <w:b/>
                <w:sz w:val="28"/>
                <w:szCs w:val="28"/>
              </w:rPr>
            </w:rPrChange>
          </w:rPr>
          <w:t>email</w:t>
        </w:r>
        <w:proofErr w:type="spellEnd"/>
        <w:r w:rsidRPr="003F6A95">
          <w:rPr>
            <w:rFonts w:ascii="Menlo" w:hAnsi="Menlo" w:cs="Menlo"/>
            <w:sz w:val="18"/>
            <w:szCs w:val="18"/>
            <w:rPrChange w:id="390" w:author="Willian" w:date="2016-11-28T23:46:00Z">
              <w:rPr>
                <w:rFonts w:ascii="Menlo" w:hAnsi="Menlo" w:cs="Menlo"/>
                <w:b/>
                <w:sz w:val="28"/>
                <w:szCs w:val="28"/>
              </w:rPr>
            </w:rPrChange>
          </w:rPr>
          <w:t xml:space="preserve"> = </w:t>
        </w:r>
        <w:proofErr w:type="spellStart"/>
        <w:r w:rsidRPr="003F6A95">
          <w:rPr>
            <w:rFonts w:ascii="Menlo" w:hAnsi="Menlo" w:cs="Menlo"/>
            <w:sz w:val="18"/>
            <w:szCs w:val="18"/>
            <w:rPrChange w:id="391" w:author="Willian" w:date="2016-11-28T23:46:00Z">
              <w:rPr>
                <w:rFonts w:ascii="Menlo" w:hAnsi="Menlo" w:cs="Menlo"/>
                <w:b/>
                <w:sz w:val="28"/>
                <w:szCs w:val="28"/>
              </w:rPr>
            </w:rPrChange>
          </w:rPr>
          <w:t>user</w:t>
        </w:r>
        <w:proofErr w:type="spellEnd"/>
        <w:r w:rsidRPr="003F6A95">
          <w:rPr>
            <w:rFonts w:ascii="Menlo" w:hAnsi="Menlo" w:cs="Menlo"/>
            <w:sz w:val="18"/>
            <w:szCs w:val="18"/>
            <w:rPrChange w:id="392" w:author="Willian" w:date="2016-11-28T23:46:00Z">
              <w:rPr>
                <w:rFonts w:ascii="Menlo" w:hAnsi="Menlo" w:cs="Menlo"/>
                <w:b/>
                <w:sz w:val="28"/>
                <w:szCs w:val="28"/>
              </w:rPr>
            </w:rPrChange>
          </w:rPr>
          <w:t>?.</w:t>
        </w:r>
        <w:proofErr w:type="spellStart"/>
        <w:r w:rsidRPr="003F6A95">
          <w:rPr>
            <w:rFonts w:ascii="Menlo" w:hAnsi="Menlo" w:cs="Menlo"/>
            <w:color w:val="3F6E74"/>
            <w:sz w:val="18"/>
            <w:szCs w:val="18"/>
            <w:rPrChange w:id="393" w:author="Willian" w:date="2016-11-28T23:46:00Z">
              <w:rPr>
                <w:rFonts w:ascii="Menlo" w:hAnsi="Menlo" w:cs="Menlo"/>
                <w:b/>
                <w:color w:val="3F6E74"/>
                <w:sz w:val="28"/>
                <w:szCs w:val="28"/>
              </w:rPr>
            </w:rPrChange>
          </w:rPr>
          <w:t>email</w:t>
        </w:r>
        <w:proofErr w:type="spellEnd"/>
      </w:ins>
    </w:p>
    <w:p w14:paraId="3204D58C" w14:textId="3FBDCF69" w:rsidR="00AF5D24" w:rsidRPr="003F6A95" w:rsidRDefault="00AF5D24" w:rsidP="003F6A95">
      <w:pPr>
        <w:spacing w:after="0"/>
        <w:ind w:left="1134"/>
        <w:rPr>
          <w:ins w:id="394" w:author="Willian" w:date="2016-11-27T17:03:00Z"/>
          <w:rFonts w:ascii="Menlo" w:hAnsi="Menlo" w:cs="Menlo"/>
          <w:color w:val="007400"/>
          <w:sz w:val="18"/>
          <w:szCs w:val="18"/>
          <w:rPrChange w:id="395" w:author="Willian" w:date="2016-11-28T23:46:00Z">
            <w:rPr>
              <w:ins w:id="396" w:author="Willian" w:date="2016-11-27T17:03:00Z"/>
              <w:rFonts w:ascii="Menlo" w:hAnsi="Menlo" w:cs="Menlo"/>
              <w:color w:val="007400"/>
              <w:sz w:val="28"/>
              <w:szCs w:val="28"/>
            </w:rPr>
          </w:rPrChange>
        </w:rPr>
        <w:pPrChange w:id="397" w:author="Willian" w:date="2016-11-28T23:47:00Z">
          <w:pPr>
            <w:widowControl w:val="0"/>
            <w:tabs>
              <w:tab w:val="left" w:pos="692"/>
            </w:tabs>
            <w:autoSpaceDE w:val="0"/>
            <w:autoSpaceDN w:val="0"/>
            <w:adjustRightInd w:val="0"/>
            <w:spacing w:after="0"/>
            <w:jc w:val="left"/>
          </w:pPr>
        </w:pPrChange>
      </w:pPr>
      <w:ins w:id="398" w:author="Willian" w:date="2016-11-27T17:03:00Z">
        <w:r w:rsidRPr="003F6A95">
          <w:rPr>
            <w:rFonts w:ascii="Menlo" w:hAnsi="Menlo" w:cs="Menlo"/>
            <w:sz w:val="18"/>
            <w:szCs w:val="18"/>
            <w:rPrChange w:id="399" w:author="Willian" w:date="2016-11-28T23:46:00Z">
              <w:rPr>
                <w:rFonts w:ascii="Menlo" w:hAnsi="Menlo" w:cs="Menlo"/>
                <w:b/>
                <w:sz w:val="28"/>
                <w:szCs w:val="28"/>
              </w:rPr>
            </w:rPrChange>
          </w:rPr>
          <w:t xml:space="preserve">        </w:t>
        </w:r>
        <w:r w:rsidRPr="003F6A95">
          <w:rPr>
            <w:rFonts w:ascii="Menlo" w:hAnsi="Menlo" w:cs="Menlo"/>
            <w:color w:val="007400"/>
            <w:sz w:val="18"/>
            <w:szCs w:val="18"/>
            <w:rPrChange w:id="400" w:author="Willian" w:date="2016-11-28T23:46:00Z">
              <w:rPr>
                <w:rFonts w:ascii="Menlo" w:hAnsi="Menlo" w:cs="Menlo"/>
                <w:b/>
                <w:color w:val="007400"/>
                <w:sz w:val="28"/>
                <w:szCs w:val="28"/>
              </w:rPr>
            </w:rPrChange>
          </w:rPr>
          <w:t>// ...</w:t>
        </w:r>
      </w:ins>
    </w:p>
    <w:p w14:paraId="7E81383E" w14:textId="6FCAC6F5" w:rsidR="00AF5D24" w:rsidRPr="003F6A95" w:rsidRDefault="00AF5D24" w:rsidP="003F6A95">
      <w:pPr>
        <w:spacing w:after="0"/>
        <w:ind w:left="1134"/>
        <w:rPr>
          <w:ins w:id="401" w:author="Willian" w:date="2016-11-27T17:03:00Z"/>
          <w:rFonts w:ascii="Menlo" w:hAnsi="Menlo" w:cs="Menlo"/>
          <w:sz w:val="18"/>
          <w:szCs w:val="18"/>
          <w:rPrChange w:id="402" w:author="Willian" w:date="2016-11-28T23:46:00Z">
            <w:rPr>
              <w:ins w:id="403" w:author="Willian" w:date="2016-11-27T17:03:00Z"/>
              <w:rFonts w:ascii="Menlo" w:hAnsi="Menlo" w:cs="Menlo"/>
              <w:sz w:val="28"/>
              <w:szCs w:val="28"/>
            </w:rPr>
          </w:rPrChange>
        </w:rPr>
        <w:pPrChange w:id="404" w:author="Willian" w:date="2016-11-28T23:47:00Z">
          <w:pPr>
            <w:widowControl w:val="0"/>
            <w:tabs>
              <w:tab w:val="left" w:pos="692"/>
            </w:tabs>
            <w:autoSpaceDE w:val="0"/>
            <w:autoSpaceDN w:val="0"/>
            <w:adjustRightInd w:val="0"/>
            <w:spacing w:after="0"/>
            <w:jc w:val="left"/>
          </w:pPr>
        </w:pPrChange>
      </w:pPr>
      <w:ins w:id="405" w:author="Willian" w:date="2016-11-27T17:03:00Z">
        <w:r w:rsidRPr="003F6A95">
          <w:rPr>
            <w:rFonts w:ascii="Menlo" w:hAnsi="Menlo" w:cs="Menlo"/>
            <w:sz w:val="18"/>
            <w:szCs w:val="18"/>
            <w:rPrChange w:id="406" w:author="Willian" w:date="2016-11-28T23:46:00Z">
              <w:rPr>
                <w:rFonts w:ascii="Menlo" w:hAnsi="Menlo" w:cs="Menlo"/>
                <w:b/>
                <w:sz w:val="28"/>
                <w:szCs w:val="28"/>
              </w:rPr>
            </w:rPrChange>
          </w:rPr>
          <w:t xml:space="preserve">    }</w:t>
        </w:r>
      </w:ins>
    </w:p>
    <w:p w14:paraId="3E57A14D" w14:textId="39775754" w:rsidR="00AF5D24" w:rsidRPr="003F6A95" w:rsidRDefault="00EF74A3" w:rsidP="003F6A95">
      <w:pPr>
        <w:spacing w:after="0"/>
        <w:ind w:left="1134"/>
        <w:rPr>
          <w:ins w:id="407" w:author="Willian" w:date="2016-11-27T17:03:00Z"/>
          <w:rFonts w:ascii="Menlo" w:hAnsi="Menlo" w:cs="Menlo"/>
          <w:sz w:val="18"/>
          <w:szCs w:val="18"/>
          <w:rPrChange w:id="408" w:author="Willian" w:date="2016-11-28T23:46:00Z">
            <w:rPr>
              <w:ins w:id="409" w:author="Willian" w:date="2016-11-27T17:03:00Z"/>
              <w:rFonts w:ascii="Menlo" w:hAnsi="Menlo" w:cs="Menlo"/>
              <w:sz w:val="28"/>
              <w:szCs w:val="28"/>
            </w:rPr>
          </w:rPrChange>
        </w:rPr>
        <w:pPrChange w:id="410" w:author="Willian" w:date="2016-11-28T23:47:00Z">
          <w:pPr>
            <w:widowControl w:val="0"/>
            <w:tabs>
              <w:tab w:val="left" w:pos="692"/>
            </w:tabs>
            <w:autoSpaceDE w:val="0"/>
            <w:autoSpaceDN w:val="0"/>
            <w:adjustRightInd w:val="0"/>
            <w:spacing w:after="0"/>
            <w:jc w:val="left"/>
          </w:pPr>
        </w:pPrChange>
      </w:pPr>
      <w:ins w:id="411" w:author="Willian" w:date="2016-11-27T17:03:00Z">
        <w:r w:rsidRPr="003F6A95">
          <w:rPr>
            <w:rFonts w:ascii="Menlo" w:hAnsi="Menlo" w:cs="Menlo"/>
            <w:sz w:val="18"/>
            <w:szCs w:val="18"/>
            <w:rPrChange w:id="412" w:author="Willian" w:date="2016-11-28T23:46:00Z">
              <w:rPr>
                <w:rFonts w:ascii="Menlo" w:hAnsi="Menlo" w:cs="Menlo"/>
                <w:b/>
                <w:sz w:val="18"/>
                <w:szCs w:val="18"/>
              </w:rPr>
            </w:rPrChange>
          </w:rPr>
          <w:t>}</w:t>
        </w:r>
      </w:ins>
    </w:p>
    <w:p w14:paraId="42D3EDB3" w14:textId="77777777" w:rsidR="00AF5D24" w:rsidRPr="003F6A95" w:rsidRDefault="00AF5D24" w:rsidP="003F6A95">
      <w:pPr>
        <w:spacing w:after="0"/>
        <w:ind w:left="1134"/>
        <w:rPr>
          <w:ins w:id="413" w:author="Willian" w:date="2016-11-27T17:03:00Z"/>
          <w:rFonts w:ascii="Menlo" w:hAnsi="Menlo" w:cs="Menlo"/>
          <w:sz w:val="18"/>
          <w:szCs w:val="18"/>
          <w:rPrChange w:id="414" w:author="Willian" w:date="2016-11-28T23:46:00Z">
            <w:rPr>
              <w:ins w:id="415" w:author="Willian" w:date="2016-11-27T17:03:00Z"/>
              <w:rFonts w:ascii="Menlo" w:hAnsi="Menlo" w:cs="Menlo"/>
              <w:sz w:val="28"/>
              <w:szCs w:val="28"/>
            </w:rPr>
          </w:rPrChange>
        </w:rPr>
        <w:pPrChange w:id="416" w:author="Willian" w:date="2016-11-28T23:47:00Z">
          <w:pPr>
            <w:widowControl w:val="0"/>
            <w:tabs>
              <w:tab w:val="left" w:pos="692"/>
            </w:tabs>
            <w:autoSpaceDE w:val="0"/>
            <w:autoSpaceDN w:val="0"/>
            <w:adjustRightInd w:val="0"/>
            <w:spacing w:after="0"/>
            <w:jc w:val="left"/>
          </w:pPr>
        </w:pPrChange>
      </w:pPr>
      <w:ins w:id="417" w:author="Willian" w:date="2016-11-27T17:03:00Z">
        <w:r w:rsidRPr="003F6A95">
          <w:rPr>
            <w:rFonts w:ascii="Menlo" w:hAnsi="Menlo" w:cs="Menlo"/>
            <w:sz w:val="18"/>
            <w:szCs w:val="18"/>
            <w:rPrChange w:id="418" w:author="Willian" w:date="2016-11-28T23:46:00Z">
              <w:rPr>
                <w:rFonts w:ascii="Menlo" w:hAnsi="Menlo" w:cs="Menlo"/>
                <w:b/>
                <w:sz w:val="28"/>
                <w:szCs w:val="28"/>
              </w:rPr>
            </w:rPrChange>
          </w:rPr>
          <w:t xml:space="preserve">        </w:t>
        </w:r>
      </w:ins>
    </w:p>
    <w:p w14:paraId="6EA90289" w14:textId="26DB2E24" w:rsidR="00AF5D24" w:rsidRPr="003F6A95" w:rsidRDefault="00AF5D24" w:rsidP="003F6A95">
      <w:pPr>
        <w:spacing w:after="0"/>
        <w:ind w:left="1134"/>
        <w:rPr>
          <w:ins w:id="419" w:author="Willian" w:date="2016-11-27T17:03:00Z"/>
          <w:rFonts w:ascii="Menlo" w:hAnsi="Menlo" w:cs="Menlo"/>
          <w:sz w:val="18"/>
          <w:szCs w:val="18"/>
          <w:rPrChange w:id="420" w:author="Willian" w:date="2016-11-28T23:46:00Z">
            <w:rPr>
              <w:ins w:id="421" w:author="Willian" w:date="2016-11-27T17:03:00Z"/>
              <w:rFonts w:ascii="Menlo" w:hAnsi="Menlo" w:cs="Menlo"/>
              <w:sz w:val="28"/>
              <w:szCs w:val="28"/>
            </w:rPr>
          </w:rPrChange>
        </w:rPr>
        <w:pPrChange w:id="422" w:author="Willian" w:date="2016-11-28T23:47:00Z">
          <w:pPr>
            <w:widowControl w:val="0"/>
            <w:tabs>
              <w:tab w:val="left" w:pos="692"/>
            </w:tabs>
            <w:autoSpaceDE w:val="0"/>
            <w:autoSpaceDN w:val="0"/>
            <w:adjustRightInd w:val="0"/>
            <w:spacing w:after="0"/>
            <w:jc w:val="left"/>
          </w:pPr>
        </w:pPrChange>
      </w:pPr>
      <w:proofErr w:type="spellStart"/>
      <w:ins w:id="423" w:author="Willian" w:date="2016-11-27T17:03:00Z">
        <w:r w:rsidRPr="003F6A95">
          <w:rPr>
            <w:rFonts w:ascii="Menlo" w:hAnsi="Menlo" w:cs="Menlo"/>
            <w:color w:val="3F6E74"/>
            <w:sz w:val="18"/>
            <w:szCs w:val="18"/>
            <w:rPrChange w:id="424" w:author="Willian" w:date="2016-11-28T23:46:00Z">
              <w:rPr>
                <w:rFonts w:ascii="Menlo" w:hAnsi="Menlo" w:cs="Menlo"/>
                <w:b/>
                <w:color w:val="3F6E74"/>
                <w:sz w:val="28"/>
                <w:szCs w:val="28"/>
              </w:rPr>
            </w:rPrChange>
          </w:rPr>
          <w:t>FIRAuth</w:t>
        </w:r>
        <w:r w:rsidRPr="003F6A95">
          <w:rPr>
            <w:rFonts w:ascii="Menlo" w:hAnsi="Menlo" w:cs="Menlo"/>
            <w:sz w:val="18"/>
            <w:szCs w:val="18"/>
            <w:rPrChange w:id="425" w:author="Willian" w:date="2016-11-28T23:46:00Z">
              <w:rPr>
                <w:rFonts w:ascii="Menlo" w:hAnsi="Menlo" w:cs="Menlo"/>
                <w:b/>
                <w:sz w:val="28"/>
                <w:szCs w:val="28"/>
              </w:rPr>
            </w:rPrChange>
          </w:rPr>
          <w:t>.</w:t>
        </w:r>
        <w:r w:rsidRPr="003F6A95">
          <w:rPr>
            <w:rFonts w:ascii="Menlo" w:hAnsi="Menlo" w:cs="Menlo"/>
            <w:color w:val="26474B"/>
            <w:sz w:val="18"/>
            <w:szCs w:val="18"/>
            <w:rPrChange w:id="426" w:author="Willian" w:date="2016-11-28T23:46:00Z">
              <w:rPr>
                <w:rFonts w:ascii="Menlo" w:hAnsi="Menlo" w:cs="Menlo"/>
                <w:b/>
                <w:color w:val="26474B"/>
                <w:sz w:val="28"/>
                <w:szCs w:val="28"/>
              </w:rPr>
            </w:rPrChange>
          </w:rPr>
          <w:t>auth</w:t>
        </w:r>
        <w:proofErr w:type="spellEnd"/>
        <w:r w:rsidRPr="003F6A95">
          <w:rPr>
            <w:rFonts w:ascii="Menlo" w:hAnsi="Menlo" w:cs="Menlo"/>
            <w:sz w:val="18"/>
            <w:szCs w:val="18"/>
            <w:rPrChange w:id="427" w:author="Willian" w:date="2016-11-28T23:46:00Z">
              <w:rPr>
                <w:rFonts w:ascii="Menlo" w:hAnsi="Menlo" w:cs="Menlo"/>
                <w:b/>
                <w:sz w:val="28"/>
                <w:szCs w:val="28"/>
              </w:rPr>
            </w:rPrChange>
          </w:rPr>
          <w:t>()</w:t>
        </w:r>
        <w:proofErr w:type="gramStart"/>
        <w:r w:rsidRPr="003F6A95">
          <w:rPr>
            <w:rFonts w:ascii="Menlo" w:hAnsi="Menlo" w:cs="Menlo"/>
            <w:sz w:val="18"/>
            <w:szCs w:val="18"/>
            <w:rPrChange w:id="428" w:author="Willian" w:date="2016-11-28T23:46:00Z">
              <w:rPr>
                <w:rFonts w:ascii="Menlo" w:hAnsi="Menlo" w:cs="Menlo"/>
                <w:b/>
                <w:sz w:val="28"/>
                <w:szCs w:val="28"/>
              </w:rPr>
            </w:rPrChange>
          </w:rPr>
          <w:t>?.</w:t>
        </w:r>
        <w:proofErr w:type="spellStart"/>
        <w:r w:rsidRPr="003F6A95">
          <w:rPr>
            <w:rFonts w:ascii="Menlo" w:hAnsi="Menlo" w:cs="Menlo"/>
            <w:color w:val="26474B"/>
            <w:sz w:val="18"/>
            <w:szCs w:val="18"/>
            <w:rPrChange w:id="429" w:author="Willian" w:date="2016-11-28T23:46:00Z">
              <w:rPr>
                <w:rFonts w:ascii="Menlo" w:hAnsi="Menlo" w:cs="Menlo"/>
                <w:b/>
                <w:color w:val="26474B"/>
                <w:sz w:val="28"/>
                <w:szCs w:val="28"/>
              </w:rPr>
            </w:rPrChange>
          </w:rPr>
          <w:t>signIn</w:t>
        </w:r>
        <w:proofErr w:type="spellEnd"/>
        <w:proofErr w:type="gramEnd"/>
        <w:r w:rsidRPr="003F6A95">
          <w:rPr>
            <w:rFonts w:ascii="Menlo" w:hAnsi="Menlo" w:cs="Menlo"/>
            <w:sz w:val="18"/>
            <w:szCs w:val="18"/>
            <w:rPrChange w:id="430" w:author="Willian" w:date="2016-11-28T23:46:00Z">
              <w:rPr>
                <w:rFonts w:ascii="Menlo" w:hAnsi="Menlo" w:cs="Menlo"/>
                <w:b/>
                <w:sz w:val="28"/>
                <w:szCs w:val="28"/>
              </w:rPr>
            </w:rPrChange>
          </w:rPr>
          <w:t>(</w:t>
        </w:r>
        <w:proofErr w:type="spellStart"/>
        <w:r w:rsidRPr="003F6A95">
          <w:rPr>
            <w:rFonts w:ascii="Menlo" w:hAnsi="Menlo" w:cs="Menlo"/>
            <w:sz w:val="18"/>
            <w:szCs w:val="18"/>
            <w:rPrChange w:id="431" w:author="Willian" w:date="2016-11-28T23:46:00Z">
              <w:rPr>
                <w:rFonts w:ascii="Menlo" w:hAnsi="Menlo" w:cs="Menlo"/>
                <w:b/>
                <w:sz w:val="28"/>
                <w:szCs w:val="28"/>
              </w:rPr>
            </w:rPrChange>
          </w:rPr>
          <w:t>withEmail</w:t>
        </w:r>
        <w:proofErr w:type="spellEnd"/>
        <w:r w:rsidRPr="003F6A95">
          <w:rPr>
            <w:rFonts w:ascii="Menlo" w:hAnsi="Menlo" w:cs="Menlo"/>
            <w:sz w:val="18"/>
            <w:szCs w:val="18"/>
            <w:rPrChange w:id="432" w:author="Willian" w:date="2016-11-28T23:46:00Z">
              <w:rPr>
                <w:rFonts w:ascii="Menlo" w:hAnsi="Menlo" w:cs="Menlo"/>
                <w:b/>
                <w:sz w:val="28"/>
                <w:szCs w:val="28"/>
              </w:rPr>
            </w:rPrChange>
          </w:rPr>
          <w:t xml:space="preserve">: </w:t>
        </w:r>
        <w:proofErr w:type="spellStart"/>
        <w:r w:rsidRPr="003F6A95">
          <w:rPr>
            <w:rFonts w:ascii="Menlo" w:hAnsi="Menlo" w:cs="Menlo"/>
            <w:sz w:val="18"/>
            <w:szCs w:val="18"/>
            <w:rPrChange w:id="433" w:author="Willian" w:date="2016-11-28T23:46:00Z">
              <w:rPr>
                <w:rFonts w:ascii="Menlo" w:hAnsi="Menlo" w:cs="Menlo"/>
                <w:b/>
                <w:sz w:val="28"/>
                <w:szCs w:val="28"/>
              </w:rPr>
            </w:rPrChange>
          </w:rPr>
          <w:t>email</w:t>
        </w:r>
        <w:proofErr w:type="spellEnd"/>
        <w:r w:rsidRPr="003F6A95">
          <w:rPr>
            <w:rFonts w:ascii="Menlo" w:hAnsi="Menlo" w:cs="Menlo"/>
            <w:sz w:val="18"/>
            <w:szCs w:val="18"/>
            <w:rPrChange w:id="434" w:author="Willian" w:date="2016-11-28T23:46:00Z">
              <w:rPr>
                <w:rFonts w:ascii="Menlo" w:hAnsi="Menlo" w:cs="Menlo"/>
                <w:b/>
                <w:sz w:val="28"/>
                <w:szCs w:val="28"/>
              </w:rPr>
            </w:rPrChange>
          </w:rPr>
          <w:t>,</w:t>
        </w:r>
      </w:ins>
      <w:ins w:id="435" w:author="Willian" w:date="2016-11-27T17:07:00Z">
        <w:r w:rsidR="00CF4928" w:rsidRPr="003F6A95">
          <w:rPr>
            <w:rFonts w:ascii="Menlo" w:hAnsi="Menlo" w:cs="Menlo"/>
            <w:sz w:val="18"/>
            <w:szCs w:val="18"/>
            <w:rPrChange w:id="436" w:author="Willian" w:date="2016-11-28T23:46:00Z">
              <w:rPr>
                <w:rFonts w:ascii="Menlo" w:hAnsi="Menlo" w:cs="Menlo"/>
                <w:b/>
                <w:sz w:val="18"/>
                <w:szCs w:val="18"/>
              </w:rPr>
            </w:rPrChange>
          </w:rPr>
          <w:t xml:space="preserve"> </w:t>
        </w:r>
      </w:ins>
      <w:proofErr w:type="spellStart"/>
      <w:ins w:id="437" w:author="Willian" w:date="2016-11-27T17:03:00Z">
        <w:r w:rsidRPr="003F6A95">
          <w:rPr>
            <w:rFonts w:ascii="Menlo" w:hAnsi="Menlo" w:cs="Menlo"/>
            <w:sz w:val="18"/>
            <w:szCs w:val="18"/>
            <w:rPrChange w:id="438" w:author="Willian" w:date="2016-11-28T23:46:00Z">
              <w:rPr>
                <w:rFonts w:ascii="Menlo" w:hAnsi="Menlo" w:cs="Menlo"/>
                <w:b/>
                <w:sz w:val="28"/>
                <w:szCs w:val="28"/>
              </w:rPr>
            </w:rPrChange>
          </w:rPr>
          <w:t>password</w:t>
        </w:r>
        <w:proofErr w:type="spellEnd"/>
        <w:r w:rsidRPr="003F6A95">
          <w:rPr>
            <w:rFonts w:ascii="Menlo" w:hAnsi="Menlo" w:cs="Menlo"/>
            <w:sz w:val="18"/>
            <w:szCs w:val="18"/>
            <w:rPrChange w:id="439" w:author="Willian" w:date="2016-11-28T23:46:00Z">
              <w:rPr>
                <w:rFonts w:ascii="Menlo" w:hAnsi="Menlo" w:cs="Menlo"/>
                <w:b/>
                <w:sz w:val="28"/>
                <w:szCs w:val="28"/>
              </w:rPr>
            </w:rPrChange>
          </w:rPr>
          <w:t xml:space="preserve">: </w:t>
        </w:r>
        <w:proofErr w:type="spellStart"/>
        <w:r w:rsidRPr="003F6A95">
          <w:rPr>
            <w:rFonts w:ascii="Menlo" w:hAnsi="Menlo" w:cs="Menlo"/>
            <w:sz w:val="18"/>
            <w:szCs w:val="18"/>
            <w:rPrChange w:id="440" w:author="Willian" w:date="2016-11-28T23:46:00Z">
              <w:rPr>
                <w:rFonts w:ascii="Menlo" w:hAnsi="Menlo" w:cs="Menlo"/>
                <w:b/>
                <w:sz w:val="28"/>
                <w:szCs w:val="28"/>
              </w:rPr>
            </w:rPrChange>
          </w:rPr>
          <w:t>password</w:t>
        </w:r>
      </w:ins>
      <w:proofErr w:type="spellEnd"/>
      <w:ins w:id="441" w:author="Willian" w:date="2016-11-27T17:07:00Z">
        <w:r w:rsidR="00CF4928" w:rsidRPr="003F6A95">
          <w:rPr>
            <w:rFonts w:ascii="Menlo" w:hAnsi="Menlo" w:cs="Menlo"/>
            <w:sz w:val="18"/>
            <w:szCs w:val="18"/>
            <w:rPrChange w:id="442" w:author="Willian" w:date="2016-11-28T23:46:00Z">
              <w:rPr>
                <w:rFonts w:ascii="Menlo" w:hAnsi="Menlo" w:cs="Menlo"/>
                <w:b/>
                <w:sz w:val="18"/>
                <w:szCs w:val="18"/>
              </w:rPr>
            </w:rPrChange>
          </w:rPr>
          <w:t>) {</w:t>
        </w:r>
        <w:r w:rsidR="00A27DD9" w:rsidRPr="003F6A95">
          <w:rPr>
            <w:rFonts w:ascii="Menlo" w:hAnsi="Menlo" w:cs="Menlo"/>
            <w:sz w:val="18"/>
            <w:szCs w:val="18"/>
            <w:rPrChange w:id="443" w:author="Willian" w:date="2016-11-28T23:46:00Z">
              <w:rPr>
                <w:rFonts w:ascii="Menlo" w:hAnsi="Menlo" w:cs="Menlo"/>
                <w:b/>
                <w:sz w:val="18"/>
                <w:szCs w:val="18"/>
              </w:rPr>
            </w:rPrChange>
          </w:rPr>
          <w:t xml:space="preserve"> </w:t>
        </w:r>
      </w:ins>
      <w:ins w:id="444" w:author="Willian" w:date="2016-11-27T17:03:00Z">
        <w:r w:rsidRPr="003F6A95">
          <w:rPr>
            <w:rFonts w:ascii="Menlo" w:hAnsi="Menlo" w:cs="Menlo"/>
            <w:sz w:val="18"/>
            <w:szCs w:val="18"/>
            <w:rPrChange w:id="445" w:author="Willian" w:date="2016-11-28T23:46:00Z">
              <w:rPr>
                <w:rFonts w:ascii="Menlo" w:hAnsi="Menlo" w:cs="Menlo"/>
                <w:b/>
                <w:sz w:val="28"/>
                <w:szCs w:val="28"/>
              </w:rPr>
            </w:rPrChange>
          </w:rPr>
          <w:t>(</w:t>
        </w:r>
        <w:r w:rsidRPr="003F6A95">
          <w:rPr>
            <w:rFonts w:ascii="Menlo" w:hAnsi="Menlo" w:cs="Menlo"/>
            <w:color w:val="AA0D91"/>
            <w:sz w:val="18"/>
            <w:szCs w:val="18"/>
            <w:rPrChange w:id="446" w:author="Willian" w:date="2016-11-28T23:46:00Z">
              <w:rPr>
                <w:rFonts w:ascii="Menlo" w:hAnsi="Menlo" w:cs="Menlo"/>
                <w:b/>
                <w:color w:val="AA0D91"/>
                <w:sz w:val="28"/>
                <w:szCs w:val="28"/>
              </w:rPr>
            </w:rPrChange>
          </w:rPr>
          <w:t>_</w:t>
        </w:r>
        <w:r w:rsidRPr="003F6A95">
          <w:rPr>
            <w:rFonts w:ascii="Menlo" w:hAnsi="Menlo" w:cs="Menlo"/>
            <w:sz w:val="18"/>
            <w:szCs w:val="18"/>
            <w:rPrChange w:id="447" w:author="Willian" w:date="2016-11-28T23:46:00Z">
              <w:rPr>
                <w:rFonts w:ascii="Menlo" w:hAnsi="Menlo" w:cs="Menlo"/>
                <w:b/>
                <w:sz w:val="28"/>
                <w:szCs w:val="28"/>
              </w:rPr>
            </w:rPrChange>
          </w:rPr>
          <w:t xml:space="preserve">, </w:t>
        </w:r>
        <w:proofErr w:type="spellStart"/>
        <w:r w:rsidRPr="003F6A95">
          <w:rPr>
            <w:rFonts w:ascii="Menlo" w:hAnsi="Menlo" w:cs="Menlo"/>
            <w:sz w:val="18"/>
            <w:szCs w:val="18"/>
            <w:rPrChange w:id="448" w:author="Willian" w:date="2016-11-28T23:46:00Z">
              <w:rPr>
                <w:rFonts w:ascii="Menlo" w:hAnsi="Menlo" w:cs="Menlo"/>
                <w:b/>
                <w:sz w:val="28"/>
                <w:szCs w:val="28"/>
              </w:rPr>
            </w:rPrChange>
          </w:rPr>
          <w:t>error</w:t>
        </w:r>
        <w:proofErr w:type="spellEnd"/>
        <w:r w:rsidRPr="003F6A95">
          <w:rPr>
            <w:rFonts w:ascii="Menlo" w:hAnsi="Menlo" w:cs="Menlo"/>
            <w:sz w:val="18"/>
            <w:szCs w:val="18"/>
            <w:rPrChange w:id="449" w:author="Willian" w:date="2016-11-28T23:46:00Z">
              <w:rPr>
                <w:rFonts w:ascii="Menlo" w:hAnsi="Menlo" w:cs="Menlo"/>
                <w:b/>
                <w:sz w:val="28"/>
                <w:szCs w:val="28"/>
              </w:rPr>
            </w:rPrChange>
          </w:rPr>
          <w:t xml:space="preserve">) </w:t>
        </w:r>
        <w:r w:rsidRPr="003F6A95">
          <w:rPr>
            <w:rFonts w:ascii="Menlo" w:hAnsi="Menlo" w:cs="Menlo"/>
            <w:color w:val="AA0D91"/>
            <w:sz w:val="18"/>
            <w:szCs w:val="18"/>
            <w:rPrChange w:id="450" w:author="Willian" w:date="2016-11-28T23:46:00Z">
              <w:rPr>
                <w:rFonts w:ascii="Menlo" w:hAnsi="Menlo" w:cs="Menlo"/>
                <w:b/>
                <w:color w:val="AA0D91"/>
                <w:sz w:val="28"/>
                <w:szCs w:val="28"/>
              </w:rPr>
            </w:rPrChange>
          </w:rPr>
          <w:t>in</w:t>
        </w:r>
      </w:ins>
    </w:p>
    <w:p w14:paraId="00E30D54" w14:textId="77777777" w:rsidR="00A27DD9" w:rsidRPr="003F6A95" w:rsidRDefault="00A27DD9" w:rsidP="003F6A95">
      <w:pPr>
        <w:spacing w:after="0"/>
        <w:ind w:left="1134"/>
        <w:rPr>
          <w:ins w:id="451" w:author="Willian" w:date="2016-11-27T17:08:00Z"/>
          <w:rFonts w:ascii="Menlo" w:hAnsi="Menlo" w:cs="Menlo"/>
          <w:sz w:val="18"/>
          <w:szCs w:val="18"/>
          <w:rPrChange w:id="452" w:author="Willian" w:date="2016-11-28T23:46:00Z">
            <w:rPr>
              <w:ins w:id="453" w:author="Willian" w:date="2016-11-27T17:08:00Z"/>
              <w:rFonts w:ascii="Menlo" w:hAnsi="Menlo" w:cs="Menlo"/>
              <w:sz w:val="18"/>
              <w:szCs w:val="18"/>
            </w:rPr>
          </w:rPrChange>
        </w:rPr>
        <w:pPrChange w:id="454" w:author="Willian" w:date="2016-11-28T23:47:00Z">
          <w:pPr>
            <w:widowControl w:val="0"/>
            <w:tabs>
              <w:tab w:val="left" w:pos="692"/>
            </w:tabs>
            <w:autoSpaceDE w:val="0"/>
            <w:autoSpaceDN w:val="0"/>
            <w:adjustRightInd w:val="0"/>
            <w:spacing w:after="0"/>
            <w:jc w:val="left"/>
          </w:pPr>
        </w:pPrChange>
      </w:pPr>
      <w:ins w:id="455" w:author="Willian" w:date="2016-11-27T17:07:00Z">
        <w:r w:rsidRPr="003F6A95">
          <w:rPr>
            <w:rFonts w:ascii="Menlo" w:hAnsi="Menlo" w:cs="Menlo"/>
            <w:sz w:val="18"/>
            <w:szCs w:val="18"/>
            <w:rPrChange w:id="456" w:author="Willian" w:date="2016-11-28T23:46:00Z">
              <w:rPr>
                <w:rFonts w:ascii="Menlo" w:hAnsi="Menlo" w:cs="Menlo"/>
                <w:b/>
                <w:sz w:val="18"/>
                <w:szCs w:val="18"/>
              </w:rPr>
            </w:rPrChange>
          </w:rPr>
          <w:t xml:space="preserve">    </w:t>
        </w:r>
      </w:ins>
      <w:proofErr w:type="spellStart"/>
      <w:proofErr w:type="gramStart"/>
      <w:ins w:id="457" w:author="Willian" w:date="2016-11-27T17:03:00Z">
        <w:r w:rsidR="00AF5D24" w:rsidRPr="003F6A95">
          <w:rPr>
            <w:rFonts w:ascii="Menlo" w:hAnsi="Menlo" w:cs="Menlo"/>
            <w:color w:val="AA0D91"/>
            <w:sz w:val="18"/>
            <w:szCs w:val="18"/>
            <w:rPrChange w:id="458" w:author="Willian" w:date="2016-11-28T23:46:00Z">
              <w:rPr>
                <w:rFonts w:ascii="Menlo" w:hAnsi="Menlo" w:cs="Menlo"/>
                <w:b/>
                <w:color w:val="AA0D91"/>
                <w:sz w:val="28"/>
                <w:szCs w:val="28"/>
              </w:rPr>
            </w:rPrChange>
          </w:rPr>
          <w:t>if</w:t>
        </w:r>
        <w:proofErr w:type="spellEnd"/>
        <w:proofErr w:type="gramEnd"/>
        <w:r w:rsidR="00AF5D24" w:rsidRPr="003F6A95">
          <w:rPr>
            <w:rFonts w:ascii="Menlo" w:hAnsi="Menlo" w:cs="Menlo"/>
            <w:sz w:val="18"/>
            <w:szCs w:val="18"/>
            <w:rPrChange w:id="459" w:author="Willian" w:date="2016-11-28T23:46:00Z">
              <w:rPr>
                <w:rFonts w:ascii="Menlo" w:hAnsi="Menlo" w:cs="Menlo"/>
                <w:b/>
                <w:sz w:val="28"/>
                <w:szCs w:val="28"/>
              </w:rPr>
            </w:rPrChange>
          </w:rPr>
          <w:t xml:space="preserve"> ((</w:t>
        </w:r>
        <w:proofErr w:type="spellStart"/>
        <w:r w:rsidR="00AF5D24" w:rsidRPr="003F6A95">
          <w:rPr>
            <w:rFonts w:ascii="Menlo" w:hAnsi="Menlo" w:cs="Menlo"/>
            <w:sz w:val="18"/>
            <w:szCs w:val="18"/>
            <w:rPrChange w:id="460" w:author="Willian" w:date="2016-11-28T23:46:00Z">
              <w:rPr>
                <w:rFonts w:ascii="Menlo" w:hAnsi="Menlo" w:cs="Menlo"/>
                <w:b/>
                <w:sz w:val="28"/>
                <w:szCs w:val="28"/>
              </w:rPr>
            </w:rPrChange>
          </w:rPr>
          <w:t>error</w:t>
        </w:r>
        <w:proofErr w:type="spellEnd"/>
        <w:r w:rsidR="00AF5D24" w:rsidRPr="003F6A95">
          <w:rPr>
            <w:rFonts w:ascii="Menlo" w:hAnsi="Menlo" w:cs="Menlo"/>
            <w:sz w:val="18"/>
            <w:szCs w:val="18"/>
            <w:rPrChange w:id="461" w:author="Willian" w:date="2016-11-28T23:46:00Z">
              <w:rPr>
                <w:rFonts w:ascii="Menlo" w:hAnsi="Menlo" w:cs="Menlo"/>
                <w:b/>
                <w:sz w:val="28"/>
                <w:szCs w:val="28"/>
              </w:rPr>
            </w:rPrChange>
          </w:rPr>
          <w:t xml:space="preserve">) != </w:t>
        </w:r>
        <w:proofErr w:type="spellStart"/>
        <w:r w:rsidR="00AF5D24" w:rsidRPr="003F6A95">
          <w:rPr>
            <w:rFonts w:ascii="Menlo" w:hAnsi="Menlo" w:cs="Menlo"/>
            <w:color w:val="AA0D91"/>
            <w:sz w:val="18"/>
            <w:szCs w:val="18"/>
            <w:rPrChange w:id="462" w:author="Willian" w:date="2016-11-28T23:46:00Z">
              <w:rPr>
                <w:rFonts w:ascii="Menlo" w:hAnsi="Menlo" w:cs="Menlo"/>
                <w:b/>
                <w:color w:val="AA0D91"/>
                <w:sz w:val="28"/>
                <w:szCs w:val="28"/>
              </w:rPr>
            </w:rPrChange>
          </w:rPr>
          <w:t>nil</w:t>
        </w:r>
        <w:proofErr w:type="spellEnd"/>
        <w:r w:rsidR="00AF5D24" w:rsidRPr="003F6A95">
          <w:rPr>
            <w:rFonts w:ascii="Menlo" w:hAnsi="Menlo" w:cs="Menlo"/>
            <w:sz w:val="18"/>
            <w:szCs w:val="18"/>
            <w:rPrChange w:id="463" w:author="Willian" w:date="2016-11-28T23:46:00Z">
              <w:rPr>
                <w:rFonts w:ascii="Menlo" w:hAnsi="Menlo" w:cs="Menlo"/>
                <w:b/>
                <w:sz w:val="28"/>
                <w:szCs w:val="28"/>
              </w:rPr>
            </w:rPrChange>
          </w:rPr>
          <w:t>) {</w:t>
        </w:r>
      </w:ins>
    </w:p>
    <w:p w14:paraId="16B0C98D" w14:textId="3B10B0B2" w:rsidR="00AF5D24" w:rsidRPr="003F6A95" w:rsidRDefault="00A27DD9" w:rsidP="003F6A95">
      <w:pPr>
        <w:spacing w:after="0"/>
        <w:ind w:left="1134"/>
        <w:rPr>
          <w:ins w:id="464" w:author="Willian" w:date="2016-11-27T17:03:00Z"/>
          <w:rFonts w:ascii="Menlo" w:hAnsi="Menlo" w:cs="Menlo"/>
          <w:sz w:val="18"/>
          <w:szCs w:val="18"/>
          <w:rPrChange w:id="465" w:author="Willian" w:date="2016-11-28T23:46:00Z">
            <w:rPr>
              <w:ins w:id="466" w:author="Willian" w:date="2016-11-27T17:03:00Z"/>
              <w:rFonts w:ascii="Menlo" w:hAnsi="Menlo" w:cs="Menlo"/>
              <w:color w:val="007400"/>
              <w:sz w:val="28"/>
              <w:szCs w:val="28"/>
            </w:rPr>
          </w:rPrChange>
        </w:rPr>
        <w:pPrChange w:id="467" w:author="Willian" w:date="2016-11-28T23:47:00Z">
          <w:pPr>
            <w:widowControl w:val="0"/>
            <w:tabs>
              <w:tab w:val="left" w:pos="692"/>
            </w:tabs>
            <w:autoSpaceDE w:val="0"/>
            <w:autoSpaceDN w:val="0"/>
            <w:adjustRightInd w:val="0"/>
            <w:spacing w:after="0"/>
            <w:jc w:val="left"/>
          </w:pPr>
        </w:pPrChange>
      </w:pPr>
      <w:ins w:id="468" w:author="Willian" w:date="2016-11-27T17:08:00Z">
        <w:r w:rsidRPr="003F6A95">
          <w:rPr>
            <w:rFonts w:ascii="Menlo" w:hAnsi="Menlo" w:cs="Menlo"/>
            <w:sz w:val="18"/>
            <w:szCs w:val="18"/>
            <w:rPrChange w:id="469" w:author="Willian" w:date="2016-11-28T23:46:00Z">
              <w:rPr>
                <w:rFonts w:ascii="Menlo" w:hAnsi="Menlo" w:cs="Menlo"/>
                <w:b/>
                <w:sz w:val="18"/>
                <w:szCs w:val="18"/>
              </w:rPr>
            </w:rPrChange>
          </w:rPr>
          <w:t xml:space="preserve">        </w:t>
        </w:r>
      </w:ins>
      <w:ins w:id="470" w:author="Willian" w:date="2016-11-27T17:03:00Z">
        <w:r w:rsidR="00AF5D24" w:rsidRPr="003F6A95">
          <w:rPr>
            <w:rFonts w:ascii="Menlo" w:hAnsi="Menlo" w:cs="Menlo"/>
            <w:color w:val="007400"/>
            <w:sz w:val="18"/>
            <w:szCs w:val="18"/>
            <w:rPrChange w:id="471" w:author="Willian" w:date="2016-11-28T23:46:00Z">
              <w:rPr>
                <w:rFonts w:ascii="Menlo" w:hAnsi="Menlo" w:cs="Menlo"/>
                <w:b/>
                <w:color w:val="007400"/>
                <w:sz w:val="28"/>
                <w:szCs w:val="28"/>
              </w:rPr>
            </w:rPrChange>
          </w:rPr>
          <w:t>// ...</w:t>
        </w:r>
      </w:ins>
    </w:p>
    <w:p w14:paraId="1730F700" w14:textId="0A57744C" w:rsidR="00AF5D24" w:rsidRPr="003F6A95" w:rsidRDefault="00AF5D24" w:rsidP="003F6A95">
      <w:pPr>
        <w:spacing w:after="0"/>
        <w:ind w:left="1134"/>
        <w:rPr>
          <w:ins w:id="472" w:author="Willian" w:date="2016-11-27T17:03:00Z"/>
          <w:rFonts w:ascii="Menlo" w:hAnsi="Menlo" w:cs="Menlo"/>
          <w:sz w:val="18"/>
          <w:szCs w:val="18"/>
          <w:rPrChange w:id="473" w:author="Willian" w:date="2016-11-28T23:46:00Z">
            <w:rPr>
              <w:ins w:id="474" w:author="Willian" w:date="2016-11-27T17:03:00Z"/>
              <w:rFonts w:ascii="Menlo" w:hAnsi="Menlo" w:cs="Menlo"/>
              <w:sz w:val="28"/>
              <w:szCs w:val="28"/>
            </w:rPr>
          </w:rPrChange>
        </w:rPr>
        <w:pPrChange w:id="475" w:author="Willian" w:date="2016-11-28T23:47:00Z">
          <w:pPr>
            <w:widowControl w:val="0"/>
            <w:tabs>
              <w:tab w:val="left" w:pos="692"/>
            </w:tabs>
            <w:autoSpaceDE w:val="0"/>
            <w:autoSpaceDN w:val="0"/>
            <w:adjustRightInd w:val="0"/>
            <w:spacing w:after="0"/>
            <w:jc w:val="left"/>
          </w:pPr>
        </w:pPrChange>
      </w:pPr>
      <w:ins w:id="476" w:author="Willian" w:date="2016-11-27T17:03:00Z">
        <w:r w:rsidRPr="003F6A95">
          <w:rPr>
            <w:rFonts w:ascii="Menlo" w:hAnsi="Menlo" w:cs="Menlo"/>
            <w:sz w:val="18"/>
            <w:szCs w:val="18"/>
            <w:rPrChange w:id="477" w:author="Willian" w:date="2016-11-28T23:46:00Z">
              <w:rPr>
                <w:rFonts w:ascii="Menlo" w:hAnsi="Menlo" w:cs="Menlo"/>
                <w:b/>
                <w:sz w:val="28"/>
                <w:szCs w:val="28"/>
              </w:rPr>
            </w:rPrChange>
          </w:rPr>
          <w:t xml:space="preserve">    }</w:t>
        </w:r>
      </w:ins>
    </w:p>
    <w:p w14:paraId="7E4F7F1D" w14:textId="411E3173" w:rsidR="00EF76CF" w:rsidRPr="003F6A95" w:rsidRDefault="00AF5D24" w:rsidP="003F6A95">
      <w:pPr>
        <w:spacing w:after="0"/>
        <w:ind w:left="1134"/>
        <w:rPr>
          <w:ins w:id="478" w:author="Willian" w:date="2016-11-27T10:06:00Z"/>
          <w:rFonts w:ascii="Menlo" w:hAnsi="Menlo" w:cs="Menlo"/>
          <w:sz w:val="18"/>
          <w:szCs w:val="18"/>
          <w:rPrChange w:id="479" w:author="Willian" w:date="2016-11-28T23:46:00Z">
            <w:rPr>
              <w:ins w:id="480" w:author="Willian" w:date="2016-11-27T10:06:00Z"/>
            </w:rPr>
          </w:rPrChange>
        </w:rPr>
        <w:pPrChange w:id="481" w:author="Willian" w:date="2016-11-28T23:47:00Z">
          <w:pPr>
            <w:widowControl w:val="0"/>
            <w:numPr>
              <w:numId w:val="40"/>
            </w:numPr>
            <w:tabs>
              <w:tab w:val="left" w:pos="220"/>
              <w:tab w:val="left" w:pos="720"/>
            </w:tabs>
            <w:autoSpaceDE w:val="0"/>
            <w:autoSpaceDN w:val="0"/>
            <w:adjustRightInd w:val="0"/>
            <w:spacing w:after="0"/>
            <w:ind w:left="720" w:hanging="360"/>
            <w:jc w:val="left"/>
          </w:pPr>
        </w:pPrChange>
      </w:pPr>
      <w:ins w:id="482" w:author="Willian" w:date="2016-11-27T17:03:00Z">
        <w:r w:rsidRPr="003F6A95">
          <w:rPr>
            <w:rFonts w:ascii="Menlo" w:hAnsi="Menlo" w:cs="Menlo"/>
            <w:sz w:val="18"/>
            <w:szCs w:val="18"/>
            <w:rPrChange w:id="483" w:author="Willian" w:date="2016-11-28T23:46:00Z">
              <w:rPr>
                <w:rFonts w:ascii="Menlo" w:hAnsi="Menlo" w:cs="Menlo"/>
                <w:b/>
                <w:sz w:val="28"/>
                <w:szCs w:val="28"/>
              </w:rPr>
            </w:rPrChange>
          </w:rPr>
          <w:t>}</w:t>
        </w:r>
      </w:ins>
    </w:p>
    <w:p w14:paraId="4ACC6C74" w14:textId="77777777" w:rsidR="00EF76CF" w:rsidRPr="00552719" w:rsidRDefault="00EF76CF">
      <w:pPr>
        <w:pStyle w:val="PargrafodaLista"/>
        <w:numPr>
          <w:ilvl w:val="0"/>
          <w:numId w:val="44"/>
        </w:numPr>
        <w:rPr>
          <w:ins w:id="484" w:author="Willian" w:date="2016-11-27T10:06:00Z"/>
        </w:rPr>
        <w:pPrChange w:id="485" w:author="Willian" w:date="2016-11-27T10:11:00Z">
          <w:pPr>
            <w:widowControl w:val="0"/>
            <w:numPr>
              <w:numId w:val="40"/>
            </w:numPr>
            <w:tabs>
              <w:tab w:val="left" w:pos="220"/>
              <w:tab w:val="left" w:pos="720"/>
            </w:tabs>
            <w:autoSpaceDE w:val="0"/>
            <w:autoSpaceDN w:val="0"/>
            <w:adjustRightInd w:val="0"/>
            <w:spacing w:after="0"/>
            <w:ind w:left="720" w:hanging="360"/>
            <w:jc w:val="left"/>
          </w:pPr>
        </w:pPrChange>
      </w:pPr>
      <w:ins w:id="486" w:author="Willian" w:date="2016-11-27T10:06:00Z">
        <w:r w:rsidRPr="00552719">
          <w:rPr>
            <w:b/>
            <w:bCs/>
          </w:rPr>
          <w:t>Comece gratuitamente, expanda com facilidade:</w:t>
        </w:r>
        <w:r w:rsidRPr="00552719">
          <w:t xml:space="preserve"> A maioria dos recursos do </w:t>
        </w:r>
        <w:proofErr w:type="spellStart"/>
        <w:r w:rsidRPr="00552719">
          <w:t>Firebase</w:t>
        </w:r>
        <w:proofErr w:type="spellEnd"/>
        <w:r w:rsidRPr="00552719">
          <w:t xml:space="preserve"> é gratuita para sempre em qualquer escala. Nossos recursos pagos têm uma camada gratuita generosa e dois planos pagos para quando você começar a expandir seus negócios. Quando seu aplicativo ficar famoso, você não precisará se preocupar em expandir o código do seu servidor ou provisionar mais capacidade. O </w:t>
        </w:r>
        <w:proofErr w:type="spellStart"/>
        <w:r w:rsidRPr="00552719">
          <w:t>Firebase</w:t>
        </w:r>
        <w:proofErr w:type="spellEnd"/>
        <w:r w:rsidRPr="00552719">
          <w:t xml:space="preserve"> cuidará disso para você.</w:t>
        </w:r>
      </w:ins>
    </w:p>
    <w:p w14:paraId="1F696DCB" w14:textId="77777777" w:rsidR="00EF76CF" w:rsidRPr="00552719" w:rsidRDefault="00EF76CF">
      <w:pPr>
        <w:pStyle w:val="PargrafodaLista"/>
        <w:numPr>
          <w:ilvl w:val="0"/>
          <w:numId w:val="44"/>
        </w:numPr>
        <w:rPr>
          <w:ins w:id="487" w:author="Willian" w:date="2016-11-27T17:23:00Z"/>
        </w:rPr>
        <w:pPrChange w:id="488" w:author="Willian" w:date="2016-11-27T10:11:00Z">
          <w:pPr>
            <w:widowControl w:val="0"/>
            <w:numPr>
              <w:numId w:val="40"/>
            </w:numPr>
            <w:tabs>
              <w:tab w:val="left" w:pos="220"/>
              <w:tab w:val="left" w:pos="720"/>
            </w:tabs>
            <w:autoSpaceDE w:val="0"/>
            <w:autoSpaceDN w:val="0"/>
            <w:adjustRightInd w:val="0"/>
            <w:spacing w:after="0"/>
            <w:ind w:left="720" w:hanging="360"/>
            <w:jc w:val="left"/>
          </w:pPr>
        </w:pPrChange>
      </w:pPr>
      <w:ins w:id="489" w:author="Willian" w:date="2016-11-27T10:06:00Z">
        <w:r w:rsidRPr="00552719">
          <w:rPr>
            <w:b/>
            <w:bCs/>
          </w:rPr>
          <w:t>Receba suporte gratuitamente:</w:t>
        </w:r>
        <w:r w:rsidRPr="00552719">
          <w:t xml:space="preserve"> Oferecemos suporte gratuito por e-mail a cada desenvolvedor, e a equipe do </w:t>
        </w:r>
        <w:proofErr w:type="spellStart"/>
        <w:r w:rsidRPr="00552719">
          <w:t>Firebase</w:t>
        </w:r>
        <w:proofErr w:type="spellEnd"/>
        <w:r w:rsidRPr="00552719">
          <w:t xml:space="preserve"> e os especialistas do Google </w:t>
        </w:r>
        <w:proofErr w:type="spellStart"/>
        <w:r w:rsidRPr="00552719">
          <w:t>Developer</w:t>
        </w:r>
        <w:proofErr w:type="spellEnd"/>
        <w:r w:rsidRPr="00552719">
          <w:t xml:space="preserve"> são ativos em comunidades on-line como o </w:t>
        </w:r>
        <w:proofErr w:type="spellStart"/>
        <w:r w:rsidRPr="00552719">
          <w:t>Stack</w:t>
        </w:r>
        <w:proofErr w:type="spellEnd"/>
        <w:r w:rsidRPr="00552719">
          <w:t xml:space="preserve"> Overflow e o GitHub. Estamos aqui para ajudar.</w:t>
        </w:r>
      </w:ins>
    </w:p>
    <w:p w14:paraId="2448556A" w14:textId="62CAD011" w:rsidR="00B41124" w:rsidRPr="00552719" w:rsidRDefault="00B41124" w:rsidP="007627AB">
      <w:pPr>
        <w:rPr>
          <w:ins w:id="490" w:author="Willian" w:date="2016-11-27T11:23:00Z"/>
          <w:rPrChange w:id="491" w:author="Willian" w:date="2016-11-28T20:45:00Z">
            <w:rPr>
              <w:ins w:id="492" w:author="Willian" w:date="2016-11-27T11:23:00Z"/>
            </w:rPr>
          </w:rPrChange>
        </w:rPr>
        <w:pPrChange w:id="493" w:author="Willian" w:date="2016-11-28T21:05:00Z">
          <w:pPr>
            <w:widowControl w:val="0"/>
            <w:numPr>
              <w:numId w:val="40"/>
            </w:numPr>
            <w:tabs>
              <w:tab w:val="left" w:pos="220"/>
              <w:tab w:val="left" w:pos="720"/>
            </w:tabs>
            <w:autoSpaceDE w:val="0"/>
            <w:autoSpaceDN w:val="0"/>
            <w:adjustRightInd w:val="0"/>
            <w:spacing w:after="0"/>
            <w:ind w:left="720" w:hanging="360"/>
            <w:jc w:val="left"/>
          </w:pPr>
        </w:pPrChange>
      </w:pPr>
      <w:ins w:id="494" w:author="Willian" w:date="2016-11-27T17:23:00Z">
        <w:r w:rsidRPr="00552719">
          <w:rPr>
            <w:rPrChange w:id="495" w:author="Willian" w:date="2016-11-28T20:45:00Z">
              <w:rPr>
                <w:b/>
              </w:rPr>
            </w:rPrChange>
          </w:rPr>
          <w:t xml:space="preserve">Nós iremos estudar duas ferramentas em específico para aplicar em nosso projeto: o </w:t>
        </w:r>
        <w:proofErr w:type="spellStart"/>
        <w:r w:rsidRPr="00552719">
          <w:rPr>
            <w:rPrChange w:id="496" w:author="Willian" w:date="2016-11-28T20:45:00Z">
              <w:rPr>
                <w:b/>
              </w:rPr>
            </w:rPrChange>
          </w:rPr>
          <w:t>Firebase</w:t>
        </w:r>
        <w:proofErr w:type="spellEnd"/>
        <w:r w:rsidRPr="00552719">
          <w:rPr>
            <w:rPrChange w:id="497" w:author="Willian" w:date="2016-11-28T20:45:00Z">
              <w:rPr>
                <w:b/>
              </w:rPr>
            </w:rPrChange>
          </w:rPr>
          <w:t xml:space="preserve"> </w:t>
        </w:r>
        <w:proofErr w:type="spellStart"/>
        <w:r w:rsidRPr="00552719">
          <w:rPr>
            <w:rPrChange w:id="498" w:author="Willian" w:date="2016-11-28T20:45:00Z">
              <w:rPr>
                <w:b/>
              </w:rPr>
            </w:rPrChange>
          </w:rPr>
          <w:t>Authentication</w:t>
        </w:r>
        <w:proofErr w:type="spellEnd"/>
        <w:r w:rsidRPr="00552719">
          <w:rPr>
            <w:rPrChange w:id="499" w:author="Willian" w:date="2016-11-28T20:45:00Z">
              <w:rPr>
                <w:b/>
              </w:rPr>
            </w:rPrChange>
          </w:rPr>
          <w:t xml:space="preserve"> e o </w:t>
        </w:r>
        <w:proofErr w:type="spellStart"/>
        <w:r w:rsidRPr="00552719">
          <w:rPr>
            <w:rPrChange w:id="500" w:author="Willian" w:date="2016-11-28T20:45:00Z">
              <w:rPr>
                <w:b/>
              </w:rPr>
            </w:rPrChange>
          </w:rPr>
          <w:t>Firebase</w:t>
        </w:r>
        <w:proofErr w:type="spellEnd"/>
        <w:r w:rsidRPr="00552719">
          <w:rPr>
            <w:rPrChange w:id="501" w:author="Willian" w:date="2016-11-28T20:45:00Z">
              <w:rPr>
                <w:b/>
              </w:rPr>
            </w:rPrChange>
          </w:rPr>
          <w:t xml:space="preserve"> </w:t>
        </w:r>
        <w:proofErr w:type="spellStart"/>
        <w:r w:rsidRPr="00552719">
          <w:rPr>
            <w:rPrChange w:id="502" w:author="Willian" w:date="2016-11-28T20:45:00Z">
              <w:rPr>
                <w:b/>
              </w:rPr>
            </w:rPrChange>
          </w:rPr>
          <w:t>Database</w:t>
        </w:r>
      </w:ins>
      <w:proofErr w:type="spellEnd"/>
      <w:ins w:id="503" w:author="Willian" w:date="2016-11-27T17:25:00Z">
        <w:r w:rsidR="00C1792C" w:rsidRPr="00552719">
          <w:rPr>
            <w:rPrChange w:id="504" w:author="Willian" w:date="2016-11-28T20:45:00Z">
              <w:rPr>
                <w:b/>
              </w:rPr>
            </w:rPrChange>
          </w:rPr>
          <w:t>.</w:t>
        </w:r>
      </w:ins>
    </w:p>
    <w:p w14:paraId="2AA5BB72" w14:textId="77777777" w:rsidR="00EF76CF" w:rsidRPr="00552719" w:rsidRDefault="00EF76CF">
      <w:pPr>
        <w:pStyle w:val="Ttulo2"/>
        <w:rPr>
          <w:ins w:id="505" w:author="Willian" w:date="2016-11-27T17:28:00Z"/>
          <w:rPrChange w:id="506" w:author="Willian" w:date="2016-11-28T20:45:00Z">
            <w:rPr>
              <w:ins w:id="507" w:author="Willian" w:date="2016-11-27T17:28:00Z"/>
            </w:rPr>
          </w:rPrChange>
        </w:rPr>
        <w:pPrChange w:id="508" w:author="Willian" w:date="2016-11-27T10:07:00Z">
          <w:pPr>
            <w:widowControl w:val="0"/>
            <w:autoSpaceDE w:val="0"/>
            <w:autoSpaceDN w:val="0"/>
            <w:adjustRightInd w:val="0"/>
            <w:spacing w:after="0"/>
            <w:jc w:val="left"/>
          </w:pPr>
        </w:pPrChange>
      </w:pPr>
      <w:proofErr w:type="spellStart"/>
      <w:ins w:id="509" w:author="Willian" w:date="2016-11-27T10:06:00Z">
        <w:r w:rsidRPr="00552719">
          <w:rPr>
            <w:rPrChange w:id="510" w:author="Willian" w:date="2016-11-28T20:45:00Z">
              <w:rPr/>
            </w:rPrChange>
          </w:rPr>
          <w:t>Firebase</w:t>
        </w:r>
        <w:proofErr w:type="spellEnd"/>
        <w:r w:rsidRPr="00552719">
          <w:rPr>
            <w:rPrChange w:id="511" w:author="Willian" w:date="2016-11-28T20:45:00Z">
              <w:rPr/>
            </w:rPrChange>
          </w:rPr>
          <w:t xml:space="preserve"> </w:t>
        </w:r>
        <w:proofErr w:type="spellStart"/>
        <w:r w:rsidRPr="00552719">
          <w:rPr>
            <w:rPrChange w:id="512" w:author="Willian" w:date="2016-11-28T20:45:00Z">
              <w:rPr/>
            </w:rPrChange>
          </w:rPr>
          <w:t>Database</w:t>
        </w:r>
      </w:ins>
      <w:proofErr w:type="spellEnd"/>
    </w:p>
    <w:p w14:paraId="1927A108" w14:textId="18602317" w:rsidR="00636B93" w:rsidRPr="00552719" w:rsidRDefault="00636B93" w:rsidP="007627AB">
      <w:pPr>
        <w:rPr>
          <w:ins w:id="513" w:author="Willian" w:date="2016-11-27T17:29:00Z"/>
          <w:rPrChange w:id="514" w:author="Willian" w:date="2016-11-28T20:45:00Z">
            <w:rPr>
              <w:ins w:id="515" w:author="Willian" w:date="2016-11-27T17:29:00Z"/>
            </w:rPr>
          </w:rPrChange>
        </w:rPr>
        <w:pPrChange w:id="516" w:author="Willian" w:date="2016-11-28T21:05:00Z">
          <w:pPr/>
        </w:pPrChange>
      </w:pPr>
      <w:ins w:id="517" w:author="Willian" w:date="2016-11-27T17:29:00Z">
        <w:r w:rsidRPr="00552719">
          <w:rPr>
            <w:rPrChange w:id="518" w:author="Willian" w:date="2016-11-28T20:45:00Z">
              <w:rPr>
                <w:b/>
              </w:rPr>
            </w:rPrChange>
          </w:rPr>
          <w:t xml:space="preserve">Armazene e sincronize dados com o banco de dados na nuvem </w:t>
        </w:r>
        <w:proofErr w:type="spellStart"/>
        <w:r w:rsidRPr="00552719">
          <w:rPr>
            <w:rPrChange w:id="519" w:author="Willian" w:date="2016-11-28T20:45:00Z">
              <w:rPr>
                <w:b/>
              </w:rPr>
            </w:rPrChange>
          </w:rPr>
          <w:t>NoSQL</w:t>
        </w:r>
        <w:proofErr w:type="spellEnd"/>
        <w:r w:rsidRPr="00552719">
          <w:rPr>
            <w:rPrChange w:id="520" w:author="Willian" w:date="2016-11-28T20:45:00Z">
              <w:rPr>
                <w:b/>
              </w:rPr>
            </w:rPrChange>
          </w:rPr>
          <w:t xml:space="preserve"> (não relacional). Os dados são sincronizados com todos os clientes conectados em tempo real e permanecem disponíveis quando seu aplicativo é desconectado.</w:t>
        </w:r>
      </w:ins>
    </w:p>
    <w:p w14:paraId="08D2DF29" w14:textId="205969E7" w:rsidR="00636B93" w:rsidRPr="00552719" w:rsidRDefault="00636B93" w:rsidP="007627AB">
      <w:pPr>
        <w:rPr>
          <w:ins w:id="521" w:author="Willian" w:date="2016-11-27T17:30:00Z"/>
          <w:rPrChange w:id="522" w:author="Willian" w:date="2016-11-28T20:45:00Z">
            <w:rPr>
              <w:ins w:id="523" w:author="Willian" w:date="2016-11-27T17:30:00Z"/>
            </w:rPr>
          </w:rPrChange>
        </w:rPr>
        <w:pPrChange w:id="524" w:author="Willian" w:date="2016-11-28T21:05:00Z">
          <w:pPr>
            <w:widowControl w:val="0"/>
            <w:autoSpaceDE w:val="0"/>
            <w:autoSpaceDN w:val="0"/>
            <w:adjustRightInd w:val="0"/>
            <w:spacing w:after="0"/>
            <w:jc w:val="left"/>
          </w:pPr>
        </w:pPrChange>
      </w:pPr>
      <w:ins w:id="525" w:author="Willian" w:date="2016-11-27T17:29:00Z">
        <w:r w:rsidRPr="00552719">
          <w:rPr>
            <w:rPrChange w:id="526" w:author="Willian" w:date="2016-11-28T20:45:00Z">
              <w:rPr>
                <w:b/>
              </w:rPr>
            </w:rPrChange>
          </w:rPr>
          <w:lastRenderedPageBreak/>
          <w:t xml:space="preserve">O </w:t>
        </w:r>
        <w:proofErr w:type="spellStart"/>
        <w:r w:rsidRPr="00552719">
          <w:rPr>
            <w:rPrChange w:id="527" w:author="Willian" w:date="2016-11-28T20:45:00Z">
              <w:rPr>
                <w:b/>
              </w:rPr>
            </w:rPrChange>
          </w:rPr>
          <w:t>Firebase</w:t>
        </w:r>
        <w:proofErr w:type="spellEnd"/>
        <w:r w:rsidRPr="00552719">
          <w:rPr>
            <w:rPrChange w:id="528" w:author="Willian" w:date="2016-11-28T20:45:00Z">
              <w:rPr>
                <w:b/>
              </w:rPr>
            </w:rPrChange>
          </w:rPr>
          <w:t xml:space="preserve"> </w:t>
        </w:r>
        <w:proofErr w:type="spellStart"/>
        <w:r w:rsidRPr="00552719">
          <w:rPr>
            <w:rPrChange w:id="529" w:author="Willian" w:date="2016-11-28T20:45:00Z">
              <w:rPr>
                <w:b/>
              </w:rPr>
            </w:rPrChange>
          </w:rPr>
          <w:t>Realtime</w:t>
        </w:r>
        <w:proofErr w:type="spellEnd"/>
        <w:r w:rsidRPr="00552719">
          <w:rPr>
            <w:rPrChange w:id="530" w:author="Willian" w:date="2016-11-28T20:45:00Z">
              <w:rPr>
                <w:b/>
              </w:rPr>
            </w:rPrChange>
          </w:rPr>
          <w:t xml:space="preserve"> </w:t>
        </w:r>
        <w:proofErr w:type="spellStart"/>
        <w:r w:rsidRPr="00552719">
          <w:rPr>
            <w:rPrChange w:id="531" w:author="Willian" w:date="2016-11-28T20:45:00Z">
              <w:rPr>
                <w:b/>
              </w:rPr>
            </w:rPrChange>
          </w:rPr>
          <w:t>Database</w:t>
        </w:r>
        <w:proofErr w:type="spellEnd"/>
        <w:r w:rsidRPr="00552719">
          <w:rPr>
            <w:rPrChange w:id="532" w:author="Willian" w:date="2016-11-28T20:45:00Z">
              <w:rPr>
                <w:b/>
              </w:rPr>
            </w:rPrChange>
          </w:rPr>
          <w:t xml:space="preserve"> é um banco de dados hospedado na nuvem. Os dados são armazenados como JSON e sincronizados em tempo real com todos os clientes conectados. Quando você cria aplicativos </w:t>
        </w:r>
        <w:proofErr w:type="spellStart"/>
        <w:r w:rsidRPr="00552719">
          <w:rPr>
            <w:rPrChange w:id="533" w:author="Willian" w:date="2016-11-28T20:45:00Z">
              <w:rPr>
                <w:b/>
              </w:rPr>
            </w:rPrChange>
          </w:rPr>
          <w:t>multiplataforma</w:t>
        </w:r>
        <w:proofErr w:type="spellEnd"/>
        <w:r w:rsidRPr="00552719">
          <w:rPr>
            <w:rPrChange w:id="534" w:author="Willian" w:date="2016-11-28T20:45:00Z">
              <w:rPr>
                <w:b/>
              </w:rPr>
            </w:rPrChange>
          </w:rPr>
          <w:t xml:space="preserve"> com nossos </w:t>
        </w:r>
        <w:proofErr w:type="spellStart"/>
        <w:r w:rsidRPr="00552719">
          <w:rPr>
            <w:rPrChange w:id="535" w:author="Willian" w:date="2016-11-28T20:45:00Z">
              <w:rPr>
                <w:b/>
              </w:rPr>
            </w:rPrChange>
          </w:rPr>
          <w:t>SDKs</w:t>
        </w:r>
        <w:proofErr w:type="spellEnd"/>
        <w:r w:rsidRPr="00552719">
          <w:rPr>
            <w:rPrChange w:id="536" w:author="Willian" w:date="2016-11-28T20:45:00Z">
              <w:rPr>
                <w:b/>
              </w:rPr>
            </w:rPrChange>
          </w:rPr>
          <w:t xml:space="preserve"> para iOS, Android e </w:t>
        </w:r>
        <w:proofErr w:type="spellStart"/>
        <w:r w:rsidRPr="00552719">
          <w:rPr>
            <w:rPrChange w:id="537" w:author="Willian" w:date="2016-11-28T20:45:00Z">
              <w:rPr>
                <w:b/>
              </w:rPr>
            </w:rPrChange>
          </w:rPr>
          <w:t>JavaScript</w:t>
        </w:r>
        <w:proofErr w:type="spellEnd"/>
        <w:r w:rsidRPr="00552719">
          <w:rPr>
            <w:rPrChange w:id="538" w:author="Willian" w:date="2016-11-28T20:45:00Z">
              <w:rPr>
                <w:b/>
              </w:rPr>
            </w:rPrChange>
          </w:rPr>
          <w:t xml:space="preserve">, todos os seus clientes compartilham uma instância de </w:t>
        </w:r>
        <w:proofErr w:type="spellStart"/>
        <w:r w:rsidRPr="00552719">
          <w:rPr>
            <w:rPrChange w:id="539" w:author="Willian" w:date="2016-11-28T20:45:00Z">
              <w:rPr>
                <w:b/>
              </w:rPr>
            </w:rPrChange>
          </w:rPr>
          <w:t>Realtime</w:t>
        </w:r>
        <w:proofErr w:type="spellEnd"/>
        <w:r w:rsidRPr="00552719">
          <w:rPr>
            <w:rPrChange w:id="540" w:author="Willian" w:date="2016-11-28T20:45:00Z">
              <w:rPr>
                <w:b/>
              </w:rPr>
            </w:rPrChange>
          </w:rPr>
          <w:t xml:space="preserve"> </w:t>
        </w:r>
        <w:proofErr w:type="spellStart"/>
        <w:r w:rsidRPr="00552719">
          <w:rPr>
            <w:rPrChange w:id="541" w:author="Willian" w:date="2016-11-28T20:45:00Z">
              <w:rPr>
                <w:b/>
              </w:rPr>
            </w:rPrChange>
          </w:rPr>
          <w:t>Database</w:t>
        </w:r>
        <w:proofErr w:type="spellEnd"/>
        <w:r w:rsidRPr="00552719">
          <w:rPr>
            <w:rPrChange w:id="542" w:author="Willian" w:date="2016-11-28T20:45:00Z">
              <w:rPr>
                <w:b/>
              </w:rPr>
            </w:rPrChange>
          </w:rPr>
          <w:t xml:space="preserve"> e automaticamente recebem atualizações com os dados mais recentes.</w:t>
        </w:r>
      </w:ins>
    </w:p>
    <w:p w14:paraId="6AC9F49B" w14:textId="4CF3BA8F" w:rsidR="003727AE" w:rsidRPr="00552719" w:rsidRDefault="003727AE">
      <w:pPr>
        <w:pStyle w:val="Ttulo3"/>
        <w:rPr>
          <w:ins w:id="543" w:author="Willian" w:date="2016-11-27T17:30:00Z"/>
          <w:rPrChange w:id="544" w:author="Willian" w:date="2016-11-28T20:45:00Z">
            <w:rPr>
              <w:ins w:id="545" w:author="Willian" w:date="2016-11-27T17:30:00Z"/>
            </w:rPr>
          </w:rPrChange>
        </w:rPr>
        <w:pPrChange w:id="546" w:author="Willian" w:date="2016-11-27T17:30:00Z">
          <w:pPr>
            <w:widowControl w:val="0"/>
            <w:autoSpaceDE w:val="0"/>
            <w:autoSpaceDN w:val="0"/>
            <w:adjustRightInd w:val="0"/>
            <w:spacing w:after="0"/>
            <w:jc w:val="left"/>
          </w:pPr>
        </w:pPrChange>
      </w:pPr>
      <w:ins w:id="547" w:author="Willian" w:date="2016-11-27T17:30:00Z">
        <w:r w:rsidRPr="00552719">
          <w:rPr>
            <w:rPrChange w:id="548" w:author="Willian" w:date="2016-11-28T20:45:00Z">
              <w:rPr/>
            </w:rPrChange>
          </w:rPr>
          <w:t>Principais funcionalidades</w:t>
        </w:r>
      </w:ins>
    </w:p>
    <w:p w14:paraId="4B9EB2C3" w14:textId="08E95B48" w:rsidR="003727AE" w:rsidRPr="00552719" w:rsidRDefault="003727AE">
      <w:pPr>
        <w:pStyle w:val="PargrafodaLista"/>
        <w:numPr>
          <w:ilvl w:val="0"/>
          <w:numId w:val="48"/>
        </w:numPr>
        <w:rPr>
          <w:ins w:id="549" w:author="Willian" w:date="2016-11-27T17:31:00Z"/>
        </w:rPr>
        <w:pPrChange w:id="550" w:author="Willian" w:date="2016-11-27T17:34:00Z">
          <w:pPr/>
        </w:pPrChange>
      </w:pPr>
      <w:ins w:id="551" w:author="Willian" w:date="2016-11-27T17:31:00Z">
        <w:r w:rsidRPr="00552719">
          <w:rPr>
            <w:b/>
            <w:rPrChange w:id="552" w:author="Willian" w:date="2016-11-28T20:45:00Z">
              <w:rPr/>
            </w:rPrChange>
          </w:rPr>
          <w:t>Tempo real:</w:t>
        </w:r>
        <w:r w:rsidRPr="00552719">
          <w:t xml:space="preserve"> Em vez de solicitações HTTP típicas, o </w:t>
        </w:r>
        <w:proofErr w:type="spellStart"/>
        <w:r w:rsidRPr="00552719">
          <w:t>Firebase</w:t>
        </w:r>
        <w:proofErr w:type="spellEnd"/>
        <w:r w:rsidRPr="00552719">
          <w:t xml:space="preserve"> </w:t>
        </w:r>
        <w:proofErr w:type="spellStart"/>
        <w:r w:rsidRPr="00552719">
          <w:t>Realtime</w:t>
        </w:r>
        <w:proofErr w:type="spellEnd"/>
        <w:r w:rsidRPr="00552719">
          <w:t xml:space="preserve"> </w:t>
        </w:r>
        <w:proofErr w:type="spellStart"/>
        <w:r w:rsidRPr="00552719">
          <w:t>Database</w:t>
        </w:r>
        <w:proofErr w:type="spellEnd"/>
        <w:r w:rsidRPr="00552719">
          <w:t xml:space="preserve"> usa a sincronização de dados, onde sempre que os dados são alterados, qualquer dispositivo conectado </w:t>
        </w:r>
      </w:ins>
      <w:ins w:id="553" w:author="Willian" w:date="2016-11-27T17:32:00Z">
        <w:r w:rsidRPr="00552719">
          <w:t>receberá</w:t>
        </w:r>
      </w:ins>
      <w:ins w:id="554" w:author="Willian" w:date="2016-11-27T17:31:00Z">
        <w:r w:rsidRPr="00552719">
          <w:t xml:space="preserve"> esta atualização em milissegundos. </w:t>
        </w:r>
      </w:ins>
      <w:ins w:id="555" w:author="Willian" w:date="2016-11-27T17:33:00Z">
        <w:r w:rsidRPr="00552719">
          <w:t>Ele fornece</w:t>
        </w:r>
      </w:ins>
      <w:ins w:id="556" w:author="Willian" w:date="2016-11-27T17:31:00Z">
        <w:r w:rsidRPr="00552719">
          <w:t xml:space="preserve"> experiências colaborativas e imersivas sem pensar em códigos de rede.</w:t>
        </w:r>
      </w:ins>
    </w:p>
    <w:p w14:paraId="223CB078" w14:textId="7B5F8775" w:rsidR="003727AE" w:rsidRPr="00552719" w:rsidRDefault="003727AE">
      <w:pPr>
        <w:pStyle w:val="PargrafodaLista"/>
        <w:numPr>
          <w:ilvl w:val="0"/>
          <w:numId w:val="48"/>
        </w:numPr>
        <w:rPr>
          <w:ins w:id="557" w:author="Willian" w:date="2016-11-27T17:31:00Z"/>
        </w:rPr>
        <w:pPrChange w:id="558" w:author="Willian" w:date="2016-11-27T17:34:00Z">
          <w:pPr/>
        </w:pPrChange>
      </w:pPr>
      <w:ins w:id="559" w:author="Willian" w:date="2016-11-27T17:31:00Z">
        <w:r w:rsidRPr="00552719">
          <w:rPr>
            <w:b/>
            <w:rPrChange w:id="560" w:author="Willian" w:date="2016-11-28T20:45:00Z">
              <w:rPr/>
            </w:rPrChange>
          </w:rPr>
          <w:t>Off-line:</w:t>
        </w:r>
        <w:r w:rsidRPr="00552719">
          <w:t xml:space="preserve"> Aplicativos do </w:t>
        </w:r>
        <w:proofErr w:type="spellStart"/>
        <w:r w:rsidRPr="00552719">
          <w:t>Firebase</w:t>
        </w:r>
        <w:proofErr w:type="spellEnd"/>
        <w:r w:rsidRPr="00552719">
          <w:t xml:space="preserve"> permanecem responsivos mesmo off-line, pois o </w:t>
        </w:r>
        <w:proofErr w:type="spellStart"/>
        <w:r w:rsidRPr="00552719">
          <w:t>Firebase</w:t>
        </w:r>
        <w:proofErr w:type="spellEnd"/>
        <w:r w:rsidRPr="00552719">
          <w:t xml:space="preserve"> </w:t>
        </w:r>
        <w:proofErr w:type="spellStart"/>
        <w:r w:rsidRPr="00552719">
          <w:t>Realtime</w:t>
        </w:r>
        <w:proofErr w:type="spellEnd"/>
        <w:r w:rsidRPr="00552719">
          <w:t xml:space="preserve"> </w:t>
        </w:r>
        <w:proofErr w:type="spellStart"/>
        <w:r w:rsidRPr="00552719">
          <w:t>Database</w:t>
        </w:r>
        <w:proofErr w:type="spellEnd"/>
        <w:r w:rsidRPr="00552719">
          <w:t xml:space="preserve"> SDK mantém seus dados </w:t>
        </w:r>
      </w:ins>
      <w:ins w:id="561" w:author="Willian" w:date="2016-11-27T17:33:00Z">
        <w:r w:rsidRPr="00552719">
          <w:t xml:space="preserve">em cache </w:t>
        </w:r>
      </w:ins>
      <w:ins w:id="562" w:author="Willian" w:date="2016-11-27T17:31:00Z">
        <w:r w:rsidRPr="00552719">
          <w:t>no disco. Quando a conectividade é restabelecida, o cliente recebe as alterações perdidas, sincronizando-se ao estado atual do servidor.</w:t>
        </w:r>
      </w:ins>
    </w:p>
    <w:p w14:paraId="34B633F3" w14:textId="1C9107B1" w:rsidR="003727AE" w:rsidRPr="00552719" w:rsidRDefault="003727AE">
      <w:pPr>
        <w:pStyle w:val="PargrafodaLista"/>
        <w:numPr>
          <w:ilvl w:val="0"/>
          <w:numId w:val="48"/>
        </w:numPr>
        <w:rPr>
          <w:ins w:id="563" w:author="Willian" w:date="2016-11-27T17:31:00Z"/>
        </w:rPr>
        <w:pPrChange w:id="564" w:author="Willian" w:date="2016-11-27T17:34:00Z">
          <w:pPr>
            <w:widowControl w:val="0"/>
            <w:autoSpaceDE w:val="0"/>
            <w:autoSpaceDN w:val="0"/>
            <w:adjustRightInd w:val="0"/>
            <w:spacing w:after="0"/>
            <w:jc w:val="left"/>
          </w:pPr>
        </w:pPrChange>
      </w:pPr>
      <w:ins w:id="565" w:author="Willian" w:date="2016-11-27T17:31:00Z">
        <w:r w:rsidRPr="00552719">
          <w:rPr>
            <w:b/>
            <w:rPrChange w:id="566" w:author="Willian" w:date="2016-11-28T20:45:00Z">
              <w:rPr/>
            </w:rPrChange>
          </w:rPr>
          <w:t xml:space="preserve">Acessível </w:t>
        </w:r>
      </w:ins>
      <w:ins w:id="567" w:author="Willian" w:date="2016-11-27T17:34:00Z">
        <w:r w:rsidRPr="00552719">
          <w:rPr>
            <w:b/>
          </w:rPr>
          <w:t>a todos</w:t>
        </w:r>
      </w:ins>
      <w:ins w:id="568" w:author="Willian" w:date="2016-11-27T17:31:00Z">
        <w:r w:rsidRPr="00552719">
          <w:rPr>
            <w:b/>
            <w:rPrChange w:id="569" w:author="Willian" w:date="2016-11-28T20:45:00Z">
              <w:rPr/>
            </w:rPrChange>
          </w:rPr>
          <w:t xml:space="preserve"> dispositivos clientes:</w:t>
        </w:r>
        <w:r w:rsidRPr="00552719">
          <w:t xml:space="preserve"> O </w:t>
        </w:r>
        <w:proofErr w:type="spellStart"/>
        <w:r w:rsidRPr="00552719">
          <w:t>Firebase</w:t>
        </w:r>
        <w:proofErr w:type="spellEnd"/>
        <w:r w:rsidRPr="00552719">
          <w:t xml:space="preserve"> </w:t>
        </w:r>
        <w:proofErr w:type="spellStart"/>
        <w:r w:rsidRPr="00552719">
          <w:t>Realtime</w:t>
        </w:r>
        <w:proofErr w:type="spellEnd"/>
        <w:r w:rsidRPr="00552719">
          <w:t xml:space="preserve"> </w:t>
        </w:r>
        <w:proofErr w:type="spellStart"/>
        <w:r w:rsidRPr="00552719">
          <w:t>Database</w:t>
        </w:r>
        <w:proofErr w:type="spellEnd"/>
        <w:r w:rsidRPr="00552719">
          <w:t xml:space="preserve"> pode ser acessado diretamente de um dispositivo móvel ou navegador da web; não é preciso ter um servidor de aplicativos. A segurança e a validação dos dados estão disponíveis por meio das regras de segurança do </w:t>
        </w:r>
        <w:proofErr w:type="spellStart"/>
        <w:r w:rsidRPr="00552719">
          <w:t>Firebase</w:t>
        </w:r>
        <w:proofErr w:type="spellEnd"/>
        <w:r w:rsidRPr="00552719">
          <w:t xml:space="preserve"> </w:t>
        </w:r>
        <w:proofErr w:type="spellStart"/>
        <w:r w:rsidRPr="00552719">
          <w:t>Realtime</w:t>
        </w:r>
        <w:proofErr w:type="spellEnd"/>
        <w:r w:rsidRPr="00552719">
          <w:t xml:space="preserve"> </w:t>
        </w:r>
        <w:proofErr w:type="spellStart"/>
        <w:r w:rsidRPr="00552719">
          <w:t>Database</w:t>
        </w:r>
        <w:proofErr w:type="spellEnd"/>
        <w:r w:rsidRPr="00552719">
          <w:t>, regras baseadas em expressões que são executadas quando dados são lidos ou gravados.</w:t>
        </w:r>
      </w:ins>
    </w:p>
    <w:p w14:paraId="7EE40238" w14:textId="0C3623B9" w:rsidR="003727AE" w:rsidRPr="00552719" w:rsidRDefault="003727AE">
      <w:pPr>
        <w:pStyle w:val="Ttulo3"/>
        <w:rPr>
          <w:ins w:id="570" w:author="Willian" w:date="2016-11-27T17:32:00Z"/>
          <w:rPrChange w:id="571" w:author="Willian" w:date="2016-11-28T20:45:00Z">
            <w:rPr>
              <w:ins w:id="572" w:author="Willian" w:date="2016-11-27T17:32:00Z"/>
            </w:rPr>
          </w:rPrChange>
        </w:rPr>
        <w:pPrChange w:id="573" w:author="Willian" w:date="2016-11-27T17:31:00Z">
          <w:pPr>
            <w:widowControl w:val="0"/>
            <w:autoSpaceDE w:val="0"/>
            <w:autoSpaceDN w:val="0"/>
            <w:adjustRightInd w:val="0"/>
            <w:spacing w:after="0"/>
            <w:jc w:val="left"/>
          </w:pPr>
        </w:pPrChange>
      </w:pPr>
      <w:ins w:id="574" w:author="Willian" w:date="2016-11-27T17:31:00Z">
        <w:r w:rsidRPr="00552719">
          <w:rPr>
            <w:rPrChange w:id="575" w:author="Willian" w:date="2016-11-28T20:45:00Z">
              <w:rPr/>
            </w:rPrChange>
          </w:rPr>
          <w:t>Como funciona?</w:t>
        </w:r>
      </w:ins>
    </w:p>
    <w:p w14:paraId="7D4B13D0" w14:textId="43B6E013" w:rsidR="003727AE" w:rsidRPr="00552719" w:rsidRDefault="003727AE" w:rsidP="007627AB">
      <w:pPr>
        <w:rPr>
          <w:ins w:id="576" w:author="Willian" w:date="2016-11-27T17:32:00Z"/>
          <w:rPrChange w:id="577" w:author="Willian" w:date="2016-11-28T20:45:00Z">
            <w:rPr>
              <w:ins w:id="578" w:author="Willian" w:date="2016-11-27T17:32:00Z"/>
            </w:rPr>
          </w:rPrChange>
        </w:rPr>
        <w:pPrChange w:id="579" w:author="Willian" w:date="2016-11-28T21:05:00Z">
          <w:pPr/>
        </w:pPrChange>
      </w:pPr>
      <w:ins w:id="580" w:author="Willian" w:date="2016-11-27T17:32:00Z">
        <w:r w:rsidRPr="00552719">
          <w:rPr>
            <w:rPrChange w:id="581" w:author="Willian" w:date="2016-11-28T20:45:00Z">
              <w:rPr>
                <w:b/>
              </w:rPr>
            </w:rPrChange>
          </w:rPr>
          <w:t xml:space="preserve">O </w:t>
        </w:r>
        <w:proofErr w:type="spellStart"/>
        <w:r w:rsidRPr="00552719">
          <w:rPr>
            <w:rPrChange w:id="582" w:author="Willian" w:date="2016-11-28T20:45:00Z">
              <w:rPr>
                <w:b/>
              </w:rPr>
            </w:rPrChange>
          </w:rPr>
          <w:t>Firebase</w:t>
        </w:r>
        <w:proofErr w:type="spellEnd"/>
        <w:r w:rsidRPr="00552719">
          <w:rPr>
            <w:rPrChange w:id="583" w:author="Willian" w:date="2016-11-28T20:45:00Z">
              <w:rPr>
                <w:b/>
              </w:rPr>
            </w:rPrChange>
          </w:rPr>
          <w:t xml:space="preserve"> </w:t>
        </w:r>
        <w:proofErr w:type="spellStart"/>
        <w:r w:rsidRPr="00552719">
          <w:rPr>
            <w:rPrChange w:id="584" w:author="Willian" w:date="2016-11-28T20:45:00Z">
              <w:rPr>
                <w:b/>
              </w:rPr>
            </w:rPrChange>
          </w:rPr>
          <w:t>Realtime</w:t>
        </w:r>
        <w:proofErr w:type="spellEnd"/>
        <w:r w:rsidRPr="00552719">
          <w:rPr>
            <w:rPrChange w:id="585" w:author="Willian" w:date="2016-11-28T20:45:00Z">
              <w:rPr>
                <w:b/>
              </w:rPr>
            </w:rPrChange>
          </w:rPr>
          <w:t xml:space="preserve"> </w:t>
        </w:r>
        <w:proofErr w:type="spellStart"/>
        <w:r w:rsidRPr="00552719">
          <w:rPr>
            <w:rPrChange w:id="586" w:author="Willian" w:date="2016-11-28T20:45:00Z">
              <w:rPr>
                <w:b/>
              </w:rPr>
            </w:rPrChange>
          </w:rPr>
          <w:t>Database</w:t>
        </w:r>
        <w:proofErr w:type="spellEnd"/>
        <w:r w:rsidRPr="00552719">
          <w:rPr>
            <w:rPrChange w:id="587" w:author="Willian" w:date="2016-11-28T20:45:00Z">
              <w:rPr>
                <w:b/>
              </w:rPr>
            </w:rPrChange>
          </w:rPr>
          <w:t xml:space="preserve"> permite que você crie aplicativos colaborativos avançados ao permitir o acesso seguro ao banco de dados diretamente </w:t>
        </w:r>
      </w:ins>
      <w:ins w:id="588" w:author="Willian" w:date="2016-11-27T17:35:00Z">
        <w:r w:rsidRPr="00552719">
          <w:rPr>
            <w:rPrChange w:id="589" w:author="Willian" w:date="2016-11-28T20:45:00Z">
              <w:rPr>
                <w:b/>
              </w:rPr>
            </w:rPrChange>
          </w:rPr>
          <w:t>através do</w:t>
        </w:r>
      </w:ins>
      <w:ins w:id="590" w:author="Willian" w:date="2016-11-27T17:32:00Z">
        <w:r w:rsidRPr="00552719">
          <w:rPr>
            <w:rPrChange w:id="591" w:author="Willian" w:date="2016-11-28T20:45:00Z">
              <w:rPr>
                <w:b/>
              </w:rPr>
            </w:rPrChange>
          </w:rPr>
          <w:t xml:space="preserve"> código no lado do cliente</w:t>
        </w:r>
      </w:ins>
      <w:ins w:id="592" w:author="Willian" w:date="2016-11-27T17:35:00Z">
        <w:r w:rsidRPr="00552719">
          <w:rPr>
            <w:rPrChange w:id="593" w:author="Willian" w:date="2016-11-28T20:45:00Z">
              <w:rPr>
                <w:b/>
              </w:rPr>
            </w:rPrChange>
          </w:rPr>
          <w:t xml:space="preserve"> (front-</w:t>
        </w:r>
        <w:proofErr w:type="spellStart"/>
        <w:r w:rsidRPr="00552719">
          <w:rPr>
            <w:rPrChange w:id="594" w:author="Willian" w:date="2016-11-28T20:45:00Z">
              <w:rPr>
                <w:b/>
              </w:rPr>
            </w:rPrChange>
          </w:rPr>
          <w:t>end</w:t>
        </w:r>
        <w:proofErr w:type="spellEnd"/>
        <w:r w:rsidRPr="00552719">
          <w:rPr>
            <w:rPrChange w:id="595" w:author="Willian" w:date="2016-11-28T20:45:00Z">
              <w:rPr>
                <w:b/>
              </w:rPr>
            </w:rPrChange>
          </w:rPr>
          <w:t>)</w:t>
        </w:r>
      </w:ins>
      <w:ins w:id="596" w:author="Willian" w:date="2016-11-27T17:32:00Z">
        <w:r w:rsidRPr="00552719">
          <w:rPr>
            <w:rPrChange w:id="597" w:author="Willian" w:date="2016-11-28T20:45:00Z">
              <w:rPr>
                <w:b/>
              </w:rPr>
            </w:rPrChange>
          </w:rPr>
          <w:t xml:space="preserve">. Os dados são mantidos localmente, mesmo off-line, e eventos em tempo real continuam a ser acionados, proporcionando uma experiência responsiva ao usuário final. Quando o dispositivo recupera a conexão, o </w:t>
        </w:r>
        <w:proofErr w:type="spellStart"/>
        <w:r w:rsidRPr="00552719">
          <w:rPr>
            <w:rPrChange w:id="598" w:author="Willian" w:date="2016-11-28T20:45:00Z">
              <w:rPr>
                <w:b/>
              </w:rPr>
            </w:rPrChange>
          </w:rPr>
          <w:t>Realtime</w:t>
        </w:r>
        <w:proofErr w:type="spellEnd"/>
        <w:r w:rsidRPr="00552719">
          <w:rPr>
            <w:rPrChange w:id="599" w:author="Willian" w:date="2016-11-28T20:45:00Z">
              <w:rPr>
                <w:b/>
              </w:rPr>
            </w:rPrChange>
          </w:rPr>
          <w:t xml:space="preserve"> </w:t>
        </w:r>
        <w:proofErr w:type="spellStart"/>
        <w:r w:rsidRPr="00552719">
          <w:rPr>
            <w:rPrChange w:id="600" w:author="Willian" w:date="2016-11-28T20:45:00Z">
              <w:rPr>
                <w:b/>
              </w:rPr>
            </w:rPrChange>
          </w:rPr>
          <w:t>Database</w:t>
        </w:r>
        <w:proofErr w:type="spellEnd"/>
        <w:r w:rsidRPr="00552719">
          <w:rPr>
            <w:rPrChange w:id="601" w:author="Willian" w:date="2016-11-28T20:45:00Z">
              <w:rPr>
                <w:b/>
              </w:rPr>
            </w:rPrChange>
          </w:rPr>
          <w:t xml:space="preserve"> sincroniza as alterações nos dados locais com as atualizações remotas que ocorreram quando o cliente estava off-line, mesclando qualquer conflito automaticamente.</w:t>
        </w:r>
      </w:ins>
    </w:p>
    <w:p w14:paraId="7F6BDF28" w14:textId="2F35A2C1" w:rsidR="003727AE" w:rsidRPr="00552719" w:rsidRDefault="003727AE" w:rsidP="007627AB">
      <w:pPr>
        <w:rPr>
          <w:ins w:id="602" w:author="Willian" w:date="2016-11-27T17:32:00Z"/>
          <w:rPrChange w:id="603" w:author="Willian" w:date="2016-11-28T20:45:00Z">
            <w:rPr>
              <w:ins w:id="604" w:author="Willian" w:date="2016-11-27T17:32:00Z"/>
            </w:rPr>
          </w:rPrChange>
        </w:rPr>
        <w:pPrChange w:id="605" w:author="Willian" w:date="2016-11-28T21:05:00Z">
          <w:pPr/>
        </w:pPrChange>
      </w:pPr>
      <w:ins w:id="606" w:author="Willian" w:date="2016-11-27T17:32:00Z">
        <w:r w:rsidRPr="00552719">
          <w:rPr>
            <w:rPrChange w:id="607" w:author="Willian" w:date="2016-11-28T20:45:00Z">
              <w:rPr>
                <w:b/>
              </w:rPr>
            </w:rPrChange>
          </w:rPr>
          <w:t xml:space="preserve">O </w:t>
        </w:r>
        <w:proofErr w:type="spellStart"/>
        <w:r w:rsidRPr="00552719">
          <w:rPr>
            <w:rPrChange w:id="608" w:author="Willian" w:date="2016-11-28T20:45:00Z">
              <w:rPr>
                <w:b/>
              </w:rPr>
            </w:rPrChange>
          </w:rPr>
          <w:t>Realtime</w:t>
        </w:r>
        <w:proofErr w:type="spellEnd"/>
        <w:r w:rsidRPr="00552719">
          <w:rPr>
            <w:rPrChange w:id="609" w:author="Willian" w:date="2016-11-28T20:45:00Z">
              <w:rPr>
                <w:b/>
              </w:rPr>
            </w:rPrChange>
          </w:rPr>
          <w:t xml:space="preserve"> </w:t>
        </w:r>
        <w:proofErr w:type="spellStart"/>
        <w:r w:rsidRPr="00552719">
          <w:rPr>
            <w:rPrChange w:id="610" w:author="Willian" w:date="2016-11-28T20:45:00Z">
              <w:rPr>
                <w:b/>
              </w:rPr>
            </w:rPrChange>
          </w:rPr>
          <w:t>Database</w:t>
        </w:r>
        <w:proofErr w:type="spellEnd"/>
        <w:r w:rsidRPr="00552719">
          <w:rPr>
            <w:rPrChange w:id="611" w:author="Willian" w:date="2016-11-28T20:45:00Z">
              <w:rPr>
                <w:b/>
              </w:rPr>
            </w:rPrChange>
          </w:rPr>
          <w:t xml:space="preserve"> fornece uma linguagem de regras baseadas em expressões flexíveis, chamadas regras de seguranç</w:t>
        </w:r>
        <w:r w:rsidR="008E3F5A" w:rsidRPr="00552719">
          <w:rPr>
            <w:rPrChange w:id="612" w:author="Willian" w:date="2016-11-28T20:45:00Z">
              <w:rPr>
                <w:b/>
              </w:rPr>
            </w:rPrChange>
          </w:rPr>
          <w:t xml:space="preserve">a do </w:t>
        </w:r>
        <w:proofErr w:type="spellStart"/>
        <w:r w:rsidR="008E3F5A" w:rsidRPr="00552719">
          <w:rPr>
            <w:rPrChange w:id="613" w:author="Willian" w:date="2016-11-28T20:45:00Z">
              <w:rPr>
                <w:b/>
              </w:rPr>
            </w:rPrChange>
          </w:rPr>
          <w:t>Firebase</w:t>
        </w:r>
        <w:proofErr w:type="spellEnd"/>
        <w:r w:rsidR="008E3F5A" w:rsidRPr="00552719">
          <w:rPr>
            <w:rPrChange w:id="614" w:author="Willian" w:date="2016-11-28T20:45:00Z">
              <w:rPr>
                <w:b/>
              </w:rPr>
            </w:rPrChange>
          </w:rPr>
          <w:t xml:space="preserve"> </w:t>
        </w:r>
        <w:proofErr w:type="spellStart"/>
        <w:r w:rsidR="008E3F5A" w:rsidRPr="00552719">
          <w:rPr>
            <w:rPrChange w:id="615" w:author="Willian" w:date="2016-11-28T20:45:00Z">
              <w:rPr>
                <w:b/>
              </w:rPr>
            </w:rPrChange>
          </w:rPr>
          <w:t>Realtime</w:t>
        </w:r>
        <w:proofErr w:type="spellEnd"/>
        <w:r w:rsidR="008E3F5A" w:rsidRPr="00552719">
          <w:rPr>
            <w:rPrChange w:id="616" w:author="Willian" w:date="2016-11-28T20:45:00Z">
              <w:rPr>
                <w:b/>
              </w:rPr>
            </w:rPrChange>
          </w:rPr>
          <w:t xml:space="preserve"> </w:t>
        </w:r>
        <w:proofErr w:type="spellStart"/>
        <w:r w:rsidR="008E3F5A" w:rsidRPr="00552719">
          <w:rPr>
            <w:rPrChange w:id="617" w:author="Willian" w:date="2016-11-28T20:45:00Z">
              <w:rPr>
                <w:b/>
              </w:rPr>
            </w:rPrChange>
          </w:rPr>
          <w:t>Database</w:t>
        </w:r>
        <w:proofErr w:type="spellEnd"/>
        <w:r w:rsidRPr="00552719">
          <w:rPr>
            <w:rPrChange w:id="618" w:author="Willian" w:date="2016-11-28T20:45:00Z">
              <w:rPr>
                <w:b/>
              </w:rPr>
            </w:rPrChange>
          </w:rPr>
          <w:t xml:space="preserve">, </w:t>
        </w:r>
      </w:ins>
      <w:ins w:id="619" w:author="Willian" w:date="2016-11-27T17:36:00Z">
        <w:r w:rsidR="008E3F5A" w:rsidRPr="00552719">
          <w:rPr>
            <w:rPrChange w:id="620" w:author="Willian" w:date="2016-11-28T20:45:00Z">
              <w:rPr>
                <w:b/>
              </w:rPr>
            </w:rPrChange>
          </w:rPr>
          <w:t>que define</w:t>
        </w:r>
      </w:ins>
      <w:ins w:id="621" w:author="Willian" w:date="2016-11-27T17:32:00Z">
        <w:r w:rsidRPr="00552719">
          <w:rPr>
            <w:rPrChange w:id="622" w:author="Willian" w:date="2016-11-28T20:45:00Z">
              <w:rPr>
                <w:b/>
              </w:rPr>
            </w:rPrChange>
          </w:rPr>
          <w:t xml:space="preserve"> como seus dados devem ser estruturados e quando podem ser lidos e gravados. </w:t>
        </w:r>
      </w:ins>
      <w:ins w:id="623" w:author="Willian" w:date="2016-11-27T17:36:00Z">
        <w:r w:rsidR="008E3F5A" w:rsidRPr="00552719">
          <w:rPr>
            <w:rPrChange w:id="624" w:author="Willian" w:date="2016-11-28T20:45:00Z">
              <w:rPr>
                <w:b/>
              </w:rPr>
            </w:rPrChange>
          </w:rPr>
          <w:t xml:space="preserve">Junto da </w:t>
        </w:r>
      </w:ins>
      <w:ins w:id="625" w:author="Willian" w:date="2016-11-27T17:32:00Z">
        <w:r w:rsidRPr="00552719">
          <w:rPr>
            <w:rPrChange w:id="626" w:author="Willian" w:date="2016-11-28T20:45:00Z">
              <w:rPr>
                <w:b/>
              </w:rPr>
            </w:rPrChange>
          </w:rPr>
          <w:t xml:space="preserve">integração com o </w:t>
        </w:r>
        <w:proofErr w:type="spellStart"/>
        <w:r w:rsidRPr="00552719">
          <w:rPr>
            <w:rPrChange w:id="627" w:author="Willian" w:date="2016-11-28T20:45:00Z">
              <w:rPr>
                <w:b/>
              </w:rPr>
            </w:rPrChange>
          </w:rPr>
          <w:t>Firebase</w:t>
        </w:r>
        <w:proofErr w:type="spellEnd"/>
        <w:r w:rsidRPr="00552719">
          <w:rPr>
            <w:rPrChange w:id="628" w:author="Willian" w:date="2016-11-28T20:45:00Z">
              <w:rPr>
                <w:b/>
              </w:rPr>
            </w:rPrChange>
          </w:rPr>
          <w:t xml:space="preserve"> </w:t>
        </w:r>
        <w:proofErr w:type="spellStart"/>
        <w:r w:rsidRPr="00552719">
          <w:rPr>
            <w:rPrChange w:id="629" w:author="Willian" w:date="2016-11-28T20:45:00Z">
              <w:rPr>
                <w:b/>
              </w:rPr>
            </w:rPrChange>
          </w:rPr>
          <w:t>Authentication</w:t>
        </w:r>
        <w:proofErr w:type="spellEnd"/>
        <w:r w:rsidRPr="00552719">
          <w:rPr>
            <w:rPrChange w:id="630" w:author="Willian" w:date="2016-11-28T20:45:00Z">
              <w:rPr>
                <w:b/>
              </w:rPr>
            </w:rPrChange>
          </w:rPr>
          <w:t>, os desenvolvedores podem definir quem tem acesso a quais dados e como esses dados podem ser acessados.</w:t>
        </w:r>
      </w:ins>
    </w:p>
    <w:p w14:paraId="57781DE8" w14:textId="685D0B3F" w:rsidR="003727AE" w:rsidRPr="00552719" w:rsidRDefault="003727AE" w:rsidP="007627AB">
      <w:pPr>
        <w:rPr>
          <w:ins w:id="631" w:author="Willian" w:date="2016-11-27T10:06:00Z"/>
          <w:rPrChange w:id="632" w:author="Willian" w:date="2016-11-28T20:45:00Z">
            <w:rPr>
              <w:ins w:id="633" w:author="Willian" w:date="2016-11-27T10:06:00Z"/>
            </w:rPr>
          </w:rPrChange>
        </w:rPr>
        <w:pPrChange w:id="634" w:author="Willian" w:date="2016-11-28T21:05:00Z">
          <w:pPr>
            <w:widowControl w:val="0"/>
            <w:autoSpaceDE w:val="0"/>
            <w:autoSpaceDN w:val="0"/>
            <w:adjustRightInd w:val="0"/>
            <w:spacing w:after="0"/>
            <w:jc w:val="left"/>
          </w:pPr>
        </w:pPrChange>
      </w:pPr>
      <w:ins w:id="635" w:author="Willian" w:date="2016-11-27T17:32:00Z">
        <w:r w:rsidRPr="00552719">
          <w:rPr>
            <w:rPrChange w:id="636" w:author="Willian" w:date="2016-11-28T20:45:00Z">
              <w:rPr>
                <w:b/>
              </w:rPr>
            </w:rPrChange>
          </w:rPr>
          <w:t xml:space="preserve">O </w:t>
        </w:r>
        <w:proofErr w:type="spellStart"/>
        <w:r w:rsidRPr="00552719">
          <w:rPr>
            <w:rPrChange w:id="637" w:author="Willian" w:date="2016-11-28T20:45:00Z">
              <w:rPr>
                <w:b/>
              </w:rPr>
            </w:rPrChange>
          </w:rPr>
          <w:t>Realtime</w:t>
        </w:r>
        <w:proofErr w:type="spellEnd"/>
        <w:r w:rsidRPr="00552719">
          <w:rPr>
            <w:rPrChange w:id="638" w:author="Willian" w:date="2016-11-28T20:45:00Z">
              <w:rPr>
                <w:b/>
              </w:rPr>
            </w:rPrChange>
          </w:rPr>
          <w:t xml:space="preserve"> </w:t>
        </w:r>
        <w:proofErr w:type="spellStart"/>
        <w:r w:rsidRPr="00552719">
          <w:rPr>
            <w:rPrChange w:id="639" w:author="Willian" w:date="2016-11-28T20:45:00Z">
              <w:rPr>
                <w:b/>
              </w:rPr>
            </w:rPrChange>
          </w:rPr>
          <w:t>Database</w:t>
        </w:r>
        <w:proofErr w:type="spellEnd"/>
        <w:r w:rsidRPr="00552719">
          <w:rPr>
            <w:rPrChange w:id="640" w:author="Willian" w:date="2016-11-28T20:45:00Z">
              <w:rPr>
                <w:b/>
              </w:rPr>
            </w:rPrChange>
          </w:rPr>
          <w:t xml:space="preserve"> é um banco de dados </w:t>
        </w:r>
        <w:proofErr w:type="spellStart"/>
        <w:r w:rsidRPr="00552719">
          <w:rPr>
            <w:rPrChange w:id="641" w:author="Willian" w:date="2016-11-28T20:45:00Z">
              <w:rPr>
                <w:b/>
              </w:rPr>
            </w:rPrChange>
          </w:rPr>
          <w:t>NoSQL</w:t>
        </w:r>
        <w:proofErr w:type="spellEnd"/>
        <w:r w:rsidRPr="00552719">
          <w:rPr>
            <w:rPrChange w:id="642" w:author="Willian" w:date="2016-11-28T20:45:00Z">
              <w:rPr>
                <w:b/>
              </w:rPr>
            </w:rPrChange>
          </w:rPr>
          <w:t xml:space="preserve"> e, como tal, tem diferentes otimizações e recursos em comparação a um banco de dados relacional. A </w:t>
        </w:r>
        <w:proofErr w:type="spellStart"/>
        <w:r w:rsidRPr="00552719">
          <w:rPr>
            <w:rPrChange w:id="643" w:author="Willian" w:date="2016-11-28T20:45:00Z">
              <w:rPr>
                <w:b/>
              </w:rPr>
            </w:rPrChange>
          </w:rPr>
          <w:t>Realtime</w:t>
        </w:r>
        <w:proofErr w:type="spellEnd"/>
        <w:r w:rsidRPr="00552719">
          <w:rPr>
            <w:rPrChange w:id="644" w:author="Willian" w:date="2016-11-28T20:45:00Z">
              <w:rPr>
                <w:b/>
              </w:rPr>
            </w:rPrChange>
          </w:rPr>
          <w:t xml:space="preserve"> </w:t>
        </w:r>
        <w:proofErr w:type="spellStart"/>
        <w:r w:rsidRPr="00552719">
          <w:rPr>
            <w:rPrChange w:id="645" w:author="Willian" w:date="2016-11-28T20:45:00Z">
              <w:rPr>
                <w:b/>
              </w:rPr>
            </w:rPrChange>
          </w:rPr>
          <w:t>Database</w:t>
        </w:r>
        <w:proofErr w:type="spellEnd"/>
        <w:r w:rsidRPr="00552719">
          <w:rPr>
            <w:rPrChange w:id="646" w:author="Willian" w:date="2016-11-28T20:45:00Z">
              <w:rPr>
                <w:b/>
              </w:rPr>
            </w:rPrChange>
          </w:rPr>
          <w:t xml:space="preserve"> API foi projetada para permitir somente operações que podem ser executadas com rapidez. Isso permite que você desenvolva uma ótima experiência em tempo real que pode atender a milhões de usuários sem comprometer sua capacidade de resposta. Por isso, é importante considerar como os usuários precisam acessar seus dados e estruturá-los de forma adequada.</w:t>
        </w:r>
      </w:ins>
    </w:p>
    <w:p w14:paraId="3314CED2" w14:textId="733FADB1" w:rsidR="00EF76CF" w:rsidRPr="00552719" w:rsidRDefault="00EF76CF">
      <w:pPr>
        <w:pStyle w:val="Ttulo2"/>
        <w:rPr>
          <w:ins w:id="647" w:author="Willian" w:date="2016-11-27T17:12:00Z"/>
          <w:rPrChange w:id="648" w:author="Willian" w:date="2016-11-28T20:45:00Z">
            <w:rPr>
              <w:ins w:id="649" w:author="Willian" w:date="2016-11-27T17:12:00Z"/>
            </w:rPr>
          </w:rPrChange>
        </w:rPr>
        <w:pPrChange w:id="650" w:author="Willian" w:date="2016-11-27T10:07:00Z">
          <w:pPr>
            <w:widowControl w:val="0"/>
            <w:autoSpaceDE w:val="0"/>
            <w:autoSpaceDN w:val="0"/>
            <w:adjustRightInd w:val="0"/>
            <w:spacing w:after="0"/>
            <w:jc w:val="left"/>
          </w:pPr>
        </w:pPrChange>
      </w:pPr>
      <w:proofErr w:type="spellStart"/>
      <w:ins w:id="651" w:author="Willian" w:date="2016-11-27T10:06:00Z">
        <w:r w:rsidRPr="00552719">
          <w:rPr>
            <w:rPrChange w:id="652" w:author="Willian" w:date="2016-11-28T20:45:00Z">
              <w:rPr/>
            </w:rPrChange>
          </w:rPr>
          <w:t>Firebase</w:t>
        </w:r>
        <w:proofErr w:type="spellEnd"/>
        <w:r w:rsidRPr="00552719">
          <w:rPr>
            <w:rPrChange w:id="653" w:author="Willian" w:date="2016-11-28T20:45:00Z">
              <w:rPr/>
            </w:rPrChange>
          </w:rPr>
          <w:t xml:space="preserve"> </w:t>
        </w:r>
        <w:proofErr w:type="spellStart"/>
        <w:r w:rsidRPr="00552719">
          <w:rPr>
            <w:rPrChange w:id="654" w:author="Willian" w:date="2016-11-28T20:45:00Z">
              <w:rPr/>
            </w:rPrChange>
          </w:rPr>
          <w:t>Auth</w:t>
        </w:r>
      </w:ins>
      <w:ins w:id="655" w:author="Willian" w:date="2016-11-27T17:12:00Z">
        <w:r w:rsidR="006476F9" w:rsidRPr="00552719">
          <w:rPr>
            <w:rPrChange w:id="656" w:author="Willian" w:date="2016-11-28T20:45:00Z">
              <w:rPr/>
            </w:rPrChange>
          </w:rPr>
          <w:t>entication</w:t>
        </w:r>
        <w:proofErr w:type="spellEnd"/>
      </w:ins>
    </w:p>
    <w:p w14:paraId="196DB937" w14:textId="77777777" w:rsidR="006476F9" w:rsidRPr="00552719" w:rsidRDefault="006476F9" w:rsidP="007627AB">
      <w:pPr>
        <w:rPr>
          <w:ins w:id="657" w:author="Willian" w:date="2016-11-27T17:13:00Z"/>
          <w:rPrChange w:id="658" w:author="Willian" w:date="2016-11-28T20:45:00Z">
            <w:rPr>
              <w:ins w:id="659" w:author="Willian" w:date="2016-11-27T17:13:00Z"/>
            </w:rPr>
          </w:rPrChange>
        </w:rPr>
        <w:pPrChange w:id="660" w:author="Willian" w:date="2016-11-28T21:05:00Z">
          <w:pPr/>
        </w:pPrChange>
      </w:pPr>
      <w:ins w:id="661" w:author="Willian" w:date="2016-11-27T17:12:00Z">
        <w:r w:rsidRPr="00552719">
          <w:rPr>
            <w:rPrChange w:id="662" w:author="Willian" w:date="2016-11-28T20:45:00Z">
              <w:rPr>
                <w:b/>
              </w:rPr>
            </w:rPrChange>
          </w:rPr>
          <w:t>A maioria dos aplicativos precisam saber a identidade de um usuário. Saber a identidade de um usuário permite que o aplicativo salve seus dados na nuvem de maneira segura e forneça a mesma experiência personalizada em todos os dispositivos desse usuário.</w:t>
        </w:r>
      </w:ins>
    </w:p>
    <w:p w14:paraId="3D2B00D0" w14:textId="21672B67" w:rsidR="006476F9" w:rsidRPr="00552719" w:rsidRDefault="006476F9" w:rsidP="007627AB">
      <w:pPr>
        <w:rPr>
          <w:ins w:id="663" w:author="Willian" w:date="2016-11-27T17:12:00Z"/>
          <w:rPrChange w:id="664" w:author="Willian" w:date="2016-11-28T20:45:00Z">
            <w:rPr>
              <w:ins w:id="665" w:author="Willian" w:date="2016-11-27T17:12:00Z"/>
            </w:rPr>
          </w:rPrChange>
        </w:rPr>
        <w:pPrChange w:id="666" w:author="Willian" w:date="2016-11-28T21:05:00Z">
          <w:pPr/>
        </w:pPrChange>
      </w:pPr>
      <w:ins w:id="667" w:author="Willian" w:date="2016-11-27T17:12:00Z">
        <w:r w:rsidRPr="00552719">
          <w:rPr>
            <w:rPrChange w:id="668" w:author="Willian" w:date="2016-11-28T20:45:00Z">
              <w:rPr>
                <w:b/>
              </w:rPr>
            </w:rPrChange>
          </w:rPr>
          <w:t xml:space="preserve">O </w:t>
        </w:r>
        <w:proofErr w:type="spellStart"/>
        <w:r w:rsidRPr="00552719">
          <w:rPr>
            <w:rPrChange w:id="669" w:author="Willian" w:date="2016-11-28T20:45:00Z">
              <w:rPr>
                <w:b/>
              </w:rPr>
            </w:rPrChange>
          </w:rPr>
          <w:t>Firebase</w:t>
        </w:r>
        <w:proofErr w:type="spellEnd"/>
        <w:r w:rsidRPr="00552719">
          <w:rPr>
            <w:rPrChange w:id="670" w:author="Willian" w:date="2016-11-28T20:45:00Z">
              <w:rPr>
                <w:b/>
              </w:rPr>
            </w:rPrChange>
          </w:rPr>
          <w:t xml:space="preserve"> </w:t>
        </w:r>
        <w:proofErr w:type="spellStart"/>
        <w:r w:rsidRPr="00552719">
          <w:rPr>
            <w:rPrChange w:id="671" w:author="Willian" w:date="2016-11-28T20:45:00Z">
              <w:rPr>
                <w:b/>
              </w:rPr>
            </w:rPrChange>
          </w:rPr>
          <w:t>Authentication</w:t>
        </w:r>
        <w:proofErr w:type="spellEnd"/>
        <w:r w:rsidRPr="00552719">
          <w:rPr>
            <w:rPrChange w:id="672" w:author="Willian" w:date="2016-11-28T20:45:00Z">
              <w:rPr>
                <w:b/>
              </w:rPr>
            </w:rPrChange>
          </w:rPr>
          <w:t xml:space="preserve"> fornece serviços de </w:t>
        </w:r>
        <w:proofErr w:type="spellStart"/>
        <w:r w:rsidRPr="00552719">
          <w:rPr>
            <w:rPrChange w:id="673" w:author="Willian" w:date="2016-11-28T20:45:00Z">
              <w:rPr>
                <w:b/>
              </w:rPr>
            </w:rPrChange>
          </w:rPr>
          <w:t>backend</w:t>
        </w:r>
        <w:proofErr w:type="spellEnd"/>
        <w:r w:rsidRPr="00552719">
          <w:rPr>
            <w:rPrChange w:id="674" w:author="Willian" w:date="2016-11-28T20:45:00Z">
              <w:rPr>
                <w:b/>
              </w:rPr>
            </w:rPrChange>
          </w:rPr>
          <w:t xml:space="preserve">, </w:t>
        </w:r>
        <w:proofErr w:type="spellStart"/>
        <w:r w:rsidRPr="00552719">
          <w:rPr>
            <w:rPrChange w:id="675" w:author="Willian" w:date="2016-11-28T20:45:00Z">
              <w:rPr>
                <w:b/>
              </w:rPr>
            </w:rPrChange>
          </w:rPr>
          <w:t>SDKs</w:t>
        </w:r>
        <w:proofErr w:type="spellEnd"/>
        <w:r w:rsidRPr="00552719">
          <w:rPr>
            <w:rPrChange w:id="676" w:author="Willian" w:date="2016-11-28T20:45:00Z">
              <w:rPr>
                <w:b/>
              </w:rPr>
            </w:rPrChange>
          </w:rPr>
          <w:t xml:space="preserve"> fáceis de usar e bibliotecas de </w:t>
        </w:r>
      </w:ins>
      <w:ins w:id="677" w:author="Willian" w:date="2016-11-27T17:13:00Z">
        <w:r w:rsidRPr="00552719">
          <w:rPr>
            <w:rPrChange w:id="678" w:author="Willian" w:date="2016-11-28T20:45:00Z">
              <w:rPr>
                <w:b/>
              </w:rPr>
            </w:rPrChange>
          </w:rPr>
          <w:t>UI</w:t>
        </w:r>
      </w:ins>
      <w:ins w:id="679" w:author="Willian" w:date="2016-11-27T17:12:00Z">
        <w:r w:rsidRPr="00552719">
          <w:rPr>
            <w:rPrChange w:id="680" w:author="Willian" w:date="2016-11-28T20:45:00Z">
              <w:rPr>
                <w:b/>
              </w:rPr>
            </w:rPrChange>
          </w:rPr>
          <w:t xml:space="preserve"> para autenticar os usuários em seu aplicativo</w:t>
        </w:r>
      </w:ins>
      <w:ins w:id="681" w:author="Willian" w:date="2016-11-27T17:13:00Z">
        <w:r w:rsidRPr="00552719">
          <w:rPr>
            <w:rPrChange w:id="682" w:author="Willian" w:date="2016-11-28T20:45:00Z">
              <w:rPr>
                <w:b/>
              </w:rPr>
            </w:rPrChange>
          </w:rPr>
          <w:t>, prontas para o uso</w:t>
        </w:r>
      </w:ins>
      <w:ins w:id="683" w:author="Willian" w:date="2016-11-27T17:12:00Z">
        <w:r w:rsidRPr="00552719">
          <w:rPr>
            <w:rPrChange w:id="684" w:author="Willian" w:date="2016-11-28T20:45:00Z">
              <w:rPr>
                <w:b/>
              </w:rPr>
            </w:rPrChange>
          </w:rPr>
          <w:t xml:space="preserve">. Ele oferece suporte a autenticação </w:t>
        </w:r>
        <w:r w:rsidRPr="00552719">
          <w:rPr>
            <w:rPrChange w:id="685" w:author="Willian" w:date="2016-11-28T20:45:00Z">
              <w:rPr>
                <w:b/>
              </w:rPr>
            </w:rPrChange>
          </w:rPr>
          <w:lastRenderedPageBreak/>
          <w:t xml:space="preserve">usando senhas, provedores populares de identidades de identidades federadas, como o Google, </w:t>
        </w:r>
        <w:proofErr w:type="spellStart"/>
        <w:r w:rsidRPr="00552719">
          <w:rPr>
            <w:rPrChange w:id="686" w:author="Willian" w:date="2016-11-28T20:45:00Z">
              <w:rPr>
                <w:b/>
              </w:rPr>
            </w:rPrChange>
          </w:rPr>
          <w:t>Facebook</w:t>
        </w:r>
        <w:proofErr w:type="spellEnd"/>
        <w:r w:rsidRPr="00552719">
          <w:rPr>
            <w:rPrChange w:id="687" w:author="Willian" w:date="2016-11-28T20:45:00Z">
              <w:rPr>
                <w:b/>
              </w:rPr>
            </w:rPrChange>
          </w:rPr>
          <w:t xml:space="preserve"> e </w:t>
        </w:r>
        <w:proofErr w:type="spellStart"/>
        <w:r w:rsidRPr="00552719">
          <w:rPr>
            <w:rPrChange w:id="688" w:author="Willian" w:date="2016-11-28T20:45:00Z">
              <w:rPr>
                <w:b/>
              </w:rPr>
            </w:rPrChange>
          </w:rPr>
          <w:t>Twitter</w:t>
        </w:r>
        <w:proofErr w:type="spellEnd"/>
        <w:r w:rsidRPr="00552719">
          <w:rPr>
            <w:rPrChange w:id="689" w:author="Willian" w:date="2016-11-28T20:45:00Z">
              <w:rPr>
                <w:b/>
              </w:rPr>
            </w:rPrChange>
          </w:rPr>
          <w:t>, e muito mais.</w:t>
        </w:r>
      </w:ins>
    </w:p>
    <w:p w14:paraId="64E2FE39" w14:textId="47D79AE2" w:rsidR="006476F9" w:rsidRPr="00552719" w:rsidRDefault="006476F9" w:rsidP="007627AB">
      <w:pPr>
        <w:rPr>
          <w:ins w:id="690" w:author="Willian" w:date="2016-11-27T17:14:00Z"/>
          <w:rPrChange w:id="691" w:author="Willian" w:date="2016-11-28T20:45:00Z">
            <w:rPr>
              <w:ins w:id="692" w:author="Willian" w:date="2016-11-27T17:14:00Z"/>
            </w:rPr>
          </w:rPrChange>
        </w:rPr>
        <w:pPrChange w:id="693" w:author="Willian" w:date="2016-11-28T21:05:00Z">
          <w:pPr>
            <w:widowControl w:val="0"/>
            <w:autoSpaceDE w:val="0"/>
            <w:autoSpaceDN w:val="0"/>
            <w:adjustRightInd w:val="0"/>
            <w:spacing w:after="0"/>
            <w:jc w:val="left"/>
          </w:pPr>
        </w:pPrChange>
      </w:pPr>
      <w:ins w:id="694" w:author="Willian" w:date="2016-11-27T17:12:00Z">
        <w:r w:rsidRPr="00552719">
          <w:rPr>
            <w:rPrChange w:id="695" w:author="Willian" w:date="2016-11-28T20:45:00Z">
              <w:rPr>
                <w:b/>
              </w:rPr>
            </w:rPrChange>
          </w:rPr>
          <w:t xml:space="preserve">O </w:t>
        </w:r>
        <w:proofErr w:type="spellStart"/>
        <w:r w:rsidRPr="00552719">
          <w:rPr>
            <w:rPrChange w:id="696" w:author="Willian" w:date="2016-11-28T20:45:00Z">
              <w:rPr>
                <w:b/>
              </w:rPr>
            </w:rPrChange>
          </w:rPr>
          <w:t>Firebase</w:t>
        </w:r>
        <w:proofErr w:type="spellEnd"/>
        <w:r w:rsidRPr="00552719">
          <w:rPr>
            <w:rPrChange w:id="697" w:author="Willian" w:date="2016-11-28T20:45:00Z">
              <w:rPr>
                <w:b/>
              </w:rPr>
            </w:rPrChange>
          </w:rPr>
          <w:t xml:space="preserve"> </w:t>
        </w:r>
        <w:proofErr w:type="spellStart"/>
        <w:r w:rsidRPr="00552719">
          <w:rPr>
            <w:rPrChange w:id="698" w:author="Willian" w:date="2016-11-28T20:45:00Z">
              <w:rPr>
                <w:b/>
              </w:rPr>
            </w:rPrChange>
          </w:rPr>
          <w:t>Authentication</w:t>
        </w:r>
        <w:proofErr w:type="spellEnd"/>
        <w:r w:rsidRPr="00552719">
          <w:rPr>
            <w:rPrChange w:id="699" w:author="Willian" w:date="2016-11-28T20:45:00Z">
              <w:rPr>
                <w:b/>
              </w:rPr>
            </w:rPrChange>
          </w:rPr>
          <w:t xml:space="preserve"> é estreitamente integrado com outros serviços do </w:t>
        </w:r>
        <w:proofErr w:type="spellStart"/>
        <w:r w:rsidRPr="00552719">
          <w:rPr>
            <w:rPrChange w:id="700" w:author="Willian" w:date="2016-11-28T20:45:00Z">
              <w:rPr>
                <w:b/>
              </w:rPr>
            </w:rPrChange>
          </w:rPr>
          <w:t>Firebase</w:t>
        </w:r>
        <w:proofErr w:type="spellEnd"/>
        <w:r w:rsidRPr="00552719">
          <w:rPr>
            <w:rPrChange w:id="701" w:author="Willian" w:date="2016-11-28T20:45:00Z">
              <w:rPr>
                <w:b/>
              </w:rPr>
            </w:rPrChange>
          </w:rPr>
          <w:t xml:space="preserve"> e utiliza padrões do setor como </w:t>
        </w:r>
        <w:proofErr w:type="spellStart"/>
        <w:r w:rsidRPr="00552719">
          <w:rPr>
            <w:rPrChange w:id="702" w:author="Willian" w:date="2016-11-28T20:45:00Z">
              <w:rPr>
                <w:b/>
              </w:rPr>
            </w:rPrChange>
          </w:rPr>
          <w:t>OAuth</w:t>
        </w:r>
        <w:proofErr w:type="spellEnd"/>
        <w:r w:rsidRPr="00552719">
          <w:rPr>
            <w:rPrChange w:id="703" w:author="Willian" w:date="2016-11-28T20:45:00Z">
              <w:rPr>
                <w:b/>
              </w:rPr>
            </w:rPrChange>
          </w:rPr>
          <w:t xml:space="preserve"> 2.0 e </w:t>
        </w:r>
        <w:proofErr w:type="spellStart"/>
        <w:r w:rsidRPr="00552719">
          <w:rPr>
            <w:rPrChange w:id="704" w:author="Willian" w:date="2016-11-28T20:45:00Z">
              <w:rPr>
                <w:b/>
              </w:rPr>
            </w:rPrChange>
          </w:rPr>
          <w:t>OpenID</w:t>
        </w:r>
        <w:proofErr w:type="spellEnd"/>
        <w:r w:rsidRPr="00552719">
          <w:rPr>
            <w:rPrChange w:id="705" w:author="Willian" w:date="2016-11-28T20:45:00Z">
              <w:rPr>
                <w:b/>
              </w:rPr>
            </w:rPrChange>
          </w:rPr>
          <w:t xml:space="preserve"> Connect, portanto, pode ser facilmente integrado com seu </w:t>
        </w:r>
        <w:proofErr w:type="spellStart"/>
        <w:r w:rsidRPr="00552719">
          <w:rPr>
            <w:rPrChange w:id="706" w:author="Willian" w:date="2016-11-28T20:45:00Z">
              <w:rPr>
                <w:b/>
              </w:rPr>
            </w:rPrChange>
          </w:rPr>
          <w:t>backend</w:t>
        </w:r>
        <w:proofErr w:type="spellEnd"/>
        <w:r w:rsidRPr="00552719">
          <w:rPr>
            <w:rPrChange w:id="707" w:author="Willian" w:date="2016-11-28T20:45:00Z">
              <w:rPr>
                <w:b/>
              </w:rPr>
            </w:rPrChange>
          </w:rPr>
          <w:t xml:space="preserve"> personalizado.</w:t>
        </w:r>
      </w:ins>
    </w:p>
    <w:p w14:paraId="0DF8DFA5" w14:textId="304763DE" w:rsidR="006476F9" w:rsidRPr="00552719" w:rsidRDefault="006476F9">
      <w:pPr>
        <w:pStyle w:val="Ttulo3"/>
        <w:rPr>
          <w:ins w:id="708" w:author="Willian" w:date="2016-11-27T17:14:00Z"/>
          <w:rPrChange w:id="709" w:author="Willian" w:date="2016-11-28T20:45:00Z">
            <w:rPr>
              <w:ins w:id="710" w:author="Willian" w:date="2016-11-27T17:14:00Z"/>
            </w:rPr>
          </w:rPrChange>
        </w:rPr>
        <w:pPrChange w:id="711" w:author="Willian" w:date="2016-11-27T17:14:00Z">
          <w:pPr>
            <w:widowControl w:val="0"/>
            <w:autoSpaceDE w:val="0"/>
            <w:autoSpaceDN w:val="0"/>
            <w:adjustRightInd w:val="0"/>
            <w:spacing w:after="0"/>
            <w:jc w:val="left"/>
          </w:pPr>
        </w:pPrChange>
      </w:pPr>
      <w:ins w:id="712" w:author="Willian" w:date="2016-11-27T17:14:00Z">
        <w:r w:rsidRPr="00552719">
          <w:rPr>
            <w:rPrChange w:id="713" w:author="Willian" w:date="2016-11-28T20:45:00Z">
              <w:rPr/>
            </w:rPrChange>
          </w:rPr>
          <w:t>Principais funcionalidades</w:t>
        </w:r>
      </w:ins>
    </w:p>
    <w:p w14:paraId="0CFBBB26" w14:textId="6B8EF9E9" w:rsidR="006476F9" w:rsidRPr="00552719" w:rsidRDefault="006476F9" w:rsidP="007627AB">
      <w:pPr>
        <w:rPr>
          <w:ins w:id="714" w:author="Willian" w:date="2016-11-27T17:11:00Z"/>
          <w:rPrChange w:id="715" w:author="Willian" w:date="2016-11-28T20:45:00Z">
            <w:rPr>
              <w:ins w:id="716" w:author="Willian" w:date="2016-11-27T17:11:00Z"/>
            </w:rPr>
          </w:rPrChange>
        </w:rPr>
        <w:pPrChange w:id="717" w:author="Willian" w:date="2016-11-28T21:05:00Z">
          <w:pPr>
            <w:widowControl w:val="0"/>
            <w:autoSpaceDE w:val="0"/>
            <w:autoSpaceDN w:val="0"/>
            <w:adjustRightInd w:val="0"/>
            <w:spacing w:after="0"/>
            <w:jc w:val="left"/>
          </w:pPr>
        </w:pPrChange>
      </w:pPr>
      <w:ins w:id="718" w:author="Willian" w:date="2016-11-27T17:14:00Z">
        <w:r w:rsidRPr="00552719">
          <w:rPr>
            <w:rPrChange w:id="719" w:author="Willian" w:date="2016-11-28T20:45:00Z">
              <w:rPr>
                <w:b/>
              </w:rPr>
            </w:rPrChange>
          </w:rPr>
          <w:t xml:space="preserve">Você pode conectar usuários ao seu aplicativo </w:t>
        </w:r>
        <w:proofErr w:type="spellStart"/>
        <w:r w:rsidRPr="00552719">
          <w:rPr>
            <w:rPrChange w:id="720" w:author="Willian" w:date="2016-11-28T20:45:00Z">
              <w:rPr>
                <w:b/>
              </w:rPr>
            </w:rPrChange>
          </w:rPr>
          <w:t>Firebase</w:t>
        </w:r>
        <w:proofErr w:type="spellEnd"/>
        <w:r w:rsidRPr="00552719">
          <w:rPr>
            <w:rPrChange w:id="721" w:author="Willian" w:date="2016-11-28T20:45:00Z">
              <w:rPr>
                <w:b/>
              </w:rPr>
            </w:rPrChange>
          </w:rPr>
          <w:t xml:space="preserve"> usando o </w:t>
        </w:r>
        <w:proofErr w:type="spellStart"/>
        <w:r w:rsidRPr="00552719">
          <w:rPr>
            <w:rPrChange w:id="722" w:author="Willian" w:date="2016-11-28T20:45:00Z">
              <w:rPr>
                <w:b/>
              </w:rPr>
            </w:rPrChange>
          </w:rPr>
          <w:t>FirebaseUI</w:t>
        </w:r>
        <w:proofErr w:type="spellEnd"/>
        <w:r w:rsidRPr="00552719">
          <w:rPr>
            <w:rPrChange w:id="723" w:author="Willian" w:date="2016-11-28T20:45:00Z">
              <w:rPr>
                <w:b/>
              </w:rPr>
            </w:rPrChange>
          </w:rPr>
          <w:t xml:space="preserve"> como uma solução de autenticação de </w:t>
        </w:r>
        <w:proofErr w:type="spellStart"/>
        <w:r w:rsidRPr="00552719">
          <w:rPr>
            <w:rPrChange w:id="724" w:author="Willian" w:date="2016-11-28T20:45:00Z">
              <w:rPr>
                <w:b/>
              </w:rPr>
            </w:rPrChange>
          </w:rPr>
          <w:t>drop</w:t>
        </w:r>
        <w:proofErr w:type="spellEnd"/>
        <w:r w:rsidRPr="00552719">
          <w:rPr>
            <w:rPrChange w:id="725" w:author="Willian" w:date="2016-11-28T20:45:00Z">
              <w:rPr>
                <w:b/>
              </w:rPr>
            </w:rPrChange>
          </w:rPr>
          <w:t xml:space="preserve">-in completa ou usando o </w:t>
        </w:r>
        <w:proofErr w:type="spellStart"/>
        <w:r w:rsidRPr="00552719">
          <w:rPr>
            <w:rPrChange w:id="726" w:author="Willian" w:date="2016-11-28T20:45:00Z">
              <w:rPr>
                <w:b/>
              </w:rPr>
            </w:rPrChange>
          </w:rPr>
          <w:t>Firebase</w:t>
        </w:r>
        <w:proofErr w:type="spellEnd"/>
        <w:r w:rsidRPr="00552719">
          <w:rPr>
            <w:rPrChange w:id="727" w:author="Willian" w:date="2016-11-28T20:45:00Z">
              <w:rPr>
                <w:b/>
              </w:rPr>
            </w:rPrChange>
          </w:rPr>
          <w:t xml:space="preserve"> </w:t>
        </w:r>
        <w:proofErr w:type="spellStart"/>
        <w:r w:rsidRPr="00552719">
          <w:rPr>
            <w:rPrChange w:id="728" w:author="Willian" w:date="2016-11-28T20:45:00Z">
              <w:rPr>
                <w:b/>
              </w:rPr>
            </w:rPrChange>
          </w:rPr>
          <w:t>Authentication</w:t>
        </w:r>
        <w:proofErr w:type="spellEnd"/>
        <w:r w:rsidRPr="00552719">
          <w:rPr>
            <w:rPrChange w:id="729" w:author="Willian" w:date="2016-11-28T20:45:00Z">
              <w:rPr>
                <w:b/>
              </w:rPr>
            </w:rPrChange>
          </w:rPr>
          <w:t xml:space="preserve"> SDK para integrar manualmente um ou mais métodos de </w:t>
        </w:r>
        <w:proofErr w:type="spellStart"/>
        <w:r w:rsidRPr="00552719">
          <w:rPr>
            <w:rPrChange w:id="730" w:author="Willian" w:date="2016-11-28T20:45:00Z">
              <w:rPr>
                <w:b/>
              </w:rPr>
            </w:rPrChange>
          </w:rPr>
          <w:t>login</w:t>
        </w:r>
        <w:proofErr w:type="spellEnd"/>
        <w:r w:rsidRPr="00552719">
          <w:rPr>
            <w:rPrChange w:id="731" w:author="Willian" w:date="2016-11-28T20:45:00Z">
              <w:rPr>
                <w:b/>
              </w:rPr>
            </w:rPrChange>
          </w:rPr>
          <w:t xml:space="preserve"> no seu aplicativo.</w:t>
        </w:r>
      </w:ins>
      <w:ins w:id="732" w:author="Willian" w:date="2016-11-27T17:15:00Z">
        <w:r w:rsidRPr="00552719">
          <w:rPr>
            <w:rPrChange w:id="733" w:author="Willian" w:date="2016-11-28T20:45:00Z">
              <w:rPr>
                <w:b/>
              </w:rPr>
            </w:rPrChange>
          </w:rPr>
          <w:t xml:space="preserve"> Por enquanto o </w:t>
        </w:r>
        <w:proofErr w:type="spellStart"/>
        <w:r w:rsidRPr="00552719">
          <w:rPr>
            <w:rPrChange w:id="734" w:author="Willian" w:date="2016-11-28T20:45:00Z">
              <w:rPr>
                <w:b/>
              </w:rPr>
            </w:rPrChange>
          </w:rPr>
          <w:t>FirebaseUI</w:t>
        </w:r>
        <w:proofErr w:type="spellEnd"/>
        <w:r w:rsidRPr="00552719">
          <w:rPr>
            <w:rPrChange w:id="735" w:author="Willian" w:date="2016-11-28T20:45:00Z">
              <w:rPr>
                <w:b/>
              </w:rPr>
            </w:rPrChange>
          </w:rPr>
          <w:t xml:space="preserve"> está em fase de testes (beta) então iremos realizar a integração manualmente na próxima aula.</w:t>
        </w:r>
      </w:ins>
    </w:p>
    <w:p w14:paraId="395E9E05" w14:textId="7CFFE195" w:rsidR="00B41124" w:rsidRPr="00552719" w:rsidRDefault="006476F9">
      <w:pPr>
        <w:pStyle w:val="PargrafodaLista"/>
        <w:numPr>
          <w:ilvl w:val="0"/>
          <w:numId w:val="47"/>
        </w:numPr>
        <w:rPr>
          <w:ins w:id="736" w:author="Willian" w:date="2016-11-27T17:21:00Z"/>
        </w:rPr>
        <w:pPrChange w:id="737" w:author="Willian" w:date="2016-11-27T17:21:00Z">
          <w:pPr>
            <w:widowControl w:val="0"/>
            <w:autoSpaceDE w:val="0"/>
            <w:autoSpaceDN w:val="0"/>
            <w:adjustRightInd w:val="0"/>
            <w:spacing w:after="0"/>
            <w:jc w:val="left"/>
          </w:pPr>
        </w:pPrChange>
      </w:pPr>
      <w:ins w:id="738" w:author="Willian" w:date="2016-11-27T17:16:00Z">
        <w:r w:rsidRPr="00552719">
          <w:rPr>
            <w:b/>
            <w:rPrChange w:id="739" w:author="Willian" w:date="2016-11-28T20:45:00Z">
              <w:rPr/>
            </w:rPrChange>
          </w:rPr>
          <w:t xml:space="preserve">Autenticação baseada em e-mail e senha: </w:t>
        </w:r>
        <w:r w:rsidRPr="00552719">
          <w:rPr>
            <w:rPrChange w:id="740" w:author="Willian" w:date="2016-11-28T20:45:00Z">
              <w:rPr>
                <w:b/>
              </w:rPr>
            </w:rPrChange>
          </w:rPr>
          <w:t xml:space="preserve">Autentique usuários com endereços de e-mail e senhas. O </w:t>
        </w:r>
        <w:proofErr w:type="spellStart"/>
        <w:r w:rsidRPr="00552719">
          <w:rPr>
            <w:rPrChange w:id="741" w:author="Willian" w:date="2016-11-28T20:45:00Z">
              <w:rPr>
                <w:b/>
              </w:rPr>
            </w:rPrChange>
          </w:rPr>
          <w:t>Firebase</w:t>
        </w:r>
        <w:proofErr w:type="spellEnd"/>
        <w:r w:rsidRPr="00552719">
          <w:rPr>
            <w:rPrChange w:id="742" w:author="Willian" w:date="2016-11-28T20:45:00Z">
              <w:rPr>
                <w:b/>
              </w:rPr>
            </w:rPrChange>
          </w:rPr>
          <w:t xml:space="preserve"> </w:t>
        </w:r>
        <w:proofErr w:type="spellStart"/>
        <w:r w:rsidRPr="00552719">
          <w:rPr>
            <w:rPrChange w:id="743" w:author="Willian" w:date="2016-11-28T20:45:00Z">
              <w:rPr>
                <w:b/>
              </w:rPr>
            </w:rPrChange>
          </w:rPr>
          <w:t>Authentication</w:t>
        </w:r>
        <w:proofErr w:type="spellEnd"/>
        <w:r w:rsidRPr="00552719">
          <w:rPr>
            <w:rPrChange w:id="744" w:author="Willian" w:date="2016-11-28T20:45:00Z">
              <w:rPr>
                <w:b/>
              </w:rPr>
            </w:rPrChange>
          </w:rPr>
          <w:t xml:space="preserve"> SDK oferece métodos para criar e gerenciar usuários que usem endereços de e-mail e senhas para fazer </w:t>
        </w:r>
        <w:proofErr w:type="spellStart"/>
        <w:r w:rsidRPr="00552719">
          <w:rPr>
            <w:rPrChange w:id="745" w:author="Willian" w:date="2016-11-28T20:45:00Z">
              <w:rPr>
                <w:b/>
              </w:rPr>
            </w:rPrChange>
          </w:rPr>
          <w:t>login</w:t>
        </w:r>
        <w:proofErr w:type="spellEnd"/>
        <w:r w:rsidRPr="00552719">
          <w:rPr>
            <w:rPrChange w:id="746" w:author="Willian" w:date="2016-11-28T20:45:00Z">
              <w:rPr>
                <w:b/>
              </w:rPr>
            </w:rPrChange>
          </w:rPr>
          <w:t xml:space="preserve">. </w:t>
        </w:r>
      </w:ins>
      <w:ins w:id="747" w:author="Willian" w:date="2016-11-27T17:25:00Z">
        <w:r w:rsidR="00C1792C" w:rsidRPr="00552719">
          <w:t xml:space="preserve">É possível também </w:t>
        </w:r>
      </w:ins>
      <w:ins w:id="748" w:author="Willian" w:date="2016-11-27T17:16:00Z">
        <w:r w:rsidRPr="00552719">
          <w:rPr>
            <w:rPrChange w:id="749" w:author="Willian" w:date="2016-11-28T20:45:00Z">
              <w:rPr>
                <w:b/>
              </w:rPr>
            </w:rPrChange>
          </w:rPr>
          <w:t>envia</w:t>
        </w:r>
      </w:ins>
      <w:ins w:id="750" w:author="Willian" w:date="2016-11-27T17:25:00Z">
        <w:r w:rsidR="00C1792C" w:rsidRPr="00552719">
          <w:t>r</w:t>
        </w:r>
      </w:ins>
      <w:ins w:id="751" w:author="Willian" w:date="2016-11-27T17:16:00Z">
        <w:r w:rsidRPr="00552719">
          <w:rPr>
            <w:rPrChange w:id="752" w:author="Willian" w:date="2016-11-28T20:45:00Z">
              <w:rPr>
                <w:b/>
              </w:rPr>
            </w:rPrChange>
          </w:rPr>
          <w:t xml:space="preserve"> e-mails de redefinição de senha.</w:t>
        </w:r>
      </w:ins>
    </w:p>
    <w:p w14:paraId="5A1D33F3" w14:textId="77777777" w:rsidR="00B41124" w:rsidRPr="00552719" w:rsidRDefault="00B41124">
      <w:pPr>
        <w:pStyle w:val="PargrafodaLista"/>
        <w:rPr>
          <w:ins w:id="753" w:author="Willian" w:date="2016-11-27T17:16:00Z"/>
        </w:rPr>
        <w:pPrChange w:id="754" w:author="Willian" w:date="2016-11-27T17:21:00Z">
          <w:pPr>
            <w:widowControl w:val="0"/>
            <w:autoSpaceDE w:val="0"/>
            <w:autoSpaceDN w:val="0"/>
            <w:adjustRightInd w:val="0"/>
            <w:spacing w:after="0"/>
            <w:jc w:val="left"/>
          </w:pPr>
        </w:pPrChange>
      </w:pPr>
    </w:p>
    <w:p w14:paraId="67C54CBA" w14:textId="20FBCC2E" w:rsidR="00B41124" w:rsidRPr="00552719" w:rsidRDefault="006476F9">
      <w:pPr>
        <w:pStyle w:val="PargrafodaLista"/>
        <w:numPr>
          <w:ilvl w:val="0"/>
          <w:numId w:val="47"/>
        </w:numPr>
        <w:rPr>
          <w:ins w:id="755" w:author="Willian" w:date="2016-11-27T17:22:00Z"/>
        </w:rPr>
      </w:pPr>
      <w:ins w:id="756" w:author="Willian" w:date="2016-11-27T17:16:00Z">
        <w:r w:rsidRPr="00552719">
          <w:rPr>
            <w:b/>
            <w:rPrChange w:id="757" w:author="Willian" w:date="2016-11-28T20:45:00Z">
              <w:rPr/>
            </w:rPrChange>
          </w:rPr>
          <w:t xml:space="preserve">Integração de provedores de identidades federadas: </w:t>
        </w:r>
      </w:ins>
      <w:ins w:id="758" w:author="Willian" w:date="2016-11-27T17:17:00Z">
        <w:r w:rsidRPr="00552719">
          <w:rPr>
            <w:rPrChange w:id="759" w:author="Willian" w:date="2016-11-28T20:45:00Z">
              <w:rPr>
                <w:b/>
              </w:rPr>
            </w:rPrChange>
          </w:rPr>
          <w:t xml:space="preserve">Autentique usuários ao integrar com provedores de identidades federadas. O </w:t>
        </w:r>
      </w:ins>
      <w:proofErr w:type="spellStart"/>
      <w:ins w:id="760" w:author="Willian" w:date="2016-11-27T17:26:00Z">
        <w:r w:rsidR="00C1792C" w:rsidRPr="00552719">
          <w:t>Auth</w:t>
        </w:r>
      </w:ins>
      <w:proofErr w:type="spellEnd"/>
      <w:ins w:id="761" w:author="Willian" w:date="2016-11-27T17:17:00Z">
        <w:r w:rsidRPr="00552719">
          <w:rPr>
            <w:rPrChange w:id="762" w:author="Willian" w:date="2016-11-28T20:45:00Z">
              <w:rPr>
                <w:b/>
              </w:rPr>
            </w:rPrChange>
          </w:rPr>
          <w:t xml:space="preserve"> oferece métodos que permitem que os usuários façam </w:t>
        </w:r>
        <w:proofErr w:type="spellStart"/>
        <w:r w:rsidRPr="00552719">
          <w:rPr>
            <w:rPrChange w:id="763" w:author="Willian" w:date="2016-11-28T20:45:00Z">
              <w:rPr>
                <w:b/>
              </w:rPr>
            </w:rPrChange>
          </w:rPr>
          <w:t>login</w:t>
        </w:r>
        <w:proofErr w:type="spellEnd"/>
        <w:r w:rsidRPr="00552719">
          <w:rPr>
            <w:rPrChange w:id="764" w:author="Willian" w:date="2016-11-28T20:45:00Z">
              <w:rPr>
                <w:b/>
              </w:rPr>
            </w:rPrChange>
          </w:rPr>
          <w:t xml:space="preserve"> com contas do Google, </w:t>
        </w:r>
        <w:proofErr w:type="spellStart"/>
        <w:r w:rsidRPr="00552719">
          <w:rPr>
            <w:rPrChange w:id="765" w:author="Willian" w:date="2016-11-28T20:45:00Z">
              <w:rPr>
                <w:b/>
              </w:rPr>
            </w:rPrChange>
          </w:rPr>
          <w:t>Facebook</w:t>
        </w:r>
        <w:proofErr w:type="spellEnd"/>
        <w:r w:rsidRPr="00552719">
          <w:rPr>
            <w:rPrChange w:id="766" w:author="Willian" w:date="2016-11-28T20:45:00Z">
              <w:rPr>
                <w:b/>
              </w:rPr>
            </w:rPrChange>
          </w:rPr>
          <w:t xml:space="preserve">, </w:t>
        </w:r>
        <w:proofErr w:type="spellStart"/>
        <w:r w:rsidRPr="00552719">
          <w:rPr>
            <w:rPrChange w:id="767" w:author="Willian" w:date="2016-11-28T20:45:00Z">
              <w:rPr>
                <w:b/>
              </w:rPr>
            </w:rPrChange>
          </w:rPr>
          <w:t>Twitter</w:t>
        </w:r>
        <w:proofErr w:type="spellEnd"/>
        <w:r w:rsidRPr="00552719">
          <w:rPr>
            <w:rPrChange w:id="768" w:author="Willian" w:date="2016-11-28T20:45:00Z">
              <w:rPr>
                <w:b/>
              </w:rPr>
            </w:rPrChange>
          </w:rPr>
          <w:t xml:space="preserve"> e GitHub.</w:t>
        </w:r>
      </w:ins>
    </w:p>
    <w:p w14:paraId="3F457C7B" w14:textId="77777777" w:rsidR="00B41124" w:rsidRPr="00552719" w:rsidRDefault="00B41124">
      <w:pPr>
        <w:pStyle w:val="PargrafodaLista"/>
        <w:rPr>
          <w:ins w:id="769" w:author="Willian" w:date="2016-11-27T17:17:00Z"/>
        </w:rPr>
        <w:pPrChange w:id="770" w:author="Willian" w:date="2016-11-27T17:22:00Z">
          <w:pPr>
            <w:widowControl w:val="0"/>
            <w:autoSpaceDE w:val="0"/>
            <w:autoSpaceDN w:val="0"/>
            <w:adjustRightInd w:val="0"/>
            <w:spacing w:after="0"/>
            <w:jc w:val="left"/>
          </w:pPr>
        </w:pPrChange>
      </w:pPr>
    </w:p>
    <w:p w14:paraId="688CA377" w14:textId="04D14E51" w:rsidR="00B41124" w:rsidRPr="00552719" w:rsidRDefault="00B41124">
      <w:pPr>
        <w:pStyle w:val="PargrafodaLista"/>
        <w:numPr>
          <w:ilvl w:val="0"/>
          <w:numId w:val="47"/>
        </w:numPr>
        <w:rPr>
          <w:ins w:id="771" w:author="Willian" w:date="2016-11-27T17:22:00Z"/>
        </w:rPr>
      </w:pPr>
      <w:ins w:id="772" w:author="Willian" w:date="2016-11-27T17:21:00Z">
        <w:r w:rsidRPr="00552719">
          <w:rPr>
            <w:b/>
            <w:rPrChange w:id="773" w:author="Willian" w:date="2016-11-28T20:45:00Z">
              <w:rPr/>
            </w:rPrChange>
          </w:rPr>
          <w:t>Integração de sistemas de autenticação personalizados:</w:t>
        </w:r>
        <w:r w:rsidRPr="00552719">
          <w:t xml:space="preserve"> Conecte o sistema de </w:t>
        </w:r>
        <w:proofErr w:type="spellStart"/>
        <w:r w:rsidRPr="00552719">
          <w:t>login</w:t>
        </w:r>
        <w:proofErr w:type="spellEnd"/>
        <w:r w:rsidRPr="00552719">
          <w:t xml:space="preserve"> existente do aplicativo ao </w:t>
        </w:r>
        <w:proofErr w:type="spellStart"/>
        <w:r w:rsidRPr="00552719">
          <w:t>Firebase</w:t>
        </w:r>
        <w:proofErr w:type="spellEnd"/>
        <w:r w:rsidRPr="00552719">
          <w:t xml:space="preserve"> </w:t>
        </w:r>
        <w:proofErr w:type="spellStart"/>
        <w:r w:rsidRPr="00552719">
          <w:t>Authentication</w:t>
        </w:r>
        <w:proofErr w:type="spellEnd"/>
        <w:r w:rsidRPr="00552719">
          <w:t xml:space="preserve"> SDK e obtenha acesso ao </w:t>
        </w:r>
        <w:proofErr w:type="spellStart"/>
        <w:r w:rsidRPr="00552719">
          <w:t>Firebase</w:t>
        </w:r>
        <w:proofErr w:type="spellEnd"/>
        <w:r w:rsidRPr="00552719">
          <w:t xml:space="preserve"> </w:t>
        </w:r>
        <w:proofErr w:type="spellStart"/>
        <w:r w:rsidRPr="00552719">
          <w:t>Realtime</w:t>
        </w:r>
        <w:proofErr w:type="spellEnd"/>
        <w:r w:rsidRPr="00552719">
          <w:t xml:space="preserve"> </w:t>
        </w:r>
        <w:proofErr w:type="spellStart"/>
        <w:r w:rsidRPr="00552719">
          <w:t>Database</w:t>
        </w:r>
        <w:proofErr w:type="spellEnd"/>
        <w:r w:rsidRPr="00552719">
          <w:t xml:space="preserve"> e a outros serviços do </w:t>
        </w:r>
        <w:proofErr w:type="spellStart"/>
        <w:r w:rsidRPr="00552719">
          <w:t>Firebase</w:t>
        </w:r>
        <w:proofErr w:type="spellEnd"/>
        <w:r w:rsidRPr="00552719">
          <w:t>.</w:t>
        </w:r>
      </w:ins>
    </w:p>
    <w:p w14:paraId="09C0044A" w14:textId="77777777" w:rsidR="00B41124" w:rsidRPr="00552719" w:rsidRDefault="00B41124">
      <w:pPr>
        <w:pStyle w:val="PargrafodaLista"/>
        <w:rPr>
          <w:ins w:id="774" w:author="Willian" w:date="2016-11-27T17:21:00Z"/>
        </w:rPr>
        <w:pPrChange w:id="775" w:author="Willian" w:date="2016-11-27T17:22:00Z">
          <w:pPr>
            <w:widowControl w:val="0"/>
            <w:autoSpaceDE w:val="0"/>
            <w:autoSpaceDN w:val="0"/>
            <w:adjustRightInd w:val="0"/>
            <w:spacing w:after="0"/>
            <w:jc w:val="left"/>
          </w:pPr>
        </w:pPrChange>
      </w:pPr>
    </w:p>
    <w:p w14:paraId="1B1E3A69" w14:textId="3AE9C7EE" w:rsidR="00B41124" w:rsidRPr="00552719" w:rsidRDefault="00B41124">
      <w:pPr>
        <w:pStyle w:val="PargrafodaLista"/>
        <w:numPr>
          <w:ilvl w:val="0"/>
          <w:numId w:val="47"/>
        </w:numPr>
        <w:rPr>
          <w:ins w:id="776" w:author="Willian" w:date="2016-11-27T17:22:00Z"/>
        </w:rPr>
        <w:pPrChange w:id="777" w:author="Willian" w:date="2016-11-27T17:21:00Z">
          <w:pPr>
            <w:widowControl w:val="0"/>
            <w:autoSpaceDE w:val="0"/>
            <w:autoSpaceDN w:val="0"/>
            <w:adjustRightInd w:val="0"/>
            <w:spacing w:after="0"/>
            <w:jc w:val="left"/>
          </w:pPr>
        </w:pPrChange>
      </w:pPr>
      <w:ins w:id="778" w:author="Willian" w:date="2016-11-27T17:21:00Z">
        <w:r w:rsidRPr="00552719">
          <w:rPr>
            <w:b/>
            <w:rPrChange w:id="779" w:author="Willian" w:date="2016-11-28T20:45:00Z">
              <w:rPr/>
            </w:rPrChange>
          </w:rPr>
          <w:t>Autenticação anônima:</w:t>
        </w:r>
        <w:r w:rsidRPr="00552719">
          <w:t xml:space="preserve"> Use os recursos do </w:t>
        </w:r>
        <w:proofErr w:type="spellStart"/>
        <w:r w:rsidRPr="00552719">
          <w:t>Firebase</w:t>
        </w:r>
        <w:proofErr w:type="spellEnd"/>
        <w:r w:rsidRPr="00552719">
          <w:t xml:space="preserve"> que exigem autenticação sem que os usuários precisem fazer </w:t>
        </w:r>
        <w:proofErr w:type="spellStart"/>
        <w:r w:rsidRPr="00552719">
          <w:t>login</w:t>
        </w:r>
        <w:proofErr w:type="spellEnd"/>
        <w:r w:rsidRPr="00552719">
          <w:t xml:space="preserve"> primeiro ao criar contas anônimas temporárias. Se o usuário depois optar por fazer </w:t>
        </w:r>
        <w:proofErr w:type="spellStart"/>
        <w:r w:rsidRPr="00552719">
          <w:t>login</w:t>
        </w:r>
        <w:proofErr w:type="spellEnd"/>
        <w:r w:rsidRPr="00552719">
          <w:t>, você poderá transformar a conta anônima em uma conta regular para que ele continue de onde parou.</w:t>
        </w:r>
      </w:ins>
    </w:p>
    <w:p w14:paraId="633A986C" w14:textId="33A4DF1B" w:rsidR="00B41124" w:rsidRPr="00552719" w:rsidRDefault="00B41124">
      <w:pPr>
        <w:pStyle w:val="Ttulo3"/>
        <w:rPr>
          <w:ins w:id="780" w:author="Willian" w:date="2016-11-27T17:22:00Z"/>
          <w:rPrChange w:id="781" w:author="Willian" w:date="2016-11-28T20:45:00Z">
            <w:rPr>
              <w:ins w:id="782" w:author="Willian" w:date="2016-11-27T17:22:00Z"/>
            </w:rPr>
          </w:rPrChange>
        </w:rPr>
        <w:pPrChange w:id="783" w:author="Willian" w:date="2016-11-27T17:22:00Z">
          <w:pPr>
            <w:pStyle w:val="PargrafodaLista"/>
            <w:numPr>
              <w:numId w:val="47"/>
            </w:numPr>
            <w:ind w:hanging="360"/>
          </w:pPr>
        </w:pPrChange>
      </w:pPr>
      <w:ins w:id="784" w:author="Willian" w:date="2016-11-27T17:22:00Z">
        <w:r w:rsidRPr="00552719">
          <w:rPr>
            <w:rPrChange w:id="785" w:author="Willian" w:date="2016-11-28T20:45:00Z">
              <w:rPr/>
            </w:rPrChange>
          </w:rPr>
          <w:t>Como funciona?</w:t>
        </w:r>
      </w:ins>
    </w:p>
    <w:p w14:paraId="66EDA837" w14:textId="7AB11EDC" w:rsidR="00B41124" w:rsidRPr="00552719" w:rsidRDefault="00B41124" w:rsidP="007627AB">
      <w:pPr>
        <w:rPr>
          <w:ins w:id="786" w:author="Willian" w:date="2016-11-27T17:23:00Z"/>
          <w:rPrChange w:id="787" w:author="Willian" w:date="2016-11-28T20:45:00Z">
            <w:rPr>
              <w:ins w:id="788" w:author="Willian" w:date="2016-11-27T17:23:00Z"/>
            </w:rPr>
          </w:rPrChange>
        </w:rPr>
        <w:pPrChange w:id="789" w:author="Willian" w:date="2016-11-28T21:05:00Z">
          <w:pPr/>
        </w:pPrChange>
      </w:pPr>
      <w:ins w:id="790" w:author="Willian" w:date="2016-11-27T17:23:00Z">
        <w:r w:rsidRPr="00552719">
          <w:rPr>
            <w:rPrChange w:id="791" w:author="Willian" w:date="2016-11-28T20:45:00Z">
              <w:rPr>
                <w:b/>
              </w:rPr>
            </w:rPrChange>
          </w:rPr>
          <w:t xml:space="preserve">Para conectar um usuário ao seu aplicativo, primeiro você deve receber credenciais de autenticação do usuário. Essas credenciais podem ser o endereço de e-mail e a senha desse usuário ou um </w:t>
        </w:r>
        <w:proofErr w:type="spellStart"/>
        <w:r w:rsidRPr="00552719">
          <w:rPr>
            <w:rPrChange w:id="792" w:author="Willian" w:date="2016-11-28T20:45:00Z">
              <w:rPr>
                <w:b/>
              </w:rPr>
            </w:rPrChange>
          </w:rPr>
          <w:t>token</w:t>
        </w:r>
        <w:proofErr w:type="spellEnd"/>
        <w:r w:rsidRPr="00552719">
          <w:rPr>
            <w:rPrChange w:id="793" w:author="Willian" w:date="2016-11-28T20:45:00Z">
              <w:rPr>
                <w:b/>
              </w:rPr>
            </w:rPrChange>
          </w:rPr>
          <w:t xml:space="preserve"> </w:t>
        </w:r>
        <w:proofErr w:type="spellStart"/>
        <w:r w:rsidRPr="00552719">
          <w:rPr>
            <w:rPrChange w:id="794" w:author="Willian" w:date="2016-11-28T20:45:00Z">
              <w:rPr>
                <w:b/>
              </w:rPr>
            </w:rPrChange>
          </w:rPr>
          <w:t>OAuth</w:t>
        </w:r>
        <w:proofErr w:type="spellEnd"/>
        <w:r w:rsidRPr="00552719">
          <w:rPr>
            <w:rPrChange w:id="795" w:author="Willian" w:date="2016-11-28T20:45:00Z">
              <w:rPr>
                <w:b/>
              </w:rPr>
            </w:rPrChange>
          </w:rPr>
          <w:t xml:space="preserve"> de um provedor de identidades federadas. Em seguida, passe essas credenciais para o </w:t>
        </w:r>
        <w:proofErr w:type="spellStart"/>
        <w:r w:rsidRPr="00552719">
          <w:rPr>
            <w:rPrChange w:id="796" w:author="Willian" w:date="2016-11-28T20:45:00Z">
              <w:rPr>
                <w:b/>
              </w:rPr>
            </w:rPrChange>
          </w:rPr>
          <w:t>Firebase</w:t>
        </w:r>
        <w:proofErr w:type="spellEnd"/>
        <w:r w:rsidRPr="00552719">
          <w:rPr>
            <w:rPrChange w:id="797" w:author="Willian" w:date="2016-11-28T20:45:00Z">
              <w:rPr>
                <w:b/>
              </w:rPr>
            </w:rPrChange>
          </w:rPr>
          <w:t xml:space="preserve"> </w:t>
        </w:r>
        <w:proofErr w:type="spellStart"/>
        <w:r w:rsidRPr="00552719">
          <w:rPr>
            <w:rPrChange w:id="798" w:author="Willian" w:date="2016-11-28T20:45:00Z">
              <w:rPr>
                <w:b/>
              </w:rPr>
            </w:rPrChange>
          </w:rPr>
          <w:t>Authentication</w:t>
        </w:r>
        <w:proofErr w:type="spellEnd"/>
        <w:r w:rsidRPr="00552719">
          <w:rPr>
            <w:rPrChange w:id="799" w:author="Willian" w:date="2016-11-28T20:45:00Z">
              <w:rPr>
                <w:b/>
              </w:rPr>
            </w:rPrChange>
          </w:rPr>
          <w:t xml:space="preserve"> SDK. </w:t>
        </w:r>
      </w:ins>
      <w:ins w:id="800" w:author="Willian" w:date="2016-11-27T17:27:00Z">
        <w:r w:rsidR="00636B93" w:rsidRPr="00552719">
          <w:rPr>
            <w:rPrChange w:id="801" w:author="Willian" w:date="2016-11-28T20:45:00Z">
              <w:rPr>
                <w:b/>
              </w:rPr>
            </w:rPrChange>
          </w:rPr>
          <w:t>Os</w:t>
        </w:r>
      </w:ins>
      <w:ins w:id="802" w:author="Willian" w:date="2016-11-27T17:23:00Z">
        <w:r w:rsidRPr="00552719">
          <w:rPr>
            <w:rPrChange w:id="803" w:author="Willian" w:date="2016-11-28T20:45:00Z">
              <w:rPr>
                <w:b/>
              </w:rPr>
            </w:rPrChange>
          </w:rPr>
          <w:t xml:space="preserve"> serviços de </w:t>
        </w:r>
        <w:proofErr w:type="spellStart"/>
        <w:r w:rsidRPr="00552719">
          <w:rPr>
            <w:rPrChange w:id="804" w:author="Willian" w:date="2016-11-28T20:45:00Z">
              <w:rPr>
                <w:b/>
              </w:rPr>
            </w:rPrChange>
          </w:rPr>
          <w:t>backend</w:t>
        </w:r>
        <w:proofErr w:type="spellEnd"/>
        <w:r w:rsidRPr="00552719">
          <w:rPr>
            <w:rPrChange w:id="805" w:author="Willian" w:date="2016-11-28T20:45:00Z">
              <w:rPr>
                <w:b/>
              </w:rPr>
            </w:rPrChange>
          </w:rPr>
          <w:t xml:space="preserve"> </w:t>
        </w:r>
      </w:ins>
      <w:ins w:id="806" w:author="Willian" w:date="2016-11-27T17:28:00Z">
        <w:r w:rsidR="00636B93" w:rsidRPr="00552719">
          <w:rPr>
            <w:rPrChange w:id="807" w:author="Willian" w:date="2016-11-28T20:45:00Z">
              <w:rPr>
                <w:b/>
              </w:rPr>
            </w:rPrChange>
          </w:rPr>
          <w:t xml:space="preserve">do </w:t>
        </w:r>
        <w:proofErr w:type="spellStart"/>
        <w:r w:rsidR="00636B93" w:rsidRPr="00552719">
          <w:rPr>
            <w:rPrChange w:id="808" w:author="Willian" w:date="2016-11-28T20:45:00Z">
              <w:rPr>
                <w:b/>
              </w:rPr>
            </w:rPrChange>
          </w:rPr>
          <w:t>Firebase</w:t>
        </w:r>
        <w:proofErr w:type="spellEnd"/>
        <w:r w:rsidR="00636B93" w:rsidRPr="00552719">
          <w:rPr>
            <w:rPrChange w:id="809" w:author="Willian" w:date="2016-11-28T20:45:00Z">
              <w:rPr>
                <w:b/>
              </w:rPr>
            </w:rPrChange>
          </w:rPr>
          <w:t xml:space="preserve"> </w:t>
        </w:r>
      </w:ins>
      <w:ins w:id="810" w:author="Willian" w:date="2016-11-27T17:23:00Z">
        <w:r w:rsidRPr="00552719">
          <w:rPr>
            <w:rPrChange w:id="811" w:author="Willian" w:date="2016-11-28T20:45:00Z">
              <w:rPr>
                <w:b/>
              </w:rPr>
            </w:rPrChange>
          </w:rPr>
          <w:t>verificarão essas credenciais e retornarão uma resposta para o cliente.</w:t>
        </w:r>
      </w:ins>
    </w:p>
    <w:p w14:paraId="32D79654" w14:textId="35B60E1E" w:rsidR="00B41124" w:rsidRPr="00552719" w:rsidRDefault="00B41124" w:rsidP="007627AB">
      <w:pPr>
        <w:rPr>
          <w:ins w:id="812" w:author="Willian" w:date="2016-11-27T17:23:00Z"/>
          <w:rPrChange w:id="813" w:author="Willian" w:date="2016-11-28T20:45:00Z">
            <w:rPr>
              <w:ins w:id="814" w:author="Willian" w:date="2016-11-27T17:23:00Z"/>
            </w:rPr>
          </w:rPrChange>
        </w:rPr>
        <w:pPrChange w:id="815" w:author="Willian" w:date="2016-11-28T21:05:00Z">
          <w:pPr/>
        </w:pPrChange>
      </w:pPr>
      <w:ins w:id="816" w:author="Willian" w:date="2016-11-27T17:23:00Z">
        <w:r w:rsidRPr="00552719">
          <w:rPr>
            <w:rPrChange w:id="817" w:author="Willian" w:date="2016-11-28T20:45:00Z">
              <w:rPr>
                <w:b/>
              </w:rPr>
            </w:rPrChange>
          </w:rPr>
          <w:t xml:space="preserve">Após um </w:t>
        </w:r>
        <w:proofErr w:type="spellStart"/>
        <w:r w:rsidRPr="00552719">
          <w:rPr>
            <w:rPrChange w:id="818" w:author="Willian" w:date="2016-11-28T20:45:00Z">
              <w:rPr>
                <w:b/>
              </w:rPr>
            </w:rPrChange>
          </w:rPr>
          <w:t>login</w:t>
        </w:r>
        <w:proofErr w:type="spellEnd"/>
        <w:r w:rsidRPr="00552719">
          <w:rPr>
            <w:rPrChange w:id="819" w:author="Willian" w:date="2016-11-28T20:45:00Z">
              <w:rPr>
                <w:b/>
              </w:rPr>
            </w:rPrChange>
          </w:rPr>
          <w:t xml:space="preserve"> bem-sucedido, você poderá acessar as informações de perfil básicas do usuário e controlar o acesso do usuário aos dados armazenados em outros produtos do </w:t>
        </w:r>
        <w:proofErr w:type="spellStart"/>
        <w:r w:rsidRPr="00552719">
          <w:rPr>
            <w:rPrChange w:id="820" w:author="Willian" w:date="2016-11-28T20:45:00Z">
              <w:rPr>
                <w:b/>
              </w:rPr>
            </w:rPrChange>
          </w:rPr>
          <w:t>Firebase</w:t>
        </w:r>
        <w:proofErr w:type="spellEnd"/>
        <w:r w:rsidRPr="00552719">
          <w:rPr>
            <w:rPrChange w:id="821" w:author="Willian" w:date="2016-11-28T20:45:00Z">
              <w:rPr>
                <w:b/>
              </w:rPr>
            </w:rPrChange>
          </w:rPr>
          <w:t xml:space="preserve">. Você também pode usar o </w:t>
        </w:r>
        <w:proofErr w:type="spellStart"/>
        <w:r w:rsidRPr="00552719">
          <w:rPr>
            <w:rPrChange w:id="822" w:author="Willian" w:date="2016-11-28T20:45:00Z">
              <w:rPr>
                <w:b/>
              </w:rPr>
            </w:rPrChange>
          </w:rPr>
          <w:t>token</w:t>
        </w:r>
        <w:proofErr w:type="spellEnd"/>
        <w:r w:rsidRPr="00552719">
          <w:rPr>
            <w:rPrChange w:id="823" w:author="Willian" w:date="2016-11-28T20:45:00Z">
              <w:rPr>
                <w:b/>
              </w:rPr>
            </w:rPrChange>
          </w:rPr>
          <w:t xml:space="preserve"> de autenticação fornecido para verificar a identidade dos usuários nos seus próprios serviços de </w:t>
        </w:r>
        <w:proofErr w:type="spellStart"/>
        <w:r w:rsidRPr="00552719">
          <w:rPr>
            <w:rPrChange w:id="824" w:author="Willian" w:date="2016-11-28T20:45:00Z">
              <w:rPr>
                <w:b/>
              </w:rPr>
            </w:rPrChange>
          </w:rPr>
          <w:t>backend</w:t>
        </w:r>
        <w:proofErr w:type="spellEnd"/>
        <w:r w:rsidRPr="00552719">
          <w:rPr>
            <w:rPrChange w:id="825" w:author="Willian" w:date="2016-11-28T20:45:00Z">
              <w:rPr>
                <w:b/>
              </w:rPr>
            </w:rPrChange>
          </w:rPr>
          <w:t>.</w:t>
        </w:r>
      </w:ins>
    </w:p>
    <w:p w14:paraId="1311F9B2" w14:textId="13AEF5A0" w:rsidR="00B41124" w:rsidRPr="00552719" w:rsidRDefault="00B41124" w:rsidP="007627AB">
      <w:pPr>
        <w:rPr>
          <w:ins w:id="826" w:author="Willian" w:date="2016-11-27T17:22:00Z"/>
          <w:rPrChange w:id="827" w:author="Willian" w:date="2016-11-28T20:45:00Z">
            <w:rPr>
              <w:ins w:id="828" w:author="Willian" w:date="2016-11-27T17:22:00Z"/>
            </w:rPr>
          </w:rPrChange>
        </w:rPr>
        <w:pPrChange w:id="829" w:author="Willian" w:date="2016-11-28T21:05:00Z">
          <w:pPr>
            <w:pStyle w:val="PargrafodaLista"/>
            <w:numPr>
              <w:numId w:val="47"/>
            </w:numPr>
            <w:ind w:hanging="360"/>
          </w:pPr>
        </w:pPrChange>
      </w:pPr>
      <w:ins w:id="830" w:author="Willian" w:date="2016-11-27T17:23:00Z">
        <w:r w:rsidRPr="00552719">
          <w:rPr>
            <w:rPrChange w:id="831" w:author="Willian" w:date="2016-11-28T20:45:00Z">
              <w:rPr>
                <w:b/>
              </w:rPr>
            </w:rPrChange>
          </w:rPr>
          <w:t xml:space="preserve">Observação: Por padrão, usuários autenticados podem ler e gravar dados no </w:t>
        </w:r>
        <w:proofErr w:type="spellStart"/>
        <w:r w:rsidRPr="00552719">
          <w:rPr>
            <w:rPrChange w:id="832" w:author="Willian" w:date="2016-11-28T20:45:00Z">
              <w:rPr>
                <w:b/>
              </w:rPr>
            </w:rPrChange>
          </w:rPr>
          <w:t>Firebase</w:t>
        </w:r>
        <w:proofErr w:type="spellEnd"/>
        <w:r w:rsidRPr="00552719">
          <w:rPr>
            <w:rPrChange w:id="833" w:author="Willian" w:date="2016-11-28T20:45:00Z">
              <w:rPr>
                <w:b/>
              </w:rPr>
            </w:rPrChange>
          </w:rPr>
          <w:t xml:space="preserve"> </w:t>
        </w:r>
        <w:proofErr w:type="spellStart"/>
        <w:r w:rsidRPr="00552719">
          <w:rPr>
            <w:rPrChange w:id="834" w:author="Willian" w:date="2016-11-28T20:45:00Z">
              <w:rPr>
                <w:b/>
              </w:rPr>
            </w:rPrChange>
          </w:rPr>
          <w:t>Realtime</w:t>
        </w:r>
        <w:proofErr w:type="spellEnd"/>
        <w:r w:rsidRPr="00552719">
          <w:rPr>
            <w:rPrChange w:id="835" w:author="Willian" w:date="2016-11-28T20:45:00Z">
              <w:rPr>
                <w:b/>
              </w:rPr>
            </w:rPrChange>
          </w:rPr>
          <w:t xml:space="preserve"> </w:t>
        </w:r>
        <w:proofErr w:type="spellStart"/>
        <w:r w:rsidRPr="00552719">
          <w:rPr>
            <w:rPrChange w:id="836" w:author="Willian" w:date="2016-11-28T20:45:00Z">
              <w:rPr>
                <w:b/>
              </w:rPr>
            </w:rPrChange>
          </w:rPr>
          <w:t>Database</w:t>
        </w:r>
        <w:proofErr w:type="spellEnd"/>
        <w:r w:rsidRPr="00552719">
          <w:rPr>
            <w:rPrChange w:id="837" w:author="Willian" w:date="2016-11-28T20:45:00Z">
              <w:rPr>
                <w:b/>
              </w:rPr>
            </w:rPrChange>
          </w:rPr>
          <w:t xml:space="preserve"> e no </w:t>
        </w:r>
        <w:proofErr w:type="spellStart"/>
        <w:r w:rsidRPr="00552719">
          <w:rPr>
            <w:rPrChange w:id="838" w:author="Willian" w:date="2016-11-28T20:45:00Z">
              <w:rPr>
                <w:b/>
              </w:rPr>
            </w:rPrChange>
          </w:rPr>
          <w:t>Firebase</w:t>
        </w:r>
        <w:proofErr w:type="spellEnd"/>
        <w:r w:rsidRPr="00552719">
          <w:rPr>
            <w:rPrChange w:id="839" w:author="Willian" w:date="2016-11-28T20:45:00Z">
              <w:rPr>
                <w:b/>
              </w:rPr>
            </w:rPrChange>
          </w:rPr>
          <w:t xml:space="preserve"> </w:t>
        </w:r>
        <w:proofErr w:type="spellStart"/>
        <w:r w:rsidRPr="00552719">
          <w:rPr>
            <w:rPrChange w:id="840" w:author="Willian" w:date="2016-11-28T20:45:00Z">
              <w:rPr>
                <w:b/>
              </w:rPr>
            </w:rPrChange>
          </w:rPr>
          <w:t>Storage</w:t>
        </w:r>
        <w:proofErr w:type="spellEnd"/>
        <w:r w:rsidRPr="00552719">
          <w:rPr>
            <w:rPrChange w:id="841" w:author="Willian" w:date="2016-11-28T20:45:00Z">
              <w:rPr>
                <w:b/>
              </w:rPr>
            </w:rPrChange>
          </w:rPr>
          <w:t>.</w:t>
        </w:r>
      </w:ins>
    </w:p>
    <w:p w14:paraId="25AFC58E" w14:textId="77777777" w:rsidR="00B41124" w:rsidRPr="00552719" w:rsidRDefault="00B41124" w:rsidP="007627AB">
      <w:pPr>
        <w:rPr>
          <w:ins w:id="842" w:author="Willian" w:date="2016-11-27T10:06:00Z"/>
          <w:rPrChange w:id="843" w:author="Willian" w:date="2016-11-28T20:45:00Z">
            <w:rPr>
              <w:ins w:id="844" w:author="Willian" w:date="2016-11-27T10:06:00Z"/>
            </w:rPr>
          </w:rPrChange>
        </w:rPr>
        <w:pPrChange w:id="845" w:author="Willian" w:date="2016-11-28T21:05:00Z">
          <w:pPr>
            <w:widowControl w:val="0"/>
            <w:autoSpaceDE w:val="0"/>
            <w:autoSpaceDN w:val="0"/>
            <w:adjustRightInd w:val="0"/>
            <w:spacing w:after="0"/>
            <w:jc w:val="left"/>
          </w:pPr>
        </w:pPrChange>
      </w:pPr>
    </w:p>
    <w:p w14:paraId="404F0FED" w14:textId="77777777" w:rsidR="00EF76CF" w:rsidRPr="00552719" w:rsidRDefault="00EF76CF">
      <w:pPr>
        <w:pStyle w:val="Ttulo2"/>
        <w:rPr>
          <w:ins w:id="846" w:author="Willian" w:date="2016-11-27T10:37:00Z"/>
          <w:rPrChange w:id="847" w:author="Willian" w:date="2016-11-28T20:45:00Z">
            <w:rPr>
              <w:ins w:id="848" w:author="Willian" w:date="2016-11-27T10:37:00Z"/>
            </w:rPr>
          </w:rPrChange>
        </w:rPr>
        <w:pPrChange w:id="849" w:author="Willian" w:date="2016-11-27T10:08:00Z">
          <w:pPr>
            <w:widowControl w:val="0"/>
            <w:autoSpaceDE w:val="0"/>
            <w:autoSpaceDN w:val="0"/>
            <w:adjustRightInd w:val="0"/>
            <w:spacing w:after="0"/>
            <w:jc w:val="left"/>
          </w:pPr>
        </w:pPrChange>
      </w:pPr>
      <w:ins w:id="850" w:author="Willian" w:date="2016-11-27T10:06:00Z">
        <w:r w:rsidRPr="00552719">
          <w:rPr>
            <w:rPrChange w:id="851" w:author="Willian" w:date="2016-11-28T20:45:00Z">
              <w:rPr/>
            </w:rPrChange>
          </w:rPr>
          <w:lastRenderedPageBreak/>
          <w:t xml:space="preserve">Criando um projeto no </w:t>
        </w:r>
        <w:proofErr w:type="spellStart"/>
        <w:r w:rsidRPr="00552719">
          <w:rPr>
            <w:rPrChange w:id="852" w:author="Willian" w:date="2016-11-28T20:45:00Z">
              <w:rPr/>
            </w:rPrChange>
          </w:rPr>
          <w:t>Firebase</w:t>
        </w:r>
      </w:ins>
      <w:proofErr w:type="spellEnd"/>
    </w:p>
    <w:p w14:paraId="7B4AEBA5" w14:textId="5F334249" w:rsidR="008403D2" w:rsidRPr="00552719" w:rsidRDefault="008403D2" w:rsidP="007627AB">
      <w:pPr>
        <w:rPr>
          <w:ins w:id="853" w:author="Willian" w:date="2016-11-27T10:38:00Z"/>
          <w:rPrChange w:id="854" w:author="Willian" w:date="2016-11-28T20:45:00Z">
            <w:rPr>
              <w:ins w:id="855" w:author="Willian" w:date="2016-11-27T10:38:00Z"/>
            </w:rPr>
          </w:rPrChange>
        </w:rPr>
        <w:pPrChange w:id="856" w:author="Willian" w:date="2016-11-28T21:05:00Z">
          <w:pPr>
            <w:widowControl w:val="0"/>
            <w:autoSpaceDE w:val="0"/>
            <w:autoSpaceDN w:val="0"/>
            <w:adjustRightInd w:val="0"/>
            <w:spacing w:after="0"/>
            <w:jc w:val="left"/>
          </w:pPr>
        </w:pPrChange>
      </w:pPr>
      <w:ins w:id="857" w:author="Willian" w:date="2016-11-27T10:37:00Z">
        <w:r w:rsidRPr="00552719">
          <w:rPr>
            <w:rPrChange w:id="858" w:author="Willian" w:date="2016-11-28T20:45:00Z">
              <w:rPr>
                <w:b/>
              </w:rPr>
            </w:rPrChange>
          </w:rPr>
          <w:t xml:space="preserve">No site do </w:t>
        </w:r>
        <w:proofErr w:type="spellStart"/>
        <w:r w:rsidRPr="00552719">
          <w:rPr>
            <w:rPrChange w:id="859" w:author="Willian" w:date="2016-11-28T20:45:00Z">
              <w:rPr>
                <w:b/>
              </w:rPr>
            </w:rPrChange>
          </w:rPr>
          <w:t>Firebase</w:t>
        </w:r>
        <w:proofErr w:type="spellEnd"/>
        <w:r w:rsidRPr="00552719">
          <w:rPr>
            <w:rPrChange w:id="860" w:author="Willian" w:date="2016-11-28T20:45:00Z">
              <w:rPr>
                <w:b/>
              </w:rPr>
            </w:rPrChange>
          </w:rPr>
          <w:t xml:space="preserve"> voc</w:t>
        </w:r>
      </w:ins>
      <w:ins w:id="861" w:author="Willian" w:date="2016-11-27T10:38:00Z">
        <w:r w:rsidRPr="00552719">
          <w:rPr>
            <w:rPrChange w:id="862" w:author="Willian" w:date="2016-11-28T20:45:00Z">
              <w:rPr>
                <w:b/>
              </w:rPr>
            </w:rPrChange>
          </w:rPr>
          <w:t>ê poderá, além de encontrar documentações e tutoriais, gerenciar sua aplicação de forma 100% online, onde você estiver.</w:t>
        </w:r>
      </w:ins>
    </w:p>
    <w:p w14:paraId="59885BB6" w14:textId="41F18B98" w:rsidR="008403D2" w:rsidRPr="00552719" w:rsidRDefault="008403D2" w:rsidP="007627AB">
      <w:pPr>
        <w:rPr>
          <w:ins w:id="863" w:author="Willian" w:date="2016-11-27T10:48:00Z"/>
          <w:rPrChange w:id="864" w:author="Willian" w:date="2016-11-28T20:45:00Z">
            <w:rPr>
              <w:ins w:id="865" w:author="Willian" w:date="2016-11-27T10:48:00Z"/>
            </w:rPr>
          </w:rPrChange>
        </w:rPr>
        <w:pPrChange w:id="866" w:author="Willian" w:date="2016-11-28T21:05:00Z">
          <w:pPr>
            <w:widowControl w:val="0"/>
            <w:autoSpaceDE w:val="0"/>
            <w:autoSpaceDN w:val="0"/>
            <w:adjustRightInd w:val="0"/>
            <w:spacing w:after="0"/>
            <w:jc w:val="left"/>
          </w:pPr>
        </w:pPrChange>
      </w:pPr>
      <w:ins w:id="867" w:author="Willian" w:date="2016-11-27T10:39:00Z">
        <w:r w:rsidRPr="00552719">
          <w:rPr>
            <w:rPrChange w:id="868" w:author="Willian" w:date="2016-11-28T20:45:00Z">
              <w:rPr>
                <w:b/>
              </w:rPr>
            </w:rPrChange>
          </w:rPr>
          <w:t xml:space="preserve">Este recurso de gerenciamento é chamado </w:t>
        </w:r>
        <w:proofErr w:type="spellStart"/>
        <w:r w:rsidRPr="00552719">
          <w:rPr>
            <w:rPrChange w:id="869" w:author="Willian" w:date="2016-11-28T20:45:00Z">
              <w:rPr>
                <w:b/>
              </w:rPr>
            </w:rPrChange>
          </w:rPr>
          <w:t>Firebase</w:t>
        </w:r>
        <w:proofErr w:type="spellEnd"/>
        <w:r w:rsidRPr="00552719">
          <w:rPr>
            <w:rPrChange w:id="870" w:author="Willian" w:date="2016-11-28T20:45:00Z">
              <w:rPr>
                <w:b/>
              </w:rPr>
            </w:rPrChange>
          </w:rPr>
          <w:t xml:space="preserve"> Console. É nele que você criará novos projetos e aplicações, fará modificações, gerenciará dados analíticos dos seus aplicativos e armazenar</w:t>
        </w:r>
      </w:ins>
      <w:ins w:id="871" w:author="Willian" w:date="2016-11-27T10:40:00Z">
        <w:r w:rsidRPr="00552719">
          <w:rPr>
            <w:rPrChange w:id="872" w:author="Willian" w:date="2016-11-28T20:45:00Z">
              <w:rPr>
                <w:b/>
              </w:rPr>
            </w:rPrChange>
          </w:rPr>
          <w:t>á todos os dados que suas aplicações irão consumir (</w:t>
        </w:r>
        <w:proofErr w:type="spellStart"/>
        <w:r w:rsidRPr="00552719">
          <w:rPr>
            <w:rPrChange w:id="873" w:author="Willian" w:date="2016-11-28T20:45:00Z">
              <w:rPr>
                <w:b/>
              </w:rPr>
            </w:rPrChange>
          </w:rPr>
          <w:t>Firebase</w:t>
        </w:r>
        <w:proofErr w:type="spellEnd"/>
        <w:r w:rsidRPr="00552719">
          <w:rPr>
            <w:rPrChange w:id="874" w:author="Willian" w:date="2016-11-28T20:45:00Z">
              <w:rPr>
                <w:b/>
              </w:rPr>
            </w:rPrChange>
          </w:rPr>
          <w:t xml:space="preserve"> </w:t>
        </w:r>
        <w:proofErr w:type="spellStart"/>
        <w:r w:rsidRPr="00552719">
          <w:rPr>
            <w:rPrChange w:id="875" w:author="Willian" w:date="2016-11-28T20:45:00Z">
              <w:rPr>
                <w:b/>
              </w:rPr>
            </w:rPrChange>
          </w:rPr>
          <w:t>Database</w:t>
        </w:r>
        <w:proofErr w:type="spellEnd"/>
        <w:r w:rsidRPr="00552719">
          <w:rPr>
            <w:rPrChange w:id="876" w:author="Willian" w:date="2016-11-28T20:45:00Z">
              <w:rPr>
                <w:b/>
              </w:rPr>
            </w:rPrChange>
          </w:rPr>
          <w:t xml:space="preserve">). Além disso, é aqui que é feito o gerenciamento </w:t>
        </w:r>
      </w:ins>
      <w:ins w:id="877" w:author="Willian" w:date="2016-11-27T10:41:00Z">
        <w:r w:rsidR="00993888" w:rsidRPr="00552719">
          <w:rPr>
            <w:rPrChange w:id="878" w:author="Willian" w:date="2016-11-28T20:45:00Z">
              <w:rPr>
                <w:b/>
              </w:rPr>
            </w:rPrChange>
          </w:rPr>
          <w:t xml:space="preserve">de </w:t>
        </w:r>
        <w:proofErr w:type="spellStart"/>
        <w:r w:rsidR="00993888" w:rsidRPr="00552719">
          <w:rPr>
            <w:rPrChange w:id="879" w:author="Willian" w:date="2016-11-28T20:45:00Z">
              <w:rPr>
                <w:b/>
              </w:rPr>
            </w:rPrChange>
          </w:rPr>
          <w:t>login</w:t>
        </w:r>
        <w:proofErr w:type="spellEnd"/>
        <w:r w:rsidR="00993888" w:rsidRPr="00552719">
          <w:rPr>
            <w:rPrChange w:id="880" w:author="Willian" w:date="2016-11-28T20:45:00Z">
              <w:rPr>
                <w:b/>
              </w:rPr>
            </w:rPrChange>
          </w:rPr>
          <w:t xml:space="preserve"> de usuário (</w:t>
        </w:r>
        <w:proofErr w:type="spellStart"/>
        <w:r w:rsidR="00993888" w:rsidRPr="00552719">
          <w:rPr>
            <w:rPrChange w:id="881" w:author="Willian" w:date="2016-11-28T20:45:00Z">
              <w:rPr>
                <w:b/>
              </w:rPr>
            </w:rPrChange>
          </w:rPr>
          <w:t>Firebase</w:t>
        </w:r>
        <w:proofErr w:type="spellEnd"/>
        <w:r w:rsidR="00993888" w:rsidRPr="00552719">
          <w:rPr>
            <w:rPrChange w:id="882" w:author="Willian" w:date="2016-11-28T20:45:00Z">
              <w:rPr>
                <w:b/>
              </w:rPr>
            </w:rPrChange>
          </w:rPr>
          <w:t xml:space="preserve"> </w:t>
        </w:r>
        <w:proofErr w:type="spellStart"/>
        <w:r w:rsidR="00993888" w:rsidRPr="00552719">
          <w:rPr>
            <w:rPrChange w:id="883" w:author="Willian" w:date="2016-11-28T20:45:00Z">
              <w:rPr>
                <w:b/>
              </w:rPr>
            </w:rPrChange>
          </w:rPr>
          <w:t>Auth</w:t>
        </w:r>
        <w:proofErr w:type="spellEnd"/>
        <w:r w:rsidR="00993888" w:rsidRPr="00552719">
          <w:rPr>
            <w:rPrChange w:id="884" w:author="Willian" w:date="2016-11-28T20:45:00Z">
              <w:rPr>
                <w:b/>
              </w:rPr>
            </w:rPrChange>
          </w:rPr>
          <w:t>)</w:t>
        </w:r>
      </w:ins>
      <w:ins w:id="885" w:author="Willian" w:date="2016-11-27T10:42:00Z">
        <w:r w:rsidR="00993888" w:rsidRPr="00552719">
          <w:rPr>
            <w:rPrChange w:id="886" w:author="Willian" w:date="2016-11-28T20:45:00Z">
              <w:rPr>
                <w:b/>
              </w:rPr>
            </w:rPrChange>
          </w:rPr>
          <w:t xml:space="preserve"> e podemos também fazer armazenamento de arquivos</w:t>
        </w:r>
      </w:ins>
      <w:ins w:id="887" w:author="Willian" w:date="2016-11-27T11:06:00Z">
        <w:r w:rsidR="003A0399" w:rsidRPr="00552719">
          <w:rPr>
            <w:rPrChange w:id="888" w:author="Willian" w:date="2016-11-28T20:45:00Z">
              <w:rPr>
                <w:b/>
              </w:rPr>
            </w:rPrChange>
          </w:rPr>
          <w:t xml:space="preserve"> (</w:t>
        </w:r>
        <w:proofErr w:type="spellStart"/>
        <w:r w:rsidR="003A0399" w:rsidRPr="00552719">
          <w:rPr>
            <w:rPrChange w:id="889" w:author="Willian" w:date="2016-11-28T20:45:00Z">
              <w:rPr>
                <w:b/>
              </w:rPr>
            </w:rPrChange>
          </w:rPr>
          <w:t>Firebase</w:t>
        </w:r>
        <w:proofErr w:type="spellEnd"/>
        <w:r w:rsidR="003A0399" w:rsidRPr="00552719">
          <w:rPr>
            <w:rPrChange w:id="890" w:author="Willian" w:date="2016-11-28T20:45:00Z">
              <w:rPr>
                <w:b/>
              </w:rPr>
            </w:rPrChange>
          </w:rPr>
          <w:t xml:space="preserve"> </w:t>
        </w:r>
        <w:proofErr w:type="spellStart"/>
        <w:r w:rsidR="003A0399" w:rsidRPr="00552719">
          <w:rPr>
            <w:rPrChange w:id="891" w:author="Willian" w:date="2016-11-28T20:45:00Z">
              <w:rPr>
                <w:b/>
              </w:rPr>
            </w:rPrChange>
          </w:rPr>
          <w:t>Storage</w:t>
        </w:r>
        <w:proofErr w:type="spellEnd"/>
        <w:r w:rsidR="003A0399" w:rsidRPr="00552719">
          <w:rPr>
            <w:rPrChange w:id="892" w:author="Willian" w:date="2016-11-28T20:45:00Z">
              <w:rPr>
                <w:b/>
              </w:rPr>
            </w:rPrChange>
          </w:rPr>
          <w:t>)</w:t>
        </w:r>
      </w:ins>
      <w:ins w:id="893" w:author="Willian" w:date="2016-11-27T10:42:00Z">
        <w:r w:rsidR="00993888" w:rsidRPr="00552719">
          <w:rPr>
            <w:rPrChange w:id="894" w:author="Willian" w:date="2016-11-28T20:45:00Z">
              <w:rPr>
                <w:b/>
              </w:rPr>
            </w:rPrChange>
          </w:rPr>
          <w:t xml:space="preserve">, como músicas, vídeos, documentos que serão posteriormente utilizados pela nossa aplicação. No nosso caso iremos armazenar as imagens dos </w:t>
        </w:r>
      </w:ins>
      <w:ins w:id="895" w:author="Willian" w:date="2016-11-27T10:43:00Z">
        <w:r w:rsidR="00993888" w:rsidRPr="00552719">
          <w:rPr>
            <w:rPrChange w:id="896" w:author="Willian" w:date="2016-11-28T20:45:00Z">
              <w:rPr>
                <w:b/>
              </w:rPr>
            </w:rPrChange>
          </w:rPr>
          <w:t>álbuns</w:t>
        </w:r>
      </w:ins>
      <w:ins w:id="897" w:author="Willian" w:date="2016-11-27T10:42:00Z">
        <w:r w:rsidR="00993888" w:rsidRPr="00552719">
          <w:rPr>
            <w:rPrChange w:id="898" w:author="Willian" w:date="2016-11-28T20:45:00Z">
              <w:rPr>
                <w:b/>
              </w:rPr>
            </w:rPrChange>
          </w:rPr>
          <w:t xml:space="preserve"> </w:t>
        </w:r>
      </w:ins>
      <w:ins w:id="899" w:author="Willian" w:date="2016-11-27T10:43:00Z">
        <w:r w:rsidR="00993888" w:rsidRPr="00552719">
          <w:rPr>
            <w:rPrChange w:id="900" w:author="Willian" w:date="2016-11-28T20:45:00Z">
              <w:rPr>
                <w:b/>
              </w:rPr>
            </w:rPrChange>
          </w:rPr>
          <w:t>musicais tal como as próprias músicas.</w:t>
        </w:r>
      </w:ins>
    </w:p>
    <w:p w14:paraId="5B424F75" w14:textId="18B3AF0B" w:rsidR="001C26D1" w:rsidRPr="00552719" w:rsidRDefault="001C26D1" w:rsidP="007627AB">
      <w:pPr>
        <w:rPr>
          <w:ins w:id="901" w:author="Willian" w:date="2016-11-27T10:06:00Z"/>
          <w:rPrChange w:id="902" w:author="Willian" w:date="2016-11-28T20:45:00Z">
            <w:rPr>
              <w:ins w:id="903" w:author="Willian" w:date="2016-11-27T10:06:00Z"/>
            </w:rPr>
          </w:rPrChange>
        </w:rPr>
        <w:pPrChange w:id="904" w:author="Willian" w:date="2016-11-28T21:05:00Z">
          <w:pPr>
            <w:widowControl w:val="0"/>
            <w:autoSpaceDE w:val="0"/>
            <w:autoSpaceDN w:val="0"/>
            <w:adjustRightInd w:val="0"/>
            <w:spacing w:after="0"/>
            <w:jc w:val="left"/>
          </w:pPr>
        </w:pPrChange>
      </w:pPr>
      <w:ins w:id="905" w:author="Willian" w:date="2016-11-27T10:48:00Z">
        <w:r w:rsidRPr="00552719">
          <w:rPr>
            <w:rPrChange w:id="906" w:author="Willian" w:date="2016-11-28T20:45:00Z">
              <w:rPr>
                <w:b/>
              </w:rPr>
            </w:rPrChange>
          </w:rPr>
          <w:t xml:space="preserve">Para começar a utilizar o projeto, temos 3 etapas. Uma delas foi feito na unidade 5, que </w:t>
        </w:r>
      </w:ins>
      <w:ins w:id="907" w:author="Willian" w:date="2016-11-27T10:49:00Z">
        <w:r w:rsidRPr="00552719">
          <w:rPr>
            <w:rPrChange w:id="908" w:author="Willian" w:date="2016-11-28T20:45:00Z">
              <w:rPr>
                <w:b/>
              </w:rPr>
            </w:rPrChange>
          </w:rPr>
          <w:t xml:space="preserve">é adicionar o </w:t>
        </w:r>
        <w:proofErr w:type="spellStart"/>
        <w:r w:rsidRPr="00552719">
          <w:rPr>
            <w:rPrChange w:id="909" w:author="Willian" w:date="2016-11-28T20:45:00Z">
              <w:rPr>
                <w:b/>
              </w:rPr>
            </w:rPrChange>
          </w:rPr>
          <w:t>Firebase</w:t>
        </w:r>
        <w:proofErr w:type="spellEnd"/>
        <w:r w:rsidRPr="00552719">
          <w:rPr>
            <w:rPrChange w:id="910" w:author="Willian" w:date="2016-11-28T20:45:00Z">
              <w:rPr>
                <w:b/>
              </w:rPr>
            </w:rPrChange>
          </w:rPr>
          <w:t xml:space="preserve"> via </w:t>
        </w:r>
        <w:proofErr w:type="spellStart"/>
        <w:r w:rsidRPr="00552719">
          <w:rPr>
            <w:rPrChange w:id="911" w:author="Willian" w:date="2016-11-28T20:45:00Z">
              <w:rPr>
                <w:b/>
              </w:rPr>
            </w:rPrChange>
          </w:rPr>
          <w:t>CocoaPods</w:t>
        </w:r>
        <w:proofErr w:type="spellEnd"/>
        <w:r w:rsidRPr="00552719">
          <w:rPr>
            <w:rPrChange w:id="912" w:author="Willian" w:date="2016-11-28T20:45:00Z">
              <w:rPr>
                <w:b/>
              </w:rPr>
            </w:rPrChange>
          </w:rPr>
          <w:t xml:space="preserve"> no projeto. As outras duas </w:t>
        </w:r>
      </w:ins>
      <w:ins w:id="913" w:author="Willian" w:date="2016-11-27T10:50:00Z">
        <w:r w:rsidRPr="00552719">
          <w:rPr>
            <w:rPrChange w:id="914" w:author="Willian" w:date="2016-11-28T20:45:00Z">
              <w:rPr>
                <w:b/>
              </w:rPr>
            </w:rPrChange>
          </w:rPr>
          <w:t xml:space="preserve">é a criação de um novo projeto no </w:t>
        </w:r>
        <w:proofErr w:type="spellStart"/>
        <w:r w:rsidRPr="00552719">
          <w:rPr>
            <w:rPrChange w:id="915" w:author="Willian" w:date="2016-11-28T20:45:00Z">
              <w:rPr>
                <w:b/>
              </w:rPr>
            </w:rPrChange>
          </w:rPr>
          <w:t>Firebase</w:t>
        </w:r>
        <w:proofErr w:type="spellEnd"/>
        <w:r w:rsidRPr="00552719">
          <w:rPr>
            <w:rPrChange w:id="916" w:author="Willian" w:date="2016-11-28T20:45:00Z">
              <w:rPr>
                <w:b/>
              </w:rPr>
            </w:rPrChange>
          </w:rPr>
          <w:t xml:space="preserve"> e Configurar o projeto no </w:t>
        </w:r>
        <w:proofErr w:type="spellStart"/>
        <w:r w:rsidRPr="00552719">
          <w:rPr>
            <w:rPrChange w:id="917" w:author="Willian" w:date="2016-11-28T20:45:00Z">
              <w:rPr>
                <w:b/>
              </w:rPr>
            </w:rPrChange>
          </w:rPr>
          <w:t>Xcode</w:t>
        </w:r>
        <w:proofErr w:type="spellEnd"/>
        <w:r w:rsidRPr="00552719">
          <w:rPr>
            <w:rPrChange w:id="918" w:author="Willian" w:date="2016-11-28T20:45:00Z">
              <w:rPr>
                <w:b/>
              </w:rPr>
            </w:rPrChange>
          </w:rPr>
          <w:t>. Vamos então fazer isto.</w:t>
        </w:r>
      </w:ins>
    </w:p>
    <w:p w14:paraId="3422D56F" w14:textId="3000820D" w:rsidR="00EF76CF" w:rsidRPr="00552719" w:rsidRDefault="001C26D1">
      <w:pPr>
        <w:pStyle w:val="Ttulo3"/>
        <w:rPr>
          <w:ins w:id="919" w:author="Willian" w:date="2016-11-27T10:06:00Z"/>
          <w:rPrChange w:id="920" w:author="Willian" w:date="2016-11-28T20:45:00Z">
            <w:rPr>
              <w:ins w:id="921" w:author="Willian" w:date="2016-11-27T10:06:00Z"/>
            </w:rPr>
          </w:rPrChange>
        </w:rPr>
        <w:pPrChange w:id="922" w:author="Willian" w:date="2016-11-27T10:08:00Z">
          <w:pPr>
            <w:widowControl w:val="0"/>
            <w:autoSpaceDE w:val="0"/>
            <w:autoSpaceDN w:val="0"/>
            <w:adjustRightInd w:val="0"/>
            <w:spacing w:after="0"/>
            <w:jc w:val="left"/>
          </w:pPr>
        </w:pPrChange>
      </w:pPr>
      <w:ins w:id="923" w:author="Willian" w:date="2016-11-27T10:50:00Z">
        <w:r w:rsidRPr="00552719">
          <w:rPr>
            <w:rPrChange w:id="924" w:author="Willian" w:date="2016-11-28T20:45:00Z">
              <w:rPr/>
            </w:rPrChange>
          </w:rPr>
          <w:t xml:space="preserve">Criando um novo projeto no </w:t>
        </w:r>
        <w:proofErr w:type="spellStart"/>
        <w:r w:rsidRPr="00552719">
          <w:rPr>
            <w:rPrChange w:id="925" w:author="Willian" w:date="2016-11-28T20:45:00Z">
              <w:rPr/>
            </w:rPrChange>
          </w:rPr>
          <w:t>Firebase</w:t>
        </w:r>
        <w:proofErr w:type="spellEnd"/>
        <w:r w:rsidRPr="00552719">
          <w:rPr>
            <w:rPrChange w:id="926" w:author="Willian" w:date="2016-11-28T20:45:00Z">
              <w:rPr/>
            </w:rPrChange>
          </w:rPr>
          <w:t xml:space="preserve"> Console</w:t>
        </w:r>
      </w:ins>
    </w:p>
    <w:p w14:paraId="3762D11A" w14:textId="12093AA8" w:rsidR="00EF76CF" w:rsidRPr="00552719" w:rsidRDefault="00EF76CF">
      <w:pPr>
        <w:pStyle w:val="PargrafodaLista"/>
        <w:numPr>
          <w:ilvl w:val="0"/>
          <w:numId w:val="45"/>
        </w:numPr>
        <w:rPr>
          <w:ins w:id="927" w:author="Willian" w:date="2016-11-27T10:21:00Z"/>
          <w:rPrChange w:id="928" w:author="Willian" w:date="2016-11-28T20:45:00Z">
            <w:rPr>
              <w:ins w:id="929" w:author="Willian" w:date="2016-11-27T10:21:00Z"/>
              <w:rFonts w:ascii="MS Mincho" w:eastAsia="MS Mincho" w:hAnsi="MS Mincho" w:cs="MS Mincho"/>
            </w:rPr>
          </w:rPrChange>
        </w:rPr>
        <w:pPrChange w:id="930" w:author="Willian" w:date="2016-11-27T10:12:00Z">
          <w:pPr>
            <w:widowControl w:val="0"/>
            <w:numPr>
              <w:numId w:val="41"/>
            </w:numPr>
            <w:tabs>
              <w:tab w:val="left" w:pos="220"/>
              <w:tab w:val="left" w:pos="720"/>
            </w:tabs>
            <w:autoSpaceDE w:val="0"/>
            <w:autoSpaceDN w:val="0"/>
            <w:adjustRightInd w:val="0"/>
            <w:spacing w:after="0"/>
            <w:ind w:left="720" w:hanging="360"/>
            <w:jc w:val="left"/>
          </w:pPr>
        </w:pPrChange>
      </w:pPr>
      <w:ins w:id="931" w:author="Willian" w:date="2016-11-27T10:06:00Z">
        <w:r w:rsidRPr="00552719">
          <w:t xml:space="preserve">Entre no site do </w:t>
        </w:r>
        <w:proofErr w:type="spellStart"/>
        <w:r w:rsidRPr="00552719">
          <w:t>firebase</w:t>
        </w:r>
        <w:proofErr w:type="spellEnd"/>
        <w:r w:rsidRPr="00552719">
          <w:t xml:space="preserve">: </w:t>
        </w:r>
        <w:r w:rsidRPr="00552719">
          <w:rPr>
            <w:rPrChange w:id="932" w:author="Willian" w:date="2016-11-28T20:45:00Z">
              <w:rPr/>
            </w:rPrChange>
          </w:rPr>
          <w:fldChar w:fldCharType="begin"/>
        </w:r>
        <w:r w:rsidRPr="00552719">
          <w:instrText>HYPERLINK "https://firebase.google.com/?hl=pt-br"</w:instrText>
        </w:r>
        <w:r w:rsidRPr="00552719">
          <w:rPr>
            <w:rPrChange w:id="933" w:author="Willian" w:date="2016-11-28T20:45:00Z">
              <w:rPr/>
            </w:rPrChange>
          </w:rPr>
          <w:fldChar w:fldCharType="separate"/>
        </w:r>
        <w:r w:rsidRPr="00552719">
          <w:rPr>
            <w:color w:val="2069DC"/>
          </w:rPr>
          <w:t>https://firebase.google.com/?hl=pt-br</w:t>
        </w:r>
        <w:r w:rsidRPr="00552719">
          <w:rPr>
            <w:rPrChange w:id="934" w:author="Willian" w:date="2016-11-28T20:45:00Z">
              <w:rPr/>
            </w:rPrChange>
          </w:rPr>
          <w:fldChar w:fldCharType="end"/>
        </w:r>
        <w:r w:rsidRPr="00552719">
          <w:rPr>
            <w:rFonts w:ascii="MS Mincho" w:eastAsia="MS Mincho" w:hAnsi="MS Mincho" w:cs="MS Mincho"/>
          </w:rPr>
          <w:t> </w:t>
        </w:r>
      </w:ins>
    </w:p>
    <w:p w14:paraId="3EE5E1B8" w14:textId="5C810E60" w:rsidR="003A35A5" w:rsidRPr="00552719" w:rsidRDefault="009C1FBC" w:rsidP="003F6A95">
      <w:pPr>
        <w:jc w:val="center"/>
        <w:rPr>
          <w:ins w:id="935" w:author="Willian" w:date="2016-11-27T10:06:00Z"/>
          <w:rPrChange w:id="936" w:author="Willian" w:date="2016-11-28T20:45:00Z">
            <w:rPr>
              <w:ins w:id="937" w:author="Willian" w:date="2016-11-27T10:06:00Z"/>
            </w:rPr>
          </w:rPrChange>
        </w:rPr>
        <w:pPrChange w:id="938" w:author="Willian" w:date="2016-11-28T23:46:00Z">
          <w:pPr>
            <w:widowControl w:val="0"/>
            <w:numPr>
              <w:numId w:val="41"/>
            </w:numPr>
            <w:tabs>
              <w:tab w:val="left" w:pos="220"/>
              <w:tab w:val="left" w:pos="720"/>
            </w:tabs>
            <w:autoSpaceDE w:val="0"/>
            <w:autoSpaceDN w:val="0"/>
            <w:adjustRightInd w:val="0"/>
            <w:spacing w:after="0"/>
            <w:ind w:left="720" w:hanging="360"/>
            <w:jc w:val="left"/>
          </w:pPr>
        </w:pPrChange>
      </w:pPr>
      <w:ins w:id="939" w:author="Willian" w:date="2016-11-27T10:23:00Z">
        <w:r w:rsidRPr="00552719">
          <w:rPr>
            <w:noProof/>
            <w:rPrChange w:id="940" w:author="Willian" w:date="2016-11-28T20:45:00Z">
              <w:rPr>
                <w:b/>
                <w:noProof/>
              </w:rPr>
            </w:rPrChange>
          </w:rPr>
          <w:drawing>
            <wp:inline distT="0" distB="0" distL="0" distR="0" wp14:anchorId="09D5D19B" wp14:editId="085C6AFD">
              <wp:extent cx="5730875" cy="3748405"/>
              <wp:effectExtent l="0" t="0" r="9525" b="10795"/>
              <wp:docPr id="1" name="Imagem 1" descr="../../../../Desktop/Firebase/Captura%20de%20Tela%202016-11-27%20às%2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irebase/Captura%20de%20Tela%202016-11-27%20às%201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748405"/>
                      </a:xfrm>
                      <a:prstGeom prst="rect">
                        <a:avLst/>
                      </a:prstGeom>
                      <a:noFill/>
                      <a:ln>
                        <a:noFill/>
                      </a:ln>
                    </pic:spPr>
                  </pic:pic>
                </a:graphicData>
              </a:graphic>
            </wp:inline>
          </w:drawing>
        </w:r>
      </w:ins>
    </w:p>
    <w:p w14:paraId="64FC9AC0" w14:textId="217F9453" w:rsidR="00EF76CF" w:rsidRPr="00552719" w:rsidRDefault="00EF76CF">
      <w:pPr>
        <w:pStyle w:val="PargrafodaLista"/>
        <w:numPr>
          <w:ilvl w:val="0"/>
          <w:numId w:val="45"/>
        </w:numPr>
        <w:rPr>
          <w:ins w:id="941" w:author="Willian" w:date="2016-11-27T10:23:00Z"/>
          <w:rPrChange w:id="942" w:author="Willian" w:date="2016-11-28T20:45:00Z">
            <w:rPr>
              <w:ins w:id="943" w:author="Willian" w:date="2016-11-27T10:23:00Z"/>
              <w:rFonts w:ascii="MS Mincho" w:eastAsia="MS Mincho" w:hAnsi="MS Mincho" w:cs="MS Mincho"/>
            </w:rPr>
          </w:rPrChange>
        </w:rPr>
        <w:pPrChange w:id="944" w:author="Willian" w:date="2016-11-27T10:12:00Z">
          <w:pPr>
            <w:widowControl w:val="0"/>
            <w:numPr>
              <w:numId w:val="41"/>
            </w:numPr>
            <w:tabs>
              <w:tab w:val="left" w:pos="220"/>
              <w:tab w:val="left" w:pos="720"/>
            </w:tabs>
            <w:autoSpaceDE w:val="0"/>
            <w:autoSpaceDN w:val="0"/>
            <w:adjustRightInd w:val="0"/>
            <w:spacing w:after="0"/>
            <w:ind w:left="720" w:hanging="360"/>
            <w:jc w:val="left"/>
          </w:pPr>
        </w:pPrChange>
      </w:pPr>
      <w:ins w:id="945" w:author="Willian" w:date="2016-11-27T10:06:00Z">
        <w:r w:rsidRPr="00552719">
          <w:t xml:space="preserve">Faça </w:t>
        </w:r>
        <w:proofErr w:type="spellStart"/>
        <w:r w:rsidRPr="00552719">
          <w:t>login</w:t>
        </w:r>
        <w:proofErr w:type="spellEnd"/>
        <w:r w:rsidRPr="00552719">
          <w:t xml:space="preserve"> com sua conta </w:t>
        </w:r>
        <w:proofErr w:type="spellStart"/>
        <w:r w:rsidRPr="00552719">
          <w:t>google</w:t>
        </w:r>
        <w:proofErr w:type="spellEnd"/>
        <w:r w:rsidRPr="00552719">
          <w:t>:</w:t>
        </w:r>
        <w:r w:rsidRPr="00552719">
          <w:rPr>
            <w:rFonts w:ascii="MS Mincho" w:eastAsia="MS Mincho" w:hAnsi="MS Mincho" w:cs="MS Mincho"/>
          </w:rPr>
          <w:t> </w:t>
        </w:r>
      </w:ins>
    </w:p>
    <w:p w14:paraId="5E1167FE" w14:textId="7F593EB2" w:rsidR="009C1FBC" w:rsidRPr="00552719" w:rsidRDefault="00D059C5" w:rsidP="003F6A95">
      <w:pPr>
        <w:jc w:val="center"/>
        <w:rPr>
          <w:ins w:id="946" w:author="Willian" w:date="2016-11-27T10:06:00Z"/>
          <w:rPrChange w:id="947" w:author="Willian" w:date="2016-11-28T20:45:00Z">
            <w:rPr>
              <w:ins w:id="948" w:author="Willian" w:date="2016-11-27T10:06:00Z"/>
            </w:rPr>
          </w:rPrChange>
        </w:rPr>
        <w:pPrChange w:id="949" w:author="Willian" w:date="2016-11-28T23:46:00Z">
          <w:pPr>
            <w:widowControl w:val="0"/>
            <w:numPr>
              <w:numId w:val="41"/>
            </w:numPr>
            <w:tabs>
              <w:tab w:val="left" w:pos="220"/>
              <w:tab w:val="left" w:pos="720"/>
            </w:tabs>
            <w:autoSpaceDE w:val="0"/>
            <w:autoSpaceDN w:val="0"/>
            <w:adjustRightInd w:val="0"/>
            <w:spacing w:after="0"/>
            <w:ind w:left="720" w:hanging="360"/>
            <w:jc w:val="left"/>
          </w:pPr>
        </w:pPrChange>
      </w:pPr>
      <w:ins w:id="950" w:author="Willian" w:date="2016-11-27T10:27:00Z">
        <w:r w:rsidRPr="00552719">
          <w:rPr>
            <w:noProof/>
            <w:rPrChange w:id="951" w:author="Willian" w:date="2016-11-28T20:45:00Z">
              <w:rPr>
                <w:b/>
                <w:noProof/>
              </w:rPr>
            </w:rPrChange>
          </w:rPr>
          <w:lastRenderedPageBreak/>
          <w:drawing>
            <wp:inline distT="0" distB="0" distL="0" distR="0" wp14:anchorId="609D6ED4" wp14:editId="7D56A086">
              <wp:extent cx="5721985" cy="3458210"/>
              <wp:effectExtent l="0" t="0" r="0" b="0"/>
              <wp:docPr id="2" name="Imagem 2" descr="../../../../Desktop/Firebase/Captura%20de%20Tela%202016-11-27%20às%2010.23.13%20+%20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irebase/Captura%20de%20Tela%202016-11-27%20às%2010.23.13%20+%20Captu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458210"/>
                      </a:xfrm>
                      <a:prstGeom prst="rect">
                        <a:avLst/>
                      </a:prstGeom>
                      <a:noFill/>
                      <a:ln>
                        <a:noFill/>
                      </a:ln>
                    </pic:spPr>
                  </pic:pic>
                </a:graphicData>
              </a:graphic>
            </wp:inline>
          </w:drawing>
        </w:r>
      </w:ins>
    </w:p>
    <w:p w14:paraId="6FB01858" w14:textId="3F1E923B" w:rsidR="00EF76CF" w:rsidRPr="00552719" w:rsidRDefault="00EF76CF">
      <w:pPr>
        <w:pStyle w:val="PargrafodaLista"/>
        <w:numPr>
          <w:ilvl w:val="0"/>
          <w:numId w:val="45"/>
        </w:numPr>
        <w:rPr>
          <w:ins w:id="952" w:author="Willian" w:date="2016-11-27T10:12:00Z"/>
          <w:rPrChange w:id="953" w:author="Willian" w:date="2016-11-28T20:45:00Z">
            <w:rPr>
              <w:ins w:id="954" w:author="Willian" w:date="2016-11-27T10:12:00Z"/>
              <w:rFonts w:ascii="MS Mincho" w:eastAsia="MS Mincho" w:hAnsi="MS Mincho" w:cs="MS Mincho"/>
            </w:rPr>
          </w:rPrChange>
        </w:rPr>
        <w:pPrChange w:id="955" w:author="Willian" w:date="2016-11-27T10:12:00Z">
          <w:pPr>
            <w:widowControl w:val="0"/>
            <w:numPr>
              <w:numId w:val="41"/>
            </w:numPr>
            <w:tabs>
              <w:tab w:val="left" w:pos="220"/>
              <w:tab w:val="left" w:pos="720"/>
            </w:tabs>
            <w:autoSpaceDE w:val="0"/>
            <w:autoSpaceDN w:val="0"/>
            <w:adjustRightInd w:val="0"/>
            <w:spacing w:after="0"/>
            <w:ind w:left="720" w:hanging="360"/>
            <w:jc w:val="left"/>
          </w:pPr>
        </w:pPrChange>
      </w:pPr>
      <w:ins w:id="956" w:author="Willian" w:date="2016-11-27T10:06:00Z">
        <w:r w:rsidRPr="00552719">
          <w:t>Se você ainda não tem uma conta Google, crie uma</w:t>
        </w:r>
        <w:r w:rsidR="00D059C5" w:rsidRPr="00552719">
          <w:t>.</w:t>
        </w:r>
      </w:ins>
    </w:p>
    <w:p w14:paraId="459F57E6" w14:textId="1CE14DE4" w:rsidR="00EF76CF" w:rsidRPr="00552719" w:rsidRDefault="00EF76CF">
      <w:pPr>
        <w:pStyle w:val="PargrafodaLista"/>
        <w:numPr>
          <w:ilvl w:val="0"/>
          <w:numId w:val="45"/>
        </w:numPr>
        <w:rPr>
          <w:ins w:id="957" w:author="Willian" w:date="2016-11-27T10:27:00Z"/>
          <w:rPrChange w:id="958" w:author="Willian" w:date="2016-11-28T20:45:00Z">
            <w:rPr>
              <w:ins w:id="959" w:author="Willian" w:date="2016-11-27T10:27:00Z"/>
              <w:rFonts w:ascii="MS Mincho" w:eastAsia="MS Mincho" w:hAnsi="MS Mincho" w:cs="MS Mincho"/>
            </w:rPr>
          </w:rPrChange>
        </w:rPr>
        <w:pPrChange w:id="960" w:author="Willian" w:date="2016-11-27T10:12:00Z">
          <w:pPr>
            <w:widowControl w:val="0"/>
            <w:numPr>
              <w:numId w:val="41"/>
            </w:numPr>
            <w:tabs>
              <w:tab w:val="left" w:pos="220"/>
              <w:tab w:val="left" w:pos="720"/>
            </w:tabs>
            <w:autoSpaceDE w:val="0"/>
            <w:autoSpaceDN w:val="0"/>
            <w:adjustRightInd w:val="0"/>
            <w:spacing w:after="0"/>
            <w:ind w:left="720" w:hanging="360"/>
            <w:jc w:val="left"/>
          </w:pPr>
        </w:pPrChange>
      </w:pPr>
      <w:ins w:id="961" w:author="Willian" w:date="2016-11-27T10:06:00Z">
        <w:r w:rsidRPr="00552719">
          <w:t xml:space="preserve">Ao fazer </w:t>
        </w:r>
        <w:proofErr w:type="spellStart"/>
        <w:r w:rsidRPr="00552719">
          <w:t>login</w:t>
        </w:r>
      </w:ins>
      <w:proofErr w:type="spellEnd"/>
      <w:ins w:id="962" w:author="Willian" w:date="2016-11-27T10:51:00Z">
        <w:r w:rsidR="001C26D1" w:rsidRPr="00552719">
          <w:t xml:space="preserve">, você estará no </w:t>
        </w:r>
        <w:proofErr w:type="spellStart"/>
        <w:r w:rsidR="001C26D1" w:rsidRPr="00552719">
          <w:t>Firebase</w:t>
        </w:r>
        <w:proofErr w:type="spellEnd"/>
        <w:r w:rsidR="001C26D1" w:rsidRPr="00552719">
          <w:t xml:space="preserve"> Console. C</w:t>
        </w:r>
      </w:ins>
      <w:ins w:id="963" w:author="Willian" w:date="2016-11-27T10:06:00Z">
        <w:r w:rsidRPr="00552719">
          <w:t xml:space="preserve">lique na opção </w:t>
        </w:r>
        <w:r w:rsidRPr="00552719">
          <w:rPr>
            <w:b/>
            <w:bCs/>
          </w:rPr>
          <w:t>CRIAR NOVO PROJETO</w:t>
        </w:r>
        <w:r w:rsidRPr="00552719">
          <w:t>:</w:t>
        </w:r>
        <w:r w:rsidRPr="00552719">
          <w:rPr>
            <w:rFonts w:ascii="MS Mincho" w:eastAsia="MS Mincho" w:hAnsi="MS Mincho" w:cs="MS Mincho"/>
          </w:rPr>
          <w:t> </w:t>
        </w:r>
      </w:ins>
    </w:p>
    <w:p w14:paraId="12DCA8FE" w14:textId="629373D5" w:rsidR="00D059C5" w:rsidRPr="00552719" w:rsidRDefault="00D059C5" w:rsidP="003F6A95">
      <w:pPr>
        <w:jc w:val="center"/>
        <w:rPr>
          <w:ins w:id="964" w:author="Willian" w:date="2016-11-27T10:12:00Z"/>
          <w:rPrChange w:id="965" w:author="Willian" w:date="2016-11-28T20:45:00Z">
            <w:rPr>
              <w:ins w:id="966" w:author="Willian" w:date="2016-11-27T10:12:00Z"/>
              <w:rFonts w:ascii="MS Mincho" w:eastAsia="MS Mincho" w:hAnsi="MS Mincho" w:cs="MS Mincho"/>
            </w:rPr>
          </w:rPrChange>
        </w:rPr>
        <w:pPrChange w:id="967" w:author="Willian" w:date="2016-11-28T23:46:00Z">
          <w:pPr>
            <w:widowControl w:val="0"/>
            <w:numPr>
              <w:numId w:val="41"/>
            </w:numPr>
            <w:tabs>
              <w:tab w:val="left" w:pos="220"/>
              <w:tab w:val="left" w:pos="720"/>
            </w:tabs>
            <w:autoSpaceDE w:val="0"/>
            <w:autoSpaceDN w:val="0"/>
            <w:adjustRightInd w:val="0"/>
            <w:spacing w:after="0"/>
            <w:ind w:left="720" w:hanging="360"/>
            <w:jc w:val="left"/>
          </w:pPr>
        </w:pPrChange>
      </w:pPr>
      <w:ins w:id="968" w:author="Willian" w:date="2016-11-27T10:27:00Z">
        <w:r w:rsidRPr="00552719">
          <w:rPr>
            <w:noProof/>
            <w:rPrChange w:id="969" w:author="Willian" w:date="2016-11-28T20:45:00Z">
              <w:rPr>
                <w:b/>
                <w:noProof/>
              </w:rPr>
            </w:rPrChange>
          </w:rPr>
          <w:drawing>
            <wp:inline distT="0" distB="0" distL="0" distR="0" wp14:anchorId="51E552FC" wp14:editId="1FF5097F">
              <wp:extent cx="3085202" cy="2109734"/>
              <wp:effectExtent l="203200" t="203200" r="191770" b="201930"/>
              <wp:docPr id="3" name="Imagem 3" descr="../../../../Desktop/Firebase/Captura%20de%20Tela%202016-11-26%20às%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rebase/Captura%20de%20Tela%202016-11-26%20às%2018.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4561" cy="2116134"/>
                      </a:xfrm>
                      <a:prstGeom prst="rect">
                        <a:avLst/>
                      </a:prstGeom>
                      <a:ln>
                        <a:noFill/>
                      </a:ln>
                      <a:effectLst>
                        <a:outerShdw blurRad="190500" algn="tl" rotWithShape="0">
                          <a:srgbClr val="000000">
                            <a:alpha val="70000"/>
                          </a:srgbClr>
                        </a:outerShdw>
                      </a:effectLst>
                    </pic:spPr>
                  </pic:pic>
                </a:graphicData>
              </a:graphic>
            </wp:inline>
          </w:drawing>
        </w:r>
      </w:ins>
    </w:p>
    <w:p w14:paraId="167A01D0" w14:textId="4A639581" w:rsidR="00D059C5" w:rsidRPr="00552719" w:rsidRDefault="00EF76CF">
      <w:pPr>
        <w:pStyle w:val="PargrafodaLista"/>
        <w:numPr>
          <w:ilvl w:val="0"/>
          <w:numId w:val="45"/>
        </w:numPr>
        <w:rPr>
          <w:ins w:id="970" w:author="Willian" w:date="2016-11-27T10:28:00Z"/>
          <w:rPrChange w:id="971" w:author="Willian" w:date="2016-11-28T20:45:00Z">
            <w:rPr>
              <w:ins w:id="972" w:author="Willian" w:date="2016-11-27T10:28:00Z"/>
              <w:b/>
              <w:bCs/>
            </w:rPr>
          </w:rPrChange>
        </w:rPr>
        <w:pPrChange w:id="973" w:author="Willian" w:date="2016-11-27T10:12:00Z">
          <w:pPr>
            <w:widowControl w:val="0"/>
            <w:numPr>
              <w:numId w:val="41"/>
            </w:numPr>
            <w:tabs>
              <w:tab w:val="left" w:pos="220"/>
              <w:tab w:val="left" w:pos="720"/>
            </w:tabs>
            <w:autoSpaceDE w:val="0"/>
            <w:autoSpaceDN w:val="0"/>
            <w:adjustRightInd w:val="0"/>
            <w:spacing w:after="0"/>
            <w:ind w:left="720" w:hanging="360"/>
            <w:jc w:val="left"/>
          </w:pPr>
        </w:pPrChange>
      </w:pPr>
      <w:ins w:id="974" w:author="Willian" w:date="2016-11-27T10:06:00Z">
        <w:r w:rsidRPr="00552719">
          <w:t xml:space="preserve">Escolha o nome </w:t>
        </w:r>
        <w:proofErr w:type="spellStart"/>
        <w:r w:rsidRPr="00552719">
          <w:rPr>
            <w:b/>
            <w:bCs/>
          </w:rPr>
          <w:t>MusicProject</w:t>
        </w:r>
        <w:proofErr w:type="spellEnd"/>
        <w:r w:rsidR="00D059C5" w:rsidRPr="00552719">
          <w:t>,</w:t>
        </w:r>
        <w:r w:rsidRPr="00552719">
          <w:t xml:space="preserve"> em </w:t>
        </w:r>
      </w:ins>
      <w:ins w:id="975" w:author="Willian" w:date="2016-11-27T10:28:00Z">
        <w:r w:rsidR="00D059C5" w:rsidRPr="00552719">
          <w:t xml:space="preserve">selecione </w:t>
        </w:r>
      </w:ins>
      <w:ins w:id="976" w:author="Willian" w:date="2016-11-27T10:06:00Z">
        <w:r w:rsidRPr="00552719">
          <w:t xml:space="preserve">País/Região o </w:t>
        </w:r>
        <w:r w:rsidRPr="00552719">
          <w:rPr>
            <w:b/>
            <w:bCs/>
          </w:rPr>
          <w:t>Brasil</w:t>
        </w:r>
      </w:ins>
      <w:ins w:id="977" w:author="Willian" w:date="2016-11-27T10:28:00Z">
        <w:r w:rsidR="00D059C5" w:rsidRPr="00552719">
          <w:rPr>
            <w:b/>
            <w:bCs/>
          </w:rPr>
          <w:t xml:space="preserve"> </w:t>
        </w:r>
        <w:r w:rsidR="00D059C5" w:rsidRPr="00552719">
          <w:rPr>
            <w:bCs/>
          </w:rPr>
          <w:t xml:space="preserve">e clique em </w:t>
        </w:r>
      </w:ins>
      <w:ins w:id="978" w:author="Willian" w:date="2016-11-27T10:29:00Z">
        <w:r w:rsidR="00D059C5" w:rsidRPr="00552719">
          <w:rPr>
            <w:b/>
            <w:bCs/>
          </w:rPr>
          <w:t>CRIAR PROJETO</w:t>
        </w:r>
      </w:ins>
      <w:ins w:id="979" w:author="Willian" w:date="2016-11-27T10:28:00Z">
        <w:r w:rsidR="00D059C5" w:rsidRPr="00552719">
          <w:rPr>
            <w:b/>
            <w:bCs/>
          </w:rPr>
          <w:t>:</w:t>
        </w:r>
      </w:ins>
    </w:p>
    <w:p w14:paraId="2103B717" w14:textId="71794565" w:rsidR="00EF76CF" w:rsidRPr="00552719" w:rsidRDefault="00EF76CF" w:rsidP="003F6A95">
      <w:pPr>
        <w:jc w:val="center"/>
        <w:rPr>
          <w:ins w:id="980" w:author="Willian" w:date="2016-11-27T10:12:00Z"/>
          <w:rPrChange w:id="981" w:author="Willian" w:date="2016-11-28T20:45:00Z">
            <w:rPr>
              <w:ins w:id="982" w:author="Willian" w:date="2016-11-27T10:12:00Z"/>
              <w:rFonts w:ascii="MS Mincho" w:eastAsia="MS Mincho" w:hAnsi="MS Mincho" w:cs="MS Mincho"/>
            </w:rPr>
          </w:rPrChange>
        </w:rPr>
        <w:pPrChange w:id="983" w:author="Willian" w:date="2016-11-28T23:46:00Z">
          <w:pPr>
            <w:widowControl w:val="0"/>
            <w:numPr>
              <w:numId w:val="41"/>
            </w:numPr>
            <w:tabs>
              <w:tab w:val="left" w:pos="220"/>
              <w:tab w:val="left" w:pos="720"/>
            </w:tabs>
            <w:autoSpaceDE w:val="0"/>
            <w:autoSpaceDN w:val="0"/>
            <w:adjustRightInd w:val="0"/>
            <w:spacing w:after="0"/>
            <w:ind w:left="720" w:hanging="360"/>
            <w:jc w:val="left"/>
          </w:pPr>
        </w:pPrChange>
      </w:pPr>
      <w:ins w:id="984" w:author="Willian" w:date="2016-11-27T10:06:00Z">
        <w:r w:rsidRPr="00552719">
          <w:rPr>
            <w:rFonts w:ascii="MS Mincho" w:eastAsia="MS Mincho" w:hAnsi="MS Mincho" w:cs="MS Mincho"/>
            <w:rPrChange w:id="985" w:author="Willian" w:date="2016-11-28T20:45:00Z">
              <w:rPr>
                <w:rFonts w:ascii="MS Mincho" w:eastAsia="MS Mincho" w:hAnsi="MS Mincho" w:cs="MS Mincho"/>
                <w:b/>
              </w:rPr>
            </w:rPrChange>
          </w:rPr>
          <w:lastRenderedPageBreak/>
          <w:t> </w:t>
        </w:r>
      </w:ins>
      <w:ins w:id="986" w:author="Willian" w:date="2016-11-27T10:28:00Z">
        <w:r w:rsidR="00D059C5" w:rsidRPr="00552719">
          <w:rPr>
            <w:noProof/>
            <w:rPrChange w:id="987" w:author="Willian" w:date="2016-11-28T20:45:00Z">
              <w:rPr>
                <w:rFonts w:ascii="MS Mincho" w:eastAsia="MS Mincho" w:hAnsi="MS Mincho" w:cs="MS Mincho"/>
                <w:b/>
                <w:noProof/>
              </w:rPr>
            </w:rPrChange>
          </w:rPr>
          <w:drawing>
            <wp:inline distT="0" distB="0" distL="0" distR="0" wp14:anchorId="40ACFBEE" wp14:editId="253359A3">
              <wp:extent cx="3023235" cy="3215690"/>
              <wp:effectExtent l="0" t="0" r="0" b="10160"/>
              <wp:docPr id="4" name="Imagem 4" descr="../../../../Desktop/Firebase/Captura%20de%20Tela%202016-11-26%20às%2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rebase/Captura%20de%20Tela%202016-11-26%20às%2018.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4" cy="3221773"/>
                      </a:xfrm>
                      <a:prstGeom prst="rect">
                        <a:avLst/>
                      </a:prstGeom>
                      <a:noFill/>
                      <a:ln>
                        <a:noFill/>
                      </a:ln>
                    </pic:spPr>
                  </pic:pic>
                </a:graphicData>
              </a:graphic>
            </wp:inline>
          </w:drawing>
        </w:r>
      </w:ins>
    </w:p>
    <w:p w14:paraId="328978F4" w14:textId="2693C15A" w:rsidR="00EF76CF" w:rsidRPr="00552719" w:rsidRDefault="00EF76CF">
      <w:pPr>
        <w:pStyle w:val="PargrafodaLista"/>
        <w:numPr>
          <w:ilvl w:val="0"/>
          <w:numId w:val="45"/>
        </w:numPr>
        <w:rPr>
          <w:ins w:id="988" w:author="Willian" w:date="2016-11-27T10:28:00Z"/>
          <w:rPrChange w:id="989" w:author="Willian" w:date="2016-11-28T20:45:00Z">
            <w:rPr>
              <w:ins w:id="990" w:author="Willian" w:date="2016-11-27T10:28:00Z"/>
              <w:rFonts w:ascii="MS Mincho" w:eastAsia="MS Mincho" w:hAnsi="MS Mincho" w:cs="MS Mincho"/>
            </w:rPr>
          </w:rPrChange>
        </w:rPr>
        <w:pPrChange w:id="991" w:author="Willian" w:date="2016-11-27T10:12:00Z">
          <w:pPr>
            <w:widowControl w:val="0"/>
            <w:numPr>
              <w:numId w:val="41"/>
            </w:numPr>
            <w:tabs>
              <w:tab w:val="left" w:pos="220"/>
              <w:tab w:val="left" w:pos="720"/>
            </w:tabs>
            <w:autoSpaceDE w:val="0"/>
            <w:autoSpaceDN w:val="0"/>
            <w:adjustRightInd w:val="0"/>
            <w:spacing w:after="0"/>
            <w:ind w:left="720" w:hanging="360"/>
            <w:jc w:val="left"/>
          </w:pPr>
        </w:pPrChange>
      </w:pPr>
      <w:ins w:id="992" w:author="Willian" w:date="2016-11-27T10:06:00Z">
        <w:r w:rsidRPr="00552719">
          <w:t>O projeto estará criado e a seguinte tela irá aparecer:</w:t>
        </w:r>
        <w:r w:rsidRPr="00552719">
          <w:rPr>
            <w:rFonts w:ascii="MS Mincho" w:eastAsia="MS Mincho" w:hAnsi="MS Mincho" w:cs="MS Mincho"/>
          </w:rPr>
          <w:t> </w:t>
        </w:r>
      </w:ins>
    </w:p>
    <w:p w14:paraId="3E027C36" w14:textId="19C84A15" w:rsidR="00D059C5" w:rsidRPr="00552719" w:rsidRDefault="00D059C5" w:rsidP="003F6A95">
      <w:pPr>
        <w:jc w:val="center"/>
        <w:rPr>
          <w:ins w:id="993" w:author="Willian" w:date="2016-11-27T10:51:00Z"/>
          <w:rPrChange w:id="994" w:author="Willian" w:date="2016-11-28T20:45:00Z">
            <w:rPr>
              <w:ins w:id="995" w:author="Willian" w:date="2016-11-27T10:51:00Z"/>
            </w:rPr>
          </w:rPrChange>
        </w:rPr>
        <w:pPrChange w:id="996" w:author="Willian" w:date="2016-11-28T23:46:00Z">
          <w:pPr>
            <w:widowControl w:val="0"/>
            <w:numPr>
              <w:numId w:val="41"/>
            </w:numPr>
            <w:tabs>
              <w:tab w:val="left" w:pos="220"/>
              <w:tab w:val="left" w:pos="720"/>
            </w:tabs>
            <w:autoSpaceDE w:val="0"/>
            <w:autoSpaceDN w:val="0"/>
            <w:adjustRightInd w:val="0"/>
            <w:spacing w:after="0"/>
            <w:ind w:left="720" w:hanging="360"/>
            <w:jc w:val="left"/>
          </w:pPr>
        </w:pPrChange>
      </w:pPr>
      <w:ins w:id="997" w:author="Willian" w:date="2016-11-27T10:29:00Z">
        <w:r w:rsidRPr="00552719">
          <w:rPr>
            <w:noProof/>
            <w:rPrChange w:id="998" w:author="Willian" w:date="2016-11-28T20:45:00Z">
              <w:rPr>
                <w:b/>
                <w:noProof/>
              </w:rPr>
            </w:rPrChange>
          </w:rPr>
          <w:lastRenderedPageBreak/>
          <w:drawing>
            <wp:inline distT="0" distB="0" distL="0" distR="0" wp14:anchorId="56AC493D" wp14:editId="003203CC">
              <wp:extent cx="5730875" cy="5395595"/>
              <wp:effectExtent l="0" t="0" r="9525" b="0"/>
              <wp:docPr id="5" name="Imagem 5" descr="../../../../Desktop/Firebase/Captura%20de%20Tela%202016-11-26%20às%2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Firebase/Captura%20de%20Tela%202016-11-26%20às%2018.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5395595"/>
                      </a:xfrm>
                      <a:prstGeom prst="rect">
                        <a:avLst/>
                      </a:prstGeom>
                      <a:noFill/>
                      <a:ln>
                        <a:noFill/>
                      </a:ln>
                    </pic:spPr>
                  </pic:pic>
                </a:graphicData>
              </a:graphic>
            </wp:inline>
          </w:drawing>
        </w:r>
      </w:ins>
    </w:p>
    <w:p w14:paraId="2FC9DE94" w14:textId="77777777" w:rsidR="001C26D1" w:rsidRPr="00552719" w:rsidRDefault="001C26D1" w:rsidP="007627AB">
      <w:pPr>
        <w:rPr>
          <w:ins w:id="999" w:author="Willian" w:date="2016-11-27T10:51:00Z"/>
          <w:rPrChange w:id="1000" w:author="Willian" w:date="2016-11-28T20:45:00Z">
            <w:rPr>
              <w:ins w:id="1001" w:author="Willian" w:date="2016-11-27T10:51:00Z"/>
            </w:rPr>
          </w:rPrChange>
        </w:rPr>
        <w:pPrChange w:id="1002" w:author="Willian" w:date="2016-11-28T21:05:00Z">
          <w:pPr>
            <w:widowControl w:val="0"/>
            <w:numPr>
              <w:numId w:val="41"/>
            </w:numPr>
            <w:tabs>
              <w:tab w:val="left" w:pos="220"/>
              <w:tab w:val="left" w:pos="720"/>
            </w:tabs>
            <w:autoSpaceDE w:val="0"/>
            <w:autoSpaceDN w:val="0"/>
            <w:adjustRightInd w:val="0"/>
            <w:spacing w:after="0"/>
            <w:ind w:left="720" w:hanging="360"/>
            <w:jc w:val="left"/>
          </w:pPr>
        </w:pPrChange>
      </w:pPr>
    </w:p>
    <w:p w14:paraId="08C19E97" w14:textId="1D241371" w:rsidR="001C26D1" w:rsidRPr="00552719" w:rsidRDefault="001C26D1" w:rsidP="007627AB">
      <w:pPr>
        <w:rPr>
          <w:ins w:id="1003" w:author="Willian" w:date="2016-11-27T10:52:00Z"/>
          <w:rPrChange w:id="1004" w:author="Willian" w:date="2016-11-28T20:45:00Z">
            <w:rPr>
              <w:ins w:id="1005" w:author="Willian" w:date="2016-11-27T10:52:00Z"/>
            </w:rPr>
          </w:rPrChange>
        </w:rPr>
        <w:pPrChange w:id="1006" w:author="Willian" w:date="2016-11-28T21:05:00Z">
          <w:pPr>
            <w:widowControl w:val="0"/>
            <w:numPr>
              <w:numId w:val="41"/>
            </w:numPr>
            <w:tabs>
              <w:tab w:val="left" w:pos="220"/>
              <w:tab w:val="left" w:pos="720"/>
            </w:tabs>
            <w:autoSpaceDE w:val="0"/>
            <w:autoSpaceDN w:val="0"/>
            <w:adjustRightInd w:val="0"/>
            <w:spacing w:after="0"/>
            <w:ind w:left="720" w:hanging="360"/>
            <w:jc w:val="left"/>
          </w:pPr>
        </w:pPrChange>
      </w:pPr>
      <w:ins w:id="1007" w:author="Willian" w:date="2016-11-27T10:51:00Z">
        <w:r w:rsidRPr="00552719">
          <w:rPr>
            <w:rPrChange w:id="1008" w:author="Willian" w:date="2016-11-28T20:45:00Z">
              <w:rPr>
                <w:b/>
              </w:rPr>
            </w:rPrChange>
          </w:rPr>
          <w:t>Com estes passos temos um projeto pronto para ser integrado nas plataformas iOS, Android e Web. Cada uma tem sua forma de integraç</w:t>
        </w:r>
      </w:ins>
      <w:ins w:id="1009" w:author="Willian" w:date="2016-11-27T10:52:00Z">
        <w:r w:rsidRPr="00552719">
          <w:rPr>
            <w:rPrChange w:id="1010" w:author="Willian" w:date="2016-11-28T20:45:00Z">
              <w:rPr>
                <w:b/>
              </w:rPr>
            </w:rPrChange>
          </w:rPr>
          <w:t>ão. Aqui veremos como integrar em um aplicativo iOS.</w:t>
        </w:r>
      </w:ins>
    </w:p>
    <w:p w14:paraId="6D1D6E79" w14:textId="01177AE6" w:rsidR="001C26D1" w:rsidRPr="00552719" w:rsidRDefault="001C26D1" w:rsidP="007627AB">
      <w:pPr>
        <w:rPr>
          <w:ins w:id="1011" w:author="Willian" w:date="2016-11-27T10:06:00Z"/>
          <w:rPrChange w:id="1012" w:author="Willian" w:date="2016-11-28T20:45:00Z">
            <w:rPr>
              <w:ins w:id="1013" w:author="Willian" w:date="2016-11-27T10:06:00Z"/>
            </w:rPr>
          </w:rPrChange>
        </w:rPr>
        <w:pPrChange w:id="1014" w:author="Willian" w:date="2016-11-28T21:05:00Z">
          <w:pPr>
            <w:widowControl w:val="0"/>
            <w:numPr>
              <w:numId w:val="41"/>
            </w:numPr>
            <w:tabs>
              <w:tab w:val="left" w:pos="220"/>
              <w:tab w:val="left" w:pos="720"/>
            </w:tabs>
            <w:autoSpaceDE w:val="0"/>
            <w:autoSpaceDN w:val="0"/>
            <w:adjustRightInd w:val="0"/>
            <w:spacing w:after="0"/>
            <w:ind w:left="720" w:hanging="360"/>
            <w:jc w:val="left"/>
          </w:pPr>
        </w:pPrChange>
      </w:pPr>
      <w:ins w:id="1015" w:author="Willian" w:date="2016-11-27T10:53:00Z">
        <w:r w:rsidRPr="00552719">
          <w:rPr>
            <w:rPrChange w:id="1016" w:author="Willian" w:date="2016-11-28T20:45:00Z">
              <w:rPr>
                <w:b/>
              </w:rPr>
            </w:rPrChange>
          </w:rPr>
          <w:t xml:space="preserve">Ao adicionar uma plataforma, começamos a receber dados analíticos provenientes dela. Após a configuração do projeto no </w:t>
        </w:r>
        <w:proofErr w:type="spellStart"/>
        <w:r w:rsidRPr="00552719">
          <w:rPr>
            <w:rPrChange w:id="1017" w:author="Willian" w:date="2016-11-28T20:45:00Z">
              <w:rPr>
                <w:b/>
              </w:rPr>
            </w:rPrChange>
          </w:rPr>
          <w:t>Xcode</w:t>
        </w:r>
        <w:proofErr w:type="spellEnd"/>
        <w:r w:rsidRPr="00552719">
          <w:rPr>
            <w:rPrChange w:id="1018" w:author="Willian" w:date="2016-11-28T20:45:00Z">
              <w:rPr>
                <w:b/>
              </w:rPr>
            </w:rPrChange>
          </w:rPr>
          <w:t xml:space="preserve">, o aplicativo passa a mandar dados básicos de seções para o </w:t>
        </w:r>
        <w:proofErr w:type="spellStart"/>
        <w:r w:rsidRPr="00552719">
          <w:rPr>
            <w:rPrChange w:id="1019" w:author="Willian" w:date="2016-11-28T20:45:00Z">
              <w:rPr>
                <w:b/>
              </w:rPr>
            </w:rPrChange>
          </w:rPr>
          <w:t>Firebase</w:t>
        </w:r>
        <w:proofErr w:type="spellEnd"/>
        <w:r w:rsidRPr="00552719">
          <w:rPr>
            <w:rPrChange w:id="1020" w:author="Willian" w:date="2016-11-28T20:45:00Z">
              <w:rPr>
                <w:b/>
              </w:rPr>
            </w:rPrChange>
          </w:rPr>
          <w:t>. Com isto voc</w:t>
        </w:r>
      </w:ins>
      <w:ins w:id="1021" w:author="Willian" w:date="2016-11-27T10:54:00Z">
        <w:r w:rsidRPr="00552719">
          <w:rPr>
            <w:rPrChange w:id="1022" w:author="Willian" w:date="2016-11-28T20:45:00Z">
              <w:rPr>
                <w:b/>
              </w:rPr>
            </w:rPrChange>
          </w:rPr>
          <w:t xml:space="preserve">ê poderá gerenciar com mais precisão a taxa de uso do seu aplicativo para o grande público. </w:t>
        </w:r>
        <w:r w:rsidR="00124FC4" w:rsidRPr="00552719">
          <w:rPr>
            <w:rPrChange w:id="1023" w:author="Willian" w:date="2016-11-28T20:45:00Z">
              <w:rPr>
                <w:b/>
              </w:rPr>
            </w:rPrChange>
          </w:rPr>
          <w:t>Neste curso não vamos focar nisso, mas pode ser interessante para um estudo futuro.</w:t>
        </w:r>
      </w:ins>
    </w:p>
    <w:p w14:paraId="5500C663" w14:textId="1FC9CB06" w:rsidR="00EF76CF" w:rsidRPr="00552719" w:rsidRDefault="00B34F3C">
      <w:pPr>
        <w:pStyle w:val="Ttulo3"/>
        <w:rPr>
          <w:ins w:id="1024" w:author="Willian" w:date="2016-11-27T10:55:00Z"/>
          <w:rPrChange w:id="1025" w:author="Willian" w:date="2016-11-28T20:45:00Z">
            <w:rPr>
              <w:ins w:id="1026" w:author="Willian" w:date="2016-11-27T10:55:00Z"/>
            </w:rPr>
          </w:rPrChange>
        </w:rPr>
        <w:pPrChange w:id="1027" w:author="Willian" w:date="2016-11-27T10:08:00Z">
          <w:pPr>
            <w:widowControl w:val="0"/>
            <w:autoSpaceDE w:val="0"/>
            <w:autoSpaceDN w:val="0"/>
            <w:adjustRightInd w:val="0"/>
            <w:spacing w:after="0"/>
            <w:jc w:val="left"/>
          </w:pPr>
        </w:pPrChange>
      </w:pPr>
      <w:ins w:id="1028" w:author="Willian" w:date="2016-11-27T10:06:00Z">
        <w:r w:rsidRPr="00552719">
          <w:rPr>
            <w:rPrChange w:id="1029" w:author="Willian" w:date="2016-11-28T20:45:00Z">
              <w:rPr/>
            </w:rPrChange>
          </w:rPr>
          <w:t xml:space="preserve">Configurando o projeto no </w:t>
        </w:r>
        <w:proofErr w:type="spellStart"/>
        <w:r w:rsidRPr="00552719">
          <w:rPr>
            <w:rPrChange w:id="1030" w:author="Willian" w:date="2016-11-28T20:45:00Z">
              <w:rPr/>
            </w:rPrChange>
          </w:rPr>
          <w:t>Xc</w:t>
        </w:r>
        <w:r w:rsidR="00EF76CF" w:rsidRPr="00552719">
          <w:rPr>
            <w:rPrChange w:id="1031" w:author="Willian" w:date="2016-11-28T20:45:00Z">
              <w:rPr/>
            </w:rPrChange>
          </w:rPr>
          <w:t>ode</w:t>
        </w:r>
      </w:ins>
      <w:proofErr w:type="spellEnd"/>
    </w:p>
    <w:p w14:paraId="244C34F8" w14:textId="7FC49122" w:rsidR="00124FC4" w:rsidRPr="00552719" w:rsidRDefault="00124FC4" w:rsidP="007627AB">
      <w:pPr>
        <w:rPr>
          <w:ins w:id="1032" w:author="Willian" w:date="2016-11-27T10:06:00Z"/>
          <w:rPrChange w:id="1033" w:author="Willian" w:date="2016-11-28T20:45:00Z">
            <w:rPr>
              <w:ins w:id="1034" w:author="Willian" w:date="2016-11-27T10:06:00Z"/>
            </w:rPr>
          </w:rPrChange>
        </w:rPr>
        <w:pPrChange w:id="1035" w:author="Willian" w:date="2016-11-28T21:05:00Z">
          <w:pPr>
            <w:widowControl w:val="0"/>
            <w:autoSpaceDE w:val="0"/>
            <w:autoSpaceDN w:val="0"/>
            <w:adjustRightInd w:val="0"/>
            <w:spacing w:after="0"/>
            <w:jc w:val="left"/>
          </w:pPr>
        </w:pPrChange>
      </w:pPr>
      <w:ins w:id="1036" w:author="Willian" w:date="2016-11-27T10:55:00Z">
        <w:r w:rsidRPr="00552719">
          <w:rPr>
            <w:rPrChange w:id="1037" w:author="Willian" w:date="2016-11-28T20:45:00Z">
              <w:rPr>
                <w:b/>
              </w:rPr>
            </w:rPrChange>
          </w:rPr>
          <w:t xml:space="preserve">O </w:t>
        </w:r>
        <w:proofErr w:type="spellStart"/>
        <w:r w:rsidRPr="00552719">
          <w:rPr>
            <w:rPrChange w:id="1038" w:author="Willian" w:date="2016-11-28T20:45:00Z">
              <w:rPr>
                <w:b/>
              </w:rPr>
            </w:rPrChange>
          </w:rPr>
          <w:t>Firebase</w:t>
        </w:r>
        <w:proofErr w:type="spellEnd"/>
        <w:r w:rsidRPr="00552719">
          <w:rPr>
            <w:rPrChange w:id="1039" w:author="Willian" w:date="2016-11-28T20:45:00Z">
              <w:rPr>
                <w:b/>
              </w:rPr>
            </w:rPrChange>
          </w:rPr>
          <w:t xml:space="preserve"> console agora precisa se comunicar com o aplicativo para obter dados básicos e para que os componentes que iremos utilizar futuramente funcionem corretamente. </w:t>
        </w:r>
      </w:ins>
      <w:ins w:id="1040" w:author="Willian" w:date="2016-11-27T11:01:00Z">
        <w:r w:rsidR="00B34F3C" w:rsidRPr="00552719">
          <w:rPr>
            <w:rPrChange w:id="1041" w:author="Willian" w:date="2016-11-28T20:45:00Z">
              <w:rPr>
                <w:b/>
              </w:rPr>
            </w:rPrChange>
          </w:rPr>
          <w:t xml:space="preserve">Vamos então aplicar as configurações no nosso </w:t>
        </w:r>
        <w:proofErr w:type="spellStart"/>
        <w:r w:rsidR="00B34F3C" w:rsidRPr="00552719">
          <w:rPr>
            <w:rPrChange w:id="1042" w:author="Willian" w:date="2016-11-28T20:45:00Z">
              <w:rPr>
                <w:b/>
              </w:rPr>
            </w:rPrChange>
          </w:rPr>
          <w:t>app</w:t>
        </w:r>
        <w:proofErr w:type="spellEnd"/>
        <w:r w:rsidR="00B34F3C" w:rsidRPr="00552719">
          <w:rPr>
            <w:rPrChange w:id="1043" w:author="Willian" w:date="2016-11-28T20:45:00Z">
              <w:rPr>
                <w:b/>
              </w:rPr>
            </w:rPrChange>
          </w:rPr>
          <w:t>.</w:t>
        </w:r>
      </w:ins>
    </w:p>
    <w:p w14:paraId="3E055CF4" w14:textId="77777777" w:rsidR="00EF76CF" w:rsidRPr="00552719" w:rsidRDefault="00EF76CF">
      <w:pPr>
        <w:pStyle w:val="PargrafodaLista"/>
        <w:numPr>
          <w:ilvl w:val="0"/>
          <w:numId w:val="46"/>
        </w:numPr>
        <w:rPr>
          <w:ins w:id="1044" w:author="Willian" w:date="2016-11-27T10:29:00Z"/>
          <w:rPrChange w:id="1045" w:author="Willian" w:date="2016-11-28T20:45:00Z">
            <w:rPr>
              <w:ins w:id="1046" w:author="Willian" w:date="2016-11-27T10:29:00Z"/>
              <w:rFonts w:ascii="MS Mincho" w:eastAsia="MS Mincho" w:hAnsi="MS Mincho" w:cs="MS Mincho"/>
            </w:rPr>
          </w:rPrChange>
        </w:rPr>
        <w:pPrChange w:id="1047"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048" w:author="Willian" w:date="2016-11-27T10:06:00Z">
        <w:r w:rsidRPr="00552719">
          <w:t xml:space="preserve">Clique na opção </w:t>
        </w:r>
        <w:r w:rsidRPr="00552719">
          <w:rPr>
            <w:b/>
            <w:rPrChange w:id="1049" w:author="Willian" w:date="2016-11-28T20:45:00Z">
              <w:rPr/>
            </w:rPrChange>
          </w:rPr>
          <w:t xml:space="preserve">Adicionar </w:t>
        </w:r>
        <w:proofErr w:type="spellStart"/>
        <w:r w:rsidRPr="00552719">
          <w:rPr>
            <w:b/>
            <w:rPrChange w:id="1050" w:author="Willian" w:date="2016-11-28T20:45:00Z">
              <w:rPr/>
            </w:rPrChange>
          </w:rPr>
          <w:t>Firebase</w:t>
        </w:r>
        <w:proofErr w:type="spellEnd"/>
        <w:r w:rsidRPr="00552719">
          <w:rPr>
            <w:b/>
            <w:rPrChange w:id="1051" w:author="Willian" w:date="2016-11-28T20:45:00Z">
              <w:rPr/>
            </w:rPrChange>
          </w:rPr>
          <w:t xml:space="preserve"> ao seu aplicativo iOS</w:t>
        </w:r>
        <w:r w:rsidRPr="00552719">
          <w:t>.</w:t>
        </w:r>
        <w:r w:rsidRPr="00552719">
          <w:rPr>
            <w:rFonts w:ascii="MS Mincho" w:eastAsia="MS Mincho" w:hAnsi="MS Mincho" w:cs="MS Mincho"/>
          </w:rPr>
          <w:t> </w:t>
        </w:r>
      </w:ins>
    </w:p>
    <w:p w14:paraId="1C79E006" w14:textId="72B30EA4" w:rsidR="00D059C5" w:rsidRPr="00552719" w:rsidRDefault="00D059C5" w:rsidP="003F6A95">
      <w:pPr>
        <w:jc w:val="center"/>
        <w:rPr>
          <w:ins w:id="1052" w:author="Willian" w:date="2016-11-27T10:12:00Z"/>
          <w:rPrChange w:id="1053" w:author="Willian" w:date="2016-11-28T20:45:00Z">
            <w:rPr>
              <w:ins w:id="1054" w:author="Willian" w:date="2016-11-27T10:12:00Z"/>
              <w:rFonts w:ascii="MS Mincho" w:eastAsia="MS Mincho" w:hAnsi="MS Mincho" w:cs="MS Mincho"/>
            </w:rPr>
          </w:rPrChange>
        </w:rPr>
        <w:pPrChange w:id="1055" w:author="Willian" w:date="2016-11-28T23:46:00Z">
          <w:pPr>
            <w:widowControl w:val="0"/>
            <w:numPr>
              <w:numId w:val="42"/>
            </w:numPr>
            <w:tabs>
              <w:tab w:val="left" w:pos="220"/>
              <w:tab w:val="left" w:pos="720"/>
            </w:tabs>
            <w:autoSpaceDE w:val="0"/>
            <w:autoSpaceDN w:val="0"/>
            <w:adjustRightInd w:val="0"/>
            <w:spacing w:after="0"/>
            <w:ind w:left="720" w:hanging="360"/>
            <w:jc w:val="left"/>
          </w:pPr>
        </w:pPrChange>
      </w:pPr>
      <w:ins w:id="1056" w:author="Willian" w:date="2016-11-27T10:30:00Z">
        <w:r w:rsidRPr="00552719">
          <w:rPr>
            <w:noProof/>
            <w:rPrChange w:id="1057" w:author="Willian" w:date="2016-11-28T20:45:00Z">
              <w:rPr>
                <w:b/>
                <w:noProof/>
              </w:rPr>
            </w:rPrChange>
          </w:rPr>
          <w:lastRenderedPageBreak/>
          <w:drawing>
            <wp:inline distT="0" distB="0" distL="0" distR="0" wp14:anchorId="42320E6D" wp14:editId="7FB18F5B">
              <wp:extent cx="1467136" cy="1589160"/>
              <wp:effectExtent l="0" t="0" r="6350" b="11430"/>
              <wp:docPr id="6" name="Imagem 6" descr="../../../../Desktop/Firebase/Captura%20de%20Tela%202016-11-27%20às%20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Firebase/Captura%20de%20Tela%202016-11-27%20às%2009.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85" cy="1599178"/>
                      </a:xfrm>
                      <a:prstGeom prst="rect">
                        <a:avLst/>
                      </a:prstGeom>
                      <a:noFill/>
                      <a:ln>
                        <a:noFill/>
                      </a:ln>
                    </pic:spPr>
                  </pic:pic>
                </a:graphicData>
              </a:graphic>
            </wp:inline>
          </w:drawing>
        </w:r>
      </w:ins>
    </w:p>
    <w:p w14:paraId="076D77F6" w14:textId="77777777" w:rsidR="00EF76CF" w:rsidRPr="00552719" w:rsidRDefault="00EF76CF">
      <w:pPr>
        <w:pStyle w:val="PargrafodaLista"/>
        <w:numPr>
          <w:ilvl w:val="0"/>
          <w:numId w:val="46"/>
        </w:numPr>
        <w:rPr>
          <w:ins w:id="1058" w:author="Willian" w:date="2016-11-27T10:30:00Z"/>
          <w:rPrChange w:id="1059" w:author="Willian" w:date="2016-11-28T20:45:00Z">
            <w:rPr>
              <w:ins w:id="1060" w:author="Willian" w:date="2016-11-27T10:30:00Z"/>
              <w:rFonts w:ascii="MS Mincho" w:eastAsia="MS Mincho" w:hAnsi="MS Mincho" w:cs="MS Mincho"/>
            </w:rPr>
          </w:rPrChange>
        </w:rPr>
        <w:pPrChange w:id="1061"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062" w:author="Willian" w:date="2016-11-27T10:06:00Z">
        <w:r w:rsidRPr="00552719">
          <w:t xml:space="preserve">Na seguinte tela você terá que preencher apenas o campo </w:t>
        </w:r>
        <w:r w:rsidRPr="00552719">
          <w:rPr>
            <w:b/>
            <w:rPrChange w:id="1063" w:author="Willian" w:date="2016-11-28T20:45:00Z">
              <w:rPr/>
            </w:rPrChange>
          </w:rPr>
          <w:t>Código do pacote do iOS</w:t>
        </w:r>
        <w:r w:rsidRPr="00552719">
          <w:t>. Veremos onde conseguir esta informação no passo seguinte.</w:t>
        </w:r>
        <w:r w:rsidRPr="00552719">
          <w:rPr>
            <w:rFonts w:ascii="MS Mincho" w:eastAsia="MS Mincho" w:hAnsi="MS Mincho" w:cs="MS Mincho"/>
          </w:rPr>
          <w:t> </w:t>
        </w:r>
      </w:ins>
    </w:p>
    <w:p w14:paraId="59D580FB" w14:textId="0E4CA095" w:rsidR="00D059C5" w:rsidRPr="00552719" w:rsidRDefault="00D059C5" w:rsidP="003F6A95">
      <w:pPr>
        <w:jc w:val="center"/>
        <w:rPr>
          <w:ins w:id="1064" w:author="Willian" w:date="2016-11-27T10:13:00Z"/>
          <w:rPrChange w:id="1065" w:author="Willian" w:date="2016-11-28T20:45:00Z">
            <w:rPr>
              <w:ins w:id="1066" w:author="Willian" w:date="2016-11-27T10:13:00Z"/>
              <w:rFonts w:ascii="MS Mincho" w:eastAsia="MS Mincho" w:hAnsi="MS Mincho" w:cs="MS Mincho"/>
            </w:rPr>
          </w:rPrChange>
        </w:rPr>
        <w:pPrChange w:id="1067" w:author="Willian" w:date="2016-11-28T23:46:00Z">
          <w:pPr>
            <w:widowControl w:val="0"/>
            <w:numPr>
              <w:numId w:val="42"/>
            </w:numPr>
            <w:tabs>
              <w:tab w:val="left" w:pos="220"/>
              <w:tab w:val="left" w:pos="720"/>
            </w:tabs>
            <w:autoSpaceDE w:val="0"/>
            <w:autoSpaceDN w:val="0"/>
            <w:adjustRightInd w:val="0"/>
            <w:spacing w:after="0"/>
            <w:ind w:left="720" w:hanging="360"/>
            <w:jc w:val="left"/>
          </w:pPr>
        </w:pPrChange>
      </w:pPr>
      <w:ins w:id="1068" w:author="Willian" w:date="2016-11-27T10:30:00Z">
        <w:r w:rsidRPr="00552719">
          <w:rPr>
            <w:noProof/>
            <w:rPrChange w:id="1069" w:author="Willian" w:date="2016-11-28T20:45:00Z">
              <w:rPr>
                <w:b/>
                <w:noProof/>
              </w:rPr>
            </w:rPrChange>
          </w:rPr>
          <w:drawing>
            <wp:inline distT="0" distB="0" distL="0" distR="0" wp14:anchorId="35710A7B" wp14:editId="080E9A0A">
              <wp:extent cx="4054222" cy="4323306"/>
              <wp:effectExtent l="0" t="0" r="10160" b="0"/>
              <wp:docPr id="7" name="Imagem 7" descr="../../../../Desktop/Firebase/Captura%20de%20Tela%202016-11-27%20às%20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Firebase/Captura%20de%20Tela%202016-11-27%20às%2009.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5911" cy="4325107"/>
                      </a:xfrm>
                      <a:prstGeom prst="rect">
                        <a:avLst/>
                      </a:prstGeom>
                      <a:noFill/>
                      <a:ln>
                        <a:noFill/>
                      </a:ln>
                    </pic:spPr>
                  </pic:pic>
                </a:graphicData>
              </a:graphic>
            </wp:inline>
          </w:drawing>
        </w:r>
      </w:ins>
    </w:p>
    <w:p w14:paraId="48F11165" w14:textId="77777777" w:rsidR="00EF76CF" w:rsidRPr="00552719" w:rsidRDefault="00EF76CF">
      <w:pPr>
        <w:pStyle w:val="PargrafodaLista"/>
        <w:numPr>
          <w:ilvl w:val="0"/>
          <w:numId w:val="46"/>
        </w:numPr>
        <w:rPr>
          <w:ins w:id="1070" w:author="Willian" w:date="2016-11-27T10:13:00Z"/>
          <w:rPrChange w:id="1071" w:author="Willian" w:date="2016-11-28T20:45:00Z">
            <w:rPr>
              <w:ins w:id="1072" w:author="Willian" w:date="2016-11-27T10:13:00Z"/>
              <w:rFonts w:ascii="MS Mincho" w:eastAsia="MS Mincho" w:hAnsi="MS Mincho" w:cs="MS Mincho"/>
            </w:rPr>
          </w:rPrChange>
        </w:rPr>
        <w:pPrChange w:id="1073"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074" w:author="Willian" w:date="2016-11-27T10:06:00Z">
        <w:r w:rsidRPr="00552719">
          <w:t xml:space="preserve">O código do pacote do iOS pode ser encontrado no seu projeto do </w:t>
        </w:r>
        <w:proofErr w:type="spellStart"/>
        <w:r w:rsidRPr="00552719">
          <w:t>Xcode</w:t>
        </w:r>
        <w:proofErr w:type="spellEnd"/>
        <w:r w:rsidRPr="00552719">
          <w:t>, então:</w:t>
        </w:r>
        <w:r w:rsidRPr="00552719">
          <w:rPr>
            <w:rFonts w:ascii="MS Mincho" w:eastAsia="MS Mincho" w:hAnsi="MS Mincho" w:cs="MS Mincho"/>
          </w:rPr>
          <w:t> </w:t>
        </w:r>
      </w:ins>
    </w:p>
    <w:p w14:paraId="44AE6874" w14:textId="77777777" w:rsidR="00EF76CF" w:rsidRPr="00552719" w:rsidRDefault="00EF76CF">
      <w:pPr>
        <w:pStyle w:val="PargrafodaLista"/>
        <w:numPr>
          <w:ilvl w:val="1"/>
          <w:numId w:val="46"/>
        </w:numPr>
        <w:rPr>
          <w:ins w:id="1075" w:author="Willian" w:date="2016-11-27T10:32:00Z"/>
          <w:rPrChange w:id="1076" w:author="Willian" w:date="2016-11-28T20:45:00Z">
            <w:rPr>
              <w:ins w:id="1077" w:author="Willian" w:date="2016-11-27T10:32:00Z"/>
              <w:rFonts w:ascii="MS Mincho" w:eastAsia="MS Mincho" w:hAnsi="MS Mincho" w:cs="MS Mincho"/>
            </w:rPr>
          </w:rPrChange>
        </w:rPr>
        <w:pPrChange w:id="1078" w:author="Willian" w:date="2016-11-27T10:13:00Z">
          <w:pPr>
            <w:widowControl w:val="0"/>
            <w:numPr>
              <w:numId w:val="42"/>
            </w:numPr>
            <w:tabs>
              <w:tab w:val="left" w:pos="220"/>
              <w:tab w:val="left" w:pos="720"/>
            </w:tabs>
            <w:autoSpaceDE w:val="0"/>
            <w:autoSpaceDN w:val="0"/>
            <w:adjustRightInd w:val="0"/>
            <w:spacing w:after="0"/>
            <w:ind w:left="720" w:hanging="360"/>
            <w:jc w:val="left"/>
          </w:pPr>
        </w:pPrChange>
      </w:pPr>
      <w:ins w:id="1079" w:author="Willian" w:date="2016-11-27T10:06:00Z">
        <w:r w:rsidRPr="00552719">
          <w:t xml:space="preserve">Abra o projeto </w:t>
        </w:r>
        <w:proofErr w:type="spellStart"/>
        <w:r w:rsidRPr="00552719">
          <w:rPr>
            <w:b/>
            <w:rPrChange w:id="1080" w:author="Willian" w:date="2016-11-28T20:45:00Z">
              <w:rPr/>
            </w:rPrChange>
          </w:rPr>
          <w:t>MusicProject</w:t>
        </w:r>
        <w:proofErr w:type="spellEnd"/>
        <w:r w:rsidRPr="00552719">
          <w:rPr>
            <w:b/>
            <w:rPrChange w:id="1081" w:author="Willian" w:date="2016-11-28T20:45:00Z">
              <w:rPr/>
            </w:rPrChange>
          </w:rPr>
          <w:t xml:space="preserve"> do seu </w:t>
        </w:r>
        <w:proofErr w:type="spellStart"/>
        <w:r w:rsidRPr="00552719">
          <w:rPr>
            <w:b/>
            <w:rPrChange w:id="1082" w:author="Willian" w:date="2016-11-28T20:45:00Z">
              <w:rPr/>
            </w:rPrChange>
          </w:rPr>
          <w:t>Xcode</w:t>
        </w:r>
        <w:proofErr w:type="spellEnd"/>
        <w:r w:rsidRPr="00552719">
          <w:t xml:space="preserve"> e localize o arquivo de configuração de projeto. Ele estará no topo do painel de navegação:</w:t>
        </w:r>
        <w:r w:rsidRPr="00552719">
          <w:rPr>
            <w:rFonts w:ascii="MS Mincho" w:eastAsia="MS Mincho" w:hAnsi="MS Mincho" w:cs="MS Mincho"/>
          </w:rPr>
          <w:t>  </w:t>
        </w:r>
      </w:ins>
    </w:p>
    <w:p w14:paraId="333820EA" w14:textId="6D1DB97E" w:rsidR="00D059C5" w:rsidRPr="00552719" w:rsidRDefault="00D059C5" w:rsidP="003F6A95">
      <w:pPr>
        <w:jc w:val="center"/>
        <w:rPr>
          <w:ins w:id="1083" w:author="Willian" w:date="2016-11-27T10:13:00Z"/>
          <w:rPrChange w:id="1084" w:author="Willian" w:date="2016-11-28T20:45:00Z">
            <w:rPr>
              <w:ins w:id="1085" w:author="Willian" w:date="2016-11-27T10:13:00Z"/>
              <w:rFonts w:ascii="MS Mincho" w:eastAsia="MS Mincho" w:hAnsi="MS Mincho" w:cs="MS Mincho"/>
            </w:rPr>
          </w:rPrChange>
        </w:rPr>
        <w:pPrChange w:id="1086" w:author="Willian" w:date="2016-11-28T23:46:00Z">
          <w:pPr>
            <w:widowControl w:val="0"/>
            <w:numPr>
              <w:numId w:val="42"/>
            </w:numPr>
            <w:tabs>
              <w:tab w:val="left" w:pos="220"/>
              <w:tab w:val="left" w:pos="720"/>
            </w:tabs>
            <w:autoSpaceDE w:val="0"/>
            <w:autoSpaceDN w:val="0"/>
            <w:adjustRightInd w:val="0"/>
            <w:spacing w:after="0"/>
            <w:ind w:left="720" w:hanging="360"/>
            <w:jc w:val="left"/>
          </w:pPr>
        </w:pPrChange>
      </w:pPr>
      <w:ins w:id="1087" w:author="Willian" w:date="2016-11-27T10:32:00Z">
        <w:r w:rsidRPr="00552719">
          <w:rPr>
            <w:noProof/>
            <w:rPrChange w:id="1088" w:author="Willian" w:date="2016-11-28T20:45:00Z">
              <w:rPr>
                <w:b/>
                <w:noProof/>
              </w:rPr>
            </w:rPrChange>
          </w:rPr>
          <w:drawing>
            <wp:inline distT="0" distB="0" distL="0" distR="0" wp14:anchorId="5B25B0F7" wp14:editId="744F64C0">
              <wp:extent cx="2337435" cy="1443315"/>
              <wp:effectExtent l="0" t="0" r="0" b="5080"/>
              <wp:docPr id="8" name="Imagem 8" descr="../../../../Desktop/Firebase/Captura%20de%20Tela%202016-11-27%20às%2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Firebase/Captura%20de%20Tela%202016-11-27%20às%2009.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428" cy="1448868"/>
                      </a:xfrm>
                      <a:prstGeom prst="rect">
                        <a:avLst/>
                      </a:prstGeom>
                      <a:noFill/>
                      <a:ln>
                        <a:noFill/>
                      </a:ln>
                    </pic:spPr>
                  </pic:pic>
                </a:graphicData>
              </a:graphic>
            </wp:inline>
          </w:drawing>
        </w:r>
      </w:ins>
    </w:p>
    <w:p w14:paraId="3C08EA70" w14:textId="29F4923B" w:rsidR="00EF76CF" w:rsidRPr="00552719" w:rsidRDefault="00EF76CF">
      <w:pPr>
        <w:pStyle w:val="PargrafodaLista"/>
        <w:numPr>
          <w:ilvl w:val="1"/>
          <w:numId w:val="46"/>
        </w:numPr>
        <w:rPr>
          <w:ins w:id="1089" w:author="Willian" w:date="2016-11-27T10:32:00Z"/>
          <w:rPrChange w:id="1090" w:author="Willian" w:date="2016-11-28T20:45:00Z">
            <w:rPr>
              <w:ins w:id="1091" w:author="Willian" w:date="2016-11-27T10:32:00Z"/>
              <w:rFonts w:ascii="MS Mincho" w:eastAsia="MS Mincho" w:hAnsi="MS Mincho" w:cs="MS Mincho"/>
            </w:rPr>
          </w:rPrChange>
        </w:rPr>
        <w:pPrChange w:id="1092" w:author="Willian" w:date="2016-11-27T10:13:00Z">
          <w:pPr>
            <w:widowControl w:val="0"/>
            <w:numPr>
              <w:numId w:val="42"/>
            </w:numPr>
            <w:tabs>
              <w:tab w:val="left" w:pos="220"/>
              <w:tab w:val="left" w:pos="720"/>
            </w:tabs>
            <w:autoSpaceDE w:val="0"/>
            <w:autoSpaceDN w:val="0"/>
            <w:adjustRightInd w:val="0"/>
            <w:spacing w:after="0"/>
            <w:ind w:left="720" w:hanging="360"/>
            <w:jc w:val="left"/>
          </w:pPr>
        </w:pPrChange>
      </w:pPr>
      <w:ins w:id="1093" w:author="Willian" w:date="2016-11-27T10:06:00Z">
        <w:r w:rsidRPr="00552719">
          <w:lastRenderedPageBreak/>
          <w:t>O arquivo terá esta aparência:</w:t>
        </w:r>
        <w:r w:rsidRPr="00552719">
          <w:rPr>
            <w:rFonts w:ascii="MS Mincho" w:eastAsia="MS Mincho" w:hAnsi="MS Mincho" w:cs="MS Mincho"/>
          </w:rPr>
          <w:t>  </w:t>
        </w:r>
      </w:ins>
    </w:p>
    <w:p w14:paraId="24D9031A" w14:textId="68AB2F81" w:rsidR="00D059C5" w:rsidRPr="00552719" w:rsidRDefault="00D059C5" w:rsidP="003F6A95">
      <w:pPr>
        <w:jc w:val="center"/>
        <w:rPr>
          <w:ins w:id="1094" w:author="Willian" w:date="2016-11-27T10:13:00Z"/>
          <w:rPrChange w:id="1095" w:author="Willian" w:date="2016-11-28T20:45:00Z">
            <w:rPr>
              <w:ins w:id="1096" w:author="Willian" w:date="2016-11-27T10:13:00Z"/>
              <w:rFonts w:ascii="MS Mincho" w:eastAsia="MS Mincho" w:hAnsi="MS Mincho" w:cs="MS Mincho"/>
            </w:rPr>
          </w:rPrChange>
        </w:rPr>
        <w:pPrChange w:id="1097" w:author="Willian" w:date="2016-11-28T23:46:00Z">
          <w:pPr>
            <w:widowControl w:val="0"/>
            <w:numPr>
              <w:numId w:val="42"/>
            </w:numPr>
            <w:tabs>
              <w:tab w:val="left" w:pos="220"/>
              <w:tab w:val="left" w:pos="720"/>
            </w:tabs>
            <w:autoSpaceDE w:val="0"/>
            <w:autoSpaceDN w:val="0"/>
            <w:adjustRightInd w:val="0"/>
            <w:spacing w:after="0"/>
            <w:ind w:left="720" w:hanging="360"/>
            <w:jc w:val="left"/>
          </w:pPr>
        </w:pPrChange>
      </w:pPr>
      <w:ins w:id="1098" w:author="Willian" w:date="2016-11-27T10:32:00Z">
        <w:r w:rsidRPr="00552719">
          <w:rPr>
            <w:noProof/>
            <w:rPrChange w:id="1099" w:author="Willian" w:date="2016-11-28T20:45:00Z">
              <w:rPr>
                <w:b/>
                <w:noProof/>
              </w:rPr>
            </w:rPrChange>
          </w:rPr>
          <w:drawing>
            <wp:inline distT="0" distB="0" distL="0" distR="0" wp14:anchorId="73E0267D" wp14:editId="22527E5F">
              <wp:extent cx="5195818" cy="5031740"/>
              <wp:effectExtent l="0" t="0" r="11430" b="0"/>
              <wp:docPr id="9" name="Imagem 9" descr="../../../../Desktop/Firebase/Captura%20de%20Tela%202016-11-27%20às%2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Firebase/Captura%20de%20Tela%202016-11-27%20às%2009.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1371" cy="5037118"/>
                      </a:xfrm>
                      <a:prstGeom prst="rect">
                        <a:avLst/>
                      </a:prstGeom>
                      <a:noFill/>
                      <a:ln>
                        <a:noFill/>
                      </a:ln>
                    </pic:spPr>
                  </pic:pic>
                </a:graphicData>
              </a:graphic>
            </wp:inline>
          </w:drawing>
        </w:r>
      </w:ins>
    </w:p>
    <w:p w14:paraId="3896F16C" w14:textId="77777777" w:rsidR="00EF76CF" w:rsidRPr="00552719" w:rsidRDefault="00EF76CF">
      <w:pPr>
        <w:pStyle w:val="PargrafodaLista"/>
        <w:numPr>
          <w:ilvl w:val="1"/>
          <w:numId w:val="46"/>
        </w:numPr>
        <w:rPr>
          <w:ins w:id="1100" w:author="Willian" w:date="2016-11-27T10:32:00Z"/>
          <w:rPrChange w:id="1101" w:author="Willian" w:date="2016-11-28T20:45:00Z">
            <w:rPr>
              <w:ins w:id="1102" w:author="Willian" w:date="2016-11-27T10:32:00Z"/>
              <w:rFonts w:ascii="MS Mincho" w:eastAsia="MS Mincho" w:hAnsi="MS Mincho" w:cs="MS Mincho"/>
            </w:rPr>
          </w:rPrChange>
        </w:rPr>
        <w:pPrChange w:id="1103"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104" w:author="Willian" w:date="2016-11-27T10:06:00Z">
        <w:r w:rsidRPr="00552719">
          <w:t xml:space="preserve">Agora basta pegarmos a informação que precisamos. Ela se encontra no campo </w:t>
        </w:r>
        <w:proofErr w:type="spellStart"/>
        <w:r w:rsidRPr="00552719">
          <w:rPr>
            <w:b/>
            <w:rPrChange w:id="1105" w:author="Willian" w:date="2016-11-28T20:45:00Z">
              <w:rPr/>
            </w:rPrChange>
          </w:rPr>
          <w:t>Bundle</w:t>
        </w:r>
        <w:proofErr w:type="spellEnd"/>
        <w:r w:rsidRPr="00552719">
          <w:rPr>
            <w:b/>
            <w:rPrChange w:id="1106" w:author="Willian" w:date="2016-11-28T20:45:00Z">
              <w:rPr/>
            </w:rPrChange>
          </w:rPr>
          <w:t xml:space="preserve"> ID</w:t>
        </w:r>
        <w:r w:rsidRPr="00552719">
          <w:t xml:space="preserve">. Copie-o para utilizarmos no </w:t>
        </w:r>
        <w:proofErr w:type="spellStart"/>
        <w:r w:rsidRPr="00552719">
          <w:t>Firebase</w:t>
        </w:r>
        <w:proofErr w:type="spellEnd"/>
        <w:r w:rsidRPr="00552719">
          <w:t>.</w:t>
        </w:r>
        <w:r w:rsidRPr="00552719">
          <w:rPr>
            <w:rFonts w:ascii="MS Mincho" w:eastAsia="MS Mincho" w:hAnsi="MS Mincho" w:cs="MS Mincho"/>
          </w:rPr>
          <w:t> </w:t>
        </w:r>
      </w:ins>
    </w:p>
    <w:p w14:paraId="51C6BF5A" w14:textId="2931EE54" w:rsidR="00D059C5" w:rsidRPr="00552719" w:rsidRDefault="00D059C5" w:rsidP="003F6A95">
      <w:pPr>
        <w:jc w:val="center"/>
        <w:rPr>
          <w:ins w:id="1107" w:author="Willian" w:date="2016-11-27T10:13:00Z"/>
          <w:rPrChange w:id="1108" w:author="Willian" w:date="2016-11-28T20:45:00Z">
            <w:rPr>
              <w:ins w:id="1109" w:author="Willian" w:date="2016-11-27T10:13:00Z"/>
              <w:rFonts w:ascii="MS Mincho" w:eastAsia="MS Mincho" w:hAnsi="MS Mincho" w:cs="MS Mincho"/>
            </w:rPr>
          </w:rPrChange>
        </w:rPr>
        <w:pPrChange w:id="1110" w:author="Willian" w:date="2016-11-28T23:46:00Z">
          <w:pPr>
            <w:widowControl w:val="0"/>
            <w:numPr>
              <w:numId w:val="42"/>
            </w:numPr>
            <w:tabs>
              <w:tab w:val="left" w:pos="220"/>
              <w:tab w:val="left" w:pos="720"/>
            </w:tabs>
            <w:autoSpaceDE w:val="0"/>
            <w:autoSpaceDN w:val="0"/>
            <w:adjustRightInd w:val="0"/>
            <w:spacing w:after="0"/>
            <w:ind w:left="720" w:hanging="360"/>
            <w:jc w:val="left"/>
          </w:pPr>
        </w:pPrChange>
      </w:pPr>
      <w:ins w:id="1111" w:author="Willian" w:date="2016-11-27T10:33:00Z">
        <w:r w:rsidRPr="00552719">
          <w:rPr>
            <w:noProof/>
            <w:rPrChange w:id="1112" w:author="Willian" w:date="2016-11-28T20:45:00Z">
              <w:rPr>
                <w:b/>
                <w:noProof/>
              </w:rPr>
            </w:rPrChange>
          </w:rPr>
          <w:drawing>
            <wp:inline distT="0" distB="0" distL="0" distR="0" wp14:anchorId="3F2540A3" wp14:editId="107F7515">
              <wp:extent cx="3417061" cy="1311548"/>
              <wp:effectExtent l="0" t="0" r="12065" b="9525"/>
              <wp:docPr id="10" name="Imagem 10" descr="../../../../Desktop/Firebase/Captura%20de%20Tela%202016-11-27%20às%2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Firebase/Captura%20de%20Tela%202016-11-27%20às%2009.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941" cy="1317259"/>
                      </a:xfrm>
                      <a:prstGeom prst="rect">
                        <a:avLst/>
                      </a:prstGeom>
                      <a:noFill/>
                      <a:ln>
                        <a:noFill/>
                      </a:ln>
                    </pic:spPr>
                  </pic:pic>
                </a:graphicData>
              </a:graphic>
            </wp:inline>
          </w:drawing>
        </w:r>
      </w:ins>
    </w:p>
    <w:p w14:paraId="40042406" w14:textId="77777777" w:rsidR="00EF76CF" w:rsidRPr="00552719" w:rsidRDefault="00EF76CF">
      <w:pPr>
        <w:pStyle w:val="PargrafodaLista"/>
        <w:numPr>
          <w:ilvl w:val="0"/>
          <w:numId w:val="46"/>
        </w:numPr>
        <w:rPr>
          <w:ins w:id="1113" w:author="Willian" w:date="2016-11-27T10:13:00Z"/>
          <w:rPrChange w:id="1114" w:author="Willian" w:date="2016-11-28T20:45:00Z">
            <w:rPr>
              <w:ins w:id="1115" w:author="Willian" w:date="2016-11-27T10:13:00Z"/>
              <w:rFonts w:ascii="MS Mincho" w:eastAsia="MS Mincho" w:hAnsi="MS Mincho" w:cs="MS Mincho"/>
            </w:rPr>
          </w:rPrChange>
        </w:rPr>
        <w:pPrChange w:id="1116"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117" w:author="Willian" w:date="2016-11-27T10:06:00Z">
        <w:r w:rsidRPr="00552719">
          <w:t xml:space="preserve">Voltando ao </w:t>
        </w:r>
        <w:proofErr w:type="spellStart"/>
        <w:r w:rsidRPr="00552719">
          <w:t>Firebase</w:t>
        </w:r>
        <w:proofErr w:type="spellEnd"/>
        <w:r w:rsidRPr="00552719">
          <w:t xml:space="preserve"> Console, insira </w:t>
        </w:r>
        <w:r w:rsidRPr="00552719">
          <w:rPr>
            <w:b/>
            <w:rPrChange w:id="1118" w:author="Willian" w:date="2016-11-28T20:45:00Z">
              <w:rPr/>
            </w:rPrChange>
          </w:rPr>
          <w:t xml:space="preserve">o </w:t>
        </w:r>
        <w:proofErr w:type="spellStart"/>
        <w:r w:rsidRPr="00552719">
          <w:rPr>
            <w:b/>
            <w:rPrChange w:id="1119" w:author="Willian" w:date="2016-11-28T20:45:00Z">
              <w:rPr/>
            </w:rPrChange>
          </w:rPr>
          <w:t>bundle</w:t>
        </w:r>
        <w:proofErr w:type="spellEnd"/>
        <w:r w:rsidRPr="00552719">
          <w:rPr>
            <w:b/>
            <w:rPrChange w:id="1120" w:author="Willian" w:date="2016-11-28T20:45:00Z">
              <w:rPr/>
            </w:rPrChange>
          </w:rPr>
          <w:t xml:space="preserve"> ID</w:t>
        </w:r>
        <w:r w:rsidRPr="00552719">
          <w:t xml:space="preserve"> no campo</w:t>
        </w:r>
        <w:r w:rsidRPr="00552719">
          <w:rPr>
            <w:b/>
            <w:rPrChange w:id="1121" w:author="Willian" w:date="2016-11-28T20:45:00Z">
              <w:rPr/>
            </w:rPrChange>
          </w:rPr>
          <w:t xml:space="preserve"> Código do pacote do iOS.</w:t>
        </w:r>
        <w:r w:rsidRPr="00552719">
          <w:rPr>
            <w:rFonts w:ascii="MS Mincho" w:eastAsia="MS Mincho" w:hAnsi="MS Mincho" w:cs="MS Mincho"/>
          </w:rPr>
          <w:t> </w:t>
        </w:r>
      </w:ins>
    </w:p>
    <w:p w14:paraId="3E7B5E8E" w14:textId="77777777" w:rsidR="00EF76CF" w:rsidRPr="00552719" w:rsidRDefault="00EF76CF">
      <w:pPr>
        <w:pStyle w:val="PargrafodaLista"/>
        <w:numPr>
          <w:ilvl w:val="0"/>
          <w:numId w:val="46"/>
        </w:numPr>
        <w:rPr>
          <w:ins w:id="1122" w:author="Willian" w:date="2016-11-27T10:13:00Z"/>
          <w:rPrChange w:id="1123" w:author="Willian" w:date="2016-11-28T20:45:00Z">
            <w:rPr>
              <w:ins w:id="1124" w:author="Willian" w:date="2016-11-27T10:13:00Z"/>
              <w:rFonts w:ascii="MS Mincho" w:eastAsia="MS Mincho" w:hAnsi="MS Mincho" w:cs="MS Mincho"/>
            </w:rPr>
          </w:rPrChange>
        </w:rPr>
        <w:pPrChange w:id="1125"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126" w:author="Willian" w:date="2016-11-27T10:06:00Z">
        <w:r w:rsidRPr="00552719">
          <w:t xml:space="preserve">Clique em </w:t>
        </w:r>
        <w:r w:rsidRPr="00552719">
          <w:rPr>
            <w:b/>
            <w:rPrChange w:id="1127" w:author="Willian" w:date="2016-11-28T20:45:00Z">
              <w:rPr/>
            </w:rPrChange>
          </w:rPr>
          <w:t>ADICIONAR APLICATIVO</w:t>
        </w:r>
        <w:r w:rsidRPr="00552719">
          <w:t xml:space="preserve"> para continuar.</w:t>
        </w:r>
        <w:r w:rsidRPr="00552719">
          <w:rPr>
            <w:rFonts w:ascii="MS Mincho" w:eastAsia="MS Mincho" w:hAnsi="MS Mincho" w:cs="MS Mincho"/>
          </w:rPr>
          <w:t> </w:t>
        </w:r>
      </w:ins>
    </w:p>
    <w:p w14:paraId="6F659457" w14:textId="77777777" w:rsidR="00EF76CF" w:rsidRPr="00552719" w:rsidRDefault="00EF76CF">
      <w:pPr>
        <w:pStyle w:val="PargrafodaLista"/>
        <w:numPr>
          <w:ilvl w:val="0"/>
          <w:numId w:val="46"/>
        </w:numPr>
        <w:rPr>
          <w:ins w:id="1128" w:author="Willian" w:date="2016-11-27T10:33:00Z"/>
          <w:rPrChange w:id="1129" w:author="Willian" w:date="2016-11-28T20:45:00Z">
            <w:rPr>
              <w:ins w:id="1130" w:author="Willian" w:date="2016-11-27T10:33:00Z"/>
              <w:rFonts w:ascii="MS Mincho" w:eastAsia="MS Mincho" w:hAnsi="MS Mincho" w:cs="MS Mincho"/>
            </w:rPr>
          </w:rPrChange>
        </w:rPr>
        <w:pPrChange w:id="1131" w:author="Willian" w:date="2016-11-27T10:12:00Z">
          <w:pPr>
            <w:widowControl w:val="0"/>
            <w:numPr>
              <w:numId w:val="42"/>
            </w:numPr>
            <w:tabs>
              <w:tab w:val="left" w:pos="220"/>
              <w:tab w:val="left" w:pos="720"/>
            </w:tabs>
            <w:autoSpaceDE w:val="0"/>
            <w:autoSpaceDN w:val="0"/>
            <w:adjustRightInd w:val="0"/>
            <w:spacing w:after="0"/>
            <w:ind w:left="720" w:hanging="360"/>
            <w:jc w:val="left"/>
          </w:pPr>
        </w:pPrChange>
      </w:pPr>
      <w:ins w:id="1132" w:author="Willian" w:date="2016-11-27T10:06:00Z">
        <w:r w:rsidRPr="00552719">
          <w:t xml:space="preserve">Na próxima tela o arquivo </w:t>
        </w:r>
        <w:proofErr w:type="spellStart"/>
        <w:r w:rsidRPr="00552719">
          <w:rPr>
            <w:b/>
            <w:rPrChange w:id="1133" w:author="Willian" w:date="2016-11-28T20:45:00Z">
              <w:rPr/>
            </w:rPrChange>
          </w:rPr>
          <w:t>GoogleService-Info.plist</w:t>
        </w:r>
        <w:proofErr w:type="spellEnd"/>
        <w:r w:rsidRPr="00552719">
          <w:t xml:space="preserve"> será baixado automaticamente. Adicione-o ao seu projeto, como descrito na imagem do site. Basta arrastá-lo:</w:t>
        </w:r>
        <w:r w:rsidRPr="00552719">
          <w:rPr>
            <w:rFonts w:ascii="MS Mincho" w:eastAsia="MS Mincho" w:hAnsi="MS Mincho" w:cs="MS Mincho"/>
          </w:rPr>
          <w:t> </w:t>
        </w:r>
      </w:ins>
    </w:p>
    <w:p w14:paraId="04BB6EB7" w14:textId="05428DCF" w:rsidR="00D059C5" w:rsidRPr="00552719" w:rsidRDefault="00D059C5" w:rsidP="003F6A95">
      <w:pPr>
        <w:jc w:val="center"/>
        <w:rPr>
          <w:ins w:id="1134" w:author="Willian" w:date="2016-11-27T10:13:00Z"/>
          <w:rPrChange w:id="1135" w:author="Willian" w:date="2016-11-28T20:45:00Z">
            <w:rPr>
              <w:ins w:id="1136" w:author="Willian" w:date="2016-11-27T10:13:00Z"/>
              <w:rFonts w:ascii="MS Mincho" w:eastAsia="MS Mincho" w:hAnsi="MS Mincho" w:cs="MS Mincho"/>
            </w:rPr>
          </w:rPrChange>
        </w:rPr>
        <w:pPrChange w:id="1137" w:author="Willian" w:date="2016-11-28T23:46:00Z">
          <w:pPr>
            <w:widowControl w:val="0"/>
            <w:numPr>
              <w:numId w:val="42"/>
            </w:numPr>
            <w:tabs>
              <w:tab w:val="left" w:pos="220"/>
              <w:tab w:val="left" w:pos="720"/>
            </w:tabs>
            <w:autoSpaceDE w:val="0"/>
            <w:autoSpaceDN w:val="0"/>
            <w:adjustRightInd w:val="0"/>
            <w:spacing w:after="0"/>
            <w:ind w:left="720" w:hanging="360"/>
            <w:jc w:val="left"/>
          </w:pPr>
        </w:pPrChange>
      </w:pPr>
      <w:ins w:id="1138" w:author="Willian" w:date="2016-11-27T10:33:00Z">
        <w:r w:rsidRPr="00552719">
          <w:rPr>
            <w:noProof/>
            <w:rPrChange w:id="1139" w:author="Willian" w:date="2016-11-28T20:45:00Z">
              <w:rPr>
                <w:b/>
                <w:noProof/>
              </w:rPr>
            </w:rPrChange>
          </w:rPr>
          <w:lastRenderedPageBreak/>
          <w:drawing>
            <wp:inline distT="0" distB="0" distL="0" distR="0" wp14:anchorId="369F0299" wp14:editId="3FEAD68F">
              <wp:extent cx="4703729" cy="2288540"/>
              <wp:effectExtent l="0" t="0" r="0" b="0"/>
              <wp:docPr id="11" name="Imagem 11" descr="../../../../Desktop/Firebase/Captura%20de%20Tela%202016-11-27%20às%2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Firebase/Captura%20de%20Tela%202016-11-27%20às%2009.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7787" cy="2290514"/>
                      </a:xfrm>
                      <a:prstGeom prst="rect">
                        <a:avLst/>
                      </a:prstGeom>
                      <a:noFill/>
                      <a:ln>
                        <a:noFill/>
                      </a:ln>
                    </pic:spPr>
                  </pic:pic>
                </a:graphicData>
              </a:graphic>
            </wp:inline>
          </w:drawing>
        </w:r>
      </w:ins>
    </w:p>
    <w:p w14:paraId="6BF19189" w14:textId="77777777" w:rsidR="00D059C5" w:rsidRPr="00552719" w:rsidRDefault="00EF76CF">
      <w:pPr>
        <w:pStyle w:val="PargrafodaLista"/>
        <w:numPr>
          <w:ilvl w:val="0"/>
          <w:numId w:val="46"/>
        </w:numPr>
        <w:rPr>
          <w:ins w:id="1140" w:author="Willian" w:date="2016-11-27T10:34:00Z"/>
          <w:rPrChange w:id="1141" w:author="Willian" w:date="2016-11-28T20:45:00Z">
            <w:rPr>
              <w:ins w:id="1142" w:author="Willian" w:date="2016-11-27T10:34:00Z"/>
              <w:rFonts w:ascii="MS Mincho" w:eastAsia="MS Mincho" w:hAnsi="MS Mincho" w:cs="MS Mincho"/>
            </w:rPr>
          </w:rPrChange>
        </w:rPr>
        <w:pPrChange w:id="1143" w:author="Willian" w:date="2016-11-27T10:12:00Z">
          <w:pPr>
            <w:widowControl w:val="0"/>
            <w:numPr>
              <w:numId w:val="42"/>
            </w:numPr>
            <w:tabs>
              <w:tab w:val="left" w:pos="220"/>
              <w:tab w:val="left" w:pos="720"/>
            </w:tabs>
            <w:autoSpaceDE w:val="0"/>
            <w:autoSpaceDN w:val="0"/>
            <w:adjustRightInd w:val="0"/>
            <w:spacing w:after="0"/>
            <w:ind w:left="720" w:hanging="720"/>
            <w:jc w:val="left"/>
          </w:pPr>
        </w:pPrChange>
      </w:pPr>
      <w:ins w:id="1144" w:author="Willian" w:date="2016-11-27T10:06:00Z">
        <w:r w:rsidRPr="00552719">
          <w:t xml:space="preserve">Antes de adicionar o </w:t>
        </w:r>
        <w:proofErr w:type="spellStart"/>
        <w:r w:rsidRPr="00552719">
          <w:t>Xcode</w:t>
        </w:r>
        <w:proofErr w:type="spellEnd"/>
        <w:r w:rsidRPr="00552719">
          <w:t xml:space="preserve"> mostrará uma tela com configurações. Selecione a opção </w:t>
        </w:r>
        <w:proofErr w:type="spellStart"/>
        <w:r w:rsidRPr="00552719">
          <w:rPr>
            <w:b/>
            <w:rPrChange w:id="1145" w:author="Willian" w:date="2016-11-28T20:45:00Z">
              <w:rPr/>
            </w:rPrChange>
          </w:rPr>
          <w:t>Copy</w:t>
        </w:r>
        <w:proofErr w:type="spellEnd"/>
        <w:r w:rsidRPr="00552719">
          <w:rPr>
            <w:b/>
            <w:rPrChange w:id="1146" w:author="Willian" w:date="2016-11-28T20:45:00Z">
              <w:rPr/>
            </w:rPrChange>
          </w:rPr>
          <w:t xml:space="preserve"> </w:t>
        </w:r>
        <w:proofErr w:type="spellStart"/>
        <w:r w:rsidRPr="00552719">
          <w:rPr>
            <w:b/>
            <w:rPrChange w:id="1147" w:author="Willian" w:date="2016-11-28T20:45:00Z">
              <w:rPr/>
            </w:rPrChange>
          </w:rPr>
          <w:t>items</w:t>
        </w:r>
        <w:proofErr w:type="spellEnd"/>
        <w:r w:rsidRPr="00552719">
          <w:rPr>
            <w:b/>
            <w:rPrChange w:id="1148" w:author="Willian" w:date="2016-11-28T20:45:00Z">
              <w:rPr/>
            </w:rPrChange>
          </w:rPr>
          <w:t xml:space="preserve"> </w:t>
        </w:r>
        <w:proofErr w:type="spellStart"/>
        <w:r w:rsidRPr="00552719">
          <w:rPr>
            <w:b/>
            <w:rPrChange w:id="1149" w:author="Willian" w:date="2016-11-28T20:45:00Z">
              <w:rPr/>
            </w:rPrChange>
          </w:rPr>
          <w:t>if</w:t>
        </w:r>
        <w:proofErr w:type="spellEnd"/>
        <w:r w:rsidRPr="00552719">
          <w:rPr>
            <w:b/>
            <w:rPrChange w:id="1150" w:author="Willian" w:date="2016-11-28T20:45:00Z">
              <w:rPr/>
            </w:rPrChange>
          </w:rPr>
          <w:t xml:space="preserve"> </w:t>
        </w:r>
        <w:proofErr w:type="spellStart"/>
        <w:r w:rsidRPr="00552719">
          <w:rPr>
            <w:b/>
            <w:rPrChange w:id="1151" w:author="Willian" w:date="2016-11-28T20:45:00Z">
              <w:rPr/>
            </w:rPrChange>
          </w:rPr>
          <w:t>needed</w:t>
        </w:r>
        <w:proofErr w:type="spellEnd"/>
        <w:r w:rsidRPr="00552719">
          <w:t xml:space="preserve">, isto fará com que o arquivo seja copiado na pasta do projeto. Em seguida clique em </w:t>
        </w:r>
        <w:proofErr w:type="spellStart"/>
        <w:r w:rsidRPr="00552719">
          <w:rPr>
            <w:b/>
            <w:rPrChange w:id="1152" w:author="Willian" w:date="2016-11-28T20:45:00Z">
              <w:rPr/>
            </w:rPrChange>
          </w:rPr>
          <w:t>Finish</w:t>
        </w:r>
        <w:proofErr w:type="spellEnd"/>
        <w:r w:rsidRPr="00552719">
          <w:t>.</w:t>
        </w:r>
        <w:r w:rsidRPr="00552719">
          <w:rPr>
            <w:rFonts w:ascii="MS Mincho" w:eastAsia="MS Mincho" w:hAnsi="MS Mincho" w:cs="MS Mincho"/>
          </w:rPr>
          <w:t> </w:t>
        </w:r>
      </w:ins>
    </w:p>
    <w:p w14:paraId="3867031A" w14:textId="1CE9A882" w:rsidR="00D059C5" w:rsidRPr="00552719" w:rsidRDefault="00D059C5" w:rsidP="003F6A95">
      <w:pPr>
        <w:jc w:val="center"/>
        <w:rPr>
          <w:ins w:id="1153" w:author="Willian" w:date="2016-11-27T10:34:00Z"/>
          <w:rPrChange w:id="1154" w:author="Willian" w:date="2016-11-28T20:45:00Z">
            <w:rPr>
              <w:ins w:id="1155" w:author="Willian" w:date="2016-11-27T10:34:00Z"/>
            </w:rPr>
          </w:rPrChange>
        </w:rPr>
        <w:pPrChange w:id="1156" w:author="Willian" w:date="2016-11-28T23:46:00Z">
          <w:pPr>
            <w:widowControl w:val="0"/>
            <w:numPr>
              <w:numId w:val="42"/>
            </w:numPr>
            <w:tabs>
              <w:tab w:val="left" w:pos="220"/>
              <w:tab w:val="left" w:pos="720"/>
            </w:tabs>
            <w:autoSpaceDE w:val="0"/>
            <w:autoSpaceDN w:val="0"/>
            <w:adjustRightInd w:val="0"/>
            <w:spacing w:after="0"/>
            <w:ind w:left="720" w:hanging="720"/>
            <w:jc w:val="left"/>
          </w:pPr>
        </w:pPrChange>
      </w:pPr>
      <w:ins w:id="1157" w:author="Willian" w:date="2016-11-27T10:34:00Z">
        <w:r w:rsidRPr="00552719">
          <w:rPr>
            <w:noProof/>
            <w:rPrChange w:id="1158" w:author="Willian" w:date="2016-11-28T20:45:00Z">
              <w:rPr>
                <w:b/>
                <w:noProof/>
              </w:rPr>
            </w:rPrChange>
          </w:rPr>
          <w:drawing>
            <wp:inline distT="0" distB="0" distL="0" distR="0" wp14:anchorId="4268D9ED" wp14:editId="53B98260">
              <wp:extent cx="4487564" cy="2648415"/>
              <wp:effectExtent l="0" t="0" r="8255" b="0"/>
              <wp:docPr id="12" name="Imagem 12" descr="../../../../Desktop/Firebase/Captura%20de%20Tela%202016-11-27%20às%2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rebase/Captura%20de%20Tela%202016-11-27%20às%2009.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309" cy="2652986"/>
                      </a:xfrm>
                      <a:prstGeom prst="rect">
                        <a:avLst/>
                      </a:prstGeom>
                      <a:noFill/>
                      <a:ln>
                        <a:noFill/>
                      </a:ln>
                    </pic:spPr>
                  </pic:pic>
                </a:graphicData>
              </a:graphic>
            </wp:inline>
          </w:drawing>
        </w:r>
      </w:ins>
    </w:p>
    <w:p w14:paraId="0C3921B3" w14:textId="2D6936C6" w:rsidR="00C34027" w:rsidRPr="00552719" w:rsidRDefault="00EF76CF">
      <w:pPr>
        <w:pStyle w:val="PargrafodaLista"/>
        <w:numPr>
          <w:ilvl w:val="0"/>
          <w:numId w:val="46"/>
        </w:numPr>
        <w:rPr>
          <w:ins w:id="1159" w:author="Willian" w:date="2016-11-27T10:34:00Z"/>
          <w:rPrChange w:id="1160" w:author="Willian" w:date="2016-11-28T20:45:00Z">
            <w:rPr>
              <w:ins w:id="1161" w:author="Willian" w:date="2016-11-27T10:34:00Z"/>
              <w:rFonts w:ascii="MS Mincho" w:eastAsia="MS Mincho" w:hAnsi="MS Mincho" w:cs="MS Mincho"/>
            </w:rPr>
          </w:rPrChange>
        </w:rPr>
        <w:pPrChange w:id="1162" w:author="Willian" w:date="2016-11-27T10:12:00Z">
          <w:pPr>
            <w:widowControl w:val="0"/>
            <w:numPr>
              <w:numId w:val="42"/>
            </w:numPr>
            <w:tabs>
              <w:tab w:val="left" w:pos="220"/>
              <w:tab w:val="left" w:pos="720"/>
            </w:tabs>
            <w:autoSpaceDE w:val="0"/>
            <w:autoSpaceDN w:val="0"/>
            <w:adjustRightInd w:val="0"/>
            <w:spacing w:after="0"/>
            <w:ind w:left="720" w:hanging="720"/>
            <w:jc w:val="left"/>
          </w:pPr>
        </w:pPrChange>
      </w:pPr>
      <w:ins w:id="1163" w:author="Willian" w:date="2016-11-27T10:06:00Z">
        <w:r w:rsidRPr="00552719">
          <w:t>O novo arquivo estará adicionado:</w:t>
        </w:r>
        <w:r w:rsidRPr="00552719">
          <w:rPr>
            <w:rFonts w:ascii="MS Mincho" w:eastAsia="MS Mincho" w:hAnsi="MS Mincho" w:cs="MS Mincho"/>
          </w:rPr>
          <w:t> </w:t>
        </w:r>
      </w:ins>
    </w:p>
    <w:p w14:paraId="6CF75323" w14:textId="63A58E73" w:rsidR="00D059C5" w:rsidRPr="00552719" w:rsidRDefault="00317A26" w:rsidP="003F6A95">
      <w:pPr>
        <w:jc w:val="center"/>
        <w:rPr>
          <w:ins w:id="1164" w:author="Willian" w:date="2016-11-27T10:14:00Z"/>
          <w:rPrChange w:id="1165" w:author="Willian" w:date="2016-11-28T20:45:00Z">
            <w:rPr>
              <w:ins w:id="1166" w:author="Willian" w:date="2016-11-27T10:14:00Z"/>
              <w:rFonts w:ascii="MS Mincho" w:eastAsia="MS Mincho" w:hAnsi="MS Mincho" w:cs="MS Mincho"/>
            </w:rPr>
          </w:rPrChange>
        </w:rPr>
        <w:pPrChange w:id="1167" w:author="Willian" w:date="2016-11-28T23:46:00Z">
          <w:pPr>
            <w:widowControl w:val="0"/>
            <w:numPr>
              <w:numId w:val="42"/>
            </w:numPr>
            <w:tabs>
              <w:tab w:val="left" w:pos="220"/>
              <w:tab w:val="left" w:pos="720"/>
            </w:tabs>
            <w:autoSpaceDE w:val="0"/>
            <w:autoSpaceDN w:val="0"/>
            <w:adjustRightInd w:val="0"/>
            <w:spacing w:after="0"/>
            <w:ind w:left="720" w:hanging="720"/>
            <w:jc w:val="left"/>
          </w:pPr>
        </w:pPrChange>
      </w:pPr>
      <w:ins w:id="1168" w:author="Willian" w:date="2016-11-27T10:34:00Z">
        <w:r w:rsidRPr="00552719">
          <w:rPr>
            <w:noProof/>
            <w:rPrChange w:id="1169" w:author="Willian" w:date="2016-11-28T20:45:00Z">
              <w:rPr>
                <w:b/>
                <w:noProof/>
              </w:rPr>
            </w:rPrChange>
          </w:rPr>
          <w:drawing>
            <wp:inline distT="0" distB="0" distL="0" distR="0" wp14:anchorId="0D7D6B74" wp14:editId="1FAA819A">
              <wp:extent cx="2108835" cy="1969090"/>
              <wp:effectExtent l="0" t="0" r="0" b="12700"/>
              <wp:docPr id="13" name="Imagem 13" descr="../../../../Desktop/Firebase/Captura%20de%20Tela%202016-11-27%20às%20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Firebase/Captura%20de%20Tela%202016-11-27%20às%2009.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9750" cy="1969944"/>
                      </a:xfrm>
                      <a:prstGeom prst="rect">
                        <a:avLst/>
                      </a:prstGeom>
                      <a:noFill/>
                      <a:ln>
                        <a:noFill/>
                      </a:ln>
                    </pic:spPr>
                  </pic:pic>
                </a:graphicData>
              </a:graphic>
            </wp:inline>
          </w:drawing>
        </w:r>
      </w:ins>
    </w:p>
    <w:p w14:paraId="5CD62072" w14:textId="77777777" w:rsidR="00C34027" w:rsidRPr="00552719" w:rsidRDefault="00EF76CF">
      <w:pPr>
        <w:pStyle w:val="PargrafodaLista"/>
        <w:numPr>
          <w:ilvl w:val="0"/>
          <w:numId w:val="46"/>
        </w:numPr>
        <w:rPr>
          <w:ins w:id="1170" w:author="Willian" w:date="2016-11-27T10:35:00Z"/>
          <w:rPrChange w:id="1171" w:author="Willian" w:date="2016-11-28T20:45:00Z">
            <w:rPr>
              <w:ins w:id="1172" w:author="Willian" w:date="2016-11-27T10:35:00Z"/>
              <w:rFonts w:ascii="MS Mincho" w:eastAsia="MS Mincho" w:hAnsi="MS Mincho" w:cs="MS Mincho"/>
            </w:rPr>
          </w:rPrChange>
        </w:rPr>
        <w:pPrChange w:id="1173" w:author="Willian" w:date="2016-11-27T10:14:00Z">
          <w:pPr>
            <w:widowControl w:val="0"/>
            <w:numPr>
              <w:numId w:val="42"/>
            </w:numPr>
            <w:tabs>
              <w:tab w:val="left" w:pos="220"/>
              <w:tab w:val="left" w:pos="720"/>
            </w:tabs>
            <w:autoSpaceDE w:val="0"/>
            <w:autoSpaceDN w:val="0"/>
            <w:adjustRightInd w:val="0"/>
            <w:spacing w:after="0"/>
            <w:ind w:left="720" w:hanging="720"/>
            <w:jc w:val="left"/>
          </w:pPr>
        </w:pPrChange>
      </w:pPr>
      <w:ins w:id="1174" w:author="Willian" w:date="2016-11-27T10:06:00Z">
        <w:r w:rsidRPr="00552719">
          <w:t xml:space="preserve">Na próxima tela do console do </w:t>
        </w:r>
        <w:proofErr w:type="spellStart"/>
        <w:r w:rsidRPr="00552719">
          <w:t>Firebase</w:t>
        </w:r>
        <w:proofErr w:type="spellEnd"/>
        <w:r w:rsidRPr="00552719">
          <w:t xml:space="preserve">, é pedido que instalemos o </w:t>
        </w:r>
        <w:proofErr w:type="spellStart"/>
        <w:r w:rsidRPr="00552719">
          <w:t>Pod</w:t>
        </w:r>
        <w:proofErr w:type="spellEnd"/>
        <w:r w:rsidRPr="00552719">
          <w:t>. Já fizemos isto na aula 3 da unidade 5, então pule para o próximo passo.</w:t>
        </w:r>
        <w:r w:rsidRPr="00552719">
          <w:rPr>
            <w:rFonts w:ascii="MS Mincho" w:eastAsia="MS Mincho" w:hAnsi="MS Mincho" w:cs="MS Mincho"/>
          </w:rPr>
          <w:t> </w:t>
        </w:r>
      </w:ins>
    </w:p>
    <w:p w14:paraId="6B3AB01C" w14:textId="05ABA252" w:rsidR="00317A26" w:rsidRPr="00552719" w:rsidRDefault="00317A26" w:rsidP="003F6A95">
      <w:pPr>
        <w:jc w:val="center"/>
        <w:rPr>
          <w:ins w:id="1175" w:author="Willian" w:date="2016-11-27T10:34:00Z"/>
          <w:rPrChange w:id="1176" w:author="Willian" w:date="2016-11-28T20:45:00Z">
            <w:rPr>
              <w:ins w:id="1177" w:author="Willian" w:date="2016-11-27T10:34:00Z"/>
              <w:rFonts w:ascii="MS Mincho" w:eastAsia="MS Mincho" w:hAnsi="MS Mincho" w:cs="MS Mincho"/>
            </w:rPr>
          </w:rPrChange>
        </w:rPr>
        <w:pPrChange w:id="1178" w:author="Willian" w:date="2016-11-28T23:46:00Z">
          <w:pPr>
            <w:widowControl w:val="0"/>
            <w:numPr>
              <w:numId w:val="42"/>
            </w:numPr>
            <w:tabs>
              <w:tab w:val="left" w:pos="220"/>
              <w:tab w:val="left" w:pos="720"/>
            </w:tabs>
            <w:autoSpaceDE w:val="0"/>
            <w:autoSpaceDN w:val="0"/>
            <w:adjustRightInd w:val="0"/>
            <w:spacing w:after="0"/>
            <w:ind w:left="720" w:hanging="720"/>
            <w:jc w:val="left"/>
          </w:pPr>
        </w:pPrChange>
      </w:pPr>
      <w:ins w:id="1179" w:author="Willian" w:date="2016-11-27T10:35:00Z">
        <w:r w:rsidRPr="00552719">
          <w:rPr>
            <w:noProof/>
            <w:rPrChange w:id="1180" w:author="Willian" w:date="2016-11-28T20:45:00Z">
              <w:rPr>
                <w:b/>
                <w:noProof/>
              </w:rPr>
            </w:rPrChange>
          </w:rPr>
          <w:lastRenderedPageBreak/>
          <w:drawing>
            <wp:inline distT="0" distB="0" distL="0" distR="0" wp14:anchorId="3914B16C" wp14:editId="437A472C">
              <wp:extent cx="4517805" cy="4803140"/>
              <wp:effectExtent l="0" t="0" r="3810" b="0"/>
              <wp:docPr id="14" name="Imagem 14" descr="../../../../Desktop/Firebase/Captura%20de%20Tela%202016-11-27%20às%20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Firebase/Captura%20de%20Tela%202016-11-27%20às%2009.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757" cy="4804152"/>
                      </a:xfrm>
                      <a:prstGeom prst="rect">
                        <a:avLst/>
                      </a:prstGeom>
                      <a:noFill/>
                      <a:ln>
                        <a:noFill/>
                      </a:ln>
                    </pic:spPr>
                  </pic:pic>
                </a:graphicData>
              </a:graphic>
            </wp:inline>
          </w:drawing>
        </w:r>
      </w:ins>
    </w:p>
    <w:p w14:paraId="0CBF92B6" w14:textId="77777777" w:rsidR="00D059C5" w:rsidRPr="00552719" w:rsidRDefault="00D059C5" w:rsidP="007627AB">
      <w:pPr>
        <w:rPr>
          <w:ins w:id="1181" w:author="Willian" w:date="2016-11-27T10:14:00Z"/>
          <w:rPrChange w:id="1182" w:author="Willian" w:date="2016-11-28T20:45:00Z">
            <w:rPr>
              <w:ins w:id="1183" w:author="Willian" w:date="2016-11-27T10:14:00Z"/>
            </w:rPr>
          </w:rPrChange>
        </w:rPr>
        <w:pPrChange w:id="1184" w:author="Willian" w:date="2016-11-28T21:05:00Z">
          <w:pPr>
            <w:widowControl w:val="0"/>
            <w:numPr>
              <w:numId w:val="42"/>
            </w:numPr>
            <w:tabs>
              <w:tab w:val="left" w:pos="220"/>
              <w:tab w:val="left" w:pos="720"/>
            </w:tabs>
            <w:autoSpaceDE w:val="0"/>
            <w:autoSpaceDN w:val="0"/>
            <w:adjustRightInd w:val="0"/>
            <w:spacing w:after="0"/>
            <w:ind w:left="720" w:hanging="720"/>
            <w:jc w:val="left"/>
          </w:pPr>
        </w:pPrChange>
      </w:pPr>
    </w:p>
    <w:p w14:paraId="18ABF121" w14:textId="3455FB73" w:rsidR="00D059C5" w:rsidRPr="00552719" w:rsidRDefault="00C34027">
      <w:pPr>
        <w:pStyle w:val="PargrafodaLista"/>
        <w:numPr>
          <w:ilvl w:val="0"/>
          <w:numId w:val="46"/>
        </w:numPr>
        <w:rPr>
          <w:ins w:id="1185" w:author="Willian" w:date="2016-11-27T10:15:00Z"/>
          <w:rFonts w:ascii="MS Mincho" w:eastAsia="MS Mincho" w:hAnsi="MS Mincho" w:cs="MS Mincho"/>
        </w:rPr>
        <w:pPrChange w:id="1186" w:author="Willian" w:date="2016-11-27T10:34:00Z">
          <w:pPr>
            <w:widowControl w:val="0"/>
            <w:numPr>
              <w:numId w:val="42"/>
            </w:numPr>
            <w:tabs>
              <w:tab w:val="left" w:pos="220"/>
              <w:tab w:val="left" w:pos="720"/>
            </w:tabs>
            <w:autoSpaceDE w:val="0"/>
            <w:autoSpaceDN w:val="0"/>
            <w:adjustRightInd w:val="0"/>
            <w:spacing w:after="0"/>
            <w:ind w:left="720" w:hanging="720"/>
            <w:jc w:val="left"/>
          </w:pPr>
        </w:pPrChange>
      </w:pPr>
      <w:ins w:id="1187" w:author="Willian" w:date="2016-11-27T10:06:00Z">
        <w:r w:rsidRPr="00552719">
          <w:t>Para o</w:t>
        </w:r>
        <w:r w:rsidR="00EF76CF" w:rsidRPr="00552719">
          <w:t xml:space="preserve"> último passo, precisamos inicializar o código no nosso projeto. Então siga as instruções dadas na nova tela do </w:t>
        </w:r>
        <w:proofErr w:type="spellStart"/>
        <w:r w:rsidR="00EF76CF" w:rsidRPr="00552719">
          <w:t>Firebase</w:t>
        </w:r>
        <w:proofErr w:type="spellEnd"/>
        <w:r w:rsidR="00EF76CF" w:rsidRPr="00552719">
          <w:t xml:space="preserve"> console:</w:t>
        </w:r>
        <w:r w:rsidR="00EF76CF" w:rsidRPr="00552719">
          <w:rPr>
            <w:rFonts w:ascii="MS Mincho" w:eastAsia="MS Mincho" w:hAnsi="MS Mincho" w:cs="MS Mincho"/>
          </w:rPr>
          <w:t> </w:t>
        </w:r>
      </w:ins>
    </w:p>
    <w:p w14:paraId="63DEB186" w14:textId="77777777" w:rsidR="00C34027" w:rsidRPr="00552719" w:rsidRDefault="00C34027">
      <w:pPr>
        <w:pStyle w:val="PargrafodaLista"/>
        <w:rPr>
          <w:ins w:id="1188" w:author="Willian" w:date="2016-11-27T10:14:00Z"/>
          <w:rFonts w:ascii="MS Mincho" w:eastAsia="MS Mincho" w:hAnsi="MS Mincho" w:cs="MS Mincho"/>
        </w:rPr>
        <w:pPrChange w:id="1189" w:author="Willian" w:date="2016-11-27T10:15:00Z">
          <w:pPr>
            <w:widowControl w:val="0"/>
            <w:numPr>
              <w:numId w:val="42"/>
            </w:numPr>
            <w:tabs>
              <w:tab w:val="left" w:pos="220"/>
              <w:tab w:val="left" w:pos="720"/>
            </w:tabs>
            <w:autoSpaceDE w:val="0"/>
            <w:autoSpaceDN w:val="0"/>
            <w:adjustRightInd w:val="0"/>
            <w:spacing w:after="0"/>
            <w:ind w:left="720" w:hanging="720"/>
            <w:jc w:val="left"/>
          </w:pPr>
        </w:pPrChange>
      </w:pPr>
    </w:p>
    <w:p w14:paraId="5A69B168" w14:textId="5F5365C6" w:rsidR="00EF76CF" w:rsidRPr="00552719" w:rsidRDefault="00EF76CF">
      <w:pPr>
        <w:pStyle w:val="PargrafodaLista"/>
        <w:rPr>
          <w:ins w:id="1190" w:author="Willian" w:date="2016-11-27T10:35:00Z"/>
          <w:rFonts w:ascii="MS Mincho" w:eastAsia="MS Mincho" w:hAnsi="MS Mincho" w:cs="MS Mincho"/>
          <w:i/>
        </w:rPr>
        <w:pPrChange w:id="1191" w:author="Willian" w:date="2016-11-27T10:14:00Z">
          <w:pPr>
            <w:widowControl w:val="0"/>
            <w:numPr>
              <w:numId w:val="42"/>
            </w:numPr>
            <w:tabs>
              <w:tab w:val="left" w:pos="220"/>
              <w:tab w:val="left" w:pos="720"/>
            </w:tabs>
            <w:autoSpaceDE w:val="0"/>
            <w:autoSpaceDN w:val="0"/>
            <w:adjustRightInd w:val="0"/>
            <w:spacing w:after="0"/>
            <w:ind w:left="720" w:hanging="720"/>
            <w:jc w:val="left"/>
          </w:pPr>
        </w:pPrChange>
      </w:pPr>
      <w:ins w:id="1192" w:author="Willian" w:date="2016-11-27T10:06:00Z">
        <w:r w:rsidRPr="00552719">
          <w:rPr>
            <w:i/>
            <w:rPrChange w:id="1193" w:author="Willian" w:date="2016-11-28T20:45:00Z">
              <w:rPr/>
            </w:rPrChange>
          </w:rPr>
          <w:t xml:space="preserve">"Para conectar o </w:t>
        </w:r>
        <w:proofErr w:type="spellStart"/>
        <w:r w:rsidRPr="00552719">
          <w:rPr>
            <w:i/>
            <w:rPrChange w:id="1194" w:author="Willian" w:date="2016-11-28T20:45:00Z">
              <w:rPr/>
            </w:rPrChange>
          </w:rPr>
          <w:t>Firebase</w:t>
        </w:r>
        <w:proofErr w:type="spellEnd"/>
        <w:r w:rsidRPr="00552719">
          <w:rPr>
            <w:i/>
            <w:rPrChange w:id="1195" w:author="Willian" w:date="2016-11-28T20:45:00Z">
              <w:rPr/>
            </w:rPrChange>
          </w:rPr>
          <w:t xml:space="preserve"> quando seu aplicativo for inicializado, adicione o código de inicialização abaixo à sua classe principal </w:t>
        </w:r>
        <w:proofErr w:type="spellStart"/>
        <w:r w:rsidRPr="00552719">
          <w:rPr>
            <w:i/>
            <w:rPrChange w:id="1196" w:author="Willian" w:date="2016-11-28T20:45:00Z">
              <w:rPr/>
            </w:rPrChange>
          </w:rPr>
          <w:t>AppDelegate</w:t>
        </w:r>
        <w:proofErr w:type="spellEnd"/>
        <w:r w:rsidRPr="00552719">
          <w:rPr>
            <w:i/>
            <w:rPrChange w:id="1197" w:author="Willian" w:date="2016-11-28T20:45:00Z">
              <w:rPr/>
            </w:rPrChange>
          </w:rPr>
          <w:t>."</w:t>
        </w:r>
        <w:r w:rsidRPr="00552719">
          <w:rPr>
            <w:rFonts w:ascii="MS Mincho" w:eastAsia="MS Mincho" w:hAnsi="MS Mincho" w:cs="MS Mincho"/>
            <w:i/>
            <w:rPrChange w:id="1198" w:author="Willian" w:date="2016-11-28T20:45:00Z">
              <w:rPr>
                <w:rFonts w:ascii="MS Mincho" w:eastAsia="MS Mincho" w:hAnsi="MS Mincho" w:cs="MS Mincho"/>
              </w:rPr>
            </w:rPrChange>
          </w:rPr>
          <w:t> </w:t>
        </w:r>
      </w:ins>
    </w:p>
    <w:p w14:paraId="450935A1" w14:textId="77777777" w:rsidR="00317A26" w:rsidRPr="00552719" w:rsidRDefault="00317A26">
      <w:pPr>
        <w:pStyle w:val="PargrafodaLista"/>
        <w:rPr>
          <w:ins w:id="1199" w:author="Willian" w:date="2016-11-27T10:35:00Z"/>
          <w:i/>
        </w:rPr>
        <w:pPrChange w:id="1200" w:author="Willian" w:date="2016-11-27T10:14:00Z">
          <w:pPr>
            <w:widowControl w:val="0"/>
            <w:numPr>
              <w:numId w:val="42"/>
            </w:numPr>
            <w:tabs>
              <w:tab w:val="left" w:pos="220"/>
              <w:tab w:val="left" w:pos="720"/>
            </w:tabs>
            <w:autoSpaceDE w:val="0"/>
            <w:autoSpaceDN w:val="0"/>
            <w:adjustRightInd w:val="0"/>
            <w:spacing w:after="0"/>
            <w:ind w:left="720" w:hanging="720"/>
            <w:jc w:val="left"/>
          </w:pPr>
        </w:pPrChange>
      </w:pPr>
    </w:p>
    <w:p w14:paraId="302B3042" w14:textId="47D881EA" w:rsidR="00317A26" w:rsidRPr="00552719" w:rsidRDefault="008403D2">
      <w:pPr>
        <w:pStyle w:val="PargrafodaLista"/>
        <w:rPr>
          <w:ins w:id="1201" w:author="Willian" w:date="2016-11-27T11:01:00Z"/>
        </w:rPr>
        <w:pPrChange w:id="1202" w:author="Willian" w:date="2016-11-27T10:14:00Z">
          <w:pPr>
            <w:widowControl w:val="0"/>
            <w:numPr>
              <w:numId w:val="42"/>
            </w:numPr>
            <w:tabs>
              <w:tab w:val="left" w:pos="220"/>
              <w:tab w:val="left" w:pos="720"/>
            </w:tabs>
            <w:autoSpaceDE w:val="0"/>
            <w:autoSpaceDN w:val="0"/>
            <w:adjustRightInd w:val="0"/>
            <w:spacing w:after="0"/>
            <w:ind w:left="720" w:hanging="720"/>
            <w:jc w:val="left"/>
          </w:pPr>
        </w:pPrChange>
      </w:pPr>
      <w:ins w:id="1203" w:author="Willian" w:date="2016-11-27T10:36:00Z">
        <w:r w:rsidRPr="00552719">
          <w:rPr>
            <w:noProof/>
            <w:rPrChange w:id="1204" w:author="Willian" w:date="2016-11-28T20:45:00Z">
              <w:rPr>
                <w:noProof/>
              </w:rPr>
            </w:rPrChange>
          </w:rPr>
          <w:lastRenderedPageBreak/>
          <w:drawing>
            <wp:inline distT="0" distB="0" distL="0" distR="0" wp14:anchorId="2A7D5DAD" wp14:editId="730CA9BC">
              <wp:extent cx="5730875" cy="5803265"/>
              <wp:effectExtent l="0" t="0" r="9525" b="0"/>
              <wp:docPr id="15" name="Imagem 15" descr="../../../../Desktop/Firebase/Captura%20de%20Tela%202016-11-27%20às%20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Firebase/Captura%20de%20Tela%202016-11-27%20às%2009.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3265"/>
                      </a:xfrm>
                      <a:prstGeom prst="rect">
                        <a:avLst/>
                      </a:prstGeom>
                      <a:noFill/>
                      <a:ln>
                        <a:noFill/>
                      </a:ln>
                    </pic:spPr>
                  </pic:pic>
                </a:graphicData>
              </a:graphic>
            </wp:inline>
          </w:drawing>
        </w:r>
      </w:ins>
    </w:p>
    <w:p w14:paraId="3300D13E" w14:textId="77777777" w:rsidR="00B34F3C" w:rsidRPr="00552719" w:rsidRDefault="00B34F3C">
      <w:pPr>
        <w:pStyle w:val="PargrafodaLista"/>
        <w:rPr>
          <w:ins w:id="1205" w:author="Willian" w:date="2016-11-27T11:01:00Z"/>
        </w:rPr>
        <w:pPrChange w:id="1206" w:author="Willian" w:date="2016-11-27T10:14:00Z">
          <w:pPr>
            <w:widowControl w:val="0"/>
            <w:numPr>
              <w:numId w:val="42"/>
            </w:numPr>
            <w:tabs>
              <w:tab w:val="left" w:pos="220"/>
              <w:tab w:val="left" w:pos="720"/>
            </w:tabs>
            <w:autoSpaceDE w:val="0"/>
            <w:autoSpaceDN w:val="0"/>
            <w:adjustRightInd w:val="0"/>
            <w:spacing w:after="0"/>
            <w:ind w:left="720" w:hanging="720"/>
            <w:jc w:val="left"/>
          </w:pPr>
        </w:pPrChange>
      </w:pPr>
    </w:p>
    <w:p w14:paraId="41681628" w14:textId="634F029D" w:rsidR="00B34F3C" w:rsidRPr="00552719" w:rsidRDefault="00B34F3C" w:rsidP="007627AB">
      <w:pPr>
        <w:rPr>
          <w:ins w:id="1207" w:author="Willian" w:date="2016-11-27T10:06:00Z"/>
          <w:rPrChange w:id="1208" w:author="Willian" w:date="2016-11-28T20:45:00Z">
            <w:rPr>
              <w:ins w:id="1209" w:author="Willian" w:date="2016-11-27T10:06:00Z"/>
            </w:rPr>
          </w:rPrChange>
        </w:rPr>
        <w:pPrChange w:id="1210" w:author="Willian" w:date="2016-11-28T21:05:00Z">
          <w:pPr>
            <w:widowControl w:val="0"/>
            <w:numPr>
              <w:numId w:val="42"/>
            </w:numPr>
            <w:tabs>
              <w:tab w:val="left" w:pos="220"/>
              <w:tab w:val="left" w:pos="720"/>
            </w:tabs>
            <w:autoSpaceDE w:val="0"/>
            <w:autoSpaceDN w:val="0"/>
            <w:adjustRightInd w:val="0"/>
            <w:spacing w:after="0"/>
            <w:ind w:left="720" w:hanging="720"/>
            <w:jc w:val="left"/>
          </w:pPr>
        </w:pPrChange>
      </w:pPr>
      <w:ins w:id="1211" w:author="Willian" w:date="2016-11-27T11:01:00Z">
        <w:r w:rsidRPr="00552719">
          <w:rPr>
            <w:rPrChange w:id="1212" w:author="Willian" w:date="2016-11-28T20:45:00Z">
              <w:rPr>
                <w:b/>
              </w:rPr>
            </w:rPrChange>
          </w:rPr>
          <w:t>Com esta</w:t>
        </w:r>
      </w:ins>
      <w:ins w:id="1213" w:author="Willian" w:date="2016-11-27T11:04:00Z">
        <w:r w:rsidR="003A0399" w:rsidRPr="00552719">
          <w:rPr>
            <w:rPrChange w:id="1214" w:author="Willian" w:date="2016-11-28T20:45:00Z">
              <w:rPr>
                <w:b/>
              </w:rPr>
            </w:rPrChange>
          </w:rPr>
          <w:t>s configurações estamos pronto</w:t>
        </w:r>
      </w:ins>
      <w:ins w:id="1215" w:author="Willian" w:date="2016-11-27T17:46:00Z">
        <w:r w:rsidR="009C7C14" w:rsidRPr="00552719">
          <w:rPr>
            <w:rPrChange w:id="1216" w:author="Willian" w:date="2016-11-28T20:45:00Z">
              <w:rPr>
                <w:b/>
              </w:rPr>
            </w:rPrChange>
          </w:rPr>
          <w:t>s</w:t>
        </w:r>
      </w:ins>
      <w:ins w:id="1217" w:author="Willian" w:date="2016-11-27T11:04:00Z">
        <w:r w:rsidR="003A0399" w:rsidRPr="00552719">
          <w:rPr>
            <w:rPrChange w:id="1218" w:author="Willian" w:date="2016-11-28T20:45:00Z">
              <w:rPr>
                <w:b/>
              </w:rPr>
            </w:rPrChange>
          </w:rPr>
          <w:t xml:space="preserve"> para consumir os serviços do </w:t>
        </w:r>
        <w:proofErr w:type="spellStart"/>
        <w:r w:rsidR="003A0399" w:rsidRPr="00552719">
          <w:rPr>
            <w:rPrChange w:id="1219" w:author="Willian" w:date="2016-11-28T20:45:00Z">
              <w:rPr>
                <w:b/>
              </w:rPr>
            </w:rPrChange>
          </w:rPr>
          <w:t>Firebase</w:t>
        </w:r>
        <w:proofErr w:type="spellEnd"/>
        <w:r w:rsidR="003A0399" w:rsidRPr="00552719">
          <w:rPr>
            <w:rPrChange w:id="1220" w:author="Willian" w:date="2016-11-28T20:45:00Z">
              <w:rPr>
                <w:b/>
              </w:rPr>
            </w:rPrChange>
          </w:rPr>
          <w:t xml:space="preserve">. Como dito acima, vamos utilizar o serviço </w:t>
        </w:r>
        <w:proofErr w:type="spellStart"/>
        <w:r w:rsidR="003A0399" w:rsidRPr="00552719">
          <w:rPr>
            <w:rPrChange w:id="1221" w:author="Willian" w:date="2016-11-28T20:45:00Z">
              <w:rPr>
                <w:b/>
              </w:rPr>
            </w:rPrChange>
          </w:rPr>
          <w:t>Firebase</w:t>
        </w:r>
        <w:proofErr w:type="spellEnd"/>
        <w:r w:rsidR="003A0399" w:rsidRPr="00552719">
          <w:rPr>
            <w:rPrChange w:id="1222" w:author="Willian" w:date="2016-11-28T20:45:00Z">
              <w:rPr>
                <w:b/>
              </w:rPr>
            </w:rPrChange>
          </w:rPr>
          <w:t xml:space="preserve"> </w:t>
        </w:r>
        <w:proofErr w:type="spellStart"/>
        <w:r w:rsidR="003A0399" w:rsidRPr="00552719">
          <w:rPr>
            <w:rPrChange w:id="1223" w:author="Willian" w:date="2016-11-28T20:45:00Z">
              <w:rPr>
                <w:b/>
              </w:rPr>
            </w:rPrChange>
          </w:rPr>
          <w:t>Auth</w:t>
        </w:r>
        <w:proofErr w:type="spellEnd"/>
        <w:r w:rsidR="003A0399" w:rsidRPr="00552719">
          <w:rPr>
            <w:rPrChange w:id="1224" w:author="Willian" w:date="2016-11-28T20:45:00Z">
              <w:rPr>
                <w:b/>
              </w:rPr>
            </w:rPrChange>
          </w:rPr>
          <w:t xml:space="preserve"> e o </w:t>
        </w:r>
        <w:proofErr w:type="spellStart"/>
        <w:r w:rsidR="003A0399" w:rsidRPr="00552719">
          <w:rPr>
            <w:rPrChange w:id="1225" w:author="Willian" w:date="2016-11-28T20:45:00Z">
              <w:rPr>
                <w:b/>
              </w:rPr>
            </w:rPrChange>
          </w:rPr>
          <w:t>Firebase</w:t>
        </w:r>
        <w:proofErr w:type="spellEnd"/>
        <w:r w:rsidR="003A0399" w:rsidRPr="00552719">
          <w:rPr>
            <w:rPrChange w:id="1226" w:author="Willian" w:date="2016-11-28T20:45:00Z">
              <w:rPr>
                <w:b/>
              </w:rPr>
            </w:rPrChange>
          </w:rPr>
          <w:t xml:space="preserve"> </w:t>
        </w:r>
        <w:proofErr w:type="spellStart"/>
        <w:r w:rsidR="003A0399" w:rsidRPr="00552719">
          <w:rPr>
            <w:rPrChange w:id="1227" w:author="Willian" w:date="2016-11-28T20:45:00Z">
              <w:rPr>
                <w:b/>
              </w:rPr>
            </w:rPrChange>
          </w:rPr>
          <w:t>Database</w:t>
        </w:r>
        <w:proofErr w:type="spellEnd"/>
        <w:r w:rsidR="003A0399" w:rsidRPr="00552719">
          <w:rPr>
            <w:rPrChange w:id="1228" w:author="Willian" w:date="2016-11-28T20:45:00Z">
              <w:rPr>
                <w:b/>
              </w:rPr>
            </w:rPrChange>
          </w:rPr>
          <w:t xml:space="preserve">, para fazer </w:t>
        </w:r>
        <w:proofErr w:type="spellStart"/>
        <w:r w:rsidR="003A0399" w:rsidRPr="00552719">
          <w:rPr>
            <w:rPrChange w:id="1229" w:author="Willian" w:date="2016-11-28T20:45:00Z">
              <w:rPr>
                <w:b/>
              </w:rPr>
            </w:rPrChange>
          </w:rPr>
          <w:t>login</w:t>
        </w:r>
        <w:proofErr w:type="spellEnd"/>
        <w:r w:rsidR="003A0399" w:rsidRPr="00552719">
          <w:rPr>
            <w:rPrChange w:id="1230" w:author="Willian" w:date="2016-11-28T20:45:00Z">
              <w:rPr>
                <w:b/>
              </w:rPr>
            </w:rPrChange>
          </w:rPr>
          <w:t xml:space="preserve"> e obter</w:t>
        </w:r>
      </w:ins>
      <w:ins w:id="1231" w:author="Willian" w:date="2016-11-27T11:05:00Z">
        <w:r w:rsidR="003A0399" w:rsidRPr="00552719">
          <w:rPr>
            <w:rPrChange w:id="1232" w:author="Willian" w:date="2016-11-28T20:45:00Z">
              <w:rPr>
                <w:b/>
              </w:rPr>
            </w:rPrChange>
          </w:rPr>
          <w:t xml:space="preserve"> </w:t>
        </w:r>
        <w:proofErr w:type="spellStart"/>
        <w:r w:rsidR="003A0399" w:rsidRPr="00552719">
          <w:rPr>
            <w:rPrChange w:id="1233" w:author="Willian" w:date="2016-11-28T20:45:00Z">
              <w:rPr>
                <w:b/>
              </w:rPr>
            </w:rPrChange>
          </w:rPr>
          <w:t>JSONs</w:t>
        </w:r>
        <w:proofErr w:type="spellEnd"/>
        <w:r w:rsidR="003A0399" w:rsidRPr="00552719">
          <w:rPr>
            <w:rPrChange w:id="1234" w:author="Willian" w:date="2016-11-28T20:45:00Z">
              <w:rPr>
                <w:b/>
              </w:rPr>
            </w:rPrChange>
          </w:rPr>
          <w:t xml:space="preserve"> com informações de músicas respectivamente. Outro serviço que será </w:t>
        </w:r>
      </w:ins>
      <w:ins w:id="1235" w:author="Willian" w:date="2016-11-27T11:07:00Z">
        <w:r w:rsidR="009B0FAD" w:rsidRPr="00552719">
          <w:rPr>
            <w:rPrChange w:id="1236" w:author="Willian" w:date="2016-11-28T20:45:00Z">
              <w:rPr>
                <w:b/>
              </w:rPr>
            </w:rPrChange>
          </w:rPr>
          <w:t>utilizado,</w:t>
        </w:r>
      </w:ins>
      <w:ins w:id="1237" w:author="Willian" w:date="2016-11-27T11:05:00Z">
        <w:r w:rsidR="003A0399" w:rsidRPr="00552719">
          <w:rPr>
            <w:rPrChange w:id="1238" w:author="Willian" w:date="2016-11-28T20:45:00Z">
              <w:rPr>
                <w:b/>
              </w:rPr>
            </w:rPrChange>
          </w:rPr>
          <w:t xml:space="preserve"> mas não vamo</w:t>
        </w:r>
      </w:ins>
      <w:ins w:id="1239" w:author="Willian" w:date="2016-11-27T11:06:00Z">
        <w:r w:rsidR="003A0399" w:rsidRPr="00552719">
          <w:rPr>
            <w:rPrChange w:id="1240" w:author="Willian" w:date="2016-11-28T20:45:00Z">
              <w:rPr>
                <w:b/>
              </w:rPr>
            </w:rPrChange>
          </w:rPr>
          <w:t>s</w:t>
        </w:r>
      </w:ins>
      <w:ins w:id="1241" w:author="Willian" w:date="2016-11-27T11:05:00Z">
        <w:r w:rsidR="003A0399" w:rsidRPr="00552719">
          <w:rPr>
            <w:rPrChange w:id="1242" w:author="Willian" w:date="2016-11-28T20:45:00Z">
              <w:rPr>
                <w:b/>
              </w:rPr>
            </w:rPrChange>
          </w:rPr>
          <w:t xml:space="preserve"> abordar nesta aula é o </w:t>
        </w:r>
      </w:ins>
      <w:proofErr w:type="spellStart"/>
      <w:ins w:id="1243" w:author="Willian" w:date="2016-11-27T11:06:00Z">
        <w:r w:rsidR="003A0399" w:rsidRPr="00552719">
          <w:rPr>
            <w:rPrChange w:id="1244" w:author="Willian" w:date="2016-11-28T20:45:00Z">
              <w:rPr>
                <w:b/>
              </w:rPr>
            </w:rPrChange>
          </w:rPr>
          <w:t>Firebase</w:t>
        </w:r>
        <w:proofErr w:type="spellEnd"/>
        <w:r w:rsidR="003A0399" w:rsidRPr="00552719">
          <w:rPr>
            <w:rPrChange w:id="1245" w:author="Willian" w:date="2016-11-28T20:45:00Z">
              <w:rPr>
                <w:b/>
              </w:rPr>
            </w:rPrChange>
          </w:rPr>
          <w:t xml:space="preserve"> </w:t>
        </w:r>
        <w:proofErr w:type="spellStart"/>
        <w:r w:rsidR="003A0399" w:rsidRPr="00552719">
          <w:rPr>
            <w:rPrChange w:id="1246" w:author="Willian" w:date="2016-11-28T20:45:00Z">
              <w:rPr>
                <w:b/>
              </w:rPr>
            </w:rPrChange>
          </w:rPr>
          <w:t>Storage</w:t>
        </w:r>
        <w:proofErr w:type="spellEnd"/>
        <w:r w:rsidR="003A0399" w:rsidRPr="00552719">
          <w:rPr>
            <w:rPrChange w:id="1247" w:author="Willian" w:date="2016-11-28T20:45:00Z">
              <w:rPr>
                <w:b/>
              </w:rPr>
            </w:rPrChange>
          </w:rPr>
          <w:t>. Nele armazenaremos as músicas e imagens dos álbuns.</w:t>
        </w:r>
      </w:ins>
    </w:p>
    <w:p w14:paraId="19F1085A" w14:textId="23C7C95C" w:rsidR="00EF76CF" w:rsidRPr="00552719" w:rsidRDefault="00EF76CF">
      <w:pPr>
        <w:pStyle w:val="Ttulo2"/>
        <w:rPr>
          <w:rPrChange w:id="1248" w:author="Willian" w:date="2016-11-28T20:45:00Z">
            <w:rPr/>
          </w:rPrChange>
        </w:rPr>
        <w:pPrChange w:id="1249" w:author="Willian" w:date="2016-11-27T10:08:00Z">
          <w:pPr>
            <w:pStyle w:val="Ttulo3"/>
          </w:pPr>
        </w:pPrChange>
      </w:pPr>
      <w:ins w:id="1250" w:author="Willian" w:date="2016-11-27T10:06:00Z">
        <w:r w:rsidRPr="00552719">
          <w:rPr>
            <w:rPrChange w:id="1251" w:author="Willian" w:date="2016-11-28T20:45:00Z">
              <w:rPr/>
            </w:rPrChange>
          </w:rPr>
          <w:t>Resumo</w:t>
        </w:r>
      </w:ins>
    </w:p>
    <w:p w14:paraId="64EF100A" w14:textId="77777777" w:rsidR="00552719" w:rsidRPr="00552719" w:rsidRDefault="009C7C14" w:rsidP="007627AB">
      <w:pPr>
        <w:rPr>
          <w:ins w:id="1252" w:author="Willian" w:date="2016-11-28T20:45:00Z"/>
          <w:rPrChange w:id="1253" w:author="Willian" w:date="2016-11-28T20:45:00Z">
            <w:rPr>
              <w:ins w:id="1254" w:author="Willian" w:date="2016-11-28T20:45:00Z"/>
              <w:rFonts w:ascii="Calibri" w:hAnsi="Calibri" w:cs="Times New Roman"/>
            </w:rPr>
          </w:rPrChange>
        </w:rPr>
        <w:pPrChange w:id="1255" w:author="Willian" w:date="2016-11-28T21:05:00Z">
          <w:pPr>
            <w:pStyle w:val="Ttulo2"/>
            <w:shd w:val="clear" w:color="auto" w:fill="FBFBFB"/>
            <w:spacing w:before="312" w:after="158"/>
          </w:pPr>
        </w:pPrChange>
      </w:pPr>
      <w:ins w:id="1256" w:author="Willian" w:date="2016-11-27T17:46:00Z">
        <w:r w:rsidRPr="00552719">
          <w:rPr>
            <w:rPrChange w:id="1257" w:author="Willian" w:date="2016-11-28T20:45:00Z">
              <w:rPr>
                <w:rFonts w:ascii="Calibri" w:hAnsi="Calibri" w:cs="Times New Roman"/>
                <w:b/>
              </w:rPr>
            </w:rPrChange>
          </w:rPr>
          <w:t xml:space="preserve">Por enquanto só aprendemos um pouco sobre o que </w:t>
        </w:r>
      </w:ins>
      <w:ins w:id="1258" w:author="Willian" w:date="2016-11-27T17:47:00Z">
        <w:r w:rsidRPr="00552719">
          <w:rPr>
            <w:rPrChange w:id="1259" w:author="Willian" w:date="2016-11-28T20:45:00Z">
              <w:rPr>
                <w:rFonts w:ascii="Calibri" w:hAnsi="Calibri" w:cs="Times New Roman"/>
                <w:b/>
              </w:rPr>
            </w:rPrChange>
          </w:rPr>
          <w:t xml:space="preserve">é o </w:t>
        </w:r>
        <w:proofErr w:type="spellStart"/>
        <w:r w:rsidRPr="00552719">
          <w:rPr>
            <w:rPrChange w:id="1260" w:author="Willian" w:date="2016-11-28T20:45:00Z">
              <w:rPr>
                <w:rFonts w:ascii="Calibri" w:hAnsi="Calibri" w:cs="Times New Roman"/>
                <w:b/>
              </w:rPr>
            </w:rPrChange>
          </w:rPr>
          <w:t>Firebase</w:t>
        </w:r>
        <w:proofErr w:type="spellEnd"/>
        <w:r w:rsidRPr="00552719">
          <w:rPr>
            <w:rPrChange w:id="1261" w:author="Willian" w:date="2016-11-28T20:45:00Z">
              <w:rPr>
                <w:rFonts w:ascii="Calibri" w:hAnsi="Calibri" w:cs="Times New Roman"/>
                <w:b/>
              </w:rPr>
            </w:rPrChange>
          </w:rPr>
          <w:t xml:space="preserve">, mas já conseguimos perceber que é uma ferramenta poderosa e útil para criarmos </w:t>
        </w:r>
        <w:proofErr w:type="spellStart"/>
        <w:r w:rsidRPr="00552719">
          <w:rPr>
            <w:rPrChange w:id="1262" w:author="Willian" w:date="2016-11-28T20:45:00Z">
              <w:rPr>
                <w:rFonts w:ascii="Calibri" w:hAnsi="Calibri" w:cs="Times New Roman"/>
                <w:b/>
              </w:rPr>
            </w:rPrChange>
          </w:rPr>
          <w:t>apps</w:t>
        </w:r>
        <w:proofErr w:type="spellEnd"/>
        <w:r w:rsidRPr="00552719">
          <w:rPr>
            <w:rPrChange w:id="1263" w:author="Willian" w:date="2016-11-28T20:45:00Z">
              <w:rPr>
                <w:rFonts w:ascii="Calibri" w:hAnsi="Calibri" w:cs="Times New Roman"/>
                <w:b/>
              </w:rPr>
            </w:rPrChange>
          </w:rPr>
          <w:t xml:space="preserve"> inteligentes, responsivos e dinâmicos. </w:t>
        </w:r>
        <w:r w:rsidR="00E22E00" w:rsidRPr="00552719">
          <w:rPr>
            <w:rPrChange w:id="1264" w:author="Willian" w:date="2016-11-28T20:45:00Z">
              <w:rPr>
                <w:rFonts w:ascii="Calibri" w:hAnsi="Calibri" w:cs="Times New Roman"/>
                <w:b/>
              </w:rPr>
            </w:rPrChange>
          </w:rPr>
          <w:t>Com ele podemos centralizar as informaç</w:t>
        </w:r>
      </w:ins>
      <w:ins w:id="1265" w:author="Willian" w:date="2016-11-27T17:48:00Z">
        <w:r w:rsidR="00E22E00" w:rsidRPr="00552719">
          <w:rPr>
            <w:rPrChange w:id="1266" w:author="Willian" w:date="2016-11-28T20:45:00Z">
              <w:rPr>
                <w:rFonts w:ascii="Calibri" w:hAnsi="Calibri" w:cs="Times New Roman"/>
                <w:b/>
              </w:rPr>
            </w:rPrChange>
          </w:rPr>
          <w:t xml:space="preserve">ões da nossa aplicação, assim o </w:t>
        </w:r>
        <w:proofErr w:type="spellStart"/>
        <w:r w:rsidR="00E22E00" w:rsidRPr="00552719">
          <w:rPr>
            <w:rPrChange w:id="1267" w:author="Willian" w:date="2016-11-28T20:45:00Z">
              <w:rPr>
                <w:rFonts w:ascii="Calibri" w:hAnsi="Calibri" w:cs="Times New Roman"/>
                <w:b/>
              </w:rPr>
            </w:rPrChange>
          </w:rPr>
          <w:t>app</w:t>
        </w:r>
        <w:proofErr w:type="spellEnd"/>
        <w:r w:rsidR="00E22E00" w:rsidRPr="00552719">
          <w:rPr>
            <w:rPrChange w:id="1268" w:author="Willian" w:date="2016-11-28T20:45:00Z">
              <w:rPr>
                <w:rFonts w:ascii="Calibri" w:hAnsi="Calibri" w:cs="Times New Roman"/>
                <w:b/>
              </w:rPr>
            </w:rPrChange>
          </w:rPr>
          <w:t xml:space="preserve"> em cada plataforma só se preocupa em </w:t>
        </w:r>
      </w:ins>
      <w:ins w:id="1269" w:author="Willian" w:date="2016-11-27T17:51:00Z">
        <w:r w:rsidR="00E22E00" w:rsidRPr="00552719">
          <w:rPr>
            <w:rPrChange w:id="1270" w:author="Willian" w:date="2016-11-28T20:45:00Z">
              <w:rPr>
                <w:rFonts w:ascii="Calibri" w:hAnsi="Calibri" w:cs="Times New Roman"/>
                <w:b/>
              </w:rPr>
            </w:rPrChange>
          </w:rPr>
          <w:t>exibi-la</w:t>
        </w:r>
      </w:ins>
      <w:ins w:id="1271" w:author="Willian" w:date="2016-11-27T17:48:00Z">
        <w:r w:rsidR="00E22E00" w:rsidRPr="00552719">
          <w:rPr>
            <w:rPrChange w:id="1272" w:author="Willian" w:date="2016-11-28T20:45:00Z">
              <w:rPr>
                <w:rFonts w:ascii="Calibri" w:hAnsi="Calibri" w:cs="Times New Roman"/>
                <w:b/>
              </w:rPr>
            </w:rPrChange>
          </w:rPr>
          <w:t xml:space="preserve"> ou manda-la para o </w:t>
        </w:r>
        <w:proofErr w:type="spellStart"/>
        <w:r w:rsidR="00E22E00" w:rsidRPr="00552719">
          <w:rPr>
            <w:rPrChange w:id="1273" w:author="Willian" w:date="2016-11-28T20:45:00Z">
              <w:rPr>
                <w:rFonts w:ascii="Calibri" w:hAnsi="Calibri" w:cs="Times New Roman"/>
                <w:b/>
              </w:rPr>
            </w:rPrChange>
          </w:rPr>
          <w:t>back</w:t>
        </w:r>
      </w:ins>
      <w:ins w:id="1274" w:author="Willian" w:date="2016-11-27T17:50:00Z">
        <w:r w:rsidR="00E22E00" w:rsidRPr="00552719">
          <w:rPr>
            <w:rPrChange w:id="1275" w:author="Willian" w:date="2016-11-28T20:45:00Z">
              <w:rPr>
                <w:rFonts w:ascii="Calibri" w:hAnsi="Calibri" w:cs="Times New Roman"/>
                <w:b/>
              </w:rPr>
            </w:rPrChange>
          </w:rPr>
          <w:t>-</w:t>
        </w:r>
      </w:ins>
      <w:ins w:id="1276" w:author="Willian" w:date="2016-11-27T17:48:00Z">
        <w:r w:rsidR="00E22E00" w:rsidRPr="00552719">
          <w:rPr>
            <w:rPrChange w:id="1277" w:author="Willian" w:date="2016-11-28T20:45:00Z">
              <w:rPr>
                <w:rFonts w:ascii="Calibri" w:hAnsi="Calibri" w:cs="Times New Roman"/>
                <w:b/>
              </w:rPr>
            </w:rPrChange>
          </w:rPr>
          <w:t>end</w:t>
        </w:r>
        <w:proofErr w:type="spellEnd"/>
        <w:r w:rsidR="00E22E00" w:rsidRPr="00552719">
          <w:rPr>
            <w:rPrChange w:id="1278" w:author="Willian" w:date="2016-11-28T20:45:00Z">
              <w:rPr>
                <w:rFonts w:ascii="Calibri" w:hAnsi="Calibri" w:cs="Times New Roman"/>
                <w:b/>
              </w:rPr>
            </w:rPrChange>
          </w:rPr>
          <w:t xml:space="preserve"> do </w:t>
        </w:r>
        <w:proofErr w:type="spellStart"/>
        <w:r w:rsidR="00E22E00" w:rsidRPr="00552719">
          <w:rPr>
            <w:rPrChange w:id="1279" w:author="Willian" w:date="2016-11-28T20:45:00Z">
              <w:rPr>
                <w:rFonts w:ascii="Calibri" w:hAnsi="Calibri" w:cs="Times New Roman"/>
                <w:b/>
              </w:rPr>
            </w:rPrChange>
          </w:rPr>
          <w:t>Firebase</w:t>
        </w:r>
        <w:proofErr w:type="spellEnd"/>
        <w:r w:rsidR="00E22E00" w:rsidRPr="00552719">
          <w:rPr>
            <w:rPrChange w:id="1280" w:author="Willian" w:date="2016-11-28T20:45:00Z">
              <w:rPr>
                <w:rFonts w:ascii="Calibri" w:hAnsi="Calibri" w:cs="Times New Roman"/>
                <w:b/>
              </w:rPr>
            </w:rPrChange>
          </w:rPr>
          <w:t>.</w:t>
        </w:r>
      </w:ins>
      <w:ins w:id="1281" w:author="Willian" w:date="2016-11-27T17:49:00Z">
        <w:r w:rsidR="00E22E00" w:rsidRPr="00552719">
          <w:rPr>
            <w:rPrChange w:id="1282" w:author="Willian" w:date="2016-11-28T20:45:00Z">
              <w:rPr>
                <w:rFonts w:ascii="Calibri" w:hAnsi="Calibri" w:cs="Times New Roman"/>
                <w:b/>
              </w:rPr>
            </w:rPrChange>
          </w:rPr>
          <w:t xml:space="preserve"> Neste ponto, podemos dizer que o </w:t>
        </w:r>
        <w:proofErr w:type="spellStart"/>
        <w:r w:rsidR="00E22E00" w:rsidRPr="00552719">
          <w:rPr>
            <w:rPrChange w:id="1283" w:author="Willian" w:date="2016-11-28T20:45:00Z">
              <w:rPr>
                <w:rFonts w:ascii="Calibri" w:hAnsi="Calibri" w:cs="Times New Roman"/>
                <w:b/>
              </w:rPr>
            </w:rPrChange>
          </w:rPr>
          <w:t>Firebase</w:t>
        </w:r>
        <w:proofErr w:type="spellEnd"/>
        <w:r w:rsidR="00E22E00" w:rsidRPr="00552719">
          <w:rPr>
            <w:rPrChange w:id="1284" w:author="Willian" w:date="2016-11-28T20:45:00Z">
              <w:rPr>
                <w:rFonts w:ascii="Calibri" w:hAnsi="Calibri" w:cs="Times New Roman"/>
                <w:b/>
              </w:rPr>
            </w:rPrChange>
          </w:rPr>
          <w:t xml:space="preserve"> nos dá o poder de um desenvolvedor </w:t>
        </w:r>
        <w:proofErr w:type="spellStart"/>
        <w:r w:rsidR="00E22E00" w:rsidRPr="00552719">
          <w:rPr>
            <w:rPrChange w:id="1285" w:author="Willian" w:date="2016-11-28T20:45:00Z">
              <w:rPr>
                <w:rFonts w:ascii="Calibri" w:hAnsi="Calibri" w:cs="Times New Roman"/>
                <w:b/>
              </w:rPr>
            </w:rPrChange>
          </w:rPr>
          <w:t>Full-Stack</w:t>
        </w:r>
        <w:proofErr w:type="spellEnd"/>
        <w:r w:rsidR="00E22E00" w:rsidRPr="00552719">
          <w:rPr>
            <w:rPrChange w:id="1286" w:author="Willian" w:date="2016-11-28T20:45:00Z">
              <w:rPr>
                <w:rFonts w:ascii="Calibri" w:hAnsi="Calibri" w:cs="Times New Roman"/>
                <w:b/>
              </w:rPr>
            </w:rPrChange>
          </w:rPr>
          <w:t>, que é o desenvolvedor que cuida tanto do front-</w:t>
        </w:r>
        <w:proofErr w:type="spellStart"/>
        <w:r w:rsidR="00E22E00" w:rsidRPr="00552719">
          <w:rPr>
            <w:rPrChange w:id="1287" w:author="Willian" w:date="2016-11-28T20:45:00Z">
              <w:rPr>
                <w:rFonts w:ascii="Calibri" w:hAnsi="Calibri" w:cs="Times New Roman"/>
                <w:b/>
              </w:rPr>
            </w:rPrChange>
          </w:rPr>
          <w:t>end</w:t>
        </w:r>
        <w:proofErr w:type="spellEnd"/>
        <w:r w:rsidR="00E22E00" w:rsidRPr="00552719">
          <w:rPr>
            <w:rPrChange w:id="1288" w:author="Willian" w:date="2016-11-28T20:45:00Z">
              <w:rPr>
                <w:rFonts w:ascii="Calibri" w:hAnsi="Calibri" w:cs="Times New Roman"/>
                <w:b/>
              </w:rPr>
            </w:rPrChange>
          </w:rPr>
          <w:t xml:space="preserve"> quanto do </w:t>
        </w:r>
        <w:proofErr w:type="spellStart"/>
        <w:r w:rsidR="00E22E00" w:rsidRPr="00552719">
          <w:rPr>
            <w:rPrChange w:id="1289" w:author="Willian" w:date="2016-11-28T20:45:00Z">
              <w:rPr>
                <w:rFonts w:ascii="Calibri" w:hAnsi="Calibri" w:cs="Times New Roman"/>
                <w:b/>
              </w:rPr>
            </w:rPrChange>
          </w:rPr>
          <w:t>back</w:t>
        </w:r>
      </w:ins>
      <w:ins w:id="1290" w:author="Willian" w:date="2016-11-27T17:50:00Z">
        <w:r w:rsidR="00E22E00" w:rsidRPr="00552719">
          <w:rPr>
            <w:rPrChange w:id="1291" w:author="Willian" w:date="2016-11-28T20:45:00Z">
              <w:rPr>
                <w:rFonts w:ascii="Calibri" w:hAnsi="Calibri" w:cs="Times New Roman"/>
                <w:b/>
              </w:rPr>
            </w:rPrChange>
          </w:rPr>
          <w:t>-</w:t>
        </w:r>
      </w:ins>
      <w:ins w:id="1292" w:author="Willian" w:date="2016-11-27T17:49:00Z">
        <w:r w:rsidR="00E22E00" w:rsidRPr="00552719">
          <w:rPr>
            <w:rPrChange w:id="1293" w:author="Willian" w:date="2016-11-28T20:45:00Z">
              <w:rPr>
                <w:rFonts w:ascii="Calibri" w:hAnsi="Calibri" w:cs="Times New Roman"/>
                <w:b/>
              </w:rPr>
            </w:rPrChange>
          </w:rPr>
          <w:t>end</w:t>
        </w:r>
        <w:proofErr w:type="spellEnd"/>
        <w:r w:rsidR="00E22E00" w:rsidRPr="00552719">
          <w:rPr>
            <w:rPrChange w:id="1294" w:author="Willian" w:date="2016-11-28T20:45:00Z">
              <w:rPr>
                <w:rFonts w:ascii="Calibri" w:hAnsi="Calibri" w:cs="Times New Roman"/>
                <w:b/>
              </w:rPr>
            </w:rPrChange>
          </w:rPr>
          <w:t xml:space="preserve"> de uma aplicaç</w:t>
        </w:r>
      </w:ins>
      <w:ins w:id="1295" w:author="Willian" w:date="2016-11-27T17:50:00Z">
        <w:r w:rsidR="00E22E00" w:rsidRPr="00552719">
          <w:rPr>
            <w:rPrChange w:id="1296" w:author="Willian" w:date="2016-11-28T20:45:00Z">
              <w:rPr>
                <w:rFonts w:ascii="Calibri" w:hAnsi="Calibri" w:cs="Times New Roman"/>
                <w:b/>
              </w:rPr>
            </w:rPrChange>
          </w:rPr>
          <w:t xml:space="preserve">ão. Na aula seguinte faremos uso do </w:t>
        </w:r>
        <w:proofErr w:type="spellStart"/>
        <w:r w:rsidR="00E22E00" w:rsidRPr="00552719">
          <w:rPr>
            <w:rPrChange w:id="1297" w:author="Willian" w:date="2016-11-28T20:45:00Z">
              <w:rPr>
                <w:rFonts w:ascii="Calibri" w:hAnsi="Calibri" w:cs="Times New Roman"/>
                <w:b/>
              </w:rPr>
            </w:rPrChange>
          </w:rPr>
          <w:t>Firebase</w:t>
        </w:r>
        <w:proofErr w:type="spellEnd"/>
        <w:r w:rsidR="00E22E00" w:rsidRPr="00552719">
          <w:rPr>
            <w:rPrChange w:id="1298" w:author="Willian" w:date="2016-11-28T20:45:00Z">
              <w:rPr>
                <w:rFonts w:ascii="Calibri" w:hAnsi="Calibri" w:cs="Times New Roman"/>
                <w:b/>
              </w:rPr>
            </w:rPrChange>
          </w:rPr>
          <w:t xml:space="preserve"> </w:t>
        </w:r>
        <w:proofErr w:type="spellStart"/>
        <w:r w:rsidR="00E22E00" w:rsidRPr="00552719">
          <w:rPr>
            <w:rPrChange w:id="1299" w:author="Willian" w:date="2016-11-28T20:45:00Z">
              <w:rPr>
                <w:rFonts w:ascii="Calibri" w:hAnsi="Calibri" w:cs="Times New Roman"/>
                <w:b/>
              </w:rPr>
            </w:rPrChange>
          </w:rPr>
          <w:t>Authentication</w:t>
        </w:r>
        <w:proofErr w:type="spellEnd"/>
        <w:r w:rsidR="00E22E00" w:rsidRPr="00552719">
          <w:rPr>
            <w:rPrChange w:id="1300" w:author="Willian" w:date="2016-11-28T20:45:00Z">
              <w:rPr>
                <w:rFonts w:ascii="Calibri" w:hAnsi="Calibri" w:cs="Times New Roman"/>
                <w:b/>
              </w:rPr>
            </w:rPrChange>
          </w:rPr>
          <w:t xml:space="preserve">, e na unidade 7 iremos utilizar o </w:t>
        </w:r>
        <w:proofErr w:type="spellStart"/>
        <w:r w:rsidR="00E22E00" w:rsidRPr="00552719">
          <w:rPr>
            <w:rPrChange w:id="1301" w:author="Willian" w:date="2016-11-28T20:45:00Z">
              <w:rPr>
                <w:rFonts w:ascii="Calibri" w:hAnsi="Calibri" w:cs="Times New Roman"/>
                <w:b/>
              </w:rPr>
            </w:rPrChange>
          </w:rPr>
          <w:t>Firebase</w:t>
        </w:r>
        <w:proofErr w:type="spellEnd"/>
        <w:r w:rsidR="00E22E00" w:rsidRPr="00552719">
          <w:rPr>
            <w:rPrChange w:id="1302" w:author="Willian" w:date="2016-11-28T20:45:00Z">
              <w:rPr>
                <w:rFonts w:ascii="Calibri" w:hAnsi="Calibri" w:cs="Times New Roman"/>
                <w:b/>
              </w:rPr>
            </w:rPrChange>
          </w:rPr>
          <w:t xml:space="preserve"> </w:t>
        </w:r>
        <w:proofErr w:type="spellStart"/>
        <w:r w:rsidR="00E22E00" w:rsidRPr="00552719">
          <w:rPr>
            <w:rPrChange w:id="1303" w:author="Willian" w:date="2016-11-28T20:45:00Z">
              <w:rPr>
                <w:rFonts w:ascii="Calibri" w:hAnsi="Calibri" w:cs="Times New Roman"/>
                <w:b/>
              </w:rPr>
            </w:rPrChange>
          </w:rPr>
          <w:t>Realtime</w:t>
        </w:r>
        <w:proofErr w:type="spellEnd"/>
        <w:r w:rsidR="00E22E00" w:rsidRPr="00552719">
          <w:rPr>
            <w:rPrChange w:id="1304" w:author="Willian" w:date="2016-11-28T20:45:00Z">
              <w:rPr>
                <w:rFonts w:ascii="Calibri" w:hAnsi="Calibri" w:cs="Times New Roman"/>
                <w:b/>
              </w:rPr>
            </w:rPrChange>
          </w:rPr>
          <w:t xml:space="preserve"> </w:t>
        </w:r>
        <w:proofErr w:type="spellStart"/>
        <w:r w:rsidR="00E22E00" w:rsidRPr="00552719">
          <w:rPr>
            <w:rPrChange w:id="1305" w:author="Willian" w:date="2016-11-28T20:45:00Z">
              <w:rPr>
                <w:rFonts w:ascii="Calibri" w:hAnsi="Calibri" w:cs="Times New Roman"/>
                <w:b/>
              </w:rPr>
            </w:rPrChange>
          </w:rPr>
          <w:t>Database</w:t>
        </w:r>
        <w:proofErr w:type="spellEnd"/>
        <w:r w:rsidR="00E22E00" w:rsidRPr="00552719">
          <w:rPr>
            <w:rPrChange w:id="1306" w:author="Willian" w:date="2016-11-28T20:45:00Z">
              <w:rPr>
                <w:rFonts w:ascii="Calibri" w:hAnsi="Calibri" w:cs="Times New Roman"/>
                <w:b/>
              </w:rPr>
            </w:rPrChange>
          </w:rPr>
          <w:t xml:space="preserve"> para finalmente tocar nossas m</w:t>
        </w:r>
      </w:ins>
      <w:ins w:id="1307" w:author="Willian" w:date="2016-11-27T17:51:00Z">
        <w:r w:rsidR="00E22E00" w:rsidRPr="00552719">
          <w:rPr>
            <w:rPrChange w:id="1308" w:author="Willian" w:date="2016-11-28T20:45:00Z">
              <w:rPr>
                <w:rFonts w:ascii="Calibri" w:hAnsi="Calibri" w:cs="Times New Roman"/>
                <w:b/>
              </w:rPr>
            </w:rPrChange>
          </w:rPr>
          <w:t xml:space="preserve">úsicas no </w:t>
        </w:r>
        <w:proofErr w:type="spellStart"/>
        <w:r w:rsidR="00E22E00" w:rsidRPr="00552719">
          <w:rPr>
            <w:rPrChange w:id="1309" w:author="Willian" w:date="2016-11-28T20:45:00Z">
              <w:rPr>
                <w:rFonts w:ascii="Calibri" w:hAnsi="Calibri" w:cs="Times New Roman"/>
                <w:b/>
              </w:rPr>
            </w:rPrChange>
          </w:rPr>
          <w:t>app</w:t>
        </w:r>
        <w:proofErr w:type="spellEnd"/>
        <w:r w:rsidR="00E22E00" w:rsidRPr="00552719">
          <w:rPr>
            <w:rPrChange w:id="1310" w:author="Willian" w:date="2016-11-28T20:45:00Z">
              <w:rPr>
                <w:rFonts w:ascii="Calibri" w:hAnsi="Calibri" w:cs="Times New Roman"/>
                <w:b/>
              </w:rPr>
            </w:rPrChange>
          </w:rPr>
          <w:t>.</w:t>
        </w:r>
      </w:ins>
    </w:p>
    <w:p w14:paraId="6E8DFB29" w14:textId="77777777" w:rsidR="00552719" w:rsidRDefault="00552719">
      <w:pPr>
        <w:pStyle w:val="Cabealho1"/>
        <w:numPr>
          <w:ilvl w:val="0"/>
          <w:numId w:val="0"/>
        </w:numPr>
        <w:rPr>
          <w:ins w:id="1311" w:author="Willian" w:date="2016-11-28T20:47:00Z"/>
        </w:rPr>
        <w:pPrChange w:id="1312" w:author="Willian" w:date="2016-11-28T20:47:00Z">
          <w:pPr>
            <w:pStyle w:val="Ttulo2"/>
            <w:shd w:val="clear" w:color="auto" w:fill="FBFBFB"/>
            <w:spacing w:before="312" w:after="158"/>
          </w:pPr>
        </w:pPrChange>
      </w:pPr>
      <w:ins w:id="1313" w:author="Willian" w:date="2016-11-28T20:44:00Z">
        <w:r>
          <w:rPr>
            <w:rPrChange w:id="1314" w:author="Willian" w:date="2016-11-28T20:45:00Z">
              <w:rPr/>
            </w:rPrChange>
          </w:rPr>
          <w:lastRenderedPageBreak/>
          <w:t>Aula 2</w:t>
        </w:r>
      </w:ins>
    </w:p>
    <w:p w14:paraId="2B4F4BCC" w14:textId="1C1B9299" w:rsidR="00552719" w:rsidRDefault="00552719">
      <w:pPr>
        <w:pStyle w:val="Ttulo1"/>
        <w:rPr>
          <w:ins w:id="1315" w:author="Willian" w:date="2016-11-28T20:44:00Z"/>
          <w:rPrChange w:id="1316" w:author="Willian" w:date="2016-11-28T20:45:00Z">
            <w:rPr>
              <w:ins w:id="1317" w:author="Willian" w:date="2016-11-28T20:44:00Z"/>
            </w:rPr>
          </w:rPrChange>
        </w:rPr>
        <w:pPrChange w:id="1318" w:author="Willian" w:date="2016-11-28T20:47:00Z">
          <w:pPr>
            <w:pStyle w:val="Ttulo2"/>
            <w:shd w:val="clear" w:color="auto" w:fill="FBFBFB"/>
            <w:spacing w:before="312" w:after="158"/>
          </w:pPr>
        </w:pPrChange>
      </w:pPr>
      <w:proofErr w:type="spellStart"/>
      <w:ins w:id="1319" w:author="Willian" w:date="2016-11-28T20:47:00Z">
        <w:r>
          <w:t>Login</w:t>
        </w:r>
        <w:proofErr w:type="spellEnd"/>
        <w:r>
          <w:t xml:space="preserve"> com </w:t>
        </w:r>
        <w:proofErr w:type="spellStart"/>
        <w:r>
          <w:t>Firebase</w:t>
        </w:r>
      </w:ins>
      <w:proofErr w:type="spellEnd"/>
    </w:p>
    <w:p w14:paraId="228048D6" w14:textId="77777777" w:rsidR="00120ECD" w:rsidRPr="00552719" w:rsidRDefault="00120ECD">
      <w:pPr>
        <w:pStyle w:val="Ttulo2"/>
        <w:rPr>
          <w:ins w:id="1320" w:author="Willian" w:date="2016-11-28T20:44:00Z"/>
          <w:rPrChange w:id="1321" w:author="Willian" w:date="2016-11-28T20:46:00Z">
            <w:rPr>
              <w:ins w:id="1322" w:author="Willian" w:date="2016-11-28T20:44:00Z"/>
              <w:rFonts w:ascii="Calibri" w:eastAsia="Times New Roman" w:hAnsi="Calibri"/>
              <w:b/>
              <w:bCs/>
              <w:color w:val="333333"/>
              <w:sz w:val="39"/>
              <w:szCs w:val="39"/>
            </w:rPr>
          </w:rPrChange>
        </w:rPr>
        <w:pPrChange w:id="1323" w:author="Willian" w:date="2016-11-28T20:47:00Z">
          <w:pPr>
            <w:pStyle w:val="Ttulo3"/>
            <w:shd w:val="clear" w:color="auto" w:fill="FBFBFB"/>
            <w:spacing w:before="312" w:after="158"/>
          </w:pPr>
        </w:pPrChange>
      </w:pPr>
      <w:proofErr w:type="spellStart"/>
      <w:ins w:id="1324" w:author="Willian" w:date="2016-11-28T20:44:00Z">
        <w:r w:rsidRPr="00552719">
          <w:rPr>
            <w:rPrChange w:id="1325" w:author="Willian" w:date="2016-11-28T20:46:00Z">
              <w:rPr>
                <w:rFonts w:ascii="Calibri" w:eastAsia="Times New Roman" w:hAnsi="Calibri"/>
                <w:b/>
                <w:bCs/>
                <w:color w:val="333333"/>
                <w:sz w:val="39"/>
                <w:szCs w:val="39"/>
              </w:rPr>
            </w:rPrChange>
          </w:rPr>
          <w:t>Firebase</w:t>
        </w:r>
        <w:proofErr w:type="spellEnd"/>
        <w:r w:rsidRPr="00552719">
          <w:rPr>
            <w:rPrChange w:id="1326" w:author="Willian" w:date="2016-11-28T20:46:00Z">
              <w:rPr>
                <w:rFonts w:ascii="Calibri" w:eastAsia="Times New Roman" w:hAnsi="Calibri"/>
                <w:b/>
                <w:bCs/>
                <w:color w:val="333333"/>
                <w:sz w:val="39"/>
                <w:szCs w:val="39"/>
              </w:rPr>
            </w:rPrChange>
          </w:rPr>
          <w:t xml:space="preserve"> </w:t>
        </w:r>
        <w:proofErr w:type="spellStart"/>
        <w:r w:rsidRPr="00552719">
          <w:rPr>
            <w:rPrChange w:id="1327" w:author="Willian" w:date="2016-11-28T20:46:00Z">
              <w:rPr>
                <w:rFonts w:ascii="Calibri" w:eastAsia="Times New Roman" w:hAnsi="Calibri"/>
                <w:b/>
                <w:bCs/>
                <w:color w:val="333333"/>
                <w:sz w:val="39"/>
                <w:szCs w:val="39"/>
              </w:rPr>
            </w:rPrChange>
          </w:rPr>
          <w:t>Authentication</w:t>
        </w:r>
        <w:proofErr w:type="spellEnd"/>
      </w:ins>
    </w:p>
    <w:p w14:paraId="2E770C8A" w14:textId="77777777" w:rsidR="00120ECD" w:rsidRPr="00552719" w:rsidRDefault="00120ECD" w:rsidP="007627AB">
      <w:pPr>
        <w:rPr>
          <w:ins w:id="1328" w:author="Willian" w:date="2016-11-28T20:44:00Z"/>
          <w:rPrChange w:id="1329" w:author="Willian" w:date="2016-11-28T20:46:00Z">
            <w:rPr>
              <w:ins w:id="1330" w:author="Willian" w:date="2016-11-28T20:44:00Z"/>
              <w:rFonts w:ascii="Calibri" w:hAnsi="Calibri"/>
              <w:color w:val="333333"/>
              <w:sz w:val="23"/>
              <w:szCs w:val="23"/>
            </w:rPr>
          </w:rPrChange>
        </w:rPr>
        <w:pPrChange w:id="1331" w:author="Willian" w:date="2016-11-28T21:05:00Z">
          <w:pPr>
            <w:shd w:val="clear" w:color="auto" w:fill="FBFBFB"/>
            <w:spacing w:after="288" w:line="312" w:lineRule="atLeast"/>
          </w:pPr>
        </w:pPrChange>
      </w:pPr>
      <w:ins w:id="1332" w:author="Willian" w:date="2016-11-28T20:44:00Z">
        <w:r w:rsidRPr="00552719">
          <w:rPr>
            <w:rPrChange w:id="1333" w:author="Willian" w:date="2016-11-28T20:46:00Z">
              <w:rPr>
                <w:rFonts w:ascii="Calibri" w:hAnsi="Calibri" w:cs="Times New Roman"/>
                <w:b/>
                <w:color w:val="333333"/>
                <w:sz w:val="23"/>
                <w:szCs w:val="23"/>
              </w:rPr>
            </w:rPrChange>
          </w:rPr>
          <w:t xml:space="preserve">O </w:t>
        </w:r>
        <w:proofErr w:type="spellStart"/>
        <w:r w:rsidRPr="00552719">
          <w:rPr>
            <w:rPrChange w:id="1334" w:author="Willian" w:date="2016-11-28T20:46:00Z">
              <w:rPr>
                <w:rFonts w:ascii="Calibri" w:hAnsi="Calibri" w:cs="Times New Roman"/>
                <w:b/>
                <w:color w:val="333333"/>
                <w:sz w:val="23"/>
                <w:szCs w:val="23"/>
              </w:rPr>
            </w:rPrChange>
          </w:rPr>
          <w:t>Firebase</w:t>
        </w:r>
        <w:proofErr w:type="spellEnd"/>
        <w:r w:rsidRPr="00552719">
          <w:rPr>
            <w:rPrChange w:id="1335" w:author="Willian" w:date="2016-11-28T20:46:00Z">
              <w:rPr>
                <w:rFonts w:ascii="Calibri" w:hAnsi="Calibri" w:cs="Times New Roman"/>
                <w:b/>
                <w:color w:val="333333"/>
                <w:sz w:val="23"/>
                <w:szCs w:val="23"/>
              </w:rPr>
            </w:rPrChange>
          </w:rPr>
          <w:t xml:space="preserve"> </w:t>
        </w:r>
        <w:proofErr w:type="spellStart"/>
        <w:r w:rsidRPr="00552719">
          <w:rPr>
            <w:rPrChange w:id="1336" w:author="Willian" w:date="2016-11-28T20:46:00Z">
              <w:rPr>
                <w:rFonts w:ascii="Calibri" w:hAnsi="Calibri" w:cs="Times New Roman"/>
                <w:b/>
                <w:color w:val="333333"/>
                <w:sz w:val="23"/>
                <w:szCs w:val="23"/>
              </w:rPr>
            </w:rPrChange>
          </w:rPr>
          <w:t>Authentication</w:t>
        </w:r>
        <w:proofErr w:type="spellEnd"/>
        <w:r w:rsidRPr="00552719">
          <w:rPr>
            <w:rPrChange w:id="1337" w:author="Willian" w:date="2016-11-28T20:46:00Z">
              <w:rPr>
                <w:rFonts w:ascii="Calibri" w:hAnsi="Calibri" w:cs="Times New Roman"/>
                <w:b/>
                <w:color w:val="333333"/>
                <w:sz w:val="23"/>
                <w:szCs w:val="23"/>
              </w:rPr>
            </w:rPrChange>
          </w:rPr>
          <w:t xml:space="preserve"> fornece serviços de </w:t>
        </w:r>
        <w:proofErr w:type="spellStart"/>
        <w:r w:rsidRPr="00552719">
          <w:rPr>
            <w:rPrChange w:id="1338" w:author="Willian" w:date="2016-11-28T20:46:00Z">
              <w:rPr>
                <w:rFonts w:ascii="Calibri" w:hAnsi="Calibri" w:cs="Times New Roman"/>
                <w:b/>
                <w:color w:val="333333"/>
                <w:sz w:val="23"/>
                <w:szCs w:val="23"/>
              </w:rPr>
            </w:rPrChange>
          </w:rPr>
          <w:t>backend</w:t>
        </w:r>
        <w:proofErr w:type="spellEnd"/>
        <w:r w:rsidRPr="00552719">
          <w:rPr>
            <w:rPrChange w:id="1339" w:author="Willian" w:date="2016-11-28T20:46:00Z">
              <w:rPr>
                <w:rFonts w:ascii="Calibri" w:hAnsi="Calibri" w:cs="Times New Roman"/>
                <w:b/>
                <w:color w:val="333333"/>
                <w:sz w:val="23"/>
                <w:szCs w:val="23"/>
              </w:rPr>
            </w:rPrChange>
          </w:rPr>
          <w:t xml:space="preserve">, </w:t>
        </w:r>
        <w:proofErr w:type="spellStart"/>
        <w:r w:rsidRPr="00552719">
          <w:rPr>
            <w:rPrChange w:id="1340" w:author="Willian" w:date="2016-11-28T20:46:00Z">
              <w:rPr>
                <w:rFonts w:ascii="Calibri" w:hAnsi="Calibri" w:cs="Times New Roman"/>
                <w:b/>
                <w:color w:val="333333"/>
                <w:sz w:val="23"/>
                <w:szCs w:val="23"/>
              </w:rPr>
            </w:rPrChange>
          </w:rPr>
          <w:t>SDKs</w:t>
        </w:r>
        <w:proofErr w:type="spellEnd"/>
        <w:r w:rsidRPr="00552719">
          <w:rPr>
            <w:rPrChange w:id="1341" w:author="Willian" w:date="2016-11-28T20:46:00Z">
              <w:rPr>
                <w:rFonts w:ascii="Calibri" w:hAnsi="Calibri" w:cs="Times New Roman"/>
                <w:b/>
                <w:color w:val="333333"/>
                <w:sz w:val="23"/>
                <w:szCs w:val="23"/>
              </w:rPr>
            </w:rPrChange>
          </w:rPr>
          <w:t xml:space="preserve"> fáceis de usar e bibliotecas de IU prontas para o uso para autenticar os usuários em seu aplicativo. Ele oferece suporte a autenticação usando senhas, provedores populares de identidades de identidades federadas, como o Google, </w:t>
        </w:r>
        <w:proofErr w:type="spellStart"/>
        <w:r w:rsidRPr="00552719">
          <w:rPr>
            <w:rPrChange w:id="1342" w:author="Willian" w:date="2016-11-28T20:46:00Z">
              <w:rPr>
                <w:rFonts w:ascii="Calibri" w:hAnsi="Calibri" w:cs="Times New Roman"/>
                <w:b/>
                <w:color w:val="333333"/>
                <w:sz w:val="23"/>
                <w:szCs w:val="23"/>
              </w:rPr>
            </w:rPrChange>
          </w:rPr>
          <w:t>Facebook</w:t>
        </w:r>
        <w:proofErr w:type="spellEnd"/>
        <w:r w:rsidRPr="00552719">
          <w:rPr>
            <w:rPrChange w:id="1343" w:author="Willian" w:date="2016-11-28T20:46:00Z">
              <w:rPr>
                <w:rFonts w:ascii="Calibri" w:hAnsi="Calibri" w:cs="Times New Roman"/>
                <w:b/>
                <w:color w:val="333333"/>
                <w:sz w:val="23"/>
                <w:szCs w:val="23"/>
              </w:rPr>
            </w:rPrChange>
          </w:rPr>
          <w:t xml:space="preserve"> e </w:t>
        </w:r>
        <w:proofErr w:type="spellStart"/>
        <w:r w:rsidRPr="00552719">
          <w:rPr>
            <w:rPrChange w:id="1344" w:author="Willian" w:date="2016-11-28T20:46:00Z">
              <w:rPr>
                <w:rFonts w:ascii="Calibri" w:hAnsi="Calibri" w:cs="Times New Roman"/>
                <w:b/>
                <w:color w:val="333333"/>
                <w:sz w:val="23"/>
                <w:szCs w:val="23"/>
              </w:rPr>
            </w:rPrChange>
          </w:rPr>
          <w:t>Twitter</w:t>
        </w:r>
        <w:proofErr w:type="spellEnd"/>
        <w:r w:rsidRPr="00552719">
          <w:rPr>
            <w:rPrChange w:id="1345" w:author="Willian" w:date="2016-11-28T20:46:00Z">
              <w:rPr>
                <w:rFonts w:ascii="Calibri" w:hAnsi="Calibri" w:cs="Times New Roman"/>
                <w:b/>
                <w:color w:val="333333"/>
                <w:sz w:val="23"/>
                <w:szCs w:val="23"/>
              </w:rPr>
            </w:rPrChange>
          </w:rPr>
          <w:t>, e muito mais.</w:t>
        </w:r>
      </w:ins>
    </w:p>
    <w:p w14:paraId="2828D8F6" w14:textId="77777777" w:rsidR="00120ECD" w:rsidRPr="00552719" w:rsidRDefault="00120ECD">
      <w:pPr>
        <w:pStyle w:val="Ttulo3"/>
        <w:rPr>
          <w:ins w:id="1346" w:author="Willian" w:date="2016-11-28T20:44:00Z"/>
          <w:rPrChange w:id="1347" w:author="Willian" w:date="2016-11-28T20:46:00Z">
            <w:rPr>
              <w:ins w:id="1348" w:author="Willian" w:date="2016-11-28T20:44:00Z"/>
              <w:rFonts w:ascii="Calibri" w:eastAsia="Times New Roman" w:hAnsi="Calibri"/>
              <w:color w:val="333333"/>
              <w:sz w:val="29"/>
              <w:szCs w:val="29"/>
            </w:rPr>
          </w:rPrChange>
        </w:rPr>
        <w:pPrChange w:id="1349" w:author="Willian" w:date="2016-11-28T20:47:00Z">
          <w:pPr>
            <w:pStyle w:val="Ttulo4"/>
            <w:shd w:val="clear" w:color="auto" w:fill="FBFBFB"/>
            <w:spacing w:before="312" w:after="158"/>
          </w:pPr>
        </w:pPrChange>
      </w:pPr>
      <w:ins w:id="1350" w:author="Willian" w:date="2016-11-28T20:44:00Z">
        <w:r w:rsidRPr="00552719">
          <w:rPr>
            <w:rPrChange w:id="1351" w:author="Willian" w:date="2016-11-28T20:46:00Z">
              <w:rPr>
                <w:rFonts w:ascii="Calibri" w:eastAsia="Times New Roman" w:hAnsi="Calibri"/>
                <w:b/>
                <w:bCs/>
                <w:color w:val="333333"/>
                <w:sz w:val="29"/>
                <w:szCs w:val="29"/>
              </w:rPr>
            </w:rPrChange>
          </w:rPr>
          <w:t xml:space="preserve">Usuários em projetos do </w:t>
        </w:r>
        <w:proofErr w:type="spellStart"/>
        <w:r w:rsidRPr="00552719">
          <w:rPr>
            <w:rPrChange w:id="1352" w:author="Willian" w:date="2016-11-28T20:46:00Z">
              <w:rPr>
                <w:rFonts w:ascii="Calibri" w:eastAsia="Times New Roman" w:hAnsi="Calibri"/>
                <w:b/>
                <w:bCs/>
                <w:color w:val="333333"/>
                <w:sz w:val="29"/>
                <w:szCs w:val="29"/>
              </w:rPr>
            </w:rPrChange>
          </w:rPr>
          <w:t>Firebase</w:t>
        </w:r>
        <w:proofErr w:type="spellEnd"/>
      </w:ins>
    </w:p>
    <w:p w14:paraId="42180C24" w14:textId="77777777" w:rsidR="00120ECD" w:rsidRPr="00552719" w:rsidRDefault="00120ECD" w:rsidP="007627AB">
      <w:pPr>
        <w:rPr>
          <w:ins w:id="1353" w:author="Willian" w:date="2016-11-28T20:44:00Z"/>
          <w:rPrChange w:id="1354" w:author="Willian" w:date="2016-11-28T20:46:00Z">
            <w:rPr>
              <w:ins w:id="1355" w:author="Willian" w:date="2016-11-28T20:44:00Z"/>
              <w:rFonts w:ascii="Calibri" w:hAnsi="Calibri"/>
              <w:color w:val="333333"/>
              <w:sz w:val="23"/>
              <w:szCs w:val="23"/>
            </w:rPr>
          </w:rPrChange>
        </w:rPr>
        <w:pPrChange w:id="1356" w:author="Willian" w:date="2016-11-28T21:05:00Z">
          <w:pPr>
            <w:shd w:val="clear" w:color="auto" w:fill="FBFBFB"/>
            <w:spacing w:after="288" w:line="312" w:lineRule="atLeast"/>
          </w:pPr>
        </w:pPrChange>
      </w:pPr>
      <w:ins w:id="1357" w:author="Willian" w:date="2016-11-28T20:44:00Z">
        <w:r w:rsidRPr="00552719">
          <w:rPr>
            <w:rPrChange w:id="1358" w:author="Willian" w:date="2016-11-28T20:46:00Z">
              <w:rPr>
                <w:rFonts w:ascii="Calibri" w:hAnsi="Calibri" w:cs="Times New Roman"/>
                <w:b/>
                <w:color w:val="333333"/>
                <w:sz w:val="23"/>
                <w:szCs w:val="23"/>
              </w:rPr>
            </w:rPrChange>
          </w:rPr>
          <w:t xml:space="preserve">Um objeto </w:t>
        </w:r>
        <w:proofErr w:type="spellStart"/>
        <w:r w:rsidRPr="00552719">
          <w:rPr>
            <w:rPrChange w:id="1359" w:author="Willian" w:date="2016-11-28T20:46:00Z">
              <w:rPr>
                <w:rFonts w:ascii="Calibri" w:hAnsi="Calibri" w:cs="Times New Roman"/>
                <w:b/>
                <w:color w:val="333333"/>
                <w:sz w:val="23"/>
                <w:szCs w:val="23"/>
              </w:rPr>
            </w:rPrChange>
          </w:rPr>
          <w:t>Firebase</w:t>
        </w:r>
        <w:proofErr w:type="spellEnd"/>
        <w:r w:rsidRPr="00552719">
          <w:rPr>
            <w:rPrChange w:id="1360" w:author="Willian" w:date="2016-11-28T20:46:00Z">
              <w:rPr>
                <w:rFonts w:ascii="Calibri" w:hAnsi="Calibri" w:cs="Times New Roman"/>
                <w:b/>
                <w:color w:val="333333"/>
                <w:sz w:val="23"/>
                <w:szCs w:val="23"/>
              </w:rPr>
            </w:rPrChange>
          </w:rPr>
          <w:t xml:space="preserve"> </w:t>
        </w:r>
        <w:proofErr w:type="spellStart"/>
        <w:r w:rsidRPr="00552719">
          <w:rPr>
            <w:rPrChange w:id="1361" w:author="Willian" w:date="2016-11-28T20:46:00Z">
              <w:rPr>
                <w:rFonts w:ascii="Calibri" w:hAnsi="Calibri" w:cs="Times New Roman"/>
                <w:b/>
                <w:color w:val="333333"/>
                <w:sz w:val="23"/>
                <w:szCs w:val="23"/>
              </w:rPr>
            </w:rPrChange>
          </w:rPr>
          <w:t>User</w:t>
        </w:r>
        <w:proofErr w:type="spellEnd"/>
        <w:r w:rsidRPr="00552719">
          <w:rPr>
            <w:rPrChange w:id="1362" w:author="Willian" w:date="2016-11-28T20:46:00Z">
              <w:rPr>
                <w:rFonts w:ascii="Calibri" w:hAnsi="Calibri" w:cs="Times New Roman"/>
                <w:b/>
                <w:color w:val="333333"/>
                <w:sz w:val="23"/>
                <w:szCs w:val="23"/>
              </w:rPr>
            </w:rPrChange>
          </w:rPr>
          <w:t xml:space="preserve"> representa a conta de um usuário que se inscreveu em um aplicativo no seu projeto do </w:t>
        </w:r>
        <w:proofErr w:type="spellStart"/>
        <w:r w:rsidRPr="00552719">
          <w:rPr>
            <w:rPrChange w:id="1363" w:author="Willian" w:date="2016-11-28T20:46:00Z">
              <w:rPr>
                <w:rFonts w:ascii="Calibri" w:hAnsi="Calibri" w:cs="Times New Roman"/>
                <w:b/>
                <w:color w:val="333333"/>
                <w:sz w:val="23"/>
                <w:szCs w:val="23"/>
              </w:rPr>
            </w:rPrChange>
          </w:rPr>
          <w:t>Firebase</w:t>
        </w:r>
        <w:proofErr w:type="spellEnd"/>
        <w:r w:rsidRPr="00552719">
          <w:rPr>
            <w:rPrChange w:id="1364" w:author="Willian" w:date="2016-11-28T20:46:00Z">
              <w:rPr>
                <w:rFonts w:ascii="Calibri" w:hAnsi="Calibri" w:cs="Times New Roman"/>
                <w:b/>
                <w:color w:val="333333"/>
                <w:sz w:val="23"/>
                <w:szCs w:val="23"/>
              </w:rPr>
            </w:rPrChange>
          </w:rPr>
          <w:t xml:space="preserve">. Aplicativos geralmente têm muitos usuários registrados e todos os aplicativos em um projeto do </w:t>
        </w:r>
        <w:proofErr w:type="spellStart"/>
        <w:r w:rsidRPr="00552719">
          <w:rPr>
            <w:rPrChange w:id="1365" w:author="Willian" w:date="2016-11-28T20:46:00Z">
              <w:rPr>
                <w:rFonts w:ascii="Calibri" w:hAnsi="Calibri" w:cs="Times New Roman"/>
                <w:b/>
                <w:color w:val="333333"/>
                <w:sz w:val="23"/>
                <w:szCs w:val="23"/>
              </w:rPr>
            </w:rPrChange>
          </w:rPr>
          <w:t>Firebase</w:t>
        </w:r>
        <w:proofErr w:type="spellEnd"/>
        <w:r w:rsidRPr="00552719">
          <w:rPr>
            <w:rPrChange w:id="1366" w:author="Willian" w:date="2016-11-28T20:46:00Z">
              <w:rPr>
                <w:rFonts w:ascii="Calibri" w:hAnsi="Calibri" w:cs="Times New Roman"/>
                <w:b/>
                <w:color w:val="333333"/>
                <w:sz w:val="23"/>
                <w:szCs w:val="23"/>
              </w:rPr>
            </w:rPrChange>
          </w:rPr>
          <w:t xml:space="preserve"> compartilham um banco de dados de usuários.</w:t>
        </w:r>
      </w:ins>
    </w:p>
    <w:p w14:paraId="2F969274" w14:textId="77777777" w:rsidR="00120ECD" w:rsidRPr="00552719" w:rsidRDefault="00120ECD" w:rsidP="007627AB">
      <w:pPr>
        <w:rPr>
          <w:ins w:id="1367" w:author="Willian" w:date="2016-11-28T20:44:00Z"/>
          <w:rPrChange w:id="1368" w:author="Willian" w:date="2016-11-28T20:46:00Z">
            <w:rPr>
              <w:ins w:id="1369" w:author="Willian" w:date="2016-11-28T20:44:00Z"/>
              <w:rFonts w:ascii="Calibri" w:hAnsi="Calibri"/>
              <w:color w:val="333333"/>
              <w:sz w:val="23"/>
              <w:szCs w:val="23"/>
            </w:rPr>
          </w:rPrChange>
        </w:rPr>
        <w:pPrChange w:id="1370" w:author="Willian" w:date="2016-11-28T21:05:00Z">
          <w:pPr>
            <w:shd w:val="clear" w:color="auto" w:fill="FBFBFB"/>
            <w:spacing w:after="288" w:line="312" w:lineRule="atLeast"/>
          </w:pPr>
        </w:pPrChange>
      </w:pPr>
      <w:ins w:id="1371" w:author="Willian" w:date="2016-11-28T20:44:00Z">
        <w:r w:rsidRPr="00552719">
          <w:rPr>
            <w:rPrChange w:id="1372" w:author="Willian" w:date="2016-11-28T20:46:00Z">
              <w:rPr>
                <w:rFonts w:ascii="Calibri" w:hAnsi="Calibri" w:cs="Times New Roman"/>
                <w:b/>
                <w:color w:val="333333"/>
                <w:sz w:val="23"/>
                <w:szCs w:val="23"/>
              </w:rPr>
            </w:rPrChange>
          </w:rPr>
          <w:t xml:space="preserve">Uma instância de </w:t>
        </w:r>
        <w:proofErr w:type="spellStart"/>
        <w:r w:rsidRPr="00552719">
          <w:rPr>
            <w:rPrChange w:id="1373" w:author="Willian" w:date="2016-11-28T20:46:00Z">
              <w:rPr>
                <w:rFonts w:ascii="Calibri" w:hAnsi="Calibri" w:cs="Times New Roman"/>
                <w:b/>
                <w:color w:val="333333"/>
                <w:sz w:val="23"/>
                <w:szCs w:val="23"/>
              </w:rPr>
            </w:rPrChange>
          </w:rPr>
          <w:t>Firebase</w:t>
        </w:r>
        <w:proofErr w:type="spellEnd"/>
        <w:r w:rsidRPr="00552719">
          <w:rPr>
            <w:rPrChange w:id="1374" w:author="Willian" w:date="2016-11-28T20:46:00Z">
              <w:rPr>
                <w:rFonts w:ascii="Calibri" w:hAnsi="Calibri" w:cs="Times New Roman"/>
                <w:b/>
                <w:color w:val="333333"/>
                <w:sz w:val="23"/>
                <w:szCs w:val="23"/>
              </w:rPr>
            </w:rPrChange>
          </w:rPr>
          <w:t xml:space="preserve"> </w:t>
        </w:r>
        <w:proofErr w:type="spellStart"/>
        <w:r w:rsidRPr="00552719">
          <w:rPr>
            <w:rPrChange w:id="1375" w:author="Willian" w:date="2016-11-28T20:46:00Z">
              <w:rPr>
                <w:rFonts w:ascii="Calibri" w:hAnsi="Calibri" w:cs="Times New Roman"/>
                <w:b/>
                <w:color w:val="333333"/>
                <w:sz w:val="23"/>
                <w:szCs w:val="23"/>
              </w:rPr>
            </w:rPrChange>
          </w:rPr>
          <w:t>User</w:t>
        </w:r>
        <w:proofErr w:type="spellEnd"/>
        <w:r w:rsidRPr="00552719">
          <w:rPr>
            <w:rPrChange w:id="1376" w:author="Willian" w:date="2016-11-28T20:46:00Z">
              <w:rPr>
                <w:rFonts w:ascii="Calibri" w:hAnsi="Calibri" w:cs="Times New Roman"/>
                <w:b/>
                <w:color w:val="333333"/>
                <w:sz w:val="23"/>
                <w:szCs w:val="23"/>
              </w:rPr>
            </w:rPrChange>
          </w:rPr>
          <w:t xml:space="preserve"> independe de uma instância de </w:t>
        </w:r>
        <w:proofErr w:type="spellStart"/>
        <w:r w:rsidRPr="00552719">
          <w:rPr>
            <w:rPrChange w:id="1377" w:author="Willian" w:date="2016-11-28T20:46:00Z">
              <w:rPr>
                <w:rFonts w:ascii="Calibri" w:hAnsi="Calibri" w:cs="Times New Roman"/>
                <w:b/>
                <w:color w:val="333333"/>
                <w:sz w:val="23"/>
                <w:szCs w:val="23"/>
              </w:rPr>
            </w:rPrChange>
          </w:rPr>
          <w:t>Firebase</w:t>
        </w:r>
        <w:proofErr w:type="spellEnd"/>
        <w:r w:rsidRPr="00552719">
          <w:rPr>
            <w:rPrChange w:id="1378" w:author="Willian" w:date="2016-11-28T20:46:00Z">
              <w:rPr>
                <w:rFonts w:ascii="Calibri" w:hAnsi="Calibri" w:cs="Times New Roman"/>
                <w:b/>
                <w:color w:val="333333"/>
                <w:sz w:val="23"/>
                <w:szCs w:val="23"/>
              </w:rPr>
            </w:rPrChange>
          </w:rPr>
          <w:t xml:space="preserve"> </w:t>
        </w:r>
        <w:proofErr w:type="spellStart"/>
        <w:r w:rsidRPr="00552719">
          <w:rPr>
            <w:rPrChange w:id="1379" w:author="Willian" w:date="2016-11-28T20:46:00Z">
              <w:rPr>
                <w:rFonts w:ascii="Calibri" w:hAnsi="Calibri" w:cs="Times New Roman"/>
                <w:b/>
                <w:color w:val="333333"/>
                <w:sz w:val="23"/>
                <w:szCs w:val="23"/>
              </w:rPr>
            </w:rPrChange>
          </w:rPr>
          <w:t>Auth</w:t>
        </w:r>
        <w:proofErr w:type="spellEnd"/>
        <w:r w:rsidRPr="00552719">
          <w:rPr>
            <w:rPrChange w:id="1380" w:author="Willian" w:date="2016-11-28T20:46:00Z">
              <w:rPr>
                <w:rFonts w:ascii="Calibri" w:hAnsi="Calibri" w:cs="Times New Roman"/>
                <w:b/>
                <w:color w:val="333333"/>
                <w:sz w:val="23"/>
                <w:szCs w:val="23"/>
              </w:rPr>
            </w:rPrChange>
          </w:rPr>
          <w:t>. Isso significa que você pode ter várias referências a diferentes usuários no mesmo contexto e ainda chamar qualquer um de seus métodos.</w:t>
        </w:r>
      </w:ins>
    </w:p>
    <w:p w14:paraId="3E7D29A8" w14:textId="77777777" w:rsidR="00120ECD" w:rsidRPr="00552719" w:rsidRDefault="00120ECD" w:rsidP="007627AB">
      <w:pPr>
        <w:rPr>
          <w:ins w:id="1381" w:author="Willian" w:date="2016-11-28T20:44:00Z"/>
          <w:b/>
          <w:rPrChange w:id="1382" w:author="Willian" w:date="2016-11-28T20:48:00Z">
            <w:rPr>
              <w:ins w:id="1383" w:author="Willian" w:date="2016-11-28T20:44:00Z"/>
              <w:rFonts w:ascii="Calibri" w:eastAsia="Times New Roman" w:hAnsi="Calibri"/>
              <w:color w:val="333333"/>
              <w:sz w:val="23"/>
              <w:szCs w:val="23"/>
            </w:rPr>
          </w:rPrChange>
        </w:rPr>
        <w:pPrChange w:id="1384" w:author="Willian" w:date="2016-11-28T21:05:00Z">
          <w:pPr>
            <w:pStyle w:val="Ttulo5"/>
            <w:shd w:val="clear" w:color="auto" w:fill="FBFBFB"/>
            <w:spacing w:before="312" w:after="158"/>
          </w:pPr>
        </w:pPrChange>
      </w:pPr>
      <w:ins w:id="1385" w:author="Willian" w:date="2016-11-28T20:44:00Z">
        <w:r w:rsidRPr="00552719">
          <w:rPr>
            <w:rPrChange w:id="1386" w:author="Willian" w:date="2016-11-28T20:48:00Z">
              <w:rPr>
                <w:rFonts w:ascii="Calibri" w:eastAsia="Times New Roman" w:hAnsi="Calibri"/>
                <w:bCs/>
                <w:color w:val="333333"/>
                <w:sz w:val="23"/>
                <w:szCs w:val="23"/>
              </w:rPr>
            </w:rPrChange>
          </w:rPr>
          <w:t>Propriedades do usuário</w:t>
        </w:r>
      </w:ins>
    </w:p>
    <w:p w14:paraId="62B3F0BD" w14:textId="77777777" w:rsidR="00120ECD" w:rsidRPr="00552719" w:rsidRDefault="00120ECD" w:rsidP="007627AB">
      <w:pPr>
        <w:rPr>
          <w:ins w:id="1387" w:author="Willian" w:date="2016-11-28T20:44:00Z"/>
          <w:rPrChange w:id="1388" w:author="Willian" w:date="2016-11-28T20:46:00Z">
            <w:rPr>
              <w:ins w:id="1389" w:author="Willian" w:date="2016-11-28T20:44:00Z"/>
              <w:rFonts w:ascii="Calibri" w:hAnsi="Calibri"/>
              <w:color w:val="333333"/>
              <w:sz w:val="23"/>
              <w:szCs w:val="23"/>
            </w:rPr>
          </w:rPrChange>
        </w:rPr>
        <w:pPrChange w:id="1390" w:author="Willian" w:date="2016-11-28T21:05:00Z">
          <w:pPr>
            <w:shd w:val="clear" w:color="auto" w:fill="FBFBFB"/>
            <w:spacing w:after="288" w:line="312" w:lineRule="atLeast"/>
          </w:pPr>
        </w:pPrChange>
      </w:pPr>
      <w:ins w:id="1391" w:author="Willian" w:date="2016-11-28T20:44:00Z">
        <w:r w:rsidRPr="00552719">
          <w:rPr>
            <w:rPrChange w:id="1392" w:author="Willian" w:date="2016-11-28T20:46:00Z">
              <w:rPr>
                <w:rFonts w:ascii="Calibri" w:hAnsi="Calibri" w:cs="Times New Roman"/>
                <w:b/>
                <w:color w:val="333333"/>
                <w:sz w:val="23"/>
                <w:szCs w:val="23"/>
              </w:rPr>
            </w:rPrChange>
          </w:rPr>
          <w:t xml:space="preserve">Um </w:t>
        </w:r>
        <w:proofErr w:type="spellStart"/>
        <w:r w:rsidRPr="00552719">
          <w:rPr>
            <w:rPrChange w:id="1393" w:author="Willian" w:date="2016-11-28T20:46:00Z">
              <w:rPr>
                <w:rFonts w:ascii="Calibri" w:hAnsi="Calibri" w:cs="Times New Roman"/>
                <w:b/>
                <w:color w:val="333333"/>
                <w:sz w:val="23"/>
                <w:szCs w:val="23"/>
              </w:rPr>
            </w:rPrChange>
          </w:rPr>
          <w:t>Firebase</w:t>
        </w:r>
        <w:proofErr w:type="spellEnd"/>
        <w:r w:rsidRPr="00552719">
          <w:rPr>
            <w:rPrChange w:id="1394" w:author="Willian" w:date="2016-11-28T20:46:00Z">
              <w:rPr>
                <w:rFonts w:ascii="Calibri" w:hAnsi="Calibri" w:cs="Times New Roman"/>
                <w:b/>
                <w:color w:val="333333"/>
                <w:sz w:val="23"/>
                <w:szCs w:val="23"/>
              </w:rPr>
            </w:rPrChange>
          </w:rPr>
          <w:t xml:space="preserve"> </w:t>
        </w:r>
        <w:proofErr w:type="spellStart"/>
        <w:r w:rsidRPr="00552719">
          <w:rPr>
            <w:rPrChange w:id="1395" w:author="Willian" w:date="2016-11-28T20:46:00Z">
              <w:rPr>
                <w:rFonts w:ascii="Calibri" w:hAnsi="Calibri" w:cs="Times New Roman"/>
                <w:b/>
                <w:color w:val="333333"/>
                <w:sz w:val="23"/>
                <w:szCs w:val="23"/>
              </w:rPr>
            </w:rPrChange>
          </w:rPr>
          <w:t>User</w:t>
        </w:r>
        <w:proofErr w:type="spellEnd"/>
        <w:r w:rsidRPr="00552719">
          <w:rPr>
            <w:rPrChange w:id="1396" w:author="Willian" w:date="2016-11-28T20:46:00Z">
              <w:rPr>
                <w:rFonts w:ascii="Calibri" w:hAnsi="Calibri" w:cs="Times New Roman"/>
                <w:b/>
                <w:color w:val="333333"/>
                <w:sz w:val="23"/>
                <w:szCs w:val="23"/>
              </w:rPr>
            </w:rPrChange>
          </w:rPr>
          <w:t xml:space="preserve"> tem um conjunto fixo de propriedades básicas — um ID exclusivo, um endereço de e-mail primário, um nome e um URL de foto — armazenadas no banco de dados de usuários do projeto, que pode ser atualizado pelo usuário (iOS, Android, web). Você não pode adicionar outras propriedades diretamente no objeto </w:t>
        </w:r>
        <w:proofErr w:type="spellStart"/>
        <w:r w:rsidRPr="00552719">
          <w:rPr>
            <w:rPrChange w:id="1397" w:author="Willian" w:date="2016-11-28T20:46:00Z">
              <w:rPr>
                <w:rFonts w:ascii="Calibri" w:hAnsi="Calibri" w:cs="Times New Roman"/>
                <w:b/>
                <w:color w:val="333333"/>
                <w:sz w:val="23"/>
                <w:szCs w:val="23"/>
              </w:rPr>
            </w:rPrChange>
          </w:rPr>
          <w:t>Firebase</w:t>
        </w:r>
        <w:proofErr w:type="spellEnd"/>
        <w:r w:rsidRPr="00552719">
          <w:rPr>
            <w:rPrChange w:id="1398" w:author="Willian" w:date="2016-11-28T20:46:00Z">
              <w:rPr>
                <w:rFonts w:ascii="Calibri" w:hAnsi="Calibri" w:cs="Times New Roman"/>
                <w:b/>
                <w:color w:val="333333"/>
                <w:sz w:val="23"/>
                <w:szCs w:val="23"/>
              </w:rPr>
            </w:rPrChange>
          </w:rPr>
          <w:t xml:space="preserve"> </w:t>
        </w:r>
        <w:proofErr w:type="spellStart"/>
        <w:r w:rsidRPr="00552719">
          <w:rPr>
            <w:rPrChange w:id="1399" w:author="Willian" w:date="2016-11-28T20:46:00Z">
              <w:rPr>
                <w:rFonts w:ascii="Calibri" w:hAnsi="Calibri" w:cs="Times New Roman"/>
                <w:b/>
                <w:color w:val="333333"/>
                <w:sz w:val="23"/>
                <w:szCs w:val="23"/>
              </w:rPr>
            </w:rPrChange>
          </w:rPr>
          <w:t>User</w:t>
        </w:r>
        <w:proofErr w:type="spellEnd"/>
        <w:r w:rsidRPr="00552719">
          <w:rPr>
            <w:rPrChange w:id="1400" w:author="Willian" w:date="2016-11-28T20:46:00Z">
              <w:rPr>
                <w:rFonts w:ascii="Calibri" w:hAnsi="Calibri" w:cs="Times New Roman"/>
                <w:b/>
                <w:color w:val="333333"/>
                <w:sz w:val="23"/>
                <w:szCs w:val="23"/>
              </w:rPr>
            </w:rPrChange>
          </w:rPr>
          <w:t xml:space="preserve">; em vez disso, pode armazenar as propriedades adicionais em seu </w:t>
        </w:r>
        <w:proofErr w:type="spellStart"/>
        <w:r w:rsidRPr="00552719">
          <w:rPr>
            <w:rPrChange w:id="1401" w:author="Willian" w:date="2016-11-28T20:46:00Z">
              <w:rPr>
                <w:rFonts w:ascii="Calibri" w:hAnsi="Calibri" w:cs="Times New Roman"/>
                <w:b/>
                <w:color w:val="333333"/>
                <w:sz w:val="23"/>
                <w:szCs w:val="23"/>
              </w:rPr>
            </w:rPrChange>
          </w:rPr>
          <w:t>Firebase</w:t>
        </w:r>
        <w:proofErr w:type="spellEnd"/>
        <w:r w:rsidRPr="00552719">
          <w:rPr>
            <w:rPrChange w:id="1402" w:author="Willian" w:date="2016-11-28T20:46:00Z">
              <w:rPr>
                <w:rFonts w:ascii="Calibri" w:hAnsi="Calibri" w:cs="Times New Roman"/>
                <w:b/>
                <w:color w:val="333333"/>
                <w:sz w:val="23"/>
                <w:szCs w:val="23"/>
              </w:rPr>
            </w:rPrChange>
          </w:rPr>
          <w:t xml:space="preserve"> </w:t>
        </w:r>
        <w:proofErr w:type="spellStart"/>
        <w:r w:rsidRPr="00552719">
          <w:rPr>
            <w:rPrChange w:id="1403" w:author="Willian" w:date="2016-11-28T20:46:00Z">
              <w:rPr>
                <w:rFonts w:ascii="Calibri" w:hAnsi="Calibri" w:cs="Times New Roman"/>
                <w:b/>
                <w:color w:val="333333"/>
                <w:sz w:val="23"/>
                <w:szCs w:val="23"/>
              </w:rPr>
            </w:rPrChange>
          </w:rPr>
          <w:t>Realtime</w:t>
        </w:r>
        <w:proofErr w:type="spellEnd"/>
        <w:r w:rsidRPr="00552719">
          <w:rPr>
            <w:rPrChange w:id="1404" w:author="Willian" w:date="2016-11-28T20:46:00Z">
              <w:rPr>
                <w:rFonts w:ascii="Calibri" w:hAnsi="Calibri" w:cs="Times New Roman"/>
                <w:b/>
                <w:color w:val="333333"/>
                <w:sz w:val="23"/>
                <w:szCs w:val="23"/>
              </w:rPr>
            </w:rPrChange>
          </w:rPr>
          <w:t xml:space="preserve"> </w:t>
        </w:r>
        <w:proofErr w:type="spellStart"/>
        <w:r w:rsidRPr="00552719">
          <w:rPr>
            <w:rPrChange w:id="1405" w:author="Willian" w:date="2016-11-28T20:46:00Z">
              <w:rPr>
                <w:rFonts w:ascii="Calibri" w:hAnsi="Calibri" w:cs="Times New Roman"/>
                <w:b/>
                <w:color w:val="333333"/>
                <w:sz w:val="23"/>
                <w:szCs w:val="23"/>
              </w:rPr>
            </w:rPrChange>
          </w:rPr>
          <w:t>Database</w:t>
        </w:r>
        <w:proofErr w:type="spellEnd"/>
        <w:r w:rsidRPr="00552719">
          <w:rPr>
            <w:rPrChange w:id="1406" w:author="Willian" w:date="2016-11-28T20:46:00Z">
              <w:rPr>
                <w:rFonts w:ascii="Calibri" w:hAnsi="Calibri" w:cs="Times New Roman"/>
                <w:b/>
                <w:color w:val="333333"/>
                <w:sz w:val="23"/>
                <w:szCs w:val="23"/>
              </w:rPr>
            </w:rPrChange>
          </w:rPr>
          <w:t>.</w:t>
        </w:r>
      </w:ins>
    </w:p>
    <w:p w14:paraId="2C277347" w14:textId="77777777" w:rsidR="00120ECD" w:rsidRPr="00552719" w:rsidRDefault="00120ECD" w:rsidP="007627AB">
      <w:pPr>
        <w:rPr>
          <w:ins w:id="1407" w:author="Willian" w:date="2016-11-28T20:44:00Z"/>
          <w:rPrChange w:id="1408" w:author="Willian" w:date="2016-11-28T20:46:00Z">
            <w:rPr>
              <w:ins w:id="1409" w:author="Willian" w:date="2016-11-28T20:44:00Z"/>
              <w:rFonts w:ascii="Calibri" w:hAnsi="Calibri"/>
              <w:color w:val="333333"/>
              <w:sz w:val="23"/>
              <w:szCs w:val="23"/>
            </w:rPr>
          </w:rPrChange>
        </w:rPr>
        <w:pPrChange w:id="1410" w:author="Willian" w:date="2016-11-28T21:05:00Z">
          <w:pPr>
            <w:shd w:val="clear" w:color="auto" w:fill="FBFBFB"/>
            <w:spacing w:after="288" w:line="312" w:lineRule="atLeast"/>
          </w:pPr>
        </w:pPrChange>
      </w:pPr>
      <w:ins w:id="1411" w:author="Willian" w:date="2016-11-28T20:44:00Z">
        <w:r w:rsidRPr="00552719">
          <w:rPr>
            <w:rPrChange w:id="1412" w:author="Willian" w:date="2016-11-28T20:46:00Z">
              <w:rPr>
                <w:rFonts w:ascii="Calibri" w:hAnsi="Calibri" w:cs="Times New Roman"/>
                <w:b/>
                <w:color w:val="333333"/>
                <w:sz w:val="23"/>
                <w:szCs w:val="23"/>
              </w:rPr>
            </w:rPrChange>
          </w:rPr>
          <w:t>Quando um usuário se inscreve em seu aplicativo pela primeira vez, os dados de perfil desse usuário são preenchidos com as informações disponíveis:</w:t>
        </w:r>
      </w:ins>
    </w:p>
    <w:p w14:paraId="007E44DC" w14:textId="77777777" w:rsidR="00120ECD" w:rsidRPr="00552719" w:rsidRDefault="00120ECD">
      <w:pPr>
        <w:pStyle w:val="PargrafodaLista"/>
        <w:numPr>
          <w:ilvl w:val="0"/>
          <w:numId w:val="51"/>
        </w:numPr>
        <w:rPr>
          <w:ins w:id="1413" w:author="Willian" w:date="2016-11-28T20:44:00Z"/>
          <w:rPrChange w:id="1414" w:author="Willian" w:date="2016-11-28T20:46:00Z">
            <w:rPr>
              <w:ins w:id="1415" w:author="Willian" w:date="2016-11-28T20:44:00Z"/>
              <w:rFonts w:ascii="Calibri" w:eastAsia="Times New Roman" w:hAnsi="Calibri"/>
              <w:color w:val="333333"/>
              <w:sz w:val="23"/>
              <w:szCs w:val="23"/>
            </w:rPr>
          </w:rPrChange>
        </w:rPr>
        <w:pPrChange w:id="1416" w:author="Willian" w:date="2016-11-28T20:48:00Z">
          <w:pPr>
            <w:numPr>
              <w:numId w:val="49"/>
            </w:numPr>
            <w:shd w:val="clear" w:color="auto" w:fill="FBFBFB"/>
            <w:tabs>
              <w:tab w:val="num" w:pos="720"/>
            </w:tabs>
            <w:spacing w:before="100" w:beforeAutospacing="1" w:after="100" w:afterAutospacing="1"/>
            <w:ind w:left="720" w:hanging="360"/>
            <w:jc w:val="left"/>
          </w:pPr>
        </w:pPrChange>
      </w:pPr>
      <w:ins w:id="1417" w:author="Willian" w:date="2016-11-28T20:44:00Z">
        <w:r w:rsidRPr="00552719">
          <w:rPr>
            <w:rPrChange w:id="1418" w:author="Willian" w:date="2016-11-28T20:46:00Z">
              <w:rPr>
                <w:rFonts w:ascii="Calibri" w:eastAsia="Times New Roman" w:hAnsi="Calibri"/>
                <w:color w:val="333333"/>
                <w:sz w:val="23"/>
                <w:szCs w:val="23"/>
              </w:rPr>
            </w:rPrChange>
          </w:rPr>
          <w:t>Se o usuário se inscreveu com um endereço de e-mail e uma senha, somente a propriedade do endereço de e-mail primário será preenchida</w:t>
        </w:r>
      </w:ins>
    </w:p>
    <w:p w14:paraId="07246C24" w14:textId="77777777" w:rsidR="00120ECD" w:rsidRPr="00552719" w:rsidRDefault="00120ECD">
      <w:pPr>
        <w:pStyle w:val="PargrafodaLista"/>
        <w:numPr>
          <w:ilvl w:val="0"/>
          <w:numId w:val="51"/>
        </w:numPr>
        <w:rPr>
          <w:ins w:id="1419" w:author="Willian" w:date="2016-11-28T20:44:00Z"/>
          <w:rPrChange w:id="1420" w:author="Willian" w:date="2016-11-28T20:46:00Z">
            <w:rPr>
              <w:ins w:id="1421" w:author="Willian" w:date="2016-11-28T20:44:00Z"/>
              <w:rFonts w:ascii="Calibri" w:eastAsia="Times New Roman" w:hAnsi="Calibri"/>
              <w:color w:val="333333"/>
              <w:sz w:val="23"/>
              <w:szCs w:val="23"/>
            </w:rPr>
          </w:rPrChange>
        </w:rPr>
        <w:pPrChange w:id="1422" w:author="Willian" w:date="2016-11-28T20:48:00Z">
          <w:pPr>
            <w:numPr>
              <w:numId w:val="49"/>
            </w:numPr>
            <w:shd w:val="clear" w:color="auto" w:fill="FBFBFB"/>
            <w:tabs>
              <w:tab w:val="num" w:pos="720"/>
            </w:tabs>
            <w:spacing w:before="100" w:beforeAutospacing="1" w:after="100" w:afterAutospacing="1"/>
            <w:ind w:left="720" w:hanging="360"/>
            <w:jc w:val="left"/>
          </w:pPr>
        </w:pPrChange>
      </w:pPr>
      <w:ins w:id="1423" w:author="Willian" w:date="2016-11-28T20:44:00Z">
        <w:r w:rsidRPr="00552719">
          <w:rPr>
            <w:rPrChange w:id="1424" w:author="Willian" w:date="2016-11-28T20:46:00Z">
              <w:rPr>
                <w:rFonts w:ascii="Calibri" w:eastAsia="Times New Roman" w:hAnsi="Calibri"/>
                <w:color w:val="333333"/>
                <w:sz w:val="23"/>
                <w:szCs w:val="23"/>
              </w:rPr>
            </w:rPrChange>
          </w:rPr>
          <w:t xml:space="preserve">Se o usuário se inscreveu com um provedor de identidades federadas, como o Google ou o </w:t>
        </w:r>
        <w:proofErr w:type="spellStart"/>
        <w:r w:rsidRPr="00552719">
          <w:rPr>
            <w:rPrChange w:id="1425" w:author="Willian" w:date="2016-11-28T20:46:00Z">
              <w:rPr>
                <w:rFonts w:ascii="Calibri" w:eastAsia="Times New Roman" w:hAnsi="Calibri"/>
                <w:color w:val="333333"/>
                <w:sz w:val="23"/>
                <w:szCs w:val="23"/>
              </w:rPr>
            </w:rPrChange>
          </w:rPr>
          <w:t>Facebook</w:t>
        </w:r>
        <w:proofErr w:type="spellEnd"/>
        <w:r w:rsidRPr="00552719">
          <w:rPr>
            <w:rPrChange w:id="1426" w:author="Willian" w:date="2016-11-28T20:46:00Z">
              <w:rPr>
                <w:rFonts w:ascii="Calibri" w:eastAsia="Times New Roman" w:hAnsi="Calibri"/>
                <w:color w:val="333333"/>
                <w:sz w:val="23"/>
                <w:szCs w:val="23"/>
              </w:rPr>
            </w:rPrChange>
          </w:rPr>
          <w:t xml:space="preserve">, as informações de conta disponibilizadas por esse provedor serão usadas para preencher o perfil do usuário do </w:t>
        </w:r>
        <w:proofErr w:type="spellStart"/>
        <w:r w:rsidRPr="00552719">
          <w:rPr>
            <w:rPrChange w:id="1427" w:author="Willian" w:date="2016-11-28T20:46:00Z">
              <w:rPr>
                <w:rFonts w:ascii="Calibri" w:eastAsia="Times New Roman" w:hAnsi="Calibri"/>
                <w:color w:val="333333"/>
                <w:sz w:val="23"/>
                <w:szCs w:val="23"/>
              </w:rPr>
            </w:rPrChange>
          </w:rPr>
          <w:t>Firebase</w:t>
        </w:r>
        <w:proofErr w:type="spellEnd"/>
      </w:ins>
    </w:p>
    <w:p w14:paraId="1B5547BF" w14:textId="77777777" w:rsidR="00120ECD" w:rsidRPr="00552719" w:rsidRDefault="00120ECD">
      <w:pPr>
        <w:pStyle w:val="PargrafodaLista"/>
        <w:numPr>
          <w:ilvl w:val="0"/>
          <w:numId w:val="51"/>
        </w:numPr>
        <w:rPr>
          <w:ins w:id="1428" w:author="Willian" w:date="2016-11-28T20:44:00Z"/>
          <w:rPrChange w:id="1429" w:author="Willian" w:date="2016-11-28T20:46:00Z">
            <w:rPr>
              <w:ins w:id="1430" w:author="Willian" w:date="2016-11-28T20:44:00Z"/>
              <w:rFonts w:ascii="Calibri" w:eastAsia="Times New Roman" w:hAnsi="Calibri"/>
              <w:color w:val="333333"/>
              <w:sz w:val="23"/>
              <w:szCs w:val="23"/>
            </w:rPr>
          </w:rPrChange>
        </w:rPr>
        <w:pPrChange w:id="1431" w:author="Willian" w:date="2016-11-28T20:48:00Z">
          <w:pPr>
            <w:numPr>
              <w:numId w:val="49"/>
            </w:numPr>
            <w:shd w:val="clear" w:color="auto" w:fill="FBFBFB"/>
            <w:tabs>
              <w:tab w:val="num" w:pos="720"/>
            </w:tabs>
            <w:spacing w:before="100" w:beforeAutospacing="1" w:after="100" w:afterAutospacing="1"/>
            <w:ind w:left="720" w:hanging="360"/>
            <w:jc w:val="left"/>
          </w:pPr>
        </w:pPrChange>
      </w:pPr>
      <w:ins w:id="1432" w:author="Willian" w:date="2016-11-28T20:44:00Z">
        <w:r w:rsidRPr="00552719">
          <w:rPr>
            <w:rPrChange w:id="1433" w:author="Willian" w:date="2016-11-28T20:46:00Z">
              <w:rPr>
                <w:rFonts w:ascii="Calibri" w:eastAsia="Times New Roman" w:hAnsi="Calibri"/>
                <w:color w:val="333333"/>
                <w:sz w:val="23"/>
                <w:szCs w:val="23"/>
              </w:rPr>
            </w:rPrChange>
          </w:rPr>
          <w:t xml:space="preserve">Se o usuário se inscreveu com seu sistema de autenticação personalizado, você deve adicionar as informações desejadas explicitamente no perfil do usuário do </w:t>
        </w:r>
        <w:proofErr w:type="spellStart"/>
        <w:r w:rsidRPr="00552719">
          <w:rPr>
            <w:rPrChange w:id="1434" w:author="Willian" w:date="2016-11-28T20:46:00Z">
              <w:rPr>
                <w:rFonts w:ascii="Calibri" w:eastAsia="Times New Roman" w:hAnsi="Calibri"/>
                <w:color w:val="333333"/>
                <w:sz w:val="23"/>
                <w:szCs w:val="23"/>
              </w:rPr>
            </w:rPrChange>
          </w:rPr>
          <w:t>Firebase</w:t>
        </w:r>
        <w:proofErr w:type="spellEnd"/>
        <w:r w:rsidRPr="00552719">
          <w:rPr>
            <w:rPrChange w:id="1435" w:author="Willian" w:date="2016-11-28T20:46:00Z">
              <w:rPr>
                <w:rFonts w:ascii="Calibri" w:eastAsia="Times New Roman" w:hAnsi="Calibri"/>
                <w:color w:val="333333"/>
                <w:sz w:val="23"/>
                <w:szCs w:val="23"/>
              </w:rPr>
            </w:rPrChange>
          </w:rPr>
          <w:t>.</w:t>
        </w:r>
      </w:ins>
    </w:p>
    <w:p w14:paraId="31AE1EE0" w14:textId="77777777" w:rsidR="00120ECD" w:rsidRPr="00552719" w:rsidRDefault="00120ECD" w:rsidP="007627AB">
      <w:pPr>
        <w:rPr>
          <w:ins w:id="1436" w:author="Willian" w:date="2016-11-28T20:44:00Z"/>
          <w:rPrChange w:id="1437" w:author="Willian" w:date="2016-11-28T20:46:00Z">
            <w:rPr>
              <w:ins w:id="1438" w:author="Willian" w:date="2016-11-28T20:44:00Z"/>
              <w:rFonts w:ascii="Calibri" w:hAnsi="Calibri"/>
              <w:color w:val="333333"/>
              <w:sz w:val="23"/>
              <w:szCs w:val="23"/>
            </w:rPr>
          </w:rPrChange>
        </w:rPr>
        <w:pPrChange w:id="1439" w:author="Willian" w:date="2016-11-28T21:05:00Z">
          <w:pPr>
            <w:shd w:val="clear" w:color="auto" w:fill="FBFBFB"/>
            <w:spacing w:after="288" w:line="312" w:lineRule="atLeast"/>
          </w:pPr>
        </w:pPrChange>
      </w:pPr>
      <w:ins w:id="1440" w:author="Willian" w:date="2016-11-28T20:44:00Z">
        <w:r w:rsidRPr="00552719">
          <w:rPr>
            <w:rPrChange w:id="1441" w:author="Willian" w:date="2016-11-28T20:46:00Z">
              <w:rPr>
                <w:rFonts w:ascii="Calibri" w:hAnsi="Calibri" w:cs="Times New Roman"/>
                <w:b/>
                <w:color w:val="333333"/>
                <w:sz w:val="23"/>
                <w:szCs w:val="23"/>
              </w:rPr>
            </w:rPrChange>
          </w:rPr>
          <w:t>Quando uma conta de usuário é criada, você pode recarregar as informações do usuário para incorporar qualquer alteração que ele possa ter feito em outro dispositivo.</w:t>
        </w:r>
      </w:ins>
    </w:p>
    <w:p w14:paraId="7FE34735" w14:textId="77777777" w:rsidR="00120ECD" w:rsidRPr="00552719" w:rsidRDefault="00120ECD">
      <w:pPr>
        <w:pStyle w:val="Ttulo3"/>
        <w:rPr>
          <w:ins w:id="1442" w:author="Willian" w:date="2016-11-28T20:44:00Z"/>
          <w:rPrChange w:id="1443" w:author="Willian" w:date="2016-11-28T20:46:00Z">
            <w:rPr>
              <w:ins w:id="1444" w:author="Willian" w:date="2016-11-28T20:44:00Z"/>
              <w:rFonts w:ascii="Calibri" w:eastAsia="Times New Roman" w:hAnsi="Calibri"/>
              <w:color w:val="333333"/>
              <w:sz w:val="29"/>
              <w:szCs w:val="29"/>
            </w:rPr>
          </w:rPrChange>
        </w:rPr>
        <w:pPrChange w:id="1445" w:author="Willian" w:date="2016-11-28T20:48:00Z">
          <w:pPr>
            <w:pStyle w:val="Ttulo4"/>
            <w:shd w:val="clear" w:color="auto" w:fill="FBFBFB"/>
            <w:spacing w:before="312" w:after="158"/>
          </w:pPr>
        </w:pPrChange>
      </w:pPr>
      <w:ins w:id="1446" w:author="Willian" w:date="2016-11-28T20:44:00Z">
        <w:r w:rsidRPr="00552719">
          <w:rPr>
            <w:rPrChange w:id="1447" w:author="Willian" w:date="2016-11-28T20:46:00Z">
              <w:rPr>
                <w:rFonts w:ascii="Calibri" w:eastAsia="Times New Roman" w:hAnsi="Calibri"/>
                <w:b/>
                <w:bCs/>
                <w:color w:val="333333"/>
                <w:sz w:val="29"/>
                <w:szCs w:val="29"/>
              </w:rPr>
            </w:rPrChange>
          </w:rPr>
          <w:t xml:space="preserve">Provedores de </w:t>
        </w:r>
        <w:proofErr w:type="spellStart"/>
        <w:r w:rsidRPr="00552719">
          <w:rPr>
            <w:rPrChange w:id="1448" w:author="Willian" w:date="2016-11-28T20:46:00Z">
              <w:rPr>
                <w:rFonts w:ascii="Calibri" w:eastAsia="Times New Roman" w:hAnsi="Calibri"/>
                <w:b/>
                <w:bCs/>
                <w:color w:val="333333"/>
                <w:sz w:val="29"/>
                <w:szCs w:val="29"/>
              </w:rPr>
            </w:rPrChange>
          </w:rPr>
          <w:t>login</w:t>
        </w:r>
        <w:proofErr w:type="spellEnd"/>
      </w:ins>
    </w:p>
    <w:p w14:paraId="4D2FBDEB" w14:textId="77777777" w:rsidR="00120ECD" w:rsidRPr="00552719" w:rsidRDefault="00120ECD" w:rsidP="00105795">
      <w:pPr>
        <w:rPr>
          <w:ins w:id="1449" w:author="Willian" w:date="2016-11-28T20:44:00Z"/>
        </w:rPr>
        <w:pPrChange w:id="1450" w:author="Willian" w:date="2016-11-28T21:16:00Z">
          <w:pPr>
            <w:shd w:val="clear" w:color="auto" w:fill="FBFBFB"/>
            <w:spacing w:after="288" w:line="312" w:lineRule="atLeast"/>
          </w:pPr>
        </w:pPrChange>
      </w:pPr>
      <w:ins w:id="1451" w:author="Willian" w:date="2016-11-28T20:44:00Z">
        <w:r w:rsidRPr="00552719">
          <w:t xml:space="preserve">Você pode conectar usuários em seus aplicativos do </w:t>
        </w:r>
        <w:proofErr w:type="spellStart"/>
        <w:r w:rsidRPr="00552719">
          <w:t>Firebase</w:t>
        </w:r>
        <w:proofErr w:type="spellEnd"/>
        <w:r w:rsidRPr="00552719">
          <w:t xml:space="preserve"> usando diversos métodos: um endereço de e-mail e uma senha, provedores de identidades federadas e seu sistema de autenticação personalizado. Você pode associar mais de um método de </w:t>
        </w:r>
        <w:proofErr w:type="spellStart"/>
        <w:r w:rsidRPr="00552719">
          <w:t>login</w:t>
        </w:r>
        <w:proofErr w:type="spellEnd"/>
        <w:r w:rsidRPr="00552719">
          <w:t xml:space="preserve"> com um usuário: por exemplo, os usuários podem fazer </w:t>
        </w:r>
        <w:proofErr w:type="spellStart"/>
        <w:r w:rsidRPr="00552719">
          <w:t>login</w:t>
        </w:r>
        <w:proofErr w:type="spellEnd"/>
        <w:r w:rsidRPr="00552719">
          <w:t xml:space="preserve"> na mesma conta usando um endereço de e-mail e uma senha ou usando o Google </w:t>
        </w:r>
        <w:proofErr w:type="spellStart"/>
        <w:r w:rsidRPr="00552719">
          <w:t>Sign</w:t>
        </w:r>
        <w:proofErr w:type="spellEnd"/>
        <w:r w:rsidRPr="00552719">
          <w:t>-In.</w:t>
        </w:r>
      </w:ins>
    </w:p>
    <w:p w14:paraId="3B95B3C4" w14:textId="77777777" w:rsidR="00120ECD" w:rsidRPr="00552719" w:rsidRDefault="00120ECD" w:rsidP="00105795">
      <w:pPr>
        <w:rPr>
          <w:ins w:id="1452" w:author="Willian" w:date="2016-11-28T20:44:00Z"/>
        </w:rPr>
        <w:pPrChange w:id="1453" w:author="Willian" w:date="2016-11-28T21:16:00Z">
          <w:pPr>
            <w:shd w:val="clear" w:color="auto" w:fill="FBFBFB"/>
            <w:spacing w:after="288" w:line="312" w:lineRule="atLeast"/>
          </w:pPr>
        </w:pPrChange>
      </w:pPr>
      <w:ins w:id="1454" w:author="Willian" w:date="2016-11-28T20:44:00Z">
        <w:r w:rsidRPr="00552719">
          <w:lastRenderedPageBreak/>
          <w:t xml:space="preserve">Uma instância de </w:t>
        </w:r>
        <w:proofErr w:type="spellStart"/>
        <w:r w:rsidRPr="00552719">
          <w:t>Firebase</w:t>
        </w:r>
        <w:proofErr w:type="spellEnd"/>
        <w:r w:rsidRPr="00552719">
          <w:t xml:space="preserve"> </w:t>
        </w:r>
        <w:proofErr w:type="spellStart"/>
        <w:r w:rsidRPr="00552719">
          <w:t>User</w:t>
        </w:r>
        <w:proofErr w:type="spellEnd"/>
        <w:r w:rsidRPr="00552719">
          <w:t xml:space="preserve"> acompanha todos os provedores vinculados ao usuário. Isso permite que você atualize as propriedades do perfil vazio usando as informações fornecidas por um provedor. Consulte Gerenciar usuários (iOS, Android, Web).</w:t>
        </w:r>
      </w:ins>
    </w:p>
    <w:p w14:paraId="791E4668" w14:textId="77777777" w:rsidR="00120ECD" w:rsidRPr="00552719" w:rsidRDefault="00120ECD">
      <w:pPr>
        <w:pStyle w:val="Ttulo3"/>
        <w:rPr>
          <w:ins w:id="1455" w:author="Willian" w:date="2016-11-28T20:44:00Z"/>
          <w:rPrChange w:id="1456" w:author="Willian" w:date="2016-11-28T20:46:00Z">
            <w:rPr>
              <w:ins w:id="1457" w:author="Willian" w:date="2016-11-28T20:44:00Z"/>
              <w:rFonts w:ascii="Calibri" w:eastAsia="Times New Roman" w:hAnsi="Calibri"/>
              <w:color w:val="333333"/>
              <w:sz w:val="29"/>
              <w:szCs w:val="29"/>
            </w:rPr>
          </w:rPrChange>
        </w:rPr>
        <w:pPrChange w:id="1458" w:author="Willian" w:date="2016-11-28T20:49:00Z">
          <w:pPr>
            <w:pStyle w:val="Ttulo4"/>
            <w:shd w:val="clear" w:color="auto" w:fill="FBFBFB"/>
            <w:spacing w:before="312" w:after="158"/>
          </w:pPr>
        </w:pPrChange>
      </w:pPr>
      <w:ins w:id="1459" w:author="Willian" w:date="2016-11-28T20:44:00Z">
        <w:r w:rsidRPr="00552719">
          <w:rPr>
            <w:rPrChange w:id="1460" w:author="Willian" w:date="2016-11-28T20:46:00Z">
              <w:rPr>
                <w:rFonts w:ascii="Calibri" w:eastAsia="Times New Roman" w:hAnsi="Calibri"/>
                <w:b/>
                <w:bCs/>
                <w:color w:val="333333"/>
                <w:sz w:val="29"/>
                <w:szCs w:val="29"/>
              </w:rPr>
            </w:rPrChange>
          </w:rPr>
          <w:t>Usuário atual</w:t>
        </w:r>
      </w:ins>
    </w:p>
    <w:p w14:paraId="19800CAE" w14:textId="77777777" w:rsidR="00120ECD" w:rsidRPr="00552719" w:rsidRDefault="00120ECD" w:rsidP="00105795">
      <w:pPr>
        <w:rPr>
          <w:ins w:id="1461" w:author="Willian" w:date="2016-11-28T20:44:00Z"/>
        </w:rPr>
        <w:pPrChange w:id="1462" w:author="Willian" w:date="2016-11-28T21:16:00Z">
          <w:pPr>
            <w:shd w:val="clear" w:color="auto" w:fill="FBFBFB"/>
            <w:spacing w:after="288" w:line="312" w:lineRule="atLeast"/>
          </w:pPr>
        </w:pPrChange>
      </w:pPr>
      <w:ins w:id="1463" w:author="Willian" w:date="2016-11-28T20:44:00Z">
        <w:r w:rsidRPr="00552719">
          <w:t xml:space="preserve">Quando um usuário se inscreve ou faz </w:t>
        </w:r>
        <w:proofErr w:type="spellStart"/>
        <w:r w:rsidRPr="00552719">
          <w:t>login</w:t>
        </w:r>
        <w:proofErr w:type="spellEnd"/>
        <w:r w:rsidRPr="00552719">
          <w:t xml:space="preserve">, esse usuário se torna o usuário atual da instância de </w:t>
        </w:r>
        <w:proofErr w:type="spellStart"/>
        <w:r w:rsidRPr="00552719">
          <w:t>Auth</w:t>
        </w:r>
        <w:proofErr w:type="spellEnd"/>
        <w:r w:rsidRPr="00552719">
          <w:t xml:space="preserve">. A instância de </w:t>
        </w:r>
        <w:proofErr w:type="spellStart"/>
        <w:r w:rsidRPr="00552719">
          <w:t>Firebase</w:t>
        </w:r>
        <w:proofErr w:type="spellEnd"/>
        <w:r w:rsidRPr="00552719">
          <w:t xml:space="preserve"> </w:t>
        </w:r>
        <w:proofErr w:type="spellStart"/>
        <w:r w:rsidRPr="00552719">
          <w:t>Auth</w:t>
        </w:r>
        <w:proofErr w:type="spellEnd"/>
        <w:r w:rsidRPr="00552719">
          <w:t xml:space="preserve"> persiste o estado do usuário, portanto, atualizar a página (em um navegador) ou reiniciar o aplicativo não perde as informações do usuário.</w:t>
        </w:r>
      </w:ins>
    </w:p>
    <w:p w14:paraId="60731D4A" w14:textId="77777777" w:rsidR="00120ECD" w:rsidRPr="00552719" w:rsidRDefault="00120ECD" w:rsidP="00105795">
      <w:pPr>
        <w:rPr>
          <w:ins w:id="1464" w:author="Willian" w:date="2016-11-28T20:44:00Z"/>
        </w:rPr>
        <w:pPrChange w:id="1465" w:author="Willian" w:date="2016-11-28T21:16:00Z">
          <w:pPr>
            <w:shd w:val="clear" w:color="auto" w:fill="FBFBFB"/>
            <w:spacing w:after="288" w:line="312" w:lineRule="atLeast"/>
          </w:pPr>
        </w:pPrChange>
      </w:pPr>
      <w:ins w:id="1466" w:author="Willian" w:date="2016-11-28T20:44:00Z">
        <w:r w:rsidRPr="00552719">
          <w:t xml:space="preserve">Quando o usuário faz </w:t>
        </w:r>
        <w:proofErr w:type="spellStart"/>
        <w:r w:rsidRPr="00552719">
          <w:t>logout</w:t>
        </w:r>
        <w:proofErr w:type="spellEnd"/>
        <w:r w:rsidRPr="00552719">
          <w:t xml:space="preserve">, a instância de </w:t>
        </w:r>
        <w:proofErr w:type="spellStart"/>
        <w:r w:rsidRPr="00552719">
          <w:t>Auth</w:t>
        </w:r>
        <w:proofErr w:type="spellEnd"/>
        <w:r w:rsidRPr="00552719">
          <w:t xml:space="preserve"> deixa de manter uma referência ao objeto </w:t>
        </w:r>
        <w:proofErr w:type="spellStart"/>
        <w:r w:rsidRPr="00552719">
          <w:t>User</w:t>
        </w:r>
        <w:proofErr w:type="spellEnd"/>
        <w:r w:rsidRPr="00552719">
          <w:t xml:space="preserve"> e de persistir seu estado; não há mais um usuário atual. No entanto, a instância do usuário continua totalmente funcional: se você mantiver uma referência a ela, ainda será possível acessar e atualizar os dados do usuário.</w:t>
        </w:r>
      </w:ins>
    </w:p>
    <w:p w14:paraId="3B3794EC" w14:textId="77777777" w:rsidR="00120ECD" w:rsidRPr="00552719" w:rsidRDefault="00120ECD">
      <w:pPr>
        <w:pStyle w:val="Ttulo3"/>
        <w:rPr>
          <w:ins w:id="1467" w:author="Willian" w:date="2016-11-28T20:44:00Z"/>
          <w:rPrChange w:id="1468" w:author="Willian" w:date="2016-11-28T20:46:00Z">
            <w:rPr>
              <w:ins w:id="1469" w:author="Willian" w:date="2016-11-28T20:44:00Z"/>
              <w:rFonts w:ascii="Calibri" w:eastAsia="Times New Roman" w:hAnsi="Calibri"/>
              <w:color w:val="333333"/>
              <w:sz w:val="29"/>
              <w:szCs w:val="29"/>
            </w:rPr>
          </w:rPrChange>
        </w:rPr>
        <w:pPrChange w:id="1470" w:author="Willian" w:date="2016-11-28T20:49:00Z">
          <w:pPr>
            <w:pStyle w:val="Ttulo4"/>
            <w:shd w:val="clear" w:color="auto" w:fill="FBFBFB"/>
            <w:spacing w:before="312" w:after="158"/>
          </w:pPr>
        </w:pPrChange>
      </w:pPr>
      <w:ins w:id="1471" w:author="Willian" w:date="2016-11-28T20:44:00Z">
        <w:r w:rsidRPr="00552719">
          <w:rPr>
            <w:rPrChange w:id="1472" w:author="Willian" w:date="2016-11-28T20:46:00Z">
              <w:rPr>
                <w:rFonts w:ascii="Calibri" w:eastAsia="Times New Roman" w:hAnsi="Calibri"/>
                <w:b/>
                <w:bCs/>
                <w:color w:val="333333"/>
                <w:sz w:val="29"/>
                <w:szCs w:val="29"/>
              </w:rPr>
            </w:rPrChange>
          </w:rPr>
          <w:t>Ciclo de vida do usuário</w:t>
        </w:r>
      </w:ins>
    </w:p>
    <w:p w14:paraId="5E58F0EF" w14:textId="77777777" w:rsidR="00120ECD" w:rsidRPr="00552719" w:rsidRDefault="00120ECD" w:rsidP="00105795">
      <w:pPr>
        <w:rPr>
          <w:ins w:id="1473" w:author="Willian" w:date="2016-11-28T20:44:00Z"/>
        </w:rPr>
        <w:pPrChange w:id="1474" w:author="Willian" w:date="2016-11-28T21:16:00Z">
          <w:pPr>
            <w:shd w:val="clear" w:color="auto" w:fill="FBFBFB"/>
            <w:spacing w:after="288" w:line="312" w:lineRule="atLeast"/>
          </w:pPr>
        </w:pPrChange>
      </w:pPr>
      <w:ins w:id="1475" w:author="Willian" w:date="2016-11-28T20:44:00Z">
        <w:r w:rsidRPr="00552719">
          <w:t xml:space="preserve">A maneira recomendada de acompanhar o estado atual da instância do </w:t>
        </w:r>
        <w:proofErr w:type="spellStart"/>
        <w:r w:rsidRPr="00552719">
          <w:t>Firebase</w:t>
        </w:r>
        <w:proofErr w:type="spellEnd"/>
        <w:r w:rsidRPr="00552719">
          <w:t xml:space="preserve"> </w:t>
        </w:r>
        <w:proofErr w:type="spellStart"/>
        <w:r w:rsidRPr="00552719">
          <w:t>Auth</w:t>
        </w:r>
        <w:proofErr w:type="spellEnd"/>
        <w:r w:rsidRPr="00552719">
          <w:t xml:space="preserve"> é usar ouvintes (também chamados de "observadores" no </w:t>
        </w:r>
        <w:proofErr w:type="spellStart"/>
        <w:r w:rsidRPr="00552719">
          <w:t>JavaScript</w:t>
        </w:r>
        <w:proofErr w:type="spellEnd"/>
        <w:r w:rsidRPr="00552719">
          <w:t xml:space="preserve">). Um ouvinte do </w:t>
        </w:r>
        <w:proofErr w:type="spellStart"/>
        <w:r w:rsidRPr="00552719">
          <w:t>Auth</w:t>
        </w:r>
        <w:proofErr w:type="spellEnd"/>
        <w:r w:rsidRPr="00552719">
          <w:t xml:space="preserve"> é notificado sempre que algo relevante acontece com o objeto </w:t>
        </w:r>
        <w:proofErr w:type="spellStart"/>
        <w:r w:rsidRPr="00552719">
          <w:t>Auth</w:t>
        </w:r>
        <w:proofErr w:type="spellEnd"/>
        <w:r w:rsidRPr="00552719">
          <w:t>. Consulte Gerenciar usuários (iOS, Android, web).</w:t>
        </w:r>
      </w:ins>
    </w:p>
    <w:p w14:paraId="151FDA71" w14:textId="77777777" w:rsidR="00120ECD" w:rsidRPr="00552719" w:rsidRDefault="00120ECD" w:rsidP="00105795">
      <w:pPr>
        <w:rPr>
          <w:ins w:id="1476" w:author="Willian" w:date="2016-11-28T20:44:00Z"/>
        </w:rPr>
        <w:pPrChange w:id="1477" w:author="Willian" w:date="2016-11-28T21:16:00Z">
          <w:pPr>
            <w:shd w:val="clear" w:color="auto" w:fill="FBFBFB"/>
            <w:spacing w:after="288" w:line="312" w:lineRule="atLeast"/>
          </w:pPr>
        </w:pPrChange>
      </w:pPr>
      <w:ins w:id="1478" w:author="Willian" w:date="2016-11-28T20:44:00Z">
        <w:r w:rsidRPr="00552719">
          <w:t xml:space="preserve">Um ouvinte do </w:t>
        </w:r>
        <w:proofErr w:type="spellStart"/>
        <w:r w:rsidRPr="00552719">
          <w:t>Auth</w:t>
        </w:r>
        <w:proofErr w:type="spellEnd"/>
        <w:r w:rsidRPr="00552719">
          <w:t xml:space="preserve"> é notificado nas seguintes situações:</w:t>
        </w:r>
      </w:ins>
    </w:p>
    <w:p w14:paraId="020BDDD2" w14:textId="77777777" w:rsidR="00120ECD" w:rsidRPr="00552719" w:rsidRDefault="00120ECD" w:rsidP="00E22425">
      <w:pPr>
        <w:pStyle w:val="PargrafodaLista"/>
        <w:numPr>
          <w:ilvl w:val="0"/>
          <w:numId w:val="52"/>
        </w:numPr>
        <w:rPr>
          <w:ins w:id="1479" w:author="Willian" w:date="2016-11-28T20:44:00Z"/>
          <w:rPrChange w:id="1480" w:author="Willian" w:date="2016-11-28T20:46:00Z">
            <w:rPr>
              <w:ins w:id="1481" w:author="Willian" w:date="2016-11-28T20:44:00Z"/>
              <w:rFonts w:ascii="Calibri" w:eastAsia="Times New Roman" w:hAnsi="Calibri"/>
              <w:color w:val="333333"/>
              <w:sz w:val="23"/>
              <w:szCs w:val="23"/>
            </w:rPr>
          </w:rPrChange>
        </w:rPr>
        <w:pPrChange w:id="1482" w:author="Willian" w:date="2016-11-28T21:08:00Z">
          <w:pPr>
            <w:numPr>
              <w:numId w:val="50"/>
            </w:numPr>
            <w:shd w:val="clear" w:color="auto" w:fill="FBFBFB"/>
            <w:tabs>
              <w:tab w:val="num" w:pos="720"/>
            </w:tabs>
            <w:spacing w:before="100" w:beforeAutospacing="1" w:after="100" w:afterAutospacing="1"/>
            <w:ind w:left="720" w:hanging="360"/>
            <w:jc w:val="left"/>
          </w:pPr>
        </w:pPrChange>
      </w:pPr>
      <w:ins w:id="1483" w:author="Willian" w:date="2016-11-28T20:44:00Z">
        <w:r w:rsidRPr="00552719">
          <w:rPr>
            <w:rPrChange w:id="1484" w:author="Willian" w:date="2016-11-28T20:46:00Z">
              <w:rPr>
                <w:rFonts w:ascii="Calibri" w:eastAsia="Times New Roman" w:hAnsi="Calibri"/>
                <w:b/>
                <w:color w:val="333333"/>
                <w:sz w:val="23"/>
                <w:szCs w:val="23"/>
              </w:rPr>
            </w:rPrChange>
          </w:rPr>
          <w:t xml:space="preserve">O objeto </w:t>
        </w:r>
        <w:proofErr w:type="spellStart"/>
        <w:r w:rsidRPr="00552719">
          <w:rPr>
            <w:rPrChange w:id="1485" w:author="Willian" w:date="2016-11-28T20:46:00Z">
              <w:rPr>
                <w:rFonts w:ascii="Calibri" w:eastAsia="Times New Roman" w:hAnsi="Calibri"/>
                <w:b/>
                <w:color w:val="333333"/>
                <w:sz w:val="23"/>
                <w:szCs w:val="23"/>
              </w:rPr>
            </w:rPrChange>
          </w:rPr>
          <w:t>Auth</w:t>
        </w:r>
        <w:proofErr w:type="spellEnd"/>
        <w:r w:rsidRPr="00552719">
          <w:rPr>
            <w:rPrChange w:id="1486" w:author="Willian" w:date="2016-11-28T20:46:00Z">
              <w:rPr>
                <w:rFonts w:ascii="Calibri" w:eastAsia="Times New Roman" w:hAnsi="Calibri"/>
                <w:b/>
                <w:color w:val="333333"/>
                <w:sz w:val="23"/>
                <w:szCs w:val="23"/>
              </w:rPr>
            </w:rPrChange>
          </w:rPr>
          <w:t xml:space="preserve"> termina de inicializar e um usuário já fez </w:t>
        </w:r>
        <w:proofErr w:type="spellStart"/>
        <w:r w:rsidRPr="00552719">
          <w:rPr>
            <w:rPrChange w:id="1487" w:author="Willian" w:date="2016-11-28T20:46:00Z">
              <w:rPr>
                <w:rFonts w:ascii="Calibri" w:eastAsia="Times New Roman" w:hAnsi="Calibri"/>
                <w:b/>
                <w:color w:val="333333"/>
                <w:sz w:val="23"/>
                <w:szCs w:val="23"/>
              </w:rPr>
            </w:rPrChange>
          </w:rPr>
          <w:t>login</w:t>
        </w:r>
        <w:proofErr w:type="spellEnd"/>
        <w:r w:rsidRPr="00552719">
          <w:rPr>
            <w:rPrChange w:id="1488" w:author="Willian" w:date="2016-11-28T20:46:00Z">
              <w:rPr>
                <w:rFonts w:ascii="Calibri" w:eastAsia="Times New Roman" w:hAnsi="Calibri"/>
                <w:b/>
                <w:color w:val="333333"/>
                <w:sz w:val="23"/>
                <w:szCs w:val="23"/>
              </w:rPr>
            </w:rPrChange>
          </w:rPr>
          <w:t xml:space="preserve"> em uma sessão anterior ou foi redirecionado do fluxo de </w:t>
        </w:r>
        <w:proofErr w:type="spellStart"/>
        <w:r w:rsidRPr="00552719">
          <w:rPr>
            <w:rPrChange w:id="1489" w:author="Willian" w:date="2016-11-28T20:46:00Z">
              <w:rPr>
                <w:rFonts w:ascii="Calibri" w:eastAsia="Times New Roman" w:hAnsi="Calibri"/>
                <w:b/>
                <w:color w:val="333333"/>
                <w:sz w:val="23"/>
                <w:szCs w:val="23"/>
              </w:rPr>
            </w:rPrChange>
          </w:rPr>
          <w:t>login</w:t>
        </w:r>
        <w:proofErr w:type="spellEnd"/>
        <w:r w:rsidRPr="00552719">
          <w:rPr>
            <w:rPrChange w:id="1490" w:author="Willian" w:date="2016-11-28T20:46:00Z">
              <w:rPr>
                <w:rFonts w:ascii="Calibri" w:eastAsia="Times New Roman" w:hAnsi="Calibri"/>
                <w:b/>
                <w:color w:val="333333"/>
                <w:sz w:val="23"/>
                <w:szCs w:val="23"/>
              </w:rPr>
            </w:rPrChange>
          </w:rPr>
          <w:t xml:space="preserve"> de um provedor de identidades</w:t>
        </w:r>
      </w:ins>
    </w:p>
    <w:p w14:paraId="1C4980AE" w14:textId="77777777" w:rsidR="00120ECD" w:rsidRPr="00552719" w:rsidRDefault="00120ECD" w:rsidP="00E22425">
      <w:pPr>
        <w:pStyle w:val="PargrafodaLista"/>
        <w:numPr>
          <w:ilvl w:val="0"/>
          <w:numId w:val="52"/>
        </w:numPr>
        <w:rPr>
          <w:ins w:id="1491" w:author="Willian" w:date="2016-11-28T20:44:00Z"/>
          <w:rPrChange w:id="1492" w:author="Willian" w:date="2016-11-28T20:46:00Z">
            <w:rPr>
              <w:ins w:id="1493" w:author="Willian" w:date="2016-11-28T20:44:00Z"/>
              <w:rFonts w:ascii="Calibri" w:eastAsia="Times New Roman" w:hAnsi="Calibri"/>
              <w:color w:val="333333"/>
              <w:sz w:val="23"/>
              <w:szCs w:val="23"/>
            </w:rPr>
          </w:rPrChange>
        </w:rPr>
        <w:pPrChange w:id="1494" w:author="Willian" w:date="2016-11-28T21:08:00Z">
          <w:pPr>
            <w:numPr>
              <w:numId w:val="50"/>
            </w:numPr>
            <w:shd w:val="clear" w:color="auto" w:fill="FBFBFB"/>
            <w:tabs>
              <w:tab w:val="num" w:pos="720"/>
            </w:tabs>
            <w:spacing w:before="100" w:beforeAutospacing="1" w:after="100" w:afterAutospacing="1"/>
            <w:ind w:left="720" w:hanging="360"/>
            <w:jc w:val="left"/>
          </w:pPr>
        </w:pPrChange>
      </w:pPr>
      <w:ins w:id="1495" w:author="Willian" w:date="2016-11-28T20:44:00Z">
        <w:r w:rsidRPr="00552719">
          <w:rPr>
            <w:rPrChange w:id="1496" w:author="Willian" w:date="2016-11-28T20:46:00Z">
              <w:rPr>
                <w:rFonts w:ascii="Calibri" w:eastAsia="Times New Roman" w:hAnsi="Calibri"/>
                <w:b/>
                <w:color w:val="333333"/>
                <w:sz w:val="23"/>
                <w:szCs w:val="23"/>
              </w:rPr>
            </w:rPrChange>
          </w:rPr>
          <w:t xml:space="preserve">Um usuário faz </w:t>
        </w:r>
        <w:proofErr w:type="spellStart"/>
        <w:r w:rsidRPr="00552719">
          <w:rPr>
            <w:rPrChange w:id="1497" w:author="Willian" w:date="2016-11-28T20:46:00Z">
              <w:rPr>
                <w:rFonts w:ascii="Calibri" w:eastAsia="Times New Roman" w:hAnsi="Calibri"/>
                <w:b/>
                <w:color w:val="333333"/>
                <w:sz w:val="23"/>
                <w:szCs w:val="23"/>
              </w:rPr>
            </w:rPrChange>
          </w:rPr>
          <w:t>login</w:t>
        </w:r>
        <w:proofErr w:type="spellEnd"/>
        <w:r w:rsidRPr="00552719">
          <w:rPr>
            <w:rPrChange w:id="1498" w:author="Willian" w:date="2016-11-28T20:46:00Z">
              <w:rPr>
                <w:rFonts w:ascii="Calibri" w:eastAsia="Times New Roman" w:hAnsi="Calibri"/>
                <w:b/>
                <w:color w:val="333333"/>
                <w:sz w:val="23"/>
                <w:szCs w:val="23"/>
              </w:rPr>
            </w:rPrChange>
          </w:rPr>
          <w:t xml:space="preserve"> (o usuário atual é definido)</w:t>
        </w:r>
      </w:ins>
    </w:p>
    <w:p w14:paraId="4ADA6050" w14:textId="77777777" w:rsidR="00120ECD" w:rsidRPr="00552719" w:rsidRDefault="00120ECD" w:rsidP="00E22425">
      <w:pPr>
        <w:pStyle w:val="PargrafodaLista"/>
        <w:numPr>
          <w:ilvl w:val="0"/>
          <w:numId w:val="52"/>
        </w:numPr>
        <w:rPr>
          <w:ins w:id="1499" w:author="Willian" w:date="2016-11-28T20:44:00Z"/>
          <w:rPrChange w:id="1500" w:author="Willian" w:date="2016-11-28T20:46:00Z">
            <w:rPr>
              <w:ins w:id="1501" w:author="Willian" w:date="2016-11-28T20:44:00Z"/>
              <w:rFonts w:ascii="Calibri" w:eastAsia="Times New Roman" w:hAnsi="Calibri"/>
              <w:color w:val="333333"/>
              <w:sz w:val="23"/>
              <w:szCs w:val="23"/>
            </w:rPr>
          </w:rPrChange>
        </w:rPr>
        <w:pPrChange w:id="1502" w:author="Willian" w:date="2016-11-28T21:08:00Z">
          <w:pPr>
            <w:numPr>
              <w:numId w:val="50"/>
            </w:numPr>
            <w:shd w:val="clear" w:color="auto" w:fill="FBFBFB"/>
            <w:tabs>
              <w:tab w:val="num" w:pos="720"/>
            </w:tabs>
            <w:spacing w:before="100" w:beforeAutospacing="1" w:after="100" w:afterAutospacing="1"/>
            <w:ind w:left="720" w:hanging="360"/>
            <w:jc w:val="left"/>
          </w:pPr>
        </w:pPrChange>
      </w:pPr>
      <w:ins w:id="1503" w:author="Willian" w:date="2016-11-28T20:44:00Z">
        <w:r w:rsidRPr="00552719">
          <w:rPr>
            <w:rPrChange w:id="1504" w:author="Willian" w:date="2016-11-28T20:46:00Z">
              <w:rPr>
                <w:rFonts w:ascii="Calibri" w:eastAsia="Times New Roman" w:hAnsi="Calibri"/>
                <w:b/>
                <w:color w:val="333333"/>
                <w:sz w:val="23"/>
                <w:szCs w:val="23"/>
              </w:rPr>
            </w:rPrChange>
          </w:rPr>
          <w:t xml:space="preserve">Um usuário faz </w:t>
        </w:r>
        <w:proofErr w:type="spellStart"/>
        <w:r w:rsidRPr="00552719">
          <w:rPr>
            <w:rPrChange w:id="1505" w:author="Willian" w:date="2016-11-28T20:46:00Z">
              <w:rPr>
                <w:rFonts w:ascii="Calibri" w:eastAsia="Times New Roman" w:hAnsi="Calibri"/>
                <w:b/>
                <w:color w:val="333333"/>
                <w:sz w:val="23"/>
                <w:szCs w:val="23"/>
              </w:rPr>
            </w:rPrChange>
          </w:rPr>
          <w:t>logout</w:t>
        </w:r>
        <w:proofErr w:type="spellEnd"/>
        <w:r w:rsidRPr="00552719">
          <w:rPr>
            <w:rPrChange w:id="1506" w:author="Willian" w:date="2016-11-28T20:46:00Z">
              <w:rPr>
                <w:rFonts w:ascii="Calibri" w:eastAsia="Times New Roman" w:hAnsi="Calibri"/>
                <w:b/>
                <w:color w:val="333333"/>
                <w:sz w:val="23"/>
                <w:szCs w:val="23"/>
              </w:rPr>
            </w:rPrChange>
          </w:rPr>
          <w:t xml:space="preserve"> (o usuário atual se torna nulo)</w:t>
        </w:r>
      </w:ins>
    </w:p>
    <w:p w14:paraId="36ADCA62" w14:textId="77777777" w:rsidR="00120ECD" w:rsidRPr="00552719" w:rsidRDefault="00120ECD" w:rsidP="00E22425">
      <w:pPr>
        <w:pStyle w:val="PargrafodaLista"/>
        <w:numPr>
          <w:ilvl w:val="0"/>
          <w:numId w:val="52"/>
        </w:numPr>
        <w:rPr>
          <w:ins w:id="1507" w:author="Willian" w:date="2016-11-28T20:44:00Z"/>
          <w:rPrChange w:id="1508" w:author="Willian" w:date="2016-11-28T20:46:00Z">
            <w:rPr>
              <w:ins w:id="1509" w:author="Willian" w:date="2016-11-28T20:44:00Z"/>
              <w:rFonts w:ascii="Calibri" w:eastAsia="Times New Roman" w:hAnsi="Calibri"/>
              <w:color w:val="333333"/>
              <w:sz w:val="23"/>
              <w:szCs w:val="23"/>
            </w:rPr>
          </w:rPrChange>
        </w:rPr>
        <w:pPrChange w:id="1510" w:author="Willian" w:date="2016-11-28T21:08:00Z">
          <w:pPr>
            <w:numPr>
              <w:numId w:val="50"/>
            </w:numPr>
            <w:shd w:val="clear" w:color="auto" w:fill="FBFBFB"/>
            <w:tabs>
              <w:tab w:val="num" w:pos="720"/>
            </w:tabs>
            <w:spacing w:before="100" w:beforeAutospacing="1" w:after="100" w:afterAutospacing="1"/>
            <w:ind w:left="720" w:hanging="360"/>
            <w:jc w:val="left"/>
          </w:pPr>
        </w:pPrChange>
      </w:pPr>
      <w:ins w:id="1511" w:author="Willian" w:date="2016-11-28T20:44:00Z">
        <w:r w:rsidRPr="00552719">
          <w:rPr>
            <w:rPrChange w:id="1512" w:author="Willian" w:date="2016-11-28T20:46:00Z">
              <w:rPr>
                <w:rFonts w:ascii="Calibri" w:eastAsia="Times New Roman" w:hAnsi="Calibri"/>
                <w:b/>
                <w:color w:val="333333"/>
                <w:sz w:val="23"/>
                <w:szCs w:val="23"/>
              </w:rPr>
            </w:rPrChange>
          </w:rPr>
          <w:t xml:space="preserve">O </w:t>
        </w:r>
        <w:proofErr w:type="spellStart"/>
        <w:r w:rsidRPr="00552719">
          <w:rPr>
            <w:rPrChange w:id="1513" w:author="Willian" w:date="2016-11-28T20:46:00Z">
              <w:rPr>
                <w:rFonts w:ascii="Calibri" w:eastAsia="Times New Roman" w:hAnsi="Calibri"/>
                <w:b/>
                <w:color w:val="333333"/>
                <w:sz w:val="23"/>
                <w:szCs w:val="23"/>
              </w:rPr>
            </w:rPrChange>
          </w:rPr>
          <w:t>token</w:t>
        </w:r>
        <w:proofErr w:type="spellEnd"/>
        <w:r w:rsidRPr="00552719">
          <w:rPr>
            <w:rPrChange w:id="1514" w:author="Willian" w:date="2016-11-28T20:46:00Z">
              <w:rPr>
                <w:rFonts w:ascii="Calibri" w:eastAsia="Times New Roman" w:hAnsi="Calibri"/>
                <w:b/>
                <w:color w:val="333333"/>
                <w:sz w:val="23"/>
                <w:szCs w:val="23"/>
              </w:rPr>
            </w:rPrChange>
          </w:rPr>
          <w:t xml:space="preserve"> de acesso do usuário atual é atualizado. Esse caso pode acontecer nas seguintes condições:</w:t>
        </w:r>
      </w:ins>
    </w:p>
    <w:p w14:paraId="4439EBF7" w14:textId="77777777" w:rsidR="00120ECD" w:rsidRPr="00552719" w:rsidRDefault="00120ECD" w:rsidP="00E22425">
      <w:pPr>
        <w:pStyle w:val="PargrafodaLista"/>
        <w:numPr>
          <w:ilvl w:val="1"/>
          <w:numId w:val="52"/>
        </w:numPr>
        <w:rPr>
          <w:ins w:id="1515" w:author="Willian" w:date="2016-11-28T20:44:00Z"/>
          <w:rPrChange w:id="1516" w:author="Willian" w:date="2016-11-28T20:46:00Z">
            <w:rPr>
              <w:ins w:id="1517" w:author="Willian" w:date="2016-11-28T20:44:00Z"/>
              <w:rFonts w:ascii="Calibri" w:eastAsia="Times New Roman" w:hAnsi="Calibri"/>
              <w:color w:val="333333"/>
              <w:sz w:val="23"/>
              <w:szCs w:val="23"/>
            </w:rPr>
          </w:rPrChange>
        </w:rPr>
        <w:pPrChange w:id="1518" w:author="Willian" w:date="2016-11-28T21:08:00Z">
          <w:pPr>
            <w:numPr>
              <w:ilvl w:val="1"/>
              <w:numId w:val="50"/>
            </w:numPr>
            <w:shd w:val="clear" w:color="auto" w:fill="FBFBFB"/>
            <w:tabs>
              <w:tab w:val="num" w:pos="1440"/>
            </w:tabs>
            <w:spacing w:before="100" w:beforeAutospacing="1" w:after="100" w:afterAutospacing="1"/>
            <w:ind w:left="1440" w:hanging="360"/>
            <w:jc w:val="left"/>
          </w:pPr>
        </w:pPrChange>
      </w:pPr>
      <w:ins w:id="1519" w:author="Willian" w:date="2016-11-28T20:44:00Z">
        <w:r w:rsidRPr="00552719">
          <w:rPr>
            <w:rPrChange w:id="1520" w:author="Willian" w:date="2016-11-28T20:46:00Z">
              <w:rPr>
                <w:rFonts w:ascii="Calibri" w:eastAsia="Times New Roman" w:hAnsi="Calibri"/>
                <w:b/>
                <w:color w:val="333333"/>
                <w:sz w:val="23"/>
                <w:szCs w:val="23"/>
              </w:rPr>
            </w:rPrChange>
          </w:rPr>
          <w:t xml:space="preserve">O </w:t>
        </w:r>
        <w:proofErr w:type="spellStart"/>
        <w:r w:rsidRPr="00552719">
          <w:rPr>
            <w:rPrChange w:id="1521" w:author="Willian" w:date="2016-11-28T20:46:00Z">
              <w:rPr>
                <w:rFonts w:ascii="Calibri" w:eastAsia="Times New Roman" w:hAnsi="Calibri"/>
                <w:b/>
                <w:color w:val="333333"/>
                <w:sz w:val="23"/>
                <w:szCs w:val="23"/>
              </w:rPr>
            </w:rPrChange>
          </w:rPr>
          <w:t>token</w:t>
        </w:r>
        <w:proofErr w:type="spellEnd"/>
        <w:r w:rsidRPr="00552719">
          <w:rPr>
            <w:rPrChange w:id="1522" w:author="Willian" w:date="2016-11-28T20:46:00Z">
              <w:rPr>
                <w:rFonts w:ascii="Calibri" w:eastAsia="Times New Roman" w:hAnsi="Calibri"/>
                <w:b/>
                <w:color w:val="333333"/>
                <w:sz w:val="23"/>
                <w:szCs w:val="23"/>
              </w:rPr>
            </w:rPrChange>
          </w:rPr>
          <w:t xml:space="preserve"> de acesso expira: essa é uma situação comum. O </w:t>
        </w:r>
        <w:proofErr w:type="spellStart"/>
        <w:r w:rsidRPr="00552719">
          <w:rPr>
            <w:rPrChange w:id="1523" w:author="Willian" w:date="2016-11-28T20:46:00Z">
              <w:rPr>
                <w:rFonts w:ascii="Calibri" w:eastAsia="Times New Roman" w:hAnsi="Calibri"/>
                <w:b/>
                <w:color w:val="333333"/>
                <w:sz w:val="23"/>
                <w:szCs w:val="23"/>
              </w:rPr>
            </w:rPrChange>
          </w:rPr>
          <w:t>token</w:t>
        </w:r>
        <w:proofErr w:type="spellEnd"/>
        <w:r w:rsidRPr="00552719">
          <w:rPr>
            <w:rPrChange w:id="1524" w:author="Willian" w:date="2016-11-28T20:46:00Z">
              <w:rPr>
                <w:rFonts w:ascii="Calibri" w:eastAsia="Times New Roman" w:hAnsi="Calibri"/>
                <w:b/>
                <w:color w:val="333333"/>
                <w:sz w:val="23"/>
                <w:szCs w:val="23"/>
              </w:rPr>
            </w:rPrChange>
          </w:rPr>
          <w:t xml:space="preserve"> de atualização é usado para obter um novo conjunto de </w:t>
        </w:r>
        <w:proofErr w:type="spellStart"/>
        <w:r w:rsidRPr="00552719">
          <w:rPr>
            <w:rPrChange w:id="1525" w:author="Willian" w:date="2016-11-28T20:46:00Z">
              <w:rPr>
                <w:rFonts w:ascii="Calibri" w:eastAsia="Times New Roman" w:hAnsi="Calibri"/>
                <w:b/>
                <w:color w:val="333333"/>
                <w:sz w:val="23"/>
                <w:szCs w:val="23"/>
              </w:rPr>
            </w:rPrChange>
          </w:rPr>
          <w:t>tokens</w:t>
        </w:r>
        <w:proofErr w:type="spellEnd"/>
        <w:r w:rsidRPr="00552719">
          <w:rPr>
            <w:rPrChange w:id="1526" w:author="Willian" w:date="2016-11-28T20:46:00Z">
              <w:rPr>
                <w:rFonts w:ascii="Calibri" w:eastAsia="Times New Roman" w:hAnsi="Calibri"/>
                <w:b/>
                <w:color w:val="333333"/>
                <w:sz w:val="23"/>
                <w:szCs w:val="23"/>
              </w:rPr>
            </w:rPrChange>
          </w:rPr>
          <w:t xml:space="preserve"> válidos.</w:t>
        </w:r>
      </w:ins>
    </w:p>
    <w:p w14:paraId="7D1E3ED0" w14:textId="77777777" w:rsidR="00120ECD" w:rsidRPr="00552719" w:rsidRDefault="00120ECD" w:rsidP="00E22425">
      <w:pPr>
        <w:pStyle w:val="PargrafodaLista"/>
        <w:numPr>
          <w:ilvl w:val="0"/>
          <w:numId w:val="52"/>
        </w:numPr>
        <w:rPr>
          <w:ins w:id="1527" w:author="Willian" w:date="2016-11-28T20:44:00Z"/>
          <w:rPrChange w:id="1528" w:author="Willian" w:date="2016-11-28T20:46:00Z">
            <w:rPr>
              <w:ins w:id="1529" w:author="Willian" w:date="2016-11-28T20:44:00Z"/>
              <w:rFonts w:ascii="Calibri" w:eastAsia="Times New Roman" w:hAnsi="Calibri"/>
              <w:color w:val="333333"/>
              <w:sz w:val="23"/>
              <w:szCs w:val="23"/>
            </w:rPr>
          </w:rPrChange>
        </w:rPr>
        <w:pPrChange w:id="1530" w:author="Willian" w:date="2016-11-28T21:08:00Z">
          <w:pPr>
            <w:numPr>
              <w:numId w:val="50"/>
            </w:numPr>
            <w:shd w:val="clear" w:color="auto" w:fill="FBFBFB"/>
            <w:tabs>
              <w:tab w:val="num" w:pos="720"/>
            </w:tabs>
            <w:spacing w:before="100" w:beforeAutospacing="1" w:after="100" w:afterAutospacing="1"/>
            <w:ind w:left="720" w:hanging="360"/>
            <w:jc w:val="left"/>
          </w:pPr>
        </w:pPrChange>
      </w:pPr>
      <w:ins w:id="1531" w:author="Willian" w:date="2016-11-28T20:44:00Z">
        <w:r w:rsidRPr="00552719">
          <w:rPr>
            <w:rPrChange w:id="1532" w:author="Willian" w:date="2016-11-28T20:46:00Z">
              <w:rPr>
                <w:rFonts w:ascii="Calibri" w:eastAsia="Times New Roman" w:hAnsi="Calibri"/>
                <w:b/>
                <w:color w:val="333333"/>
                <w:sz w:val="23"/>
                <w:szCs w:val="23"/>
              </w:rPr>
            </w:rPrChange>
          </w:rPr>
          <w:t xml:space="preserve">O usuário altera a senha: O </w:t>
        </w:r>
        <w:proofErr w:type="spellStart"/>
        <w:r w:rsidRPr="00552719">
          <w:rPr>
            <w:rPrChange w:id="1533" w:author="Willian" w:date="2016-11-28T20:46:00Z">
              <w:rPr>
                <w:rFonts w:ascii="Calibri" w:eastAsia="Times New Roman" w:hAnsi="Calibri"/>
                <w:b/>
                <w:color w:val="333333"/>
                <w:sz w:val="23"/>
                <w:szCs w:val="23"/>
              </w:rPr>
            </w:rPrChange>
          </w:rPr>
          <w:t>Firebase</w:t>
        </w:r>
        <w:proofErr w:type="spellEnd"/>
        <w:r w:rsidRPr="00552719">
          <w:rPr>
            <w:rPrChange w:id="1534" w:author="Willian" w:date="2016-11-28T20:46:00Z">
              <w:rPr>
                <w:rFonts w:ascii="Calibri" w:eastAsia="Times New Roman" w:hAnsi="Calibri"/>
                <w:b/>
                <w:color w:val="333333"/>
                <w:sz w:val="23"/>
                <w:szCs w:val="23"/>
              </w:rPr>
            </w:rPrChange>
          </w:rPr>
          <w:t xml:space="preserve"> emite novos </w:t>
        </w:r>
        <w:proofErr w:type="spellStart"/>
        <w:r w:rsidRPr="00552719">
          <w:rPr>
            <w:rPrChange w:id="1535" w:author="Willian" w:date="2016-11-28T20:46:00Z">
              <w:rPr>
                <w:rFonts w:ascii="Calibri" w:eastAsia="Times New Roman" w:hAnsi="Calibri"/>
                <w:b/>
                <w:color w:val="333333"/>
                <w:sz w:val="23"/>
                <w:szCs w:val="23"/>
              </w:rPr>
            </w:rPrChange>
          </w:rPr>
          <w:t>tokens</w:t>
        </w:r>
        <w:proofErr w:type="spellEnd"/>
        <w:r w:rsidRPr="00552719">
          <w:rPr>
            <w:rPrChange w:id="1536" w:author="Willian" w:date="2016-11-28T20:46:00Z">
              <w:rPr>
                <w:rFonts w:ascii="Calibri" w:eastAsia="Times New Roman" w:hAnsi="Calibri"/>
                <w:b/>
                <w:color w:val="333333"/>
                <w:sz w:val="23"/>
                <w:szCs w:val="23"/>
              </w:rPr>
            </w:rPrChange>
          </w:rPr>
          <w:t xml:space="preserve"> de acesso e atualização e considera os antigos como expirados. Isso automaticamente desconecta o usuário de todos os dispositivos, por motivos de segurança</w:t>
        </w:r>
      </w:ins>
    </w:p>
    <w:p w14:paraId="0C5CBAD6" w14:textId="77777777" w:rsidR="00120ECD" w:rsidRPr="00552719" w:rsidRDefault="00120ECD" w:rsidP="00E22425">
      <w:pPr>
        <w:pStyle w:val="PargrafodaLista"/>
        <w:numPr>
          <w:ilvl w:val="0"/>
          <w:numId w:val="52"/>
        </w:numPr>
        <w:rPr>
          <w:ins w:id="1537" w:author="Willian" w:date="2016-11-28T20:44:00Z"/>
          <w:rPrChange w:id="1538" w:author="Willian" w:date="2016-11-28T20:46:00Z">
            <w:rPr>
              <w:ins w:id="1539" w:author="Willian" w:date="2016-11-28T20:44:00Z"/>
              <w:rFonts w:ascii="Calibri" w:eastAsia="Times New Roman" w:hAnsi="Calibri"/>
              <w:color w:val="333333"/>
              <w:sz w:val="23"/>
              <w:szCs w:val="23"/>
            </w:rPr>
          </w:rPrChange>
        </w:rPr>
        <w:pPrChange w:id="1540" w:author="Willian" w:date="2016-11-28T21:08:00Z">
          <w:pPr>
            <w:numPr>
              <w:numId w:val="50"/>
            </w:numPr>
            <w:shd w:val="clear" w:color="auto" w:fill="FBFBFB"/>
            <w:tabs>
              <w:tab w:val="num" w:pos="720"/>
            </w:tabs>
            <w:spacing w:before="100" w:beforeAutospacing="1" w:after="100" w:afterAutospacing="1"/>
            <w:ind w:left="720" w:hanging="360"/>
            <w:jc w:val="left"/>
          </w:pPr>
        </w:pPrChange>
      </w:pPr>
      <w:ins w:id="1541" w:author="Willian" w:date="2016-11-28T20:44:00Z">
        <w:r w:rsidRPr="00552719">
          <w:rPr>
            <w:rPrChange w:id="1542" w:author="Willian" w:date="2016-11-28T20:46:00Z">
              <w:rPr>
                <w:rFonts w:ascii="Calibri" w:eastAsia="Times New Roman" w:hAnsi="Calibri"/>
                <w:b/>
                <w:color w:val="333333"/>
                <w:sz w:val="23"/>
                <w:szCs w:val="23"/>
              </w:rPr>
            </w:rPrChange>
          </w:rPr>
          <w:t xml:space="preserve">O usuário é </w:t>
        </w:r>
        <w:proofErr w:type="spellStart"/>
        <w:r w:rsidRPr="00552719">
          <w:rPr>
            <w:rPrChange w:id="1543" w:author="Willian" w:date="2016-11-28T20:46:00Z">
              <w:rPr>
                <w:rFonts w:ascii="Calibri" w:eastAsia="Times New Roman" w:hAnsi="Calibri"/>
                <w:b/>
                <w:color w:val="333333"/>
                <w:sz w:val="23"/>
                <w:szCs w:val="23"/>
              </w:rPr>
            </w:rPrChange>
          </w:rPr>
          <w:t>reautenticado</w:t>
        </w:r>
        <w:proofErr w:type="spellEnd"/>
        <w:r w:rsidRPr="00552719">
          <w:rPr>
            <w:rPrChange w:id="1544" w:author="Willian" w:date="2016-11-28T20:46:00Z">
              <w:rPr>
                <w:rFonts w:ascii="Calibri" w:eastAsia="Times New Roman" w:hAnsi="Calibri"/>
                <w:b/>
                <w:color w:val="333333"/>
                <w:sz w:val="23"/>
                <w:szCs w:val="23"/>
              </w:rPr>
            </w:rPrChange>
          </w:rPr>
          <w:t xml:space="preserve">: algumas ações exigem que as credenciais do usuário tenham sido emitidas recentemente, como excluir uma conta, definir um endereço de e-mail primário e alterar uma senha. Em vez de desconectar o usuário e conectá-lo novamente, obtenha novas credenciais do usuário e passe-as para o método de </w:t>
        </w:r>
        <w:proofErr w:type="spellStart"/>
        <w:r w:rsidRPr="00552719">
          <w:rPr>
            <w:rPrChange w:id="1545" w:author="Willian" w:date="2016-11-28T20:46:00Z">
              <w:rPr>
                <w:rFonts w:ascii="Calibri" w:eastAsia="Times New Roman" w:hAnsi="Calibri"/>
                <w:b/>
                <w:color w:val="333333"/>
                <w:sz w:val="23"/>
                <w:szCs w:val="23"/>
              </w:rPr>
            </w:rPrChange>
          </w:rPr>
          <w:t>reautenticação</w:t>
        </w:r>
        <w:proofErr w:type="spellEnd"/>
        <w:r w:rsidRPr="00552719">
          <w:rPr>
            <w:rPrChange w:id="1546" w:author="Willian" w:date="2016-11-28T20:46:00Z">
              <w:rPr>
                <w:rFonts w:ascii="Calibri" w:eastAsia="Times New Roman" w:hAnsi="Calibri"/>
                <w:b/>
                <w:color w:val="333333"/>
                <w:sz w:val="23"/>
                <w:szCs w:val="23"/>
              </w:rPr>
            </w:rPrChange>
          </w:rPr>
          <w:t xml:space="preserve"> do objeto </w:t>
        </w:r>
        <w:proofErr w:type="spellStart"/>
        <w:r w:rsidRPr="00552719">
          <w:rPr>
            <w:rPrChange w:id="1547" w:author="Willian" w:date="2016-11-28T20:46:00Z">
              <w:rPr>
                <w:rFonts w:ascii="Calibri" w:eastAsia="Times New Roman" w:hAnsi="Calibri"/>
                <w:b/>
                <w:color w:val="333333"/>
                <w:sz w:val="23"/>
                <w:szCs w:val="23"/>
              </w:rPr>
            </w:rPrChange>
          </w:rPr>
          <w:t>User</w:t>
        </w:r>
        <w:proofErr w:type="spellEnd"/>
        <w:r w:rsidRPr="00552719">
          <w:rPr>
            <w:rPrChange w:id="1548" w:author="Willian" w:date="2016-11-28T20:46:00Z">
              <w:rPr>
                <w:rFonts w:ascii="Calibri" w:eastAsia="Times New Roman" w:hAnsi="Calibri"/>
                <w:b/>
                <w:color w:val="333333"/>
                <w:sz w:val="23"/>
                <w:szCs w:val="23"/>
              </w:rPr>
            </w:rPrChange>
          </w:rPr>
          <w:t>.</w:t>
        </w:r>
      </w:ins>
    </w:p>
    <w:p w14:paraId="5E152877" w14:textId="77777777" w:rsidR="00120ECD" w:rsidRPr="00552719" w:rsidRDefault="00120ECD">
      <w:pPr>
        <w:pStyle w:val="Ttulo2"/>
        <w:rPr>
          <w:ins w:id="1549" w:author="Willian" w:date="2016-11-28T20:44:00Z"/>
          <w:rPrChange w:id="1550" w:author="Willian" w:date="2016-11-28T20:46:00Z">
            <w:rPr>
              <w:ins w:id="1551" w:author="Willian" w:date="2016-11-28T20:44:00Z"/>
              <w:rFonts w:ascii="Calibri" w:eastAsia="Times New Roman" w:hAnsi="Calibri"/>
              <w:color w:val="333333"/>
              <w:sz w:val="39"/>
              <w:szCs w:val="39"/>
            </w:rPr>
          </w:rPrChange>
        </w:rPr>
        <w:pPrChange w:id="1552" w:author="Willian" w:date="2016-11-28T20:49:00Z">
          <w:pPr>
            <w:pStyle w:val="Ttulo3"/>
            <w:shd w:val="clear" w:color="auto" w:fill="FBFBFB"/>
            <w:spacing w:before="312" w:after="158"/>
          </w:pPr>
        </w:pPrChange>
      </w:pPr>
      <w:ins w:id="1553" w:author="Willian" w:date="2016-11-28T20:44:00Z">
        <w:r w:rsidRPr="00552719">
          <w:rPr>
            <w:rPrChange w:id="1554" w:author="Willian" w:date="2016-11-28T20:46:00Z">
              <w:rPr>
                <w:rFonts w:ascii="Calibri" w:eastAsia="Times New Roman" w:hAnsi="Calibri"/>
                <w:b/>
                <w:bCs/>
                <w:color w:val="333333"/>
                <w:sz w:val="39"/>
                <w:szCs w:val="39"/>
              </w:rPr>
            </w:rPrChange>
          </w:rPr>
          <w:t xml:space="preserve">Gerenciar usuários no </w:t>
        </w:r>
        <w:proofErr w:type="spellStart"/>
        <w:r w:rsidRPr="00552719">
          <w:rPr>
            <w:rPrChange w:id="1555" w:author="Willian" w:date="2016-11-28T20:46:00Z">
              <w:rPr>
                <w:rFonts w:ascii="Calibri" w:eastAsia="Times New Roman" w:hAnsi="Calibri"/>
                <w:b/>
                <w:bCs/>
                <w:color w:val="333333"/>
                <w:sz w:val="39"/>
                <w:szCs w:val="39"/>
              </w:rPr>
            </w:rPrChange>
          </w:rPr>
          <w:t>Firebase</w:t>
        </w:r>
        <w:proofErr w:type="spellEnd"/>
      </w:ins>
    </w:p>
    <w:p w14:paraId="6CBE4827" w14:textId="77777777" w:rsidR="00120ECD" w:rsidRPr="00552719" w:rsidRDefault="00120ECD">
      <w:pPr>
        <w:pStyle w:val="Ttulo3"/>
        <w:rPr>
          <w:ins w:id="1556" w:author="Willian" w:date="2016-11-28T20:44:00Z"/>
          <w:rPrChange w:id="1557" w:author="Willian" w:date="2016-11-28T20:46:00Z">
            <w:rPr>
              <w:ins w:id="1558" w:author="Willian" w:date="2016-11-28T20:44:00Z"/>
              <w:rFonts w:ascii="Calibri" w:eastAsia="Times New Roman" w:hAnsi="Calibri"/>
              <w:b/>
              <w:bCs/>
              <w:color w:val="333333"/>
              <w:sz w:val="29"/>
              <w:szCs w:val="29"/>
            </w:rPr>
          </w:rPrChange>
        </w:rPr>
        <w:pPrChange w:id="1559" w:author="Willian" w:date="2016-11-28T20:49:00Z">
          <w:pPr>
            <w:pStyle w:val="Ttulo4"/>
            <w:shd w:val="clear" w:color="auto" w:fill="FBFBFB"/>
            <w:spacing w:before="312" w:after="158"/>
          </w:pPr>
        </w:pPrChange>
      </w:pPr>
      <w:ins w:id="1560" w:author="Willian" w:date="2016-11-28T20:44:00Z">
        <w:r w:rsidRPr="00552719">
          <w:rPr>
            <w:rPrChange w:id="1561" w:author="Willian" w:date="2016-11-28T20:46:00Z">
              <w:rPr>
                <w:rFonts w:ascii="Calibri" w:eastAsia="Times New Roman" w:hAnsi="Calibri"/>
                <w:b/>
                <w:bCs/>
                <w:color w:val="333333"/>
                <w:sz w:val="29"/>
                <w:szCs w:val="29"/>
              </w:rPr>
            </w:rPrChange>
          </w:rPr>
          <w:t>Criar um usuário</w:t>
        </w:r>
      </w:ins>
    </w:p>
    <w:p w14:paraId="5AE2E1B9" w14:textId="044BFC55" w:rsidR="00120ECD" w:rsidRPr="00552719" w:rsidRDefault="00120ECD" w:rsidP="00E22425">
      <w:pPr>
        <w:rPr>
          <w:ins w:id="1562" w:author="Willian" w:date="2016-11-28T20:44:00Z"/>
        </w:rPr>
        <w:pPrChange w:id="1563" w:author="Willian" w:date="2016-11-28T21:09:00Z">
          <w:pPr>
            <w:shd w:val="clear" w:color="auto" w:fill="FBFBFB"/>
            <w:spacing w:after="288" w:line="312" w:lineRule="atLeast"/>
          </w:pPr>
        </w:pPrChange>
      </w:pPr>
      <w:ins w:id="1564" w:author="Willian" w:date="2016-11-28T20:44:00Z">
        <w:r w:rsidRPr="00552719">
          <w:t xml:space="preserve">Para criar um novo usuário no projeto </w:t>
        </w:r>
        <w:proofErr w:type="spellStart"/>
        <w:r w:rsidRPr="00552719">
          <w:t>Firebase</w:t>
        </w:r>
        <w:proofErr w:type="spellEnd"/>
        <w:r w:rsidRPr="00552719">
          <w:t xml:space="preserve">, chame o método </w:t>
        </w:r>
        <w:proofErr w:type="spellStart"/>
        <w:proofErr w:type="gramStart"/>
        <w:r w:rsidRPr="00552719">
          <w:t>createUser</w:t>
        </w:r>
      </w:ins>
      <w:proofErr w:type="spellEnd"/>
      <w:ins w:id="1565" w:author="Willian" w:date="2016-11-28T23:59:00Z">
        <w:r w:rsidR="00442191">
          <w:t>(</w:t>
        </w:r>
        <w:proofErr w:type="spellStart"/>
        <w:proofErr w:type="gramEnd"/>
        <w:r w:rsidR="00442191">
          <w:t>w</w:t>
        </w:r>
      </w:ins>
      <w:ins w:id="1566" w:author="Willian" w:date="2016-11-28T20:44:00Z">
        <w:r w:rsidRPr="00552719">
          <w:t>ithEmail</w:t>
        </w:r>
      </w:ins>
      <w:ins w:id="1567" w:author="Willian" w:date="2016-11-28T23:58:00Z">
        <w:r w:rsidR="00442191">
          <w:t>:</w:t>
        </w:r>
      </w:ins>
      <w:ins w:id="1568" w:author="Willian" w:date="2016-11-28T20:44:00Z">
        <w:r w:rsidRPr="00552719">
          <w:t>password:completion</w:t>
        </w:r>
        <w:proofErr w:type="spellEnd"/>
        <w:r w:rsidRPr="00552719">
          <w:t>:</w:t>
        </w:r>
      </w:ins>
      <w:ins w:id="1569" w:author="Willian" w:date="2016-11-28T23:59:00Z">
        <w:r w:rsidR="00442191">
          <w:t>)</w:t>
        </w:r>
      </w:ins>
      <w:ins w:id="1570" w:author="Willian" w:date="2016-11-28T20:44:00Z">
        <w:r w:rsidRPr="00552719">
          <w:t xml:space="preserve"> ou conecte um usuário pela primeira vez usando um provedor de identidades federadas, como o Google </w:t>
        </w:r>
        <w:proofErr w:type="spellStart"/>
        <w:r w:rsidRPr="00552719">
          <w:t>Sign</w:t>
        </w:r>
        <w:proofErr w:type="spellEnd"/>
        <w:r w:rsidRPr="00552719">
          <w:t xml:space="preserve">-In ou o </w:t>
        </w:r>
        <w:proofErr w:type="spellStart"/>
        <w:r w:rsidRPr="00552719">
          <w:t>login</w:t>
        </w:r>
        <w:proofErr w:type="spellEnd"/>
        <w:r w:rsidRPr="00552719">
          <w:t xml:space="preserve"> do </w:t>
        </w:r>
        <w:proofErr w:type="spellStart"/>
        <w:r w:rsidRPr="00552719">
          <w:t>Facebook</w:t>
        </w:r>
        <w:proofErr w:type="spellEnd"/>
        <w:r w:rsidRPr="00552719">
          <w:t>.</w:t>
        </w:r>
      </w:ins>
    </w:p>
    <w:p w14:paraId="4CFA633A" w14:textId="77777777" w:rsidR="00120ECD" w:rsidRPr="00552719" w:rsidRDefault="00120ECD" w:rsidP="00E22425">
      <w:pPr>
        <w:rPr>
          <w:ins w:id="1571" w:author="Willian" w:date="2016-11-28T20:44:00Z"/>
        </w:rPr>
        <w:pPrChange w:id="1572" w:author="Willian" w:date="2016-11-28T21:09:00Z">
          <w:pPr>
            <w:shd w:val="clear" w:color="auto" w:fill="FBFBFB"/>
            <w:spacing w:after="288" w:line="312" w:lineRule="atLeast"/>
          </w:pPr>
        </w:pPrChange>
      </w:pPr>
      <w:ins w:id="1573" w:author="Willian" w:date="2016-11-28T20:44:00Z">
        <w:r w:rsidRPr="00552719">
          <w:t xml:space="preserve">Você também pode criar novos usuários autenticados com senha na seção </w:t>
        </w:r>
        <w:proofErr w:type="spellStart"/>
        <w:r w:rsidRPr="00552719">
          <w:t>Authentication</w:t>
        </w:r>
        <w:proofErr w:type="spellEnd"/>
        <w:r w:rsidRPr="00552719">
          <w:t xml:space="preserve"> do </w:t>
        </w:r>
        <w:proofErr w:type="spellStart"/>
        <w:r w:rsidRPr="00552719">
          <w:t>Firebase</w:t>
        </w:r>
        <w:proofErr w:type="spellEnd"/>
        <w:r w:rsidRPr="00552719">
          <w:t xml:space="preserve"> console, na página </w:t>
        </w:r>
        <w:proofErr w:type="spellStart"/>
        <w:r w:rsidRPr="00552719">
          <w:t>Users</w:t>
        </w:r>
        <w:proofErr w:type="spellEnd"/>
        <w:r w:rsidRPr="00552719">
          <w:t>.</w:t>
        </w:r>
      </w:ins>
    </w:p>
    <w:p w14:paraId="3CBD8CED" w14:textId="77777777" w:rsidR="00120ECD" w:rsidRPr="00552719" w:rsidRDefault="00120ECD">
      <w:pPr>
        <w:pStyle w:val="Ttulo3"/>
        <w:rPr>
          <w:ins w:id="1574" w:author="Willian" w:date="2016-11-28T20:44:00Z"/>
          <w:rPrChange w:id="1575" w:author="Willian" w:date="2016-11-28T20:46:00Z">
            <w:rPr>
              <w:ins w:id="1576" w:author="Willian" w:date="2016-11-28T20:44:00Z"/>
              <w:rFonts w:ascii="Calibri" w:eastAsia="Times New Roman" w:hAnsi="Calibri"/>
              <w:color w:val="333333"/>
              <w:sz w:val="29"/>
              <w:szCs w:val="29"/>
            </w:rPr>
          </w:rPrChange>
        </w:rPr>
        <w:pPrChange w:id="1577" w:author="Willian" w:date="2016-11-28T20:49:00Z">
          <w:pPr>
            <w:pStyle w:val="Ttulo4"/>
            <w:shd w:val="clear" w:color="auto" w:fill="FBFBFB"/>
            <w:spacing w:before="312" w:after="158"/>
          </w:pPr>
        </w:pPrChange>
      </w:pPr>
      <w:ins w:id="1578" w:author="Willian" w:date="2016-11-28T20:44:00Z">
        <w:r w:rsidRPr="00552719">
          <w:rPr>
            <w:rPrChange w:id="1579" w:author="Willian" w:date="2016-11-28T20:46:00Z">
              <w:rPr>
                <w:rFonts w:ascii="Calibri" w:eastAsia="Times New Roman" w:hAnsi="Calibri"/>
                <w:b/>
                <w:bCs/>
                <w:color w:val="333333"/>
                <w:sz w:val="29"/>
                <w:szCs w:val="29"/>
              </w:rPr>
            </w:rPrChange>
          </w:rPr>
          <w:lastRenderedPageBreak/>
          <w:t>Obter o usuário atualmente conectado</w:t>
        </w:r>
      </w:ins>
    </w:p>
    <w:p w14:paraId="4ED4264E" w14:textId="77777777" w:rsidR="00120ECD" w:rsidRPr="00552719" w:rsidRDefault="00120ECD" w:rsidP="00E22425">
      <w:pPr>
        <w:rPr>
          <w:ins w:id="1580" w:author="Willian" w:date="2016-11-28T20:44:00Z"/>
        </w:rPr>
        <w:pPrChange w:id="1581" w:author="Willian" w:date="2016-11-28T21:09:00Z">
          <w:pPr>
            <w:shd w:val="clear" w:color="auto" w:fill="FBFBFB"/>
            <w:spacing w:after="288" w:line="312" w:lineRule="atLeast"/>
          </w:pPr>
        </w:pPrChange>
      </w:pPr>
      <w:ins w:id="1582" w:author="Willian" w:date="2016-11-28T20:44:00Z">
        <w:r w:rsidRPr="00552719">
          <w:t xml:space="preserve">A maneira recomendada de obter o usuário atual é definir um ouvinte no objeto </w:t>
        </w:r>
        <w:proofErr w:type="spellStart"/>
        <w:r w:rsidRPr="00552719">
          <w:t>Auth</w:t>
        </w:r>
        <w:proofErr w:type="spellEnd"/>
        <w:r w:rsidRPr="00552719">
          <w:t>:</w:t>
        </w:r>
      </w:ins>
    </w:p>
    <w:p w14:paraId="01E0CB36" w14:textId="77777777" w:rsidR="003F6A95" w:rsidRPr="003F6A95" w:rsidRDefault="003F6A95" w:rsidP="003F6A95">
      <w:pPr>
        <w:widowControl w:val="0"/>
        <w:tabs>
          <w:tab w:val="left" w:pos="692"/>
        </w:tabs>
        <w:autoSpaceDE w:val="0"/>
        <w:autoSpaceDN w:val="0"/>
        <w:adjustRightInd w:val="0"/>
        <w:spacing w:after="0"/>
        <w:ind w:left="567"/>
        <w:jc w:val="left"/>
        <w:rPr>
          <w:ins w:id="1583" w:author="Willian" w:date="2016-11-28T23:48:00Z"/>
          <w:rFonts w:ascii="Menlo" w:hAnsi="Menlo" w:cs="Menlo"/>
          <w:sz w:val="18"/>
          <w:szCs w:val="18"/>
          <w:rPrChange w:id="1584" w:author="Willian" w:date="2016-11-28T23:48:00Z">
            <w:rPr>
              <w:ins w:id="1585" w:author="Willian" w:date="2016-11-28T23:48:00Z"/>
              <w:rFonts w:ascii="Menlo" w:hAnsi="Menlo" w:cs="Menlo"/>
              <w:sz w:val="28"/>
              <w:szCs w:val="28"/>
            </w:rPr>
          </w:rPrChange>
        </w:rPr>
        <w:pPrChange w:id="1586" w:author="Willian" w:date="2016-11-28T23:49:00Z">
          <w:pPr>
            <w:widowControl w:val="0"/>
            <w:tabs>
              <w:tab w:val="left" w:pos="692"/>
            </w:tabs>
            <w:autoSpaceDE w:val="0"/>
            <w:autoSpaceDN w:val="0"/>
            <w:adjustRightInd w:val="0"/>
            <w:spacing w:after="0"/>
            <w:jc w:val="left"/>
          </w:pPr>
        </w:pPrChange>
      </w:pPr>
      <w:proofErr w:type="spellStart"/>
      <w:ins w:id="1587" w:author="Willian" w:date="2016-11-28T23:48:00Z">
        <w:r w:rsidRPr="003F6A95">
          <w:rPr>
            <w:rFonts w:ascii="Menlo" w:hAnsi="Menlo" w:cs="Menlo"/>
            <w:color w:val="3F6E74"/>
            <w:sz w:val="18"/>
            <w:szCs w:val="18"/>
            <w:rPrChange w:id="1588" w:author="Willian" w:date="2016-11-28T23:48:00Z">
              <w:rPr>
                <w:rFonts w:ascii="Menlo" w:hAnsi="Menlo" w:cs="Menlo"/>
                <w:color w:val="3F6E74"/>
                <w:sz w:val="28"/>
                <w:szCs w:val="28"/>
              </w:rPr>
            </w:rPrChange>
          </w:rPr>
          <w:t>FIRAuth</w:t>
        </w:r>
        <w:r w:rsidRPr="003F6A95">
          <w:rPr>
            <w:rFonts w:ascii="Menlo" w:hAnsi="Menlo" w:cs="Menlo"/>
            <w:sz w:val="18"/>
            <w:szCs w:val="18"/>
            <w:rPrChange w:id="1589" w:author="Willian" w:date="2016-11-28T23:48:00Z">
              <w:rPr>
                <w:rFonts w:ascii="Menlo" w:hAnsi="Menlo" w:cs="Menlo"/>
                <w:sz w:val="28"/>
                <w:szCs w:val="28"/>
              </w:rPr>
            </w:rPrChange>
          </w:rPr>
          <w:t>.</w:t>
        </w:r>
        <w:r w:rsidRPr="003F6A95">
          <w:rPr>
            <w:rFonts w:ascii="Menlo" w:hAnsi="Menlo" w:cs="Menlo"/>
            <w:color w:val="26474B"/>
            <w:sz w:val="18"/>
            <w:szCs w:val="18"/>
            <w:rPrChange w:id="1590" w:author="Willian" w:date="2016-11-28T23:48:00Z">
              <w:rPr>
                <w:rFonts w:ascii="Menlo" w:hAnsi="Menlo" w:cs="Menlo"/>
                <w:color w:val="26474B"/>
                <w:sz w:val="28"/>
                <w:szCs w:val="28"/>
              </w:rPr>
            </w:rPrChange>
          </w:rPr>
          <w:t>auth</w:t>
        </w:r>
        <w:proofErr w:type="spellEnd"/>
        <w:r w:rsidRPr="003F6A95">
          <w:rPr>
            <w:rFonts w:ascii="Menlo" w:hAnsi="Menlo" w:cs="Menlo"/>
            <w:sz w:val="18"/>
            <w:szCs w:val="18"/>
            <w:rPrChange w:id="1591" w:author="Willian" w:date="2016-11-28T23:48:00Z">
              <w:rPr>
                <w:rFonts w:ascii="Menlo" w:hAnsi="Menlo" w:cs="Menlo"/>
                <w:sz w:val="28"/>
                <w:szCs w:val="28"/>
              </w:rPr>
            </w:rPrChange>
          </w:rPr>
          <w:t>()</w:t>
        </w:r>
        <w:proofErr w:type="gramStart"/>
        <w:r w:rsidRPr="003F6A95">
          <w:rPr>
            <w:rFonts w:ascii="Menlo" w:hAnsi="Menlo" w:cs="Menlo"/>
            <w:sz w:val="18"/>
            <w:szCs w:val="18"/>
            <w:rPrChange w:id="1592" w:author="Willian" w:date="2016-11-28T23:48:00Z">
              <w:rPr>
                <w:rFonts w:ascii="Menlo" w:hAnsi="Menlo" w:cs="Menlo"/>
                <w:sz w:val="28"/>
                <w:szCs w:val="28"/>
              </w:rPr>
            </w:rPrChange>
          </w:rPr>
          <w:t>?.</w:t>
        </w:r>
        <w:proofErr w:type="spellStart"/>
        <w:r w:rsidRPr="003F6A95">
          <w:rPr>
            <w:rFonts w:ascii="Menlo" w:hAnsi="Menlo" w:cs="Menlo"/>
            <w:color w:val="26474B"/>
            <w:sz w:val="18"/>
            <w:szCs w:val="18"/>
            <w:rPrChange w:id="1593" w:author="Willian" w:date="2016-11-28T23:48:00Z">
              <w:rPr>
                <w:rFonts w:ascii="Menlo" w:hAnsi="Menlo" w:cs="Menlo"/>
                <w:color w:val="26474B"/>
                <w:sz w:val="28"/>
                <w:szCs w:val="28"/>
              </w:rPr>
            </w:rPrChange>
          </w:rPr>
          <w:t>addStateDidChangeListener</w:t>
        </w:r>
        <w:proofErr w:type="spellEnd"/>
        <w:proofErr w:type="gramEnd"/>
        <w:r w:rsidRPr="003F6A95">
          <w:rPr>
            <w:rFonts w:ascii="Menlo" w:hAnsi="Menlo" w:cs="Menlo"/>
            <w:sz w:val="18"/>
            <w:szCs w:val="18"/>
            <w:rPrChange w:id="1594" w:author="Willian" w:date="2016-11-28T23:48:00Z">
              <w:rPr>
                <w:rFonts w:ascii="Menlo" w:hAnsi="Menlo" w:cs="Menlo"/>
                <w:sz w:val="28"/>
                <w:szCs w:val="28"/>
              </w:rPr>
            </w:rPrChange>
          </w:rPr>
          <w:t xml:space="preserve"> { </w:t>
        </w:r>
        <w:proofErr w:type="spellStart"/>
        <w:r w:rsidRPr="003F6A95">
          <w:rPr>
            <w:rFonts w:ascii="Menlo" w:hAnsi="Menlo" w:cs="Menlo"/>
            <w:sz w:val="18"/>
            <w:szCs w:val="18"/>
            <w:rPrChange w:id="1595" w:author="Willian" w:date="2016-11-28T23:48:00Z">
              <w:rPr>
                <w:rFonts w:ascii="Menlo" w:hAnsi="Menlo" w:cs="Menlo"/>
                <w:sz w:val="28"/>
                <w:szCs w:val="28"/>
              </w:rPr>
            </w:rPrChange>
          </w:rPr>
          <w:t>auth</w:t>
        </w:r>
        <w:proofErr w:type="spellEnd"/>
        <w:r w:rsidRPr="003F6A95">
          <w:rPr>
            <w:rFonts w:ascii="Menlo" w:hAnsi="Menlo" w:cs="Menlo"/>
            <w:sz w:val="18"/>
            <w:szCs w:val="18"/>
            <w:rPrChange w:id="1596" w:author="Willian" w:date="2016-11-28T23:48:00Z">
              <w:rPr>
                <w:rFonts w:ascii="Menlo" w:hAnsi="Menlo" w:cs="Menlo"/>
                <w:sz w:val="28"/>
                <w:szCs w:val="28"/>
              </w:rPr>
            </w:rPrChange>
          </w:rPr>
          <w:t xml:space="preserve">, </w:t>
        </w:r>
        <w:proofErr w:type="spellStart"/>
        <w:r w:rsidRPr="003F6A95">
          <w:rPr>
            <w:rFonts w:ascii="Menlo" w:hAnsi="Menlo" w:cs="Menlo"/>
            <w:sz w:val="18"/>
            <w:szCs w:val="18"/>
            <w:rPrChange w:id="1597" w:author="Willian" w:date="2016-11-28T23:48:00Z">
              <w:rPr>
                <w:rFonts w:ascii="Menlo" w:hAnsi="Menlo" w:cs="Menlo"/>
                <w:sz w:val="28"/>
                <w:szCs w:val="28"/>
              </w:rPr>
            </w:rPrChange>
          </w:rPr>
          <w:t>user</w:t>
        </w:r>
        <w:proofErr w:type="spellEnd"/>
        <w:r w:rsidRPr="003F6A95">
          <w:rPr>
            <w:rFonts w:ascii="Menlo" w:hAnsi="Menlo" w:cs="Menlo"/>
            <w:sz w:val="18"/>
            <w:szCs w:val="18"/>
            <w:rPrChange w:id="1598" w:author="Willian" w:date="2016-11-28T23:48:00Z">
              <w:rPr>
                <w:rFonts w:ascii="Menlo" w:hAnsi="Menlo" w:cs="Menlo"/>
                <w:sz w:val="28"/>
                <w:szCs w:val="28"/>
              </w:rPr>
            </w:rPrChange>
          </w:rPr>
          <w:t xml:space="preserve"> </w:t>
        </w:r>
        <w:r w:rsidRPr="003F6A95">
          <w:rPr>
            <w:rFonts w:ascii="Menlo" w:hAnsi="Menlo" w:cs="Menlo"/>
            <w:color w:val="AA0D91"/>
            <w:sz w:val="18"/>
            <w:szCs w:val="18"/>
            <w:rPrChange w:id="1599" w:author="Willian" w:date="2016-11-28T23:48:00Z">
              <w:rPr>
                <w:rFonts w:ascii="Menlo" w:hAnsi="Menlo" w:cs="Menlo"/>
                <w:color w:val="AA0D91"/>
                <w:sz w:val="28"/>
                <w:szCs w:val="28"/>
              </w:rPr>
            </w:rPrChange>
          </w:rPr>
          <w:t>in</w:t>
        </w:r>
      </w:ins>
    </w:p>
    <w:p w14:paraId="27E08A52" w14:textId="086B03CB" w:rsidR="003F6A95" w:rsidRPr="003F6A95" w:rsidRDefault="003F6A95" w:rsidP="003F6A95">
      <w:pPr>
        <w:widowControl w:val="0"/>
        <w:tabs>
          <w:tab w:val="left" w:pos="692"/>
        </w:tabs>
        <w:autoSpaceDE w:val="0"/>
        <w:autoSpaceDN w:val="0"/>
        <w:adjustRightInd w:val="0"/>
        <w:spacing w:after="0"/>
        <w:ind w:left="567"/>
        <w:jc w:val="left"/>
        <w:rPr>
          <w:ins w:id="1600" w:author="Willian" w:date="2016-11-28T23:48:00Z"/>
          <w:rFonts w:ascii="Menlo" w:hAnsi="Menlo" w:cs="Menlo"/>
          <w:sz w:val="18"/>
          <w:szCs w:val="18"/>
          <w:rPrChange w:id="1601" w:author="Willian" w:date="2016-11-28T23:48:00Z">
            <w:rPr>
              <w:ins w:id="1602" w:author="Willian" w:date="2016-11-28T23:48:00Z"/>
              <w:rFonts w:ascii="Menlo" w:hAnsi="Menlo" w:cs="Menlo"/>
              <w:sz w:val="28"/>
              <w:szCs w:val="28"/>
            </w:rPr>
          </w:rPrChange>
        </w:rPr>
        <w:pPrChange w:id="1603" w:author="Willian" w:date="2016-11-28T23:49:00Z">
          <w:pPr>
            <w:widowControl w:val="0"/>
            <w:tabs>
              <w:tab w:val="left" w:pos="692"/>
            </w:tabs>
            <w:autoSpaceDE w:val="0"/>
            <w:autoSpaceDN w:val="0"/>
            <w:adjustRightInd w:val="0"/>
            <w:spacing w:after="0"/>
            <w:jc w:val="left"/>
          </w:pPr>
        </w:pPrChange>
      </w:pPr>
      <w:ins w:id="1604" w:author="Willian" w:date="2016-11-28T23:48:00Z">
        <w:r>
          <w:rPr>
            <w:rFonts w:ascii="Menlo" w:hAnsi="Menlo" w:cs="Menlo"/>
            <w:sz w:val="18"/>
            <w:szCs w:val="18"/>
          </w:rPr>
          <w:t xml:space="preserve">    </w:t>
        </w:r>
        <w:proofErr w:type="spellStart"/>
        <w:proofErr w:type="gramStart"/>
        <w:r w:rsidRPr="003F6A95">
          <w:rPr>
            <w:rFonts w:ascii="Menlo" w:hAnsi="Menlo" w:cs="Menlo"/>
            <w:color w:val="AA0D91"/>
            <w:sz w:val="18"/>
            <w:szCs w:val="18"/>
            <w:rPrChange w:id="1605" w:author="Willian" w:date="2016-11-28T23:48:00Z">
              <w:rPr>
                <w:rFonts w:ascii="Menlo" w:hAnsi="Menlo" w:cs="Menlo"/>
                <w:color w:val="AA0D91"/>
                <w:sz w:val="28"/>
                <w:szCs w:val="28"/>
              </w:rPr>
            </w:rPrChange>
          </w:rPr>
          <w:t>if</w:t>
        </w:r>
        <w:proofErr w:type="spellEnd"/>
        <w:proofErr w:type="gramEnd"/>
        <w:r w:rsidRPr="003F6A95">
          <w:rPr>
            <w:rFonts w:ascii="Menlo" w:hAnsi="Menlo" w:cs="Menlo"/>
            <w:sz w:val="18"/>
            <w:szCs w:val="18"/>
            <w:rPrChange w:id="1606" w:author="Willian" w:date="2016-11-28T23:48:00Z">
              <w:rPr>
                <w:rFonts w:ascii="Menlo" w:hAnsi="Menlo" w:cs="Menlo"/>
                <w:sz w:val="28"/>
                <w:szCs w:val="28"/>
              </w:rPr>
            </w:rPrChange>
          </w:rPr>
          <w:t xml:space="preserve"> </w:t>
        </w:r>
        <w:proofErr w:type="spellStart"/>
        <w:r w:rsidRPr="003F6A95">
          <w:rPr>
            <w:rFonts w:ascii="Menlo" w:hAnsi="Menlo" w:cs="Menlo"/>
            <w:color w:val="AA0D91"/>
            <w:sz w:val="18"/>
            <w:szCs w:val="18"/>
            <w:rPrChange w:id="1607" w:author="Willian" w:date="2016-11-28T23:48:00Z">
              <w:rPr>
                <w:rFonts w:ascii="Menlo" w:hAnsi="Menlo" w:cs="Menlo"/>
                <w:color w:val="AA0D91"/>
                <w:sz w:val="28"/>
                <w:szCs w:val="28"/>
              </w:rPr>
            </w:rPrChange>
          </w:rPr>
          <w:t>let</w:t>
        </w:r>
        <w:proofErr w:type="spellEnd"/>
        <w:r w:rsidRPr="003F6A95">
          <w:rPr>
            <w:rFonts w:ascii="Menlo" w:hAnsi="Menlo" w:cs="Menlo"/>
            <w:sz w:val="18"/>
            <w:szCs w:val="18"/>
            <w:rPrChange w:id="1608" w:author="Willian" w:date="2016-11-28T23:48:00Z">
              <w:rPr>
                <w:rFonts w:ascii="Menlo" w:hAnsi="Menlo" w:cs="Menlo"/>
                <w:sz w:val="28"/>
                <w:szCs w:val="28"/>
              </w:rPr>
            </w:rPrChange>
          </w:rPr>
          <w:t xml:space="preserve"> </w:t>
        </w:r>
        <w:proofErr w:type="spellStart"/>
        <w:r w:rsidRPr="003F6A95">
          <w:rPr>
            <w:rFonts w:ascii="Menlo" w:hAnsi="Menlo" w:cs="Menlo"/>
            <w:sz w:val="18"/>
            <w:szCs w:val="18"/>
            <w:rPrChange w:id="1609" w:author="Willian" w:date="2016-11-28T23:48:00Z">
              <w:rPr>
                <w:rFonts w:ascii="Menlo" w:hAnsi="Menlo" w:cs="Menlo"/>
                <w:sz w:val="28"/>
                <w:szCs w:val="28"/>
              </w:rPr>
            </w:rPrChange>
          </w:rPr>
          <w:t>user</w:t>
        </w:r>
        <w:proofErr w:type="spellEnd"/>
        <w:r w:rsidRPr="003F6A95">
          <w:rPr>
            <w:rFonts w:ascii="Menlo" w:hAnsi="Menlo" w:cs="Menlo"/>
            <w:sz w:val="18"/>
            <w:szCs w:val="18"/>
            <w:rPrChange w:id="1610" w:author="Willian" w:date="2016-11-28T23:48:00Z">
              <w:rPr>
                <w:rFonts w:ascii="Menlo" w:hAnsi="Menlo" w:cs="Menlo"/>
                <w:sz w:val="28"/>
                <w:szCs w:val="28"/>
              </w:rPr>
            </w:rPrChange>
          </w:rPr>
          <w:t xml:space="preserve"> = </w:t>
        </w:r>
        <w:proofErr w:type="spellStart"/>
        <w:r w:rsidRPr="003F6A95">
          <w:rPr>
            <w:rFonts w:ascii="Menlo" w:hAnsi="Menlo" w:cs="Menlo"/>
            <w:sz w:val="18"/>
            <w:szCs w:val="18"/>
            <w:rPrChange w:id="1611" w:author="Willian" w:date="2016-11-28T23:48:00Z">
              <w:rPr>
                <w:rFonts w:ascii="Menlo" w:hAnsi="Menlo" w:cs="Menlo"/>
                <w:sz w:val="28"/>
                <w:szCs w:val="28"/>
              </w:rPr>
            </w:rPrChange>
          </w:rPr>
          <w:t>user</w:t>
        </w:r>
        <w:proofErr w:type="spellEnd"/>
        <w:r w:rsidRPr="003F6A95">
          <w:rPr>
            <w:rFonts w:ascii="Menlo" w:hAnsi="Menlo" w:cs="Menlo"/>
            <w:sz w:val="18"/>
            <w:szCs w:val="18"/>
            <w:rPrChange w:id="1612" w:author="Willian" w:date="2016-11-28T23:48:00Z">
              <w:rPr>
                <w:rFonts w:ascii="Menlo" w:hAnsi="Menlo" w:cs="Menlo"/>
                <w:sz w:val="28"/>
                <w:szCs w:val="28"/>
              </w:rPr>
            </w:rPrChange>
          </w:rPr>
          <w:t xml:space="preserve"> {</w:t>
        </w:r>
      </w:ins>
    </w:p>
    <w:p w14:paraId="6C272C01" w14:textId="20D831D0" w:rsidR="003F6A95" w:rsidRPr="003F6A95" w:rsidRDefault="003F6A95" w:rsidP="003F6A95">
      <w:pPr>
        <w:widowControl w:val="0"/>
        <w:tabs>
          <w:tab w:val="left" w:pos="692"/>
        </w:tabs>
        <w:autoSpaceDE w:val="0"/>
        <w:autoSpaceDN w:val="0"/>
        <w:adjustRightInd w:val="0"/>
        <w:spacing w:after="0"/>
        <w:ind w:left="567"/>
        <w:jc w:val="left"/>
        <w:rPr>
          <w:ins w:id="1613" w:author="Willian" w:date="2016-11-28T23:48:00Z"/>
          <w:rFonts w:ascii="Menlo" w:hAnsi="Menlo" w:cs="Menlo"/>
          <w:color w:val="007400"/>
          <w:sz w:val="18"/>
          <w:szCs w:val="18"/>
          <w:rPrChange w:id="1614" w:author="Willian" w:date="2016-11-28T23:48:00Z">
            <w:rPr>
              <w:ins w:id="1615" w:author="Willian" w:date="2016-11-28T23:48:00Z"/>
              <w:rFonts w:ascii="Menlo" w:hAnsi="Menlo" w:cs="Menlo"/>
              <w:color w:val="007400"/>
              <w:sz w:val="28"/>
              <w:szCs w:val="28"/>
            </w:rPr>
          </w:rPrChange>
        </w:rPr>
        <w:pPrChange w:id="1616" w:author="Willian" w:date="2016-11-28T23:49:00Z">
          <w:pPr>
            <w:widowControl w:val="0"/>
            <w:tabs>
              <w:tab w:val="left" w:pos="692"/>
            </w:tabs>
            <w:autoSpaceDE w:val="0"/>
            <w:autoSpaceDN w:val="0"/>
            <w:adjustRightInd w:val="0"/>
            <w:spacing w:after="0"/>
            <w:jc w:val="left"/>
          </w:pPr>
        </w:pPrChange>
      </w:pPr>
      <w:ins w:id="1617" w:author="Willian" w:date="2016-11-28T23:48:00Z">
        <w:r>
          <w:rPr>
            <w:rFonts w:ascii="Menlo" w:hAnsi="Menlo" w:cs="Menlo"/>
            <w:sz w:val="18"/>
            <w:szCs w:val="18"/>
          </w:rPr>
          <w:t xml:space="preserve">        </w:t>
        </w:r>
        <w:r w:rsidRPr="003F6A95">
          <w:rPr>
            <w:rFonts w:ascii="Menlo" w:hAnsi="Menlo" w:cs="Menlo"/>
            <w:color w:val="007400"/>
            <w:sz w:val="18"/>
            <w:szCs w:val="18"/>
            <w:rPrChange w:id="1618" w:author="Willian" w:date="2016-11-28T23:48:00Z">
              <w:rPr>
                <w:rFonts w:ascii="Menlo" w:hAnsi="Menlo" w:cs="Menlo"/>
                <w:color w:val="007400"/>
                <w:sz w:val="28"/>
                <w:szCs w:val="28"/>
              </w:rPr>
            </w:rPrChange>
          </w:rPr>
          <w:t xml:space="preserve">// </w:t>
        </w:r>
      </w:ins>
      <w:ins w:id="1619" w:author="Willian" w:date="2016-11-28T23:50:00Z">
        <w:r>
          <w:rPr>
            <w:rFonts w:ascii="Menlo" w:hAnsi="Menlo" w:cs="Menlo"/>
            <w:color w:val="007400"/>
            <w:sz w:val="18"/>
            <w:szCs w:val="18"/>
          </w:rPr>
          <w:t xml:space="preserve">O usuário está </w:t>
        </w:r>
        <w:proofErr w:type="spellStart"/>
        <w:r>
          <w:rPr>
            <w:rFonts w:ascii="Menlo" w:hAnsi="Menlo" w:cs="Menlo"/>
            <w:color w:val="007400"/>
            <w:sz w:val="18"/>
            <w:szCs w:val="18"/>
          </w:rPr>
          <w:t>logado</w:t>
        </w:r>
      </w:ins>
      <w:proofErr w:type="spellEnd"/>
      <w:ins w:id="1620" w:author="Willian" w:date="2016-11-28T23:48:00Z">
        <w:r w:rsidRPr="003F6A95">
          <w:rPr>
            <w:rFonts w:ascii="Menlo" w:hAnsi="Menlo" w:cs="Menlo"/>
            <w:color w:val="007400"/>
            <w:sz w:val="18"/>
            <w:szCs w:val="18"/>
            <w:rPrChange w:id="1621" w:author="Willian" w:date="2016-11-28T23:48:00Z">
              <w:rPr>
                <w:rFonts w:ascii="Menlo" w:hAnsi="Menlo" w:cs="Menlo"/>
                <w:color w:val="007400"/>
                <w:sz w:val="28"/>
                <w:szCs w:val="28"/>
              </w:rPr>
            </w:rPrChange>
          </w:rPr>
          <w:t>.</w:t>
        </w:r>
      </w:ins>
    </w:p>
    <w:p w14:paraId="35D00665" w14:textId="7922028D" w:rsidR="003F6A95" w:rsidRPr="003F6A95" w:rsidRDefault="003F6A95" w:rsidP="003F6A95">
      <w:pPr>
        <w:widowControl w:val="0"/>
        <w:tabs>
          <w:tab w:val="left" w:pos="692"/>
        </w:tabs>
        <w:autoSpaceDE w:val="0"/>
        <w:autoSpaceDN w:val="0"/>
        <w:adjustRightInd w:val="0"/>
        <w:spacing w:after="0"/>
        <w:ind w:left="567"/>
        <w:jc w:val="left"/>
        <w:rPr>
          <w:ins w:id="1622" w:author="Willian" w:date="2016-11-28T23:48:00Z"/>
          <w:rFonts w:ascii="Menlo" w:hAnsi="Menlo" w:cs="Menlo"/>
          <w:sz w:val="18"/>
          <w:szCs w:val="18"/>
          <w:rPrChange w:id="1623" w:author="Willian" w:date="2016-11-28T23:48:00Z">
            <w:rPr>
              <w:ins w:id="1624" w:author="Willian" w:date="2016-11-28T23:48:00Z"/>
              <w:rFonts w:ascii="Menlo" w:hAnsi="Menlo" w:cs="Menlo"/>
              <w:sz w:val="28"/>
              <w:szCs w:val="28"/>
            </w:rPr>
          </w:rPrChange>
        </w:rPr>
        <w:pPrChange w:id="1625" w:author="Willian" w:date="2016-11-28T23:49:00Z">
          <w:pPr>
            <w:widowControl w:val="0"/>
            <w:tabs>
              <w:tab w:val="left" w:pos="692"/>
            </w:tabs>
            <w:autoSpaceDE w:val="0"/>
            <w:autoSpaceDN w:val="0"/>
            <w:adjustRightInd w:val="0"/>
            <w:spacing w:after="0"/>
            <w:jc w:val="left"/>
          </w:pPr>
        </w:pPrChange>
      </w:pPr>
      <w:ins w:id="1626" w:author="Willian" w:date="2016-11-28T23:48:00Z">
        <w:r w:rsidRPr="003F6A95">
          <w:rPr>
            <w:rFonts w:ascii="Menlo" w:hAnsi="Menlo" w:cs="Menlo"/>
            <w:sz w:val="18"/>
            <w:szCs w:val="18"/>
            <w:rPrChange w:id="1627" w:author="Willian" w:date="2016-11-28T23:48:00Z">
              <w:rPr>
                <w:rFonts w:ascii="Menlo" w:hAnsi="Menlo" w:cs="Menlo"/>
                <w:sz w:val="28"/>
                <w:szCs w:val="28"/>
              </w:rPr>
            </w:rPrChange>
          </w:rPr>
          <w:t xml:space="preserve">    } </w:t>
        </w:r>
        <w:proofErr w:type="spellStart"/>
        <w:r w:rsidRPr="003F6A95">
          <w:rPr>
            <w:rFonts w:ascii="Menlo" w:hAnsi="Menlo" w:cs="Menlo"/>
            <w:color w:val="AA0D91"/>
            <w:sz w:val="18"/>
            <w:szCs w:val="18"/>
            <w:rPrChange w:id="1628" w:author="Willian" w:date="2016-11-28T23:48:00Z">
              <w:rPr>
                <w:rFonts w:ascii="Menlo" w:hAnsi="Menlo" w:cs="Menlo"/>
                <w:color w:val="AA0D91"/>
                <w:sz w:val="28"/>
                <w:szCs w:val="28"/>
              </w:rPr>
            </w:rPrChange>
          </w:rPr>
          <w:t>else</w:t>
        </w:r>
        <w:proofErr w:type="spellEnd"/>
        <w:r w:rsidRPr="003F6A95">
          <w:rPr>
            <w:rFonts w:ascii="Menlo" w:hAnsi="Menlo" w:cs="Menlo"/>
            <w:sz w:val="18"/>
            <w:szCs w:val="18"/>
            <w:rPrChange w:id="1629" w:author="Willian" w:date="2016-11-28T23:48:00Z">
              <w:rPr>
                <w:rFonts w:ascii="Menlo" w:hAnsi="Menlo" w:cs="Menlo"/>
                <w:sz w:val="28"/>
                <w:szCs w:val="28"/>
              </w:rPr>
            </w:rPrChange>
          </w:rPr>
          <w:t xml:space="preserve"> {</w:t>
        </w:r>
      </w:ins>
    </w:p>
    <w:p w14:paraId="0892170E" w14:textId="7DB84280" w:rsidR="003F6A95" w:rsidRPr="003F6A95" w:rsidRDefault="003F6A95" w:rsidP="003F6A95">
      <w:pPr>
        <w:widowControl w:val="0"/>
        <w:tabs>
          <w:tab w:val="left" w:pos="692"/>
        </w:tabs>
        <w:autoSpaceDE w:val="0"/>
        <w:autoSpaceDN w:val="0"/>
        <w:adjustRightInd w:val="0"/>
        <w:spacing w:after="0"/>
        <w:ind w:left="567"/>
        <w:jc w:val="left"/>
        <w:rPr>
          <w:ins w:id="1630" w:author="Willian" w:date="2016-11-28T23:48:00Z"/>
          <w:rFonts w:ascii="Menlo" w:hAnsi="Menlo" w:cs="Menlo"/>
          <w:color w:val="007400"/>
          <w:sz w:val="18"/>
          <w:szCs w:val="18"/>
          <w:rPrChange w:id="1631" w:author="Willian" w:date="2016-11-28T23:48:00Z">
            <w:rPr>
              <w:ins w:id="1632" w:author="Willian" w:date="2016-11-28T23:48:00Z"/>
              <w:rFonts w:ascii="Menlo" w:hAnsi="Menlo" w:cs="Menlo"/>
              <w:color w:val="007400"/>
              <w:sz w:val="28"/>
              <w:szCs w:val="28"/>
            </w:rPr>
          </w:rPrChange>
        </w:rPr>
        <w:pPrChange w:id="1633" w:author="Willian" w:date="2016-11-28T23:49:00Z">
          <w:pPr>
            <w:widowControl w:val="0"/>
            <w:tabs>
              <w:tab w:val="left" w:pos="692"/>
            </w:tabs>
            <w:autoSpaceDE w:val="0"/>
            <w:autoSpaceDN w:val="0"/>
            <w:adjustRightInd w:val="0"/>
            <w:spacing w:after="0"/>
            <w:jc w:val="left"/>
          </w:pPr>
        </w:pPrChange>
      </w:pPr>
      <w:ins w:id="1634" w:author="Willian" w:date="2016-11-28T23:48:00Z">
        <w:r w:rsidRPr="003F6A95">
          <w:rPr>
            <w:rFonts w:ascii="Menlo" w:hAnsi="Menlo" w:cs="Menlo"/>
            <w:sz w:val="18"/>
            <w:szCs w:val="18"/>
            <w:rPrChange w:id="1635" w:author="Willian" w:date="2016-11-28T23:48:00Z">
              <w:rPr>
                <w:rFonts w:ascii="Menlo" w:hAnsi="Menlo" w:cs="Menlo"/>
                <w:sz w:val="28"/>
                <w:szCs w:val="28"/>
              </w:rPr>
            </w:rPrChange>
          </w:rPr>
          <w:t xml:space="preserve">        </w:t>
        </w:r>
        <w:r w:rsidRPr="003F6A95">
          <w:rPr>
            <w:rFonts w:ascii="Menlo" w:hAnsi="Menlo" w:cs="Menlo"/>
            <w:color w:val="007400"/>
            <w:sz w:val="18"/>
            <w:szCs w:val="18"/>
            <w:rPrChange w:id="1636" w:author="Willian" w:date="2016-11-28T23:48:00Z">
              <w:rPr>
                <w:rFonts w:ascii="Menlo" w:hAnsi="Menlo" w:cs="Menlo"/>
                <w:color w:val="007400"/>
                <w:sz w:val="28"/>
                <w:szCs w:val="28"/>
              </w:rPr>
            </w:rPrChange>
          </w:rPr>
          <w:t xml:space="preserve">// </w:t>
        </w:r>
      </w:ins>
      <w:ins w:id="1637" w:author="Willian" w:date="2016-11-28T23:50:00Z">
        <w:r>
          <w:rPr>
            <w:rFonts w:ascii="Menlo" w:hAnsi="Menlo" w:cs="Menlo"/>
            <w:color w:val="007400"/>
            <w:sz w:val="18"/>
            <w:szCs w:val="18"/>
          </w:rPr>
          <w:t xml:space="preserve">O usuário não está </w:t>
        </w:r>
      </w:ins>
      <w:proofErr w:type="spellStart"/>
      <w:ins w:id="1638" w:author="Willian" w:date="2016-11-28T23:51:00Z">
        <w:r>
          <w:rPr>
            <w:rFonts w:ascii="Menlo" w:hAnsi="Menlo" w:cs="Menlo"/>
            <w:color w:val="007400"/>
            <w:sz w:val="18"/>
            <w:szCs w:val="18"/>
          </w:rPr>
          <w:t>logado</w:t>
        </w:r>
      </w:ins>
      <w:proofErr w:type="spellEnd"/>
      <w:ins w:id="1639" w:author="Willian" w:date="2016-11-28T23:48:00Z">
        <w:r w:rsidRPr="003F6A95">
          <w:rPr>
            <w:rFonts w:ascii="Menlo" w:hAnsi="Menlo" w:cs="Menlo"/>
            <w:color w:val="007400"/>
            <w:sz w:val="18"/>
            <w:szCs w:val="18"/>
            <w:rPrChange w:id="1640" w:author="Willian" w:date="2016-11-28T23:48:00Z">
              <w:rPr>
                <w:rFonts w:ascii="Menlo" w:hAnsi="Menlo" w:cs="Menlo"/>
                <w:color w:val="007400"/>
                <w:sz w:val="28"/>
                <w:szCs w:val="28"/>
              </w:rPr>
            </w:rPrChange>
          </w:rPr>
          <w:t>.</w:t>
        </w:r>
      </w:ins>
    </w:p>
    <w:p w14:paraId="678B16B3" w14:textId="45684286" w:rsidR="003F6A95" w:rsidRPr="003F6A95" w:rsidRDefault="003F6A95" w:rsidP="003F6A95">
      <w:pPr>
        <w:widowControl w:val="0"/>
        <w:tabs>
          <w:tab w:val="left" w:pos="692"/>
        </w:tabs>
        <w:autoSpaceDE w:val="0"/>
        <w:autoSpaceDN w:val="0"/>
        <w:adjustRightInd w:val="0"/>
        <w:spacing w:after="0"/>
        <w:ind w:left="567"/>
        <w:jc w:val="left"/>
        <w:rPr>
          <w:ins w:id="1641" w:author="Willian" w:date="2016-11-28T23:48:00Z"/>
          <w:rFonts w:ascii="Menlo" w:hAnsi="Menlo" w:cs="Menlo"/>
          <w:sz w:val="18"/>
          <w:szCs w:val="18"/>
          <w:rPrChange w:id="1642" w:author="Willian" w:date="2016-11-28T23:48:00Z">
            <w:rPr>
              <w:ins w:id="1643" w:author="Willian" w:date="2016-11-28T23:48:00Z"/>
              <w:rFonts w:ascii="Menlo" w:hAnsi="Menlo" w:cs="Menlo"/>
              <w:sz w:val="28"/>
              <w:szCs w:val="28"/>
            </w:rPr>
          </w:rPrChange>
        </w:rPr>
        <w:pPrChange w:id="1644" w:author="Willian" w:date="2016-11-28T23:49:00Z">
          <w:pPr>
            <w:widowControl w:val="0"/>
            <w:tabs>
              <w:tab w:val="left" w:pos="692"/>
            </w:tabs>
            <w:autoSpaceDE w:val="0"/>
            <w:autoSpaceDN w:val="0"/>
            <w:adjustRightInd w:val="0"/>
            <w:spacing w:after="0"/>
            <w:jc w:val="left"/>
          </w:pPr>
        </w:pPrChange>
      </w:pPr>
      <w:ins w:id="1645" w:author="Willian" w:date="2016-11-28T23:48:00Z">
        <w:r w:rsidRPr="003F6A95">
          <w:rPr>
            <w:rFonts w:ascii="Menlo" w:hAnsi="Menlo" w:cs="Menlo"/>
            <w:sz w:val="18"/>
            <w:szCs w:val="18"/>
            <w:rPrChange w:id="1646" w:author="Willian" w:date="2016-11-28T23:48:00Z">
              <w:rPr>
                <w:rFonts w:ascii="Menlo" w:hAnsi="Menlo" w:cs="Menlo"/>
                <w:sz w:val="28"/>
                <w:szCs w:val="28"/>
              </w:rPr>
            </w:rPrChange>
          </w:rPr>
          <w:t xml:space="preserve">    }</w:t>
        </w:r>
      </w:ins>
    </w:p>
    <w:p w14:paraId="49CCFA46" w14:textId="4AD675ED" w:rsidR="003F6A95" w:rsidRPr="003F6A95" w:rsidRDefault="003F6A95" w:rsidP="003F6A95">
      <w:pPr>
        <w:ind w:left="567"/>
        <w:rPr>
          <w:ins w:id="1647" w:author="Willian" w:date="2016-11-28T23:48:00Z"/>
          <w:sz w:val="18"/>
          <w:szCs w:val="18"/>
          <w:rPrChange w:id="1648" w:author="Willian" w:date="2016-11-28T23:48:00Z">
            <w:rPr>
              <w:ins w:id="1649" w:author="Willian" w:date="2016-11-28T23:48:00Z"/>
            </w:rPr>
          </w:rPrChange>
        </w:rPr>
        <w:pPrChange w:id="1650" w:author="Willian" w:date="2016-11-28T23:49:00Z">
          <w:pPr>
            <w:shd w:val="clear" w:color="auto" w:fill="FBFBFB"/>
            <w:spacing w:after="288" w:line="312" w:lineRule="atLeast"/>
          </w:pPr>
        </w:pPrChange>
      </w:pPr>
      <w:ins w:id="1651" w:author="Willian" w:date="2016-11-28T23:48:00Z">
        <w:r>
          <w:rPr>
            <w:rFonts w:ascii="Menlo" w:hAnsi="Menlo" w:cs="Menlo"/>
            <w:sz w:val="18"/>
            <w:szCs w:val="18"/>
            <w:rPrChange w:id="1652" w:author="Willian" w:date="2016-11-28T23:48:00Z">
              <w:rPr>
                <w:rFonts w:ascii="Menlo" w:hAnsi="Menlo" w:cs="Menlo"/>
                <w:sz w:val="18"/>
                <w:szCs w:val="18"/>
              </w:rPr>
            </w:rPrChange>
          </w:rPr>
          <w:t>}</w:t>
        </w:r>
      </w:ins>
    </w:p>
    <w:p w14:paraId="650713F0" w14:textId="77777777" w:rsidR="00120ECD" w:rsidRPr="00552719" w:rsidRDefault="00120ECD" w:rsidP="00105795">
      <w:pPr>
        <w:rPr>
          <w:ins w:id="1653" w:author="Willian" w:date="2016-11-28T20:44:00Z"/>
        </w:rPr>
        <w:pPrChange w:id="1654" w:author="Willian" w:date="2016-11-28T21:14:00Z">
          <w:pPr>
            <w:shd w:val="clear" w:color="auto" w:fill="FBFBFB"/>
            <w:spacing w:after="288" w:line="312" w:lineRule="atLeast"/>
          </w:pPr>
        </w:pPrChange>
      </w:pPr>
      <w:ins w:id="1655" w:author="Willian" w:date="2016-11-28T20:44:00Z">
        <w:r w:rsidRPr="00552719">
          <w:t xml:space="preserve">Ao usar um ouvinte, você garante que o objeto </w:t>
        </w:r>
        <w:proofErr w:type="spellStart"/>
        <w:r w:rsidRPr="00552719">
          <w:t>Auth</w:t>
        </w:r>
        <w:proofErr w:type="spellEnd"/>
        <w:r w:rsidRPr="00552719">
          <w:t xml:space="preserve"> não esteja em um estado intermediário — como inicialização — ao obter o usuário atual.</w:t>
        </w:r>
      </w:ins>
    </w:p>
    <w:p w14:paraId="5B94CA02" w14:textId="77777777" w:rsidR="00120ECD" w:rsidRPr="00552719" w:rsidRDefault="00120ECD" w:rsidP="00105795">
      <w:pPr>
        <w:rPr>
          <w:ins w:id="1656" w:author="Willian" w:date="2016-11-28T20:44:00Z"/>
        </w:rPr>
        <w:pPrChange w:id="1657" w:author="Willian" w:date="2016-11-28T21:14:00Z">
          <w:pPr>
            <w:shd w:val="clear" w:color="auto" w:fill="FBFBFB"/>
            <w:spacing w:after="288" w:line="312" w:lineRule="atLeast"/>
          </w:pPr>
        </w:pPrChange>
      </w:pPr>
      <w:ins w:id="1658" w:author="Willian" w:date="2016-11-28T20:44:00Z">
        <w:r w:rsidRPr="00552719">
          <w:t xml:space="preserve">Você também pode obter o usuário conectado atualmente usando a propriedade </w:t>
        </w:r>
        <w:proofErr w:type="spellStart"/>
        <w:proofErr w:type="gramStart"/>
        <w:r w:rsidRPr="00552719">
          <w:t>currentUser</w:t>
        </w:r>
        <w:proofErr w:type="spellEnd"/>
        <w:r w:rsidRPr="00552719">
          <w:t xml:space="preserve"> .</w:t>
        </w:r>
        <w:proofErr w:type="gramEnd"/>
        <w:r w:rsidRPr="00552719">
          <w:t xml:space="preserve"> Se um usuário não estiver conectado, </w:t>
        </w:r>
        <w:proofErr w:type="spellStart"/>
        <w:r w:rsidRPr="00552719">
          <w:t>currentUser</w:t>
        </w:r>
        <w:proofErr w:type="spellEnd"/>
        <w:r w:rsidRPr="00552719">
          <w:t xml:space="preserve"> será nulo:</w:t>
        </w:r>
      </w:ins>
    </w:p>
    <w:p w14:paraId="101A88DC" w14:textId="39A58578" w:rsidR="003F6A95" w:rsidRPr="003F6A95" w:rsidRDefault="003F6A95" w:rsidP="003F6A95">
      <w:pPr>
        <w:widowControl w:val="0"/>
        <w:tabs>
          <w:tab w:val="left" w:pos="692"/>
        </w:tabs>
        <w:autoSpaceDE w:val="0"/>
        <w:autoSpaceDN w:val="0"/>
        <w:adjustRightInd w:val="0"/>
        <w:spacing w:after="0"/>
        <w:ind w:left="567"/>
        <w:jc w:val="left"/>
        <w:rPr>
          <w:ins w:id="1659" w:author="Willian" w:date="2016-11-28T23:49:00Z"/>
          <w:rFonts w:ascii="Menlo" w:hAnsi="Menlo" w:cs="Menlo"/>
          <w:sz w:val="18"/>
          <w:szCs w:val="18"/>
          <w:rPrChange w:id="1660" w:author="Willian" w:date="2016-11-28T23:49:00Z">
            <w:rPr>
              <w:ins w:id="1661" w:author="Willian" w:date="2016-11-28T23:49:00Z"/>
              <w:rFonts w:ascii="Menlo" w:hAnsi="Menlo" w:cs="Menlo"/>
              <w:sz w:val="28"/>
              <w:szCs w:val="28"/>
            </w:rPr>
          </w:rPrChange>
        </w:rPr>
        <w:pPrChange w:id="1662" w:author="Willian" w:date="2016-11-28T23:49:00Z">
          <w:pPr>
            <w:widowControl w:val="0"/>
            <w:tabs>
              <w:tab w:val="left" w:pos="692"/>
            </w:tabs>
            <w:autoSpaceDE w:val="0"/>
            <w:autoSpaceDN w:val="0"/>
            <w:adjustRightInd w:val="0"/>
            <w:spacing w:after="0"/>
            <w:jc w:val="left"/>
          </w:pPr>
        </w:pPrChange>
      </w:pPr>
      <w:proofErr w:type="spellStart"/>
      <w:proofErr w:type="gramStart"/>
      <w:ins w:id="1663" w:author="Willian" w:date="2016-11-28T23:49:00Z">
        <w:r w:rsidRPr="003F6A95">
          <w:rPr>
            <w:rFonts w:ascii="Menlo" w:hAnsi="Menlo" w:cs="Menlo"/>
            <w:color w:val="AA0D91"/>
            <w:sz w:val="18"/>
            <w:szCs w:val="18"/>
            <w:rPrChange w:id="1664" w:author="Willian" w:date="2016-11-28T23:49:00Z">
              <w:rPr>
                <w:rFonts w:ascii="Menlo" w:hAnsi="Menlo" w:cs="Menlo"/>
                <w:color w:val="AA0D91"/>
                <w:sz w:val="28"/>
                <w:szCs w:val="28"/>
              </w:rPr>
            </w:rPrChange>
          </w:rPr>
          <w:t>if</w:t>
        </w:r>
        <w:proofErr w:type="spellEnd"/>
        <w:proofErr w:type="gramEnd"/>
        <w:r w:rsidRPr="003F6A95">
          <w:rPr>
            <w:rFonts w:ascii="Menlo" w:hAnsi="Menlo" w:cs="Menlo"/>
            <w:sz w:val="18"/>
            <w:szCs w:val="18"/>
            <w:rPrChange w:id="1665" w:author="Willian" w:date="2016-11-28T23:49:00Z">
              <w:rPr>
                <w:rFonts w:ascii="Menlo" w:hAnsi="Menlo" w:cs="Menlo"/>
                <w:sz w:val="28"/>
                <w:szCs w:val="28"/>
              </w:rPr>
            </w:rPrChange>
          </w:rPr>
          <w:t xml:space="preserve"> </w:t>
        </w:r>
        <w:proofErr w:type="spellStart"/>
        <w:r w:rsidRPr="003F6A95">
          <w:rPr>
            <w:rFonts w:ascii="Menlo" w:hAnsi="Menlo" w:cs="Menlo"/>
            <w:color w:val="AA0D91"/>
            <w:sz w:val="18"/>
            <w:szCs w:val="18"/>
            <w:rPrChange w:id="1666" w:author="Willian" w:date="2016-11-28T23:49:00Z">
              <w:rPr>
                <w:rFonts w:ascii="Menlo" w:hAnsi="Menlo" w:cs="Menlo"/>
                <w:color w:val="AA0D91"/>
                <w:sz w:val="28"/>
                <w:szCs w:val="28"/>
              </w:rPr>
            </w:rPrChange>
          </w:rPr>
          <w:t>let</w:t>
        </w:r>
        <w:proofErr w:type="spellEnd"/>
        <w:r w:rsidRPr="003F6A95">
          <w:rPr>
            <w:rFonts w:ascii="Menlo" w:hAnsi="Menlo" w:cs="Menlo"/>
            <w:sz w:val="18"/>
            <w:szCs w:val="18"/>
            <w:rPrChange w:id="1667" w:author="Willian" w:date="2016-11-28T23:49:00Z">
              <w:rPr>
                <w:rFonts w:ascii="Menlo" w:hAnsi="Menlo" w:cs="Menlo"/>
                <w:sz w:val="28"/>
                <w:szCs w:val="28"/>
              </w:rPr>
            </w:rPrChange>
          </w:rPr>
          <w:t xml:space="preserve"> </w:t>
        </w:r>
        <w:proofErr w:type="spellStart"/>
        <w:r w:rsidRPr="003F6A95">
          <w:rPr>
            <w:rFonts w:ascii="Menlo" w:hAnsi="Menlo" w:cs="Menlo"/>
            <w:sz w:val="18"/>
            <w:szCs w:val="18"/>
            <w:rPrChange w:id="1668" w:author="Willian" w:date="2016-11-28T23:49:00Z">
              <w:rPr>
                <w:rFonts w:ascii="Menlo" w:hAnsi="Menlo" w:cs="Menlo"/>
                <w:sz w:val="28"/>
                <w:szCs w:val="28"/>
              </w:rPr>
            </w:rPrChange>
          </w:rPr>
          <w:t>user</w:t>
        </w:r>
        <w:proofErr w:type="spellEnd"/>
        <w:r w:rsidRPr="003F6A95">
          <w:rPr>
            <w:rFonts w:ascii="Menlo" w:hAnsi="Menlo" w:cs="Menlo"/>
            <w:sz w:val="18"/>
            <w:szCs w:val="18"/>
            <w:rPrChange w:id="1669" w:author="Willian" w:date="2016-11-28T23:49:00Z">
              <w:rPr>
                <w:rFonts w:ascii="Menlo" w:hAnsi="Menlo" w:cs="Menlo"/>
                <w:sz w:val="28"/>
                <w:szCs w:val="28"/>
              </w:rPr>
            </w:rPrChange>
          </w:rPr>
          <w:t xml:space="preserve"> = </w:t>
        </w:r>
        <w:proofErr w:type="spellStart"/>
        <w:r w:rsidRPr="003F6A95">
          <w:rPr>
            <w:rFonts w:ascii="Menlo" w:hAnsi="Menlo" w:cs="Menlo"/>
            <w:color w:val="3F6E74"/>
            <w:sz w:val="18"/>
            <w:szCs w:val="18"/>
            <w:rPrChange w:id="1670" w:author="Willian" w:date="2016-11-28T23:49:00Z">
              <w:rPr>
                <w:rFonts w:ascii="Menlo" w:hAnsi="Menlo" w:cs="Menlo"/>
                <w:color w:val="3F6E74"/>
                <w:sz w:val="28"/>
                <w:szCs w:val="28"/>
              </w:rPr>
            </w:rPrChange>
          </w:rPr>
          <w:t>FIRAuth</w:t>
        </w:r>
        <w:r w:rsidRPr="003F6A95">
          <w:rPr>
            <w:rFonts w:ascii="Menlo" w:hAnsi="Menlo" w:cs="Menlo"/>
            <w:sz w:val="18"/>
            <w:szCs w:val="18"/>
            <w:rPrChange w:id="1671" w:author="Willian" w:date="2016-11-28T23:49:00Z">
              <w:rPr>
                <w:rFonts w:ascii="Menlo" w:hAnsi="Menlo" w:cs="Menlo"/>
                <w:sz w:val="28"/>
                <w:szCs w:val="28"/>
              </w:rPr>
            </w:rPrChange>
          </w:rPr>
          <w:t>.</w:t>
        </w:r>
        <w:r w:rsidRPr="003F6A95">
          <w:rPr>
            <w:rFonts w:ascii="Menlo" w:hAnsi="Menlo" w:cs="Menlo"/>
            <w:color w:val="26474B"/>
            <w:sz w:val="18"/>
            <w:szCs w:val="18"/>
            <w:rPrChange w:id="1672" w:author="Willian" w:date="2016-11-28T23:49:00Z">
              <w:rPr>
                <w:rFonts w:ascii="Menlo" w:hAnsi="Menlo" w:cs="Menlo"/>
                <w:color w:val="26474B"/>
                <w:sz w:val="28"/>
                <w:szCs w:val="28"/>
              </w:rPr>
            </w:rPrChange>
          </w:rPr>
          <w:t>auth</w:t>
        </w:r>
        <w:proofErr w:type="spellEnd"/>
        <w:r w:rsidRPr="003F6A95">
          <w:rPr>
            <w:rFonts w:ascii="Menlo" w:hAnsi="Menlo" w:cs="Menlo"/>
            <w:sz w:val="18"/>
            <w:szCs w:val="18"/>
            <w:rPrChange w:id="1673" w:author="Willian" w:date="2016-11-28T23:49:00Z">
              <w:rPr>
                <w:rFonts w:ascii="Menlo" w:hAnsi="Menlo" w:cs="Menlo"/>
                <w:sz w:val="28"/>
                <w:szCs w:val="28"/>
              </w:rPr>
            </w:rPrChange>
          </w:rPr>
          <w:t>()?.</w:t>
        </w:r>
        <w:proofErr w:type="spellStart"/>
        <w:r w:rsidRPr="003F6A95">
          <w:rPr>
            <w:rFonts w:ascii="Menlo" w:hAnsi="Menlo" w:cs="Menlo"/>
            <w:color w:val="3F6E74"/>
            <w:sz w:val="18"/>
            <w:szCs w:val="18"/>
            <w:rPrChange w:id="1674" w:author="Willian" w:date="2016-11-28T23:49:00Z">
              <w:rPr>
                <w:rFonts w:ascii="Menlo" w:hAnsi="Menlo" w:cs="Menlo"/>
                <w:color w:val="3F6E74"/>
                <w:sz w:val="28"/>
                <w:szCs w:val="28"/>
              </w:rPr>
            </w:rPrChange>
          </w:rPr>
          <w:t>currentUser</w:t>
        </w:r>
        <w:proofErr w:type="spellEnd"/>
        <w:r w:rsidRPr="003F6A95">
          <w:rPr>
            <w:rFonts w:ascii="Menlo" w:hAnsi="Menlo" w:cs="Menlo"/>
            <w:sz w:val="18"/>
            <w:szCs w:val="18"/>
            <w:rPrChange w:id="1675" w:author="Willian" w:date="2016-11-28T23:49:00Z">
              <w:rPr>
                <w:rFonts w:ascii="Menlo" w:hAnsi="Menlo" w:cs="Menlo"/>
                <w:sz w:val="28"/>
                <w:szCs w:val="28"/>
              </w:rPr>
            </w:rPrChange>
          </w:rPr>
          <w:t xml:space="preserve"> {</w:t>
        </w:r>
      </w:ins>
    </w:p>
    <w:p w14:paraId="6501111C" w14:textId="78EE27A0" w:rsidR="003F6A95" w:rsidRPr="003F6A95" w:rsidRDefault="003F6A95" w:rsidP="003F6A95">
      <w:pPr>
        <w:widowControl w:val="0"/>
        <w:tabs>
          <w:tab w:val="left" w:pos="692"/>
        </w:tabs>
        <w:autoSpaceDE w:val="0"/>
        <w:autoSpaceDN w:val="0"/>
        <w:adjustRightInd w:val="0"/>
        <w:spacing w:after="0"/>
        <w:ind w:left="567"/>
        <w:jc w:val="left"/>
        <w:rPr>
          <w:ins w:id="1676" w:author="Willian" w:date="2016-11-28T23:49:00Z"/>
          <w:rFonts w:ascii="Menlo" w:hAnsi="Menlo" w:cs="Menlo"/>
          <w:color w:val="007400"/>
          <w:sz w:val="18"/>
          <w:szCs w:val="18"/>
          <w:rPrChange w:id="1677" w:author="Willian" w:date="2016-11-28T23:49:00Z">
            <w:rPr>
              <w:ins w:id="1678" w:author="Willian" w:date="2016-11-28T23:49:00Z"/>
              <w:rFonts w:ascii="Menlo" w:hAnsi="Menlo" w:cs="Menlo"/>
              <w:color w:val="007400"/>
              <w:sz w:val="28"/>
              <w:szCs w:val="28"/>
            </w:rPr>
          </w:rPrChange>
        </w:rPr>
        <w:pPrChange w:id="1679" w:author="Willian" w:date="2016-11-28T23:49:00Z">
          <w:pPr>
            <w:widowControl w:val="0"/>
            <w:tabs>
              <w:tab w:val="left" w:pos="692"/>
            </w:tabs>
            <w:autoSpaceDE w:val="0"/>
            <w:autoSpaceDN w:val="0"/>
            <w:adjustRightInd w:val="0"/>
            <w:spacing w:after="0"/>
            <w:jc w:val="left"/>
          </w:pPr>
        </w:pPrChange>
      </w:pPr>
      <w:ins w:id="1680" w:author="Willian" w:date="2016-11-28T23:49:00Z">
        <w:r>
          <w:rPr>
            <w:rFonts w:ascii="Menlo" w:hAnsi="Menlo" w:cs="Menlo"/>
            <w:color w:val="007400"/>
            <w:sz w:val="18"/>
            <w:szCs w:val="18"/>
          </w:rPr>
          <w:t xml:space="preserve">    </w:t>
        </w:r>
        <w:r w:rsidRPr="003F6A95">
          <w:rPr>
            <w:rFonts w:ascii="Menlo" w:hAnsi="Menlo" w:cs="Menlo"/>
            <w:color w:val="007400"/>
            <w:sz w:val="18"/>
            <w:szCs w:val="18"/>
            <w:rPrChange w:id="1681" w:author="Willian" w:date="2016-11-28T23:49:00Z">
              <w:rPr>
                <w:rFonts w:ascii="Menlo" w:hAnsi="Menlo" w:cs="Menlo"/>
                <w:color w:val="007400"/>
                <w:sz w:val="28"/>
                <w:szCs w:val="28"/>
              </w:rPr>
            </w:rPrChange>
          </w:rPr>
          <w:t xml:space="preserve">// </w:t>
        </w:r>
      </w:ins>
      <w:ins w:id="1682" w:author="Willian" w:date="2016-11-28T23:51:00Z">
        <w:r>
          <w:rPr>
            <w:rFonts w:ascii="Menlo" w:hAnsi="Menlo" w:cs="Menlo"/>
            <w:color w:val="007400"/>
            <w:sz w:val="18"/>
            <w:szCs w:val="18"/>
          </w:rPr>
          <w:t xml:space="preserve">O usuário está </w:t>
        </w:r>
        <w:proofErr w:type="spellStart"/>
        <w:r>
          <w:rPr>
            <w:rFonts w:ascii="Menlo" w:hAnsi="Menlo" w:cs="Menlo"/>
            <w:color w:val="007400"/>
            <w:sz w:val="18"/>
            <w:szCs w:val="18"/>
          </w:rPr>
          <w:t>logado</w:t>
        </w:r>
      </w:ins>
      <w:proofErr w:type="spellEnd"/>
      <w:ins w:id="1683" w:author="Willian" w:date="2016-11-28T23:52:00Z">
        <w:r>
          <w:rPr>
            <w:rFonts w:ascii="Menlo" w:hAnsi="Menlo" w:cs="Menlo"/>
            <w:color w:val="007400"/>
            <w:sz w:val="18"/>
            <w:szCs w:val="18"/>
          </w:rPr>
          <w:t>.</w:t>
        </w:r>
      </w:ins>
    </w:p>
    <w:p w14:paraId="74FA55AB" w14:textId="38B3B1E7" w:rsidR="003F6A95" w:rsidRPr="003F6A95" w:rsidRDefault="003F6A95" w:rsidP="003F6A95">
      <w:pPr>
        <w:widowControl w:val="0"/>
        <w:tabs>
          <w:tab w:val="left" w:pos="692"/>
        </w:tabs>
        <w:autoSpaceDE w:val="0"/>
        <w:autoSpaceDN w:val="0"/>
        <w:adjustRightInd w:val="0"/>
        <w:spacing w:after="0"/>
        <w:ind w:left="567"/>
        <w:jc w:val="left"/>
        <w:rPr>
          <w:ins w:id="1684" w:author="Willian" w:date="2016-11-28T23:49:00Z"/>
          <w:rFonts w:ascii="Menlo" w:hAnsi="Menlo" w:cs="Menlo"/>
          <w:sz w:val="18"/>
          <w:szCs w:val="18"/>
          <w:rPrChange w:id="1685" w:author="Willian" w:date="2016-11-28T23:49:00Z">
            <w:rPr>
              <w:ins w:id="1686" w:author="Willian" w:date="2016-11-28T23:49:00Z"/>
              <w:rFonts w:ascii="Menlo" w:hAnsi="Menlo" w:cs="Menlo"/>
              <w:sz w:val="28"/>
              <w:szCs w:val="28"/>
            </w:rPr>
          </w:rPrChange>
        </w:rPr>
        <w:pPrChange w:id="1687" w:author="Willian" w:date="2016-11-28T23:49:00Z">
          <w:pPr>
            <w:widowControl w:val="0"/>
            <w:tabs>
              <w:tab w:val="left" w:pos="692"/>
            </w:tabs>
            <w:autoSpaceDE w:val="0"/>
            <w:autoSpaceDN w:val="0"/>
            <w:adjustRightInd w:val="0"/>
            <w:spacing w:after="0"/>
            <w:jc w:val="left"/>
          </w:pPr>
        </w:pPrChange>
      </w:pPr>
      <w:ins w:id="1688" w:author="Willian" w:date="2016-11-28T23:49:00Z">
        <w:r w:rsidRPr="003F6A95">
          <w:rPr>
            <w:rFonts w:ascii="Menlo" w:hAnsi="Menlo" w:cs="Menlo"/>
            <w:sz w:val="18"/>
            <w:szCs w:val="18"/>
            <w:rPrChange w:id="1689" w:author="Willian" w:date="2016-11-28T23:49:00Z">
              <w:rPr>
                <w:rFonts w:ascii="Menlo" w:hAnsi="Menlo" w:cs="Menlo"/>
                <w:sz w:val="28"/>
                <w:szCs w:val="28"/>
              </w:rPr>
            </w:rPrChange>
          </w:rPr>
          <w:t xml:space="preserve">} </w:t>
        </w:r>
        <w:proofErr w:type="spellStart"/>
        <w:r w:rsidRPr="003F6A95">
          <w:rPr>
            <w:rFonts w:ascii="Menlo" w:hAnsi="Menlo" w:cs="Menlo"/>
            <w:color w:val="AA0D91"/>
            <w:sz w:val="18"/>
            <w:szCs w:val="18"/>
            <w:rPrChange w:id="1690" w:author="Willian" w:date="2016-11-28T23:49:00Z">
              <w:rPr>
                <w:rFonts w:ascii="Menlo" w:hAnsi="Menlo" w:cs="Menlo"/>
                <w:color w:val="AA0D91"/>
                <w:sz w:val="28"/>
                <w:szCs w:val="28"/>
              </w:rPr>
            </w:rPrChange>
          </w:rPr>
          <w:t>else</w:t>
        </w:r>
        <w:proofErr w:type="spellEnd"/>
        <w:r w:rsidRPr="003F6A95">
          <w:rPr>
            <w:rFonts w:ascii="Menlo" w:hAnsi="Menlo" w:cs="Menlo"/>
            <w:sz w:val="18"/>
            <w:szCs w:val="18"/>
            <w:rPrChange w:id="1691" w:author="Willian" w:date="2016-11-28T23:49:00Z">
              <w:rPr>
                <w:rFonts w:ascii="Menlo" w:hAnsi="Menlo" w:cs="Menlo"/>
                <w:sz w:val="28"/>
                <w:szCs w:val="28"/>
              </w:rPr>
            </w:rPrChange>
          </w:rPr>
          <w:t xml:space="preserve"> {</w:t>
        </w:r>
      </w:ins>
    </w:p>
    <w:p w14:paraId="42B57842" w14:textId="2F700EA2" w:rsidR="003F6A95" w:rsidRPr="003F6A95" w:rsidRDefault="003F6A95" w:rsidP="003F6A95">
      <w:pPr>
        <w:widowControl w:val="0"/>
        <w:tabs>
          <w:tab w:val="left" w:pos="692"/>
        </w:tabs>
        <w:autoSpaceDE w:val="0"/>
        <w:autoSpaceDN w:val="0"/>
        <w:adjustRightInd w:val="0"/>
        <w:spacing w:after="0"/>
        <w:ind w:left="567"/>
        <w:jc w:val="left"/>
        <w:rPr>
          <w:ins w:id="1692" w:author="Willian" w:date="2016-11-28T23:49:00Z"/>
          <w:rFonts w:ascii="Menlo" w:hAnsi="Menlo" w:cs="Menlo"/>
          <w:color w:val="007400"/>
          <w:sz w:val="18"/>
          <w:szCs w:val="18"/>
          <w:rPrChange w:id="1693" w:author="Willian" w:date="2016-11-28T23:49:00Z">
            <w:rPr>
              <w:ins w:id="1694" w:author="Willian" w:date="2016-11-28T23:49:00Z"/>
              <w:rFonts w:ascii="Menlo" w:hAnsi="Menlo" w:cs="Menlo"/>
              <w:color w:val="007400"/>
              <w:sz w:val="28"/>
              <w:szCs w:val="28"/>
            </w:rPr>
          </w:rPrChange>
        </w:rPr>
        <w:pPrChange w:id="1695" w:author="Willian" w:date="2016-11-28T23:49:00Z">
          <w:pPr>
            <w:widowControl w:val="0"/>
            <w:tabs>
              <w:tab w:val="left" w:pos="692"/>
            </w:tabs>
            <w:autoSpaceDE w:val="0"/>
            <w:autoSpaceDN w:val="0"/>
            <w:adjustRightInd w:val="0"/>
            <w:spacing w:after="0"/>
            <w:jc w:val="left"/>
          </w:pPr>
        </w:pPrChange>
      </w:pPr>
      <w:ins w:id="1696" w:author="Willian" w:date="2016-11-28T23:49:00Z">
        <w:r>
          <w:rPr>
            <w:rFonts w:ascii="Menlo" w:hAnsi="Menlo" w:cs="Menlo"/>
            <w:color w:val="007400"/>
            <w:sz w:val="18"/>
            <w:szCs w:val="18"/>
          </w:rPr>
          <w:t xml:space="preserve">    </w:t>
        </w:r>
        <w:r w:rsidRPr="003F6A95">
          <w:rPr>
            <w:rFonts w:ascii="Menlo" w:hAnsi="Menlo" w:cs="Menlo"/>
            <w:color w:val="007400"/>
            <w:sz w:val="18"/>
            <w:szCs w:val="18"/>
            <w:rPrChange w:id="1697" w:author="Willian" w:date="2016-11-28T23:49:00Z">
              <w:rPr>
                <w:rFonts w:ascii="Menlo" w:hAnsi="Menlo" w:cs="Menlo"/>
                <w:color w:val="007400"/>
                <w:sz w:val="28"/>
                <w:szCs w:val="28"/>
              </w:rPr>
            </w:rPrChange>
          </w:rPr>
          <w:t xml:space="preserve">// </w:t>
        </w:r>
      </w:ins>
      <w:ins w:id="1698" w:author="Willian" w:date="2016-11-28T23:51:00Z">
        <w:r>
          <w:rPr>
            <w:rFonts w:ascii="Menlo" w:hAnsi="Menlo" w:cs="Menlo"/>
            <w:color w:val="007400"/>
            <w:sz w:val="18"/>
            <w:szCs w:val="18"/>
          </w:rPr>
          <w:t>O usu</w:t>
        </w:r>
      </w:ins>
      <w:ins w:id="1699" w:author="Willian" w:date="2016-11-28T23:52:00Z">
        <w:r>
          <w:rPr>
            <w:rFonts w:ascii="Menlo" w:hAnsi="Menlo" w:cs="Menlo"/>
            <w:color w:val="007400"/>
            <w:sz w:val="18"/>
            <w:szCs w:val="18"/>
          </w:rPr>
          <w:t xml:space="preserve">ário não está </w:t>
        </w:r>
        <w:proofErr w:type="spellStart"/>
        <w:r>
          <w:rPr>
            <w:rFonts w:ascii="Menlo" w:hAnsi="Menlo" w:cs="Menlo"/>
            <w:color w:val="007400"/>
            <w:sz w:val="18"/>
            <w:szCs w:val="18"/>
          </w:rPr>
          <w:t>logado</w:t>
        </w:r>
      </w:ins>
      <w:proofErr w:type="spellEnd"/>
      <w:ins w:id="1700" w:author="Willian" w:date="2016-11-28T23:49:00Z">
        <w:r w:rsidRPr="003F6A95">
          <w:rPr>
            <w:rFonts w:ascii="Menlo" w:hAnsi="Menlo" w:cs="Menlo"/>
            <w:color w:val="007400"/>
            <w:sz w:val="18"/>
            <w:szCs w:val="18"/>
            <w:rPrChange w:id="1701" w:author="Willian" w:date="2016-11-28T23:49:00Z">
              <w:rPr>
                <w:rFonts w:ascii="Menlo" w:hAnsi="Menlo" w:cs="Menlo"/>
                <w:color w:val="007400"/>
                <w:sz w:val="28"/>
                <w:szCs w:val="28"/>
              </w:rPr>
            </w:rPrChange>
          </w:rPr>
          <w:t>.</w:t>
        </w:r>
      </w:ins>
    </w:p>
    <w:p w14:paraId="5DD21A85" w14:textId="1C60DDEF" w:rsidR="003F6A95" w:rsidRPr="003F6A95" w:rsidRDefault="003F6A95" w:rsidP="003F6A95">
      <w:pPr>
        <w:ind w:left="567"/>
        <w:rPr>
          <w:ins w:id="1702" w:author="Willian" w:date="2016-11-28T23:48:00Z"/>
          <w:sz w:val="18"/>
          <w:szCs w:val="18"/>
          <w:rPrChange w:id="1703" w:author="Willian" w:date="2016-11-28T23:49:00Z">
            <w:rPr>
              <w:ins w:id="1704" w:author="Willian" w:date="2016-11-28T23:48:00Z"/>
            </w:rPr>
          </w:rPrChange>
        </w:rPr>
        <w:pPrChange w:id="1705" w:author="Willian" w:date="2016-11-28T23:49:00Z">
          <w:pPr>
            <w:shd w:val="clear" w:color="auto" w:fill="FBFBFB"/>
            <w:spacing w:after="288" w:line="312" w:lineRule="atLeast"/>
          </w:pPr>
        </w:pPrChange>
      </w:pPr>
      <w:ins w:id="1706" w:author="Willian" w:date="2016-11-28T23:49:00Z">
        <w:r w:rsidRPr="003F6A95">
          <w:rPr>
            <w:rFonts w:ascii="Menlo" w:hAnsi="Menlo" w:cs="Menlo"/>
            <w:sz w:val="18"/>
            <w:szCs w:val="18"/>
            <w:rPrChange w:id="1707" w:author="Willian" w:date="2016-11-28T23:49:00Z">
              <w:rPr>
                <w:rFonts w:ascii="Menlo" w:hAnsi="Menlo" w:cs="Menlo"/>
                <w:sz w:val="28"/>
                <w:szCs w:val="28"/>
              </w:rPr>
            </w:rPrChange>
          </w:rPr>
          <w:t>}</w:t>
        </w:r>
      </w:ins>
    </w:p>
    <w:p w14:paraId="09422635" w14:textId="77777777" w:rsidR="00120ECD" w:rsidRPr="00552719" w:rsidRDefault="00120ECD" w:rsidP="00105795">
      <w:pPr>
        <w:rPr>
          <w:ins w:id="1708" w:author="Willian" w:date="2016-11-28T20:44:00Z"/>
        </w:rPr>
        <w:pPrChange w:id="1709" w:author="Willian" w:date="2016-11-28T21:14:00Z">
          <w:pPr>
            <w:shd w:val="clear" w:color="auto" w:fill="FBFBFB"/>
            <w:spacing w:after="288" w:line="312" w:lineRule="atLeast"/>
          </w:pPr>
        </w:pPrChange>
      </w:pPr>
      <w:ins w:id="1710" w:author="Willian" w:date="2016-11-28T20:44:00Z">
        <w:r w:rsidRPr="00552719">
          <w:t xml:space="preserve">Observação: </w:t>
        </w:r>
        <w:proofErr w:type="spellStart"/>
        <w:r w:rsidRPr="00552719">
          <w:t>currentUser</w:t>
        </w:r>
        <w:proofErr w:type="spellEnd"/>
        <w:r w:rsidRPr="00552719">
          <w:t xml:space="preserve"> também poderá ser nulo, pois o objeto </w:t>
        </w:r>
        <w:proofErr w:type="spellStart"/>
        <w:r w:rsidRPr="00552719">
          <w:t>Auth</w:t>
        </w:r>
        <w:proofErr w:type="spellEnd"/>
        <w:r w:rsidRPr="00552719">
          <w:t xml:space="preserve"> não concluiu a inicialização. Se você usar um ouvinte para acompanhar o status de </w:t>
        </w:r>
        <w:proofErr w:type="spellStart"/>
        <w:r w:rsidRPr="00552719">
          <w:t>login</w:t>
        </w:r>
        <w:proofErr w:type="spellEnd"/>
        <w:r w:rsidRPr="00552719">
          <w:t xml:space="preserve"> do usuário, não será preciso processar este caso.</w:t>
        </w:r>
      </w:ins>
    </w:p>
    <w:p w14:paraId="49C063E5" w14:textId="77777777" w:rsidR="00120ECD" w:rsidRPr="00552719" w:rsidRDefault="00120ECD">
      <w:pPr>
        <w:pStyle w:val="Ttulo3"/>
        <w:rPr>
          <w:ins w:id="1711" w:author="Willian" w:date="2016-11-28T20:44:00Z"/>
          <w:rPrChange w:id="1712" w:author="Willian" w:date="2016-11-28T20:46:00Z">
            <w:rPr>
              <w:ins w:id="1713" w:author="Willian" w:date="2016-11-28T20:44:00Z"/>
              <w:rFonts w:ascii="Calibri" w:eastAsia="Times New Roman" w:hAnsi="Calibri"/>
              <w:color w:val="333333"/>
              <w:sz w:val="29"/>
              <w:szCs w:val="29"/>
            </w:rPr>
          </w:rPrChange>
        </w:rPr>
        <w:pPrChange w:id="1714" w:author="Willian" w:date="2016-11-28T20:49:00Z">
          <w:pPr>
            <w:pStyle w:val="Ttulo4"/>
            <w:shd w:val="clear" w:color="auto" w:fill="FBFBFB"/>
            <w:spacing w:before="312" w:after="158"/>
          </w:pPr>
        </w:pPrChange>
      </w:pPr>
      <w:ins w:id="1715" w:author="Willian" w:date="2016-11-28T20:44:00Z">
        <w:r w:rsidRPr="00552719">
          <w:rPr>
            <w:rPrChange w:id="1716" w:author="Willian" w:date="2016-11-28T20:46:00Z">
              <w:rPr>
                <w:rFonts w:ascii="Calibri" w:eastAsia="Times New Roman" w:hAnsi="Calibri"/>
                <w:b/>
                <w:bCs/>
                <w:color w:val="333333"/>
                <w:sz w:val="29"/>
                <w:szCs w:val="29"/>
              </w:rPr>
            </w:rPrChange>
          </w:rPr>
          <w:t>Obter o perfil de um usuário</w:t>
        </w:r>
      </w:ins>
    </w:p>
    <w:p w14:paraId="74C51B36" w14:textId="77777777" w:rsidR="00120ECD" w:rsidRDefault="00120ECD" w:rsidP="00105795">
      <w:pPr>
        <w:rPr>
          <w:ins w:id="1717" w:author="Willian" w:date="2016-11-28T23:50:00Z"/>
        </w:rPr>
        <w:pPrChange w:id="1718" w:author="Willian" w:date="2016-11-28T21:14:00Z">
          <w:pPr>
            <w:shd w:val="clear" w:color="auto" w:fill="FBFBFB"/>
            <w:spacing w:after="288" w:line="312" w:lineRule="atLeast"/>
          </w:pPr>
        </w:pPrChange>
      </w:pPr>
      <w:ins w:id="1719" w:author="Willian" w:date="2016-11-28T20:44:00Z">
        <w:r w:rsidRPr="00552719">
          <w:t xml:space="preserve">Para obter as informações de perfil de um usuário, use as propriedades de uma instância de </w:t>
        </w:r>
        <w:proofErr w:type="spellStart"/>
        <w:r w:rsidRPr="00552719">
          <w:t>FIRUser</w:t>
        </w:r>
        <w:proofErr w:type="spellEnd"/>
        <w:r w:rsidRPr="00552719">
          <w:t>. Por exemplo:</w:t>
        </w:r>
      </w:ins>
    </w:p>
    <w:p w14:paraId="1BA51A58" w14:textId="77777777" w:rsidR="003F6A95" w:rsidRPr="003F6A95" w:rsidRDefault="003F6A95" w:rsidP="003F6A95">
      <w:pPr>
        <w:widowControl w:val="0"/>
        <w:tabs>
          <w:tab w:val="left" w:pos="692"/>
        </w:tabs>
        <w:autoSpaceDE w:val="0"/>
        <w:autoSpaceDN w:val="0"/>
        <w:adjustRightInd w:val="0"/>
        <w:spacing w:after="0"/>
        <w:ind w:left="567"/>
        <w:jc w:val="left"/>
        <w:rPr>
          <w:ins w:id="1720" w:author="Willian" w:date="2016-11-28T23:50:00Z"/>
          <w:rFonts w:ascii="Menlo" w:hAnsi="Menlo" w:cs="Menlo"/>
          <w:sz w:val="18"/>
          <w:szCs w:val="18"/>
          <w:rPrChange w:id="1721" w:author="Willian" w:date="2016-11-28T23:50:00Z">
            <w:rPr>
              <w:ins w:id="1722" w:author="Willian" w:date="2016-11-28T23:50:00Z"/>
              <w:rFonts w:ascii="Menlo" w:hAnsi="Menlo" w:cs="Menlo"/>
              <w:sz w:val="28"/>
              <w:szCs w:val="28"/>
            </w:rPr>
          </w:rPrChange>
        </w:rPr>
        <w:pPrChange w:id="1723" w:author="Willian" w:date="2016-11-28T23:50:00Z">
          <w:pPr>
            <w:widowControl w:val="0"/>
            <w:tabs>
              <w:tab w:val="left" w:pos="692"/>
            </w:tabs>
            <w:autoSpaceDE w:val="0"/>
            <w:autoSpaceDN w:val="0"/>
            <w:adjustRightInd w:val="0"/>
            <w:spacing w:after="0"/>
            <w:jc w:val="left"/>
          </w:pPr>
        </w:pPrChange>
      </w:pPr>
      <w:proofErr w:type="spellStart"/>
      <w:proofErr w:type="gramStart"/>
      <w:ins w:id="1724" w:author="Willian" w:date="2016-11-28T23:50:00Z">
        <w:r w:rsidRPr="003F6A95">
          <w:rPr>
            <w:rFonts w:ascii="Menlo" w:hAnsi="Menlo" w:cs="Menlo"/>
            <w:color w:val="AA0D91"/>
            <w:sz w:val="18"/>
            <w:szCs w:val="18"/>
            <w:rPrChange w:id="1725" w:author="Willian" w:date="2016-11-28T23:50:00Z">
              <w:rPr>
                <w:rFonts w:ascii="Menlo" w:hAnsi="Menlo" w:cs="Menlo"/>
                <w:color w:val="AA0D91"/>
                <w:sz w:val="28"/>
                <w:szCs w:val="28"/>
              </w:rPr>
            </w:rPrChange>
          </w:rPr>
          <w:t>if</w:t>
        </w:r>
        <w:proofErr w:type="spellEnd"/>
        <w:proofErr w:type="gramEnd"/>
        <w:r w:rsidRPr="003F6A95">
          <w:rPr>
            <w:rFonts w:ascii="Menlo" w:hAnsi="Menlo" w:cs="Menlo"/>
            <w:sz w:val="18"/>
            <w:szCs w:val="18"/>
            <w:rPrChange w:id="1726" w:author="Willian" w:date="2016-11-28T23:50:00Z">
              <w:rPr>
                <w:rFonts w:ascii="Menlo" w:hAnsi="Menlo" w:cs="Menlo"/>
                <w:sz w:val="28"/>
                <w:szCs w:val="28"/>
              </w:rPr>
            </w:rPrChange>
          </w:rPr>
          <w:t xml:space="preserve"> </w:t>
        </w:r>
        <w:proofErr w:type="spellStart"/>
        <w:r w:rsidRPr="003F6A95">
          <w:rPr>
            <w:rFonts w:ascii="Menlo" w:hAnsi="Menlo" w:cs="Menlo"/>
            <w:color w:val="AA0D91"/>
            <w:sz w:val="18"/>
            <w:szCs w:val="18"/>
            <w:rPrChange w:id="1727" w:author="Willian" w:date="2016-11-28T23:50:00Z">
              <w:rPr>
                <w:rFonts w:ascii="Menlo" w:hAnsi="Menlo" w:cs="Menlo"/>
                <w:color w:val="AA0D91"/>
                <w:sz w:val="28"/>
                <w:szCs w:val="28"/>
              </w:rPr>
            </w:rPrChange>
          </w:rPr>
          <w:t>let</w:t>
        </w:r>
        <w:proofErr w:type="spellEnd"/>
        <w:r w:rsidRPr="003F6A95">
          <w:rPr>
            <w:rFonts w:ascii="Menlo" w:hAnsi="Menlo" w:cs="Menlo"/>
            <w:sz w:val="18"/>
            <w:szCs w:val="18"/>
            <w:rPrChange w:id="1728" w:author="Willian" w:date="2016-11-28T23:50:00Z">
              <w:rPr>
                <w:rFonts w:ascii="Menlo" w:hAnsi="Menlo" w:cs="Menlo"/>
                <w:sz w:val="28"/>
                <w:szCs w:val="28"/>
              </w:rPr>
            </w:rPrChange>
          </w:rPr>
          <w:t xml:space="preserve"> </w:t>
        </w:r>
        <w:proofErr w:type="spellStart"/>
        <w:r w:rsidRPr="003F6A95">
          <w:rPr>
            <w:rFonts w:ascii="Menlo" w:hAnsi="Menlo" w:cs="Menlo"/>
            <w:sz w:val="18"/>
            <w:szCs w:val="18"/>
            <w:rPrChange w:id="1729" w:author="Willian" w:date="2016-11-28T23:50:00Z">
              <w:rPr>
                <w:rFonts w:ascii="Menlo" w:hAnsi="Menlo" w:cs="Menlo"/>
                <w:sz w:val="28"/>
                <w:szCs w:val="28"/>
              </w:rPr>
            </w:rPrChange>
          </w:rPr>
          <w:t>user</w:t>
        </w:r>
        <w:proofErr w:type="spellEnd"/>
        <w:r w:rsidRPr="003F6A95">
          <w:rPr>
            <w:rFonts w:ascii="Menlo" w:hAnsi="Menlo" w:cs="Menlo"/>
            <w:sz w:val="18"/>
            <w:szCs w:val="18"/>
            <w:rPrChange w:id="1730" w:author="Willian" w:date="2016-11-28T23:50:00Z">
              <w:rPr>
                <w:rFonts w:ascii="Menlo" w:hAnsi="Menlo" w:cs="Menlo"/>
                <w:sz w:val="28"/>
                <w:szCs w:val="28"/>
              </w:rPr>
            </w:rPrChange>
          </w:rPr>
          <w:t xml:space="preserve"> = </w:t>
        </w:r>
        <w:proofErr w:type="spellStart"/>
        <w:r w:rsidRPr="003F6A95">
          <w:rPr>
            <w:rFonts w:ascii="Menlo" w:hAnsi="Menlo" w:cs="Menlo"/>
            <w:color w:val="3F6E74"/>
            <w:sz w:val="18"/>
            <w:szCs w:val="18"/>
            <w:rPrChange w:id="1731" w:author="Willian" w:date="2016-11-28T23:50:00Z">
              <w:rPr>
                <w:rFonts w:ascii="Menlo" w:hAnsi="Menlo" w:cs="Menlo"/>
                <w:color w:val="3F6E74"/>
                <w:sz w:val="28"/>
                <w:szCs w:val="28"/>
              </w:rPr>
            </w:rPrChange>
          </w:rPr>
          <w:t>FIRAuth</w:t>
        </w:r>
        <w:r w:rsidRPr="003F6A95">
          <w:rPr>
            <w:rFonts w:ascii="Menlo" w:hAnsi="Menlo" w:cs="Menlo"/>
            <w:sz w:val="18"/>
            <w:szCs w:val="18"/>
            <w:rPrChange w:id="1732" w:author="Willian" w:date="2016-11-28T23:50:00Z">
              <w:rPr>
                <w:rFonts w:ascii="Menlo" w:hAnsi="Menlo" w:cs="Menlo"/>
                <w:sz w:val="28"/>
                <w:szCs w:val="28"/>
              </w:rPr>
            </w:rPrChange>
          </w:rPr>
          <w:t>.</w:t>
        </w:r>
        <w:r w:rsidRPr="003F6A95">
          <w:rPr>
            <w:rFonts w:ascii="Menlo" w:hAnsi="Menlo" w:cs="Menlo"/>
            <w:color w:val="26474B"/>
            <w:sz w:val="18"/>
            <w:szCs w:val="18"/>
            <w:rPrChange w:id="1733" w:author="Willian" w:date="2016-11-28T23:50:00Z">
              <w:rPr>
                <w:rFonts w:ascii="Menlo" w:hAnsi="Menlo" w:cs="Menlo"/>
                <w:color w:val="26474B"/>
                <w:sz w:val="28"/>
                <w:szCs w:val="28"/>
              </w:rPr>
            </w:rPrChange>
          </w:rPr>
          <w:t>auth</w:t>
        </w:r>
        <w:proofErr w:type="spellEnd"/>
        <w:r w:rsidRPr="003F6A95">
          <w:rPr>
            <w:rFonts w:ascii="Menlo" w:hAnsi="Menlo" w:cs="Menlo"/>
            <w:sz w:val="18"/>
            <w:szCs w:val="18"/>
            <w:rPrChange w:id="1734" w:author="Willian" w:date="2016-11-28T23:50:00Z">
              <w:rPr>
                <w:rFonts w:ascii="Menlo" w:hAnsi="Menlo" w:cs="Menlo"/>
                <w:sz w:val="28"/>
                <w:szCs w:val="28"/>
              </w:rPr>
            </w:rPrChange>
          </w:rPr>
          <w:t>()?.</w:t>
        </w:r>
        <w:proofErr w:type="spellStart"/>
        <w:r w:rsidRPr="003F6A95">
          <w:rPr>
            <w:rFonts w:ascii="Menlo" w:hAnsi="Menlo" w:cs="Menlo"/>
            <w:color w:val="3F6E74"/>
            <w:sz w:val="18"/>
            <w:szCs w:val="18"/>
            <w:rPrChange w:id="1735" w:author="Willian" w:date="2016-11-28T23:50:00Z">
              <w:rPr>
                <w:rFonts w:ascii="Menlo" w:hAnsi="Menlo" w:cs="Menlo"/>
                <w:color w:val="3F6E74"/>
                <w:sz w:val="28"/>
                <w:szCs w:val="28"/>
              </w:rPr>
            </w:rPrChange>
          </w:rPr>
          <w:t>currentUser</w:t>
        </w:r>
        <w:proofErr w:type="spellEnd"/>
        <w:r w:rsidRPr="003F6A95">
          <w:rPr>
            <w:rFonts w:ascii="Menlo" w:hAnsi="Menlo" w:cs="Menlo"/>
            <w:sz w:val="18"/>
            <w:szCs w:val="18"/>
            <w:rPrChange w:id="1736" w:author="Willian" w:date="2016-11-28T23:50:00Z">
              <w:rPr>
                <w:rFonts w:ascii="Menlo" w:hAnsi="Menlo" w:cs="Menlo"/>
                <w:sz w:val="28"/>
                <w:szCs w:val="28"/>
              </w:rPr>
            </w:rPrChange>
          </w:rPr>
          <w:t xml:space="preserve"> {</w:t>
        </w:r>
      </w:ins>
    </w:p>
    <w:p w14:paraId="27F05931" w14:textId="77777777" w:rsidR="003F6A95" w:rsidRPr="003F6A95" w:rsidRDefault="003F6A95" w:rsidP="003F6A95">
      <w:pPr>
        <w:widowControl w:val="0"/>
        <w:tabs>
          <w:tab w:val="left" w:pos="692"/>
        </w:tabs>
        <w:autoSpaceDE w:val="0"/>
        <w:autoSpaceDN w:val="0"/>
        <w:adjustRightInd w:val="0"/>
        <w:spacing w:after="0"/>
        <w:ind w:left="567"/>
        <w:jc w:val="left"/>
        <w:rPr>
          <w:ins w:id="1737" w:author="Willian" w:date="2016-11-28T23:50:00Z"/>
          <w:rFonts w:ascii="Menlo" w:hAnsi="Menlo" w:cs="Menlo"/>
          <w:sz w:val="18"/>
          <w:szCs w:val="18"/>
          <w:rPrChange w:id="1738" w:author="Willian" w:date="2016-11-28T23:50:00Z">
            <w:rPr>
              <w:ins w:id="1739" w:author="Willian" w:date="2016-11-28T23:50:00Z"/>
              <w:rFonts w:ascii="Menlo" w:hAnsi="Menlo" w:cs="Menlo"/>
              <w:sz w:val="28"/>
              <w:szCs w:val="28"/>
            </w:rPr>
          </w:rPrChange>
        </w:rPr>
        <w:pPrChange w:id="1740" w:author="Willian" w:date="2016-11-28T23:50:00Z">
          <w:pPr>
            <w:widowControl w:val="0"/>
            <w:tabs>
              <w:tab w:val="left" w:pos="692"/>
            </w:tabs>
            <w:autoSpaceDE w:val="0"/>
            <w:autoSpaceDN w:val="0"/>
            <w:adjustRightInd w:val="0"/>
            <w:spacing w:after="0"/>
            <w:jc w:val="left"/>
          </w:pPr>
        </w:pPrChange>
      </w:pPr>
      <w:ins w:id="1741" w:author="Willian" w:date="2016-11-28T23:50:00Z">
        <w:r w:rsidRPr="003F6A95">
          <w:rPr>
            <w:rFonts w:ascii="Menlo" w:hAnsi="Menlo" w:cs="Menlo"/>
            <w:sz w:val="18"/>
            <w:szCs w:val="18"/>
            <w:rPrChange w:id="1742" w:author="Willian" w:date="2016-11-28T23:50: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743" w:author="Willian" w:date="2016-11-28T23:50:00Z">
              <w:rPr>
                <w:rFonts w:ascii="Menlo" w:hAnsi="Menlo" w:cs="Menlo"/>
                <w:color w:val="AA0D91"/>
                <w:sz w:val="28"/>
                <w:szCs w:val="28"/>
              </w:rPr>
            </w:rPrChange>
          </w:rPr>
          <w:t>let</w:t>
        </w:r>
        <w:proofErr w:type="spellEnd"/>
        <w:proofErr w:type="gramEnd"/>
        <w:r w:rsidRPr="003F6A95">
          <w:rPr>
            <w:rFonts w:ascii="Menlo" w:hAnsi="Menlo" w:cs="Menlo"/>
            <w:sz w:val="18"/>
            <w:szCs w:val="18"/>
            <w:rPrChange w:id="1744" w:author="Willian" w:date="2016-11-28T23:50:00Z">
              <w:rPr>
                <w:rFonts w:ascii="Menlo" w:hAnsi="Menlo" w:cs="Menlo"/>
                <w:sz w:val="28"/>
                <w:szCs w:val="28"/>
              </w:rPr>
            </w:rPrChange>
          </w:rPr>
          <w:t xml:space="preserve"> </w:t>
        </w:r>
        <w:proofErr w:type="spellStart"/>
        <w:r w:rsidRPr="003F6A95">
          <w:rPr>
            <w:rFonts w:ascii="Menlo" w:hAnsi="Menlo" w:cs="Menlo"/>
            <w:sz w:val="18"/>
            <w:szCs w:val="18"/>
            <w:rPrChange w:id="1745" w:author="Willian" w:date="2016-11-28T23:50:00Z">
              <w:rPr>
                <w:rFonts w:ascii="Menlo" w:hAnsi="Menlo" w:cs="Menlo"/>
                <w:sz w:val="28"/>
                <w:szCs w:val="28"/>
              </w:rPr>
            </w:rPrChange>
          </w:rPr>
          <w:t>name</w:t>
        </w:r>
        <w:proofErr w:type="spellEnd"/>
        <w:r w:rsidRPr="003F6A95">
          <w:rPr>
            <w:rFonts w:ascii="Menlo" w:hAnsi="Menlo" w:cs="Menlo"/>
            <w:sz w:val="18"/>
            <w:szCs w:val="18"/>
            <w:rPrChange w:id="1746" w:author="Willian" w:date="2016-11-28T23:50:00Z">
              <w:rPr>
                <w:rFonts w:ascii="Menlo" w:hAnsi="Menlo" w:cs="Menlo"/>
                <w:sz w:val="28"/>
                <w:szCs w:val="28"/>
              </w:rPr>
            </w:rPrChange>
          </w:rPr>
          <w:t xml:space="preserve"> = </w:t>
        </w:r>
        <w:proofErr w:type="spellStart"/>
        <w:r w:rsidRPr="003F6A95">
          <w:rPr>
            <w:rFonts w:ascii="Menlo" w:hAnsi="Menlo" w:cs="Menlo"/>
            <w:sz w:val="18"/>
            <w:szCs w:val="18"/>
            <w:rPrChange w:id="1747" w:author="Willian" w:date="2016-11-28T23:50:00Z">
              <w:rPr>
                <w:rFonts w:ascii="Menlo" w:hAnsi="Menlo" w:cs="Menlo"/>
                <w:sz w:val="28"/>
                <w:szCs w:val="28"/>
              </w:rPr>
            </w:rPrChange>
          </w:rPr>
          <w:t>user.</w:t>
        </w:r>
        <w:r w:rsidRPr="003F6A95">
          <w:rPr>
            <w:rFonts w:ascii="Menlo" w:hAnsi="Menlo" w:cs="Menlo"/>
            <w:color w:val="3F6E74"/>
            <w:sz w:val="18"/>
            <w:szCs w:val="18"/>
            <w:rPrChange w:id="1748" w:author="Willian" w:date="2016-11-28T23:50:00Z">
              <w:rPr>
                <w:rFonts w:ascii="Menlo" w:hAnsi="Menlo" w:cs="Menlo"/>
                <w:color w:val="3F6E74"/>
                <w:sz w:val="28"/>
                <w:szCs w:val="28"/>
              </w:rPr>
            </w:rPrChange>
          </w:rPr>
          <w:t>displayName</w:t>
        </w:r>
        <w:proofErr w:type="spellEnd"/>
      </w:ins>
    </w:p>
    <w:p w14:paraId="4A9A819F" w14:textId="77777777" w:rsidR="003F6A95" w:rsidRPr="003F6A95" w:rsidRDefault="003F6A95" w:rsidP="003F6A95">
      <w:pPr>
        <w:widowControl w:val="0"/>
        <w:tabs>
          <w:tab w:val="left" w:pos="692"/>
        </w:tabs>
        <w:autoSpaceDE w:val="0"/>
        <w:autoSpaceDN w:val="0"/>
        <w:adjustRightInd w:val="0"/>
        <w:spacing w:after="0"/>
        <w:ind w:left="567"/>
        <w:jc w:val="left"/>
        <w:rPr>
          <w:ins w:id="1749" w:author="Willian" w:date="2016-11-28T23:50:00Z"/>
          <w:rFonts w:ascii="Menlo" w:hAnsi="Menlo" w:cs="Menlo"/>
          <w:sz w:val="18"/>
          <w:szCs w:val="18"/>
          <w:rPrChange w:id="1750" w:author="Willian" w:date="2016-11-28T23:50:00Z">
            <w:rPr>
              <w:ins w:id="1751" w:author="Willian" w:date="2016-11-28T23:50:00Z"/>
              <w:rFonts w:ascii="Menlo" w:hAnsi="Menlo" w:cs="Menlo"/>
              <w:sz w:val="28"/>
              <w:szCs w:val="28"/>
            </w:rPr>
          </w:rPrChange>
        </w:rPr>
        <w:pPrChange w:id="1752" w:author="Willian" w:date="2016-11-28T23:50:00Z">
          <w:pPr>
            <w:widowControl w:val="0"/>
            <w:tabs>
              <w:tab w:val="left" w:pos="692"/>
            </w:tabs>
            <w:autoSpaceDE w:val="0"/>
            <w:autoSpaceDN w:val="0"/>
            <w:adjustRightInd w:val="0"/>
            <w:spacing w:after="0"/>
            <w:jc w:val="left"/>
          </w:pPr>
        </w:pPrChange>
      </w:pPr>
      <w:ins w:id="1753" w:author="Willian" w:date="2016-11-28T23:50:00Z">
        <w:r w:rsidRPr="003F6A95">
          <w:rPr>
            <w:rFonts w:ascii="Menlo" w:hAnsi="Menlo" w:cs="Menlo"/>
            <w:sz w:val="18"/>
            <w:szCs w:val="18"/>
            <w:rPrChange w:id="1754" w:author="Willian" w:date="2016-11-28T23:50: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755" w:author="Willian" w:date="2016-11-28T23:50:00Z">
              <w:rPr>
                <w:rFonts w:ascii="Menlo" w:hAnsi="Menlo" w:cs="Menlo"/>
                <w:color w:val="AA0D91"/>
                <w:sz w:val="28"/>
                <w:szCs w:val="28"/>
              </w:rPr>
            </w:rPrChange>
          </w:rPr>
          <w:t>let</w:t>
        </w:r>
        <w:proofErr w:type="spellEnd"/>
        <w:proofErr w:type="gramEnd"/>
        <w:r w:rsidRPr="003F6A95">
          <w:rPr>
            <w:rFonts w:ascii="Menlo" w:hAnsi="Menlo" w:cs="Menlo"/>
            <w:sz w:val="18"/>
            <w:szCs w:val="18"/>
            <w:rPrChange w:id="1756" w:author="Willian" w:date="2016-11-28T23:50:00Z">
              <w:rPr>
                <w:rFonts w:ascii="Menlo" w:hAnsi="Menlo" w:cs="Menlo"/>
                <w:sz w:val="28"/>
                <w:szCs w:val="28"/>
              </w:rPr>
            </w:rPrChange>
          </w:rPr>
          <w:t xml:space="preserve"> </w:t>
        </w:r>
        <w:proofErr w:type="spellStart"/>
        <w:r w:rsidRPr="003F6A95">
          <w:rPr>
            <w:rFonts w:ascii="Menlo" w:hAnsi="Menlo" w:cs="Menlo"/>
            <w:sz w:val="18"/>
            <w:szCs w:val="18"/>
            <w:rPrChange w:id="1757" w:author="Willian" w:date="2016-11-28T23:50:00Z">
              <w:rPr>
                <w:rFonts w:ascii="Menlo" w:hAnsi="Menlo" w:cs="Menlo"/>
                <w:sz w:val="28"/>
                <w:szCs w:val="28"/>
              </w:rPr>
            </w:rPrChange>
          </w:rPr>
          <w:t>email</w:t>
        </w:r>
        <w:proofErr w:type="spellEnd"/>
        <w:r w:rsidRPr="003F6A95">
          <w:rPr>
            <w:rFonts w:ascii="Menlo" w:hAnsi="Menlo" w:cs="Menlo"/>
            <w:sz w:val="18"/>
            <w:szCs w:val="18"/>
            <w:rPrChange w:id="1758" w:author="Willian" w:date="2016-11-28T23:50:00Z">
              <w:rPr>
                <w:rFonts w:ascii="Menlo" w:hAnsi="Menlo" w:cs="Menlo"/>
                <w:sz w:val="28"/>
                <w:szCs w:val="28"/>
              </w:rPr>
            </w:rPrChange>
          </w:rPr>
          <w:t xml:space="preserve"> = </w:t>
        </w:r>
        <w:proofErr w:type="spellStart"/>
        <w:r w:rsidRPr="003F6A95">
          <w:rPr>
            <w:rFonts w:ascii="Menlo" w:hAnsi="Menlo" w:cs="Menlo"/>
            <w:sz w:val="18"/>
            <w:szCs w:val="18"/>
            <w:rPrChange w:id="1759" w:author="Willian" w:date="2016-11-28T23:50:00Z">
              <w:rPr>
                <w:rFonts w:ascii="Menlo" w:hAnsi="Menlo" w:cs="Menlo"/>
                <w:sz w:val="28"/>
                <w:szCs w:val="28"/>
              </w:rPr>
            </w:rPrChange>
          </w:rPr>
          <w:t>user.</w:t>
        </w:r>
        <w:r w:rsidRPr="003F6A95">
          <w:rPr>
            <w:rFonts w:ascii="Menlo" w:hAnsi="Menlo" w:cs="Menlo"/>
            <w:color w:val="3F6E74"/>
            <w:sz w:val="18"/>
            <w:szCs w:val="18"/>
            <w:rPrChange w:id="1760" w:author="Willian" w:date="2016-11-28T23:50:00Z">
              <w:rPr>
                <w:rFonts w:ascii="Menlo" w:hAnsi="Menlo" w:cs="Menlo"/>
                <w:color w:val="3F6E74"/>
                <w:sz w:val="28"/>
                <w:szCs w:val="28"/>
              </w:rPr>
            </w:rPrChange>
          </w:rPr>
          <w:t>email</w:t>
        </w:r>
        <w:proofErr w:type="spellEnd"/>
      </w:ins>
    </w:p>
    <w:p w14:paraId="246B7BEB" w14:textId="77777777" w:rsidR="003F6A95" w:rsidRPr="003F6A95" w:rsidRDefault="003F6A95" w:rsidP="003F6A95">
      <w:pPr>
        <w:widowControl w:val="0"/>
        <w:tabs>
          <w:tab w:val="left" w:pos="692"/>
        </w:tabs>
        <w:autoSpaceDE w:val="0"/>
        <w:autoSpaceDN w:val="0"/>
        <w:adjustRightInd w:val="0"/>
        <w:spacing w:after="0"/>
        <w:ind w:left="567"/>
        <w:jc w:val="left"/>
        <w:rPr>
          <w:ins w:id="1761" w:author="Willian" w:date="2016-11-28T23:50:00Z"/>
          <w:rFonts w:ascii="Menlo" w:hAnsi="Menlo" w:cs="Menlo"/>
          <w:sz w:val="18"/>
          <w:szCs w:val="18"/>
          <w:rPrChange w:id="1762" w:author="Willian" w:date="2016-11-28T23:50:00Z">
            <w:rPr>
              <w:ins w:id="1763" w:author="Willian" w:date="2016-11-28T23:50:00Z"/>
              <w:rFonts w:ascii="Menlo" w:hAnsi="Menlo" w:cs="Menlo"/>
              <w:sz w:val="28"/>
              <w:szCs w:val="28"/>
            </w:rPr>
          </w:rPrChange>
        </w:rPr>
        <w:pPrChange w:id="1764" w:author="Willian" w:date="2016-11-28T23:50:00Z">
          <w:pPr>
            <w:widowControl w:val="0"/>
            <w:tabs>
              <w:tab w:val="left" w:pos="692"/>
            </w:tabs>
            <w:autoSpaceDE w:val="0"/>
            <w:autoSpaceDN w:val="0"/>
            <w:adjustRightInd w:val="0"/>
            <w:spacing w:after="0"/>
            <w:jc w:val="left"/>
          </w:pPr>
        </w:pPrChange>
      </w:pPr>
      <w:ins w:id="1765" w:author="Willian" w:date="2016-11-28T23:50:00Z">
        <w:r w:rsidRPr="003F6A95">
          <w:rPr>
            <w:rFonts w:ascii="Menlo" w:hAnsi="Menlo" w:cs="Menlo"/>
            <w:sz w:val="18"/>
            <w:szCs w:val="18"/>
            <w:rPrChange w:id="1766" w:author="Willian" w:date="2016-11-28T23:50: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767" w:author="Willian" w:date="2016-11-28T23:50:00Z">
              <w:rPr>
                <w:rFonts w:ascii="Menlo" w:hAnsi="Menlo" w:cs="Menlo"/>
                <w:color w:val="AA0D91"/>
                <w:sz w:val="28"/>
                <w:szCs w:val="28"/>
              </w:rPr>
            </w:rPrChange>
          </w:rPr>
          <w:t>let</w:t>
        </w:r>
        <w:proofErr w:type="spellEnd"/>
        <w:proofErr w:type="gramEnd"/>
        <w:r w:rsidRPr="003F6A95">
          <w:rPr>
            <w:rFonts w:ascii="Menlo" w:hAnsi="Menlo" w:cs="Menlo"/>
            <w:sz w:val="18"/>
            <w:szCs w:val="18"/>
            <w:rPrChange w:id="1768" w:author="Willian" w:date="2016-11-28T23:50:00Z">
              <w:rPr>
                <w:rFonts w:ascii="Menlo" w:hAnsi="Menlo" w:cs="Menlo"/>
                <w:sz w:val="28"/>
                <w:szCs w:val="28"/>
              </w:rPr>
            </w:rPrChange>
          </w:rPr>
          <w:t xml:space="preserve"> </w:t>
        </w:r>
        <w:proofErr w:type="spellStart"/>
        <w:r w:rsidRPr="003F6A95">
          <w:rPr>
            <w:rFonts w:ascii="Menlo" w:hAnsi="Menlo" w:cs="Menlo"/>
            <w:sz w:val="18"/>
            <w:szCs w:val="18"/>
            <w:rPrChange w:id="1769" w:author="Willian" w:date="2016-11-28T23:50:00Z">
              <w:rPr>
                <w:rFonts w:ascii="Menlo" w:hAnsi="Menlo" w:cs="Menlo"/>
                <w:sz w:val="28"/>
                <w:szCs w:val="28"/>
              </w:rPr>
            </w:rPrChange>
          </w:rPr>
          <w:t>photoUrl</w:t>
        </w:r>
        <w:proofErr w:type="spellEnd"/>
        <w:r w:rsidRPr="003F6A95">
          <w:rPr>
            <w:rFonts w:ascii="Menlo" w:hAnsi="Menlo" w:cs="Menlo"/>
            <w:sz w:val="18"/>
            <w:szCs w:val="18"/>
            <w:rPrChange w:id="1770" w:author="Willian" w:date="2016-11-28T23:50:00Z">
              <w:rPr>
                <w:rFonts w:ascii="Menlo" w:hAnsi="Menlo" w:cs="Menlo"/>
                <w:sz w:val="28"/>
                <w:szCs w:val="28"/>
              </w:rPr>
            </w:rPrChange>
          </w:rPr>
          <w:t xml:space="preserve"> = </w:t>
        </w:r>
        <w:proofErr w:type="spellStart"/>
        <w:r w:rsidRPr="003F6A95">
          <w:rPr>
            <w:rFonts w:ascii="Menlo" w:hAnsi="Menlo" w:cs="Menlo"/>
            <w:sz w:val="18"/>
            <w:szCs w:val="18"/>
            <w:rPrChange w:id="1771" w:author="Willian" w:date="2016-11-28T23:50:00Z">
              <w:rPr>
                <w:rFonts w:ascii="Menlo" w:hAnsi="Menlo" w:cs="Menlo"/>
                <w:sz w:val="28"/>
                <w:szCs w:val="28"/>
              </w:rPr>
            </w:rPrChange>
          </w:rPr>
          <w:t>user.</w:t>
        </w:r>
        <w:r w:rsidRPr="003F6A95">
          <w:rPr>
            <w:rFonts w:ascii="Menlo" w:hAnsi="Menlo" w:cs="Menlo"/>
            <w:color w:val="3F6E74"/>
            <w:sz w:val="18"/>
            <w:szCs w:val="18"/>
            <w:rPrChange w:id="1772" w:author="Willian" w:date="2016-11-28T23:50:00Z">
              <w:rPr>
                <w:rFonts w:ascii="Menlo" w:hAnsi="Menlo" w:cs="Menlo"/>
                <w:color w:val="3F6E74"/>
                <w:sz w:val="28"/>
                <w:szCs w:val="28"/>
              </w:rPr>
            </w:rPrChange>
          </w:rPr>
          <w:t>photoURL</w:t>
        </w:r>
        <w:proofErr w:type="spellEnd"/>
      </w:ins>
    </w:p>
    <w:p w14:paraId="1DFF881B" w14:textId="46ADD488" w:rsidR="003F6A95" w:rsidRPr="003F6A95" w:rsidRDefault="003F6A95" w:rsidP="003F6A95">
      <w:pPr>
        <w:widowControl w:val="0"/>
        <w:tabs>
          <w:tab w:val="left" w:pos="692"/>
        </w:tabs>
        <w:autoSpaceDE w:val="0"/>
        <w:autoSpaceDN w:val="0"/>
        <w:adjustRightInd w:val="0"/>
        <w:spacing w:after="0"/>
        <w:ind w:left="567"/>
        <w:jc w:val="left"/>
        <w:rPr>
          <w:ins w:id="1773" w:author="Willian" w:date="2016-11-28T23:50:00Z"/>
          <w:rFonts w:ascii="Menlo" w:hAnsi="Menlo" w:cs="Menlo"/>
          <w:color w:val="007400"/>
          <w:sz w:val="18"/>
          <w:szCs w:val="18"/>
          <w:rPrChange w:id="1774" w:author="Willian" w:date="2016-11-28T23:50:00Z">
            <w:rPr>
              <w:ins w:id="1775" w:author="Willian" w:date="2016-11-28T23:50:00Z"/>
              <w:rFonts w:ascii="Menlo" w:hAnsi="Menlo" w:cs="Menlo"/>
              <w:color w:val="007400"/>
              <w:sz w:val="28"/>
              <w:szCs w:val="28"/>
            </w:rPr>
          </w:rPrChange>
        </w:rPr>
        <w:pPrChange w:id="1776" w:author="Willian" w:date="2016-11-28T23:52:00Z">
          <w:pPr>
            <w:widowControl w:val="0"/>
            <w:tabs>
              <w:tab w:val="left" w:pos="692"/>
            </w:tabs>
            <w:autoSpaceDE w:val="0"/>
            <w:autoSpaceDN w:val="0"/>
            <w:adjustRightInd w:val="0"/>
            <w:spacing w:after="0"/>
            <w:jc w:val="left"/>
          </w:pPr>
        </w:pPrChange>
      </w:pPr>
      <w:ins w:id="1777" w:author="Willian" w:date="2016-11-28T23:50:00Z">
        <w:r w:rsidRPr="003F6A95">
          <w:rPr>
            <w:rFonts w:ascii="Menlo" w:hAnsi="Menlo" w:cs="Menlo"/>
            <w:sz w:val="18"/>
            <w:szCs w:val="18"/>
            <w:rPrChange w:id="1778" w:author="Willian" w:date="2016-11-28T23:50: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779" w:author="Willian" w:date="2016-11-28T23:50:00Z">
              <w:rPr>
                <w:rFonts w:ascii="Menlo" w:hAnsi="Menlo" w:cs="Menlo"/>
                <w:color w:val="AA0D91"/>
                <w:sz w:val="28"/>
                <w:szCs w:val="28"/>
              </w:rPr>
            </w:rPrChange>
          </w:rPr>
          <w:t>let</w:t>
        </w:r>
        <w:proofErr w:type="spellEnd"/>
        <w:proofErr w:type="gramEnd"/>
        <w:r w:rsidRPr="003F6A95">
          <w:rPr>
            <w:rFonts w:ascii="Menlo" w:hAnsi="Menlo" w:cs="Menlo"/>
            <w:sz w:val="18"/>
            <w:szCs w:val="18"/>
            <w:rPrChange w:id="1780" w:author="Willian" w:date="2016-11-28T23:50:00Z">
              <w:rPr>
                <w:rFonts w:ascii="Menlo" w:hAnsi="Menlo" w:cs="Menlo"/>
                <w:sz w:val="28"/>
                <w:szCs w:val="28"/>
              </w:rPr>
            </w:rPrChange>
          </w:rPr>
          <w:t xml:space="preserve"> </w:t>
        </w:r>
        <w:proofErr w:type="spellStart"/>
        <w:r w:rsidRPr="003F6A95">
          <w:rPr>
            <w:rFonts w:ascii="Menlo" w:hAnsi="Menlo" w:cs="Menlo"/>
            <w:sz w:val="18"/>
            <w:szCs w:val="18"/>
            <w:rPrChange w:id="1781" w:author="Willian" w:date="2016-11-28T23:50:00Z">
              <w:rPr>
                <w:rFonts w:ascii="Menlo" w:hAnsi="Menlo" w:cs="Menlo"/>
                <w:sz w:val="28"/>
                <w:szCs w:val="28"/>
              </w:rPr>
            </w:rPrChange>
          </w:rPr>
          <w:t>uid</w:t>
        </w:r>
        <w:proofErr w:type="spellEnd"/>
        <w:r w:rsidRPr="003F6A95">
          <w:rPr>
            <w:rFonts w:ascii="Menlo" w:hAnsi="Menlo" w:cs="Menlo"/>
            <w:sz w:val="18"/>
            <w:szCs w:val="18"/>
            <w:rPrChange w:id="1782" w:author="Willian" w:date="2016-11-28T23:50:00Z">
              <w:rPr>
                <w:rFonts w:ascii="Menlo" w:hAnsi="Menlo" w:cs="Menlo"/>
                <w:sz w:val="28"/>
                <w:szCs w:val="28"/>
              </w:rPr>
            </w:rPrChange>
          </w:rPr>
          <w:t xml:space="preserve"> = </w:t>
        </w:r>
        <w:proofErr w:type="spellStart"/>
        <w:r w:rsidRPr="003F6A95">
          <w:rPr>
            <w:rFonts w:ascii="Menlo" w:hAnsi="Menlo" w:cs="Menlo"/>
            <w:sz w:val="18"/>
            <w:szCs w:val="18"/>
            <w:rPrChange w:id="1783" w:author="Willian" w:date="2016-11-28T23:50:00Z">
              <w:rPr>
                <w:rFonts w:ascii="Menlo" w:hAnsi="Menlo" w:cs="Menlo"/>
                <w:sz w:val="28"/>
                <w:szCs w:val="28"/>
              </w:rPr>
            </w:rPrChange>
          </w:rPr>
          <w:t>user.</w:t>
        </w:r>
        <w:r w:rsidRPr="003F6A95">
          <w:rPr>
            <w:rFonts w:ascii="Menlo" w:hAnsi="Menlo" w:cs="Menlo"/>
            <w:color w:val="3F6E74"/>
            <w:sz w:val="18"/>
            <w:szCs w:val="18"/>
            <w:rPrChange w:id="1784" w:author="Willian" w:date="2016-11-28T23:50:00Z">
              <w:rPr>
                <w:rFonts w:ascii="Menlo" w:hAnsi="Menlo" w:cs="Menlo"/>
                <w:color w:val="3F6E74"/>
                <w:sz w:val="28"/>
                <w:szCs w:val="28"/>
              </w:rPr>
            </w:rPrChange>
          </w:rPr>
          <w:t>uid</w:t>
        </w:r>
        <w:proofErr w:type="spellEnd"/>
        <w:r w:rsidRPr="003F6A95">
          <w:rPr>
            <w:rFonts w:ascii="Menlo" w:hAnsi="Menlo" w:cs="Menlo"/>
            <w:sz w:val="18"/>
            <w:szCs w:val="18"/>
            <w:rPrChange w:id="1785" w:author="Willian" w:date="2016-11-28T23:50:00Z">
              <w:rPr>
                <w:rFonts w:ascii="Menlo" w:hAnsi="Menlo" w:cs="Menlo"/>
                <w:sz w:val="28"/>
                <w:szCs w:val="28"/>
              </w:rPr>
            </w:rPrChange>
          </w:rPr>
          <w:t xml:space="preserve">;  </w:t>
        </w:r>
      </w:ins>
    </w:p>
    <w:p w14:paraId="6F1523FC" w14:textId="77777777" w:rsidR="003F6A95" w:rsidRPr="003F6A95" w:rsidRDefault="003F6A95" w:rsidP="003F6A95">
      <w:pPr>
        <w:widowControl w:val="0"/>
        <w:tabs>
          <w:tab w:val="left" w:pos="692"/>
        </w:tabs>
        <w:autoSpaceDE w:val="0"/>
        <w:autoSpaceDN w:val="0"/>
        <w:adjustRightInd w:val="0"/>
        <w:spacing w:after="0"/>
        <w:ind w:left="567"/>
        <w:jc w:val="left"/>
        <w:rPr>
          <w:ins w:id="1786" w:author="Willian" w:date="2016-11-28T23:50:00Z"/>
          <w:rFonts w:ascii="Menlo" w:hAnsi="Menlo" w:cs="Menlo"/>
          <w:sz w:val="18"/>
          <w:szCs w:val="18"/>
          <w:rPrChange w:id="1787" w:author="Willian" w:date="2016-11-28T23:50:00Z">
            <w:rPr>
              <w:ins w:id="1788" w:author="Willian" w:date="2016-11-28T23:50:00Z"/>
              <w:rFonts w:ascii="Menlo" w:hAnsi="Menlo" w:cs="Menlo"/>
              <w:sz w:val="28"/>
              <w:szCs w:val="28"/>
            </w:rPr>
          </w:rPrChange>
        </w:rPr>
        <w:pPrChange w:id="1789" w:author="Willian" w:date="2016-11-28T23:50:00Z">
          <w:pPr>
            <w:widowControl w:val="0"/>
            <w:tabs>
              <w:tab w:val="left" w:pos="692"/>
            </w:tabs>
            <w:autoSpaceDE w:val="0"/>
            <w:autoSpaceDN w:val="0"/>
            <w:adjustRightInd w:val="0"/>
            <w:spacing w:after="0"/>
            <w:jc w:val="left"/>
          </w:pPr>
        </w:pPrChange>
      </w:pPr>
      <w:ins w:id="1790" w:author="Willian" w:date="2016-11-28T23:50:00Z">
        <w:r w:rsidRPr="003F6A95">
          <w:rPr>
            <w:rFonts w:ascii="Menlo" w:hAnsi="Menlo" w:cs="Menlo"/>
            <w:sz w:val="18"/>
            <w:szCs w:val="18"/>
            <w:rPrChange w:id="1791" w:author="Willian" w:date="2016-11-28T23:50:00Z">
              <w:rPr>
                <w:rFonts w:ascii="Menlo" w:hAnsi="Menlo" w:cs="Menlo"/>
                <w:sz w:val="28"/>
                <w:szCs w:val="28"/>
              </w:rPr>
            </w:rPrChange>
          </w:rPr>
          <w:t xml:space="preserve">} </w:t>
        </w:r>
        <w:proofErr w:type="spellStart"/>
        <w:r w:rsidRPr="003F6A95">
          <w:rPr>
            <w:rFonts w:ascii="Menlo" w:hAnsi="Menlo" w:cs="Menlo"/>
            <w:color w:val="AA0D91"/>
            <w:sz w:val="18"/>
            <w:szCs w:val="18"/>
            <w:rPrChange w:id="1792" w:author="Willian" w:date="2016-11-28T23:50:00Z">
              <w:rPr>
                <w:rFonts w:ascii="Menlo" w:hAnsi="Menlo" w:cs="Menlo"/>
                <w:color w:val="AA0D91"/>
                <w:sz w:val="28"/>
                <w:szCs w:val="28"/>
              </w:rPr>
            </w:rPrChange>
          </w:rPr>
          <w:t>else</w:t>
        </w:r>
        <w:proofErr w:type="spellEnd"/>
        <w:r w:rsidRPr="003F6A95">
          <w:rPr>
            <w:rFonts w:ascii="Menlo" w:hAnsi="Menlo" w:cs="Menlo"/>
            <w:sz w:val="18"/>
            <w:szCs w:val="18"/>
            <w:rPrChange w:id="1793" w:author="Willian" w:date="2016-11-28T23:50:00Z">
              <w:rPr>
                <w:rFonts w:ascii="Menlo" w:hAnsi="Menlo" w:cs="Menlo"/>
                <w:sz w:val="28"/>
                <w:szCs w:val="28"/>
              </w:rPr>
            </w:rPrChange>
          </w:rPr>
          <w:t xml:space="preserve"> {</w:t>
        </w:r>
      </w:ins>
    </w:p>
    <w:p w14:paraId="191272E2" w14:textId="4F11288D" w:rsidR="003F6A95" w:rsidRPr="003F6A95" w:rsidRDefault="003F6A95" w:rsidP="003F6A95">
      <w:pPr>
        <w:widowControl w:val="0"/>
        <w:tabs>
          <w:tab w:val="left" w:pos="692"/>
        </w:tabs>
        <w:autoSpaceDE w:val="0"/>
        <w:autoSpaceDN w:val="0"/>
        <w:adjustRightInd w:val="0"/>
        <w:spacing w:after="0"/>
        <w:ind w:left="567"/>
        <w:jc w:val="left"/>
        <w:rPr>
          <w:ins w:id="1794" w:author="Willian" w:date="2016-11-28T23:50:00Z"/>
          <w:rFonts w:ascii="Menlo" w:hAnsi="Menlo" w:cs="Menlo"/>
          <w:color w:val="007400"/>
          <w:sz w:val="18"/>
          <w:szCs w:val="18"/>
          <w:rPrChange w:id="1795" w:author="Willian" w:date="2016-11-28T23:50:00Z">
            <w:rPr>
              <w:ins w:id="1796" w:author="Willian" w:date="2016-11-28T23:50:00Z"/>
              <w:rFonts w:ascii="Menlo" w:hAnsi="Menlo" w:cs="Menlo"/>
              <w:color w:val="007400"/>
              <w:sz w:val="28"/>
              <w:szCs w:val="28"/>
            </w:rPr>
          </w:rPrChange>
        </w:rPr>
        <w:pPrChange w:id="1797" w:author="Willian" w:date="2016-11-28T23:50:00Z">
          <w:pPr>
            <w:widowControl w:val="0"/>
            <w:tabs>
              <w:tab w:val="left" w:pos="692"/>
            </w:tabs>
            <w:autoSpaceDE w:val="0"/>
            <w:autoSpaceDN w:val="0"/>
            <w:adjustRightInd w:val="0"/>
            <w:spacing w:after="0"/>
            <w:jc w:val="left"/>
          </w:pPr>
        </w:pPrChange>
      </w:pPr>
      <w:ins w:id="1798" w:author="Willian" w:date="2016-11-28T23:50:00Z">
        <w:r w:rsidRPr="003F6A95">
          <w:rPr>
            <w:rFonts w:ascii="Menlo" w:hAnsi="Menlo" w:cs="Menlo"/>
            <w:sz w:val="18"/>
            <w:szCs w:val="18"/>
            <w:rPrChange w:id="1799" w:author="Willian" w:date="2016-11-28T23:50:00Z">
              <w:rPr>
                <w:rFonts w:ascii="Menlo" w:hAnsi="Menlo" w:cs="Menlo"/>
                <w:sz w:val="28"/>
                <w:szCs w:val="28"/>
              </w:rPr>
            </w:rPrChange>
          </w:rPr>
          <w:t xml:space="preserve">    </w:t>
        </w:r>
        <w:r w:rsidRPr="003F6A95">
          <w:rPr>
            <w:rFonts w:ascii="Menlo" w:hAnsi="Menlo" w:cs="Menlo"/>
            <w:color w:val="007400"/>
            <w:sz w:val="18"/>
            <w:szCs w:val="18"/>
            <w:rPrChange w:id="1800" w:author="Willian" w:date="2016-11-28T23:50:00Z">
              <w:rPr>
                <w:rFonts w:ascii="Menlo" w:hAnsi="Menlo" w:cs="Menlo"/>
                <w:color w:val="007400"/>
                <w:sz w:val="28"/>
                <w:szCs w:val="28"/>
              </w:rPr>
            </w:rPrChange>
          </w:rPr>
          <w:t xml:space="preserve">// </w:t>
        </w:r>
      </w:ins>
      <w:ins w:id="1801" w:author="Willian" w:date="2016-11-28T23:52:00Z">
        <w:r>
          <w:rPr>
            <w:rFonts w:ascii="Menlo" w:hAnsi="Menlo" w:cs="Menlo"/>
            <w:color w:val="007400"/>
            <w:sz w:val="18"/>
            <w:szCs w:val="18"/>
          </w:rPr>
          <w:t xml:space="preserve">O usuário não está </w:t>
        </w:r>
        <w:proofErr w:type="spellStart"/>
        <w:r>
          <w:rPr>
            <w:rFonts w:ascii="Menlo" w:hAnsi="Menlo" w:cs="Menlo"/>
            <w:color w:val="007400"/>
            <w:sz w:val="18"/>
            <w:szCs w:val="18"/>
          </w:rPr>
          <w:t>logado</w:t>
        </w:r>
        <w:proofErr w:type="spellEnd"/>
        <w:r w:rsidRPr="007251C5">
          <w:rPr>
            <w:rFonts w:ascii="Menlo" w:hAnsi="Menlo" w:cs="Menlo"/>
            <w:color w:val="007400"/>
            <w:sz w:val="18"/>
            <w:szCs w:val="18"/>
          </w:rPr>
          <w:t>.</w:t>
        </w:r>
      </w:ins>
    </w:p>
    <w:p w14:paraId="4FE044E0" w14:textId="73CE1726" w:rsidR="003F6A95" w:rsidRPr="003F6A95" w:rsidRDefault="003F6A95" w:rsidP="003F6A95">
      <w:pPr>
        <w:ind w:left="567"/>
        <w:rPr>
          <w:ins w:id="1802" w:author="Willian" w:date="2016-11-28T23:50:00Z"/>
          <w:sz w:val="18"/>
          <w:szCs w:val="18"/>
          <w:rPrChange w:id="1803" w:author="Willian" w:date="2016-11-28T23:50:00Z">
            <w:rPr>
              <w:ins w:id="1804" w:author="Willian" w:date="2016-11-28T23:50:00Z"/>
            </w:rPr>
          </w:rPrChange>
        </w:rPr>
        <w:pPrChange w:id="1805" w:author="Willian" w:date="2016-11-28T23:50:00Z">
          <w:pPr>
            <w:shd w:val="clear" w:color="auto" w:fill="FBFBFB"/>
            <w:spacing w:after="288" w:line="312" w:lineRule="atLeast"/>
          </w:pPr>
        </w:pPrChange>
      </w:pPr>
      <w:ins w:id="1806" w:author="Willian" w:date="2016-11-28T23:50:00Z">
        <w:r w:rsidRPr="003F6A95">
          <w:rPr>
            <w:rFonts w:ascii="Menlo" w:hAnsi="Menlo" w:cs="Menlo"/>
            <w:sz w:val="18"/>
            <w:szCs w:val="18"/>
            <w:rPrChange w:id="1807" w:author="Willian" w:date="2016-11-28T23:50:00Z">
              <w:rPr>
                <w:rFonts w:ascii="Menlo" w:hAnsi="Menlo" w:cs="Menlo"/>
                <w:sz w:val="28"/>
                <w:szCs w:val="28"/>
              </w:rPr>
            </w:rPrChange>
          </w:rPr>
          <w:t>}</w:t>
        </w:r>
      </w:ins>
    </w:p>
    <w:p w14:paraId="3E522EB7" w14:textId="77777777" w:rsidR="003F6A95" w:rsidRPr="00552719" w:rsidRDefault="003F6A95" w:rsidP="00105795">
      <w:pPr>
        <w:rPr>
          <w:ins w:id="1808" w:author="Willian" w:date="2016-11-28T20:44:00Z"/>
        </w:rPr>
        <w:pPrChange w:id="1809" w:author="Willian" w:date="2016-11-28T21:14:00Z">
          <w:pPr>
            <w:shd w:val="clear" w:color="auto" w:fill="FBFBFB"/>
            <w:spacing w:after="288" w:line="312" w:lineRule="atLeast"/>
          </w:pPr>
        </w:pPrChange>
      </w:pPr>
    </w:p>
    <w:p w14:paraId="0F394A4D" w14:textId="77777777" w:rsidR="00120ECD" w:rsidRPr="00552719" w:rsidRDefault="00120ECD">
      <w:pPr>
        <w:pStyle w:val="Ttulo3"/>
        <w:rPr>
          <w:ins w:id="1810" w:author="Willian" w:date="2016-11-28T20:44:00Z"/>
          <w:rPrChange w:id="1811" w:author="Willian" w:date="2016-11-28T20:46:00Z">
            <w:rPr>
              <w:ins w:id="1812" w:author="Willian" w:date="2016-11-28T20:44:00Z"/>
              <w:rFonts w:ascii="Calibri" w:eastAsia="Times New Roman" w:hAnsi="Calibri"/>
              <w:color w:val="333333"/>
              <w:sz w:val="29"/>
              <w:szCs w:val="29"/>
            </w:rPr>
          </w:rPrChange>
        </w:rPr>
        <w:pPrChange w:id="1813" w:author="Willian" w:date="2016-11-28T20:49:00Z">
          <w:pPr>
            <w:pStyle w:val="Ttulo4"/>
            <w:shd w:val="clear" w:color="auto" w:fill="FBFBFB"/>
            <w:spacing w:before="312" w:after="158"/>
          </w:pPr>
        </w:pPrChange>
      </w:pPr>
      <w:ins w:id="1814" w:author="Willian" w:date="2016-11-28T20:44:00Z">
        <w:r w:rsidRPr="00552719">
          <w:rPr>
            <w:rPrChange w:id="1815" w:author="Willian" w:date="2016-11-28T20:46:00Z">
              <w:rPr>
                <w:rFonts w:ascii="Calibri" w:eastAsia="Times New Roman" w:hAnsi="Calibri"/>
                <w:b/>
                <w:bCs/>
                <w:color w:val="333333"/>
                <w:sz w:val="29"/>
                <w:szCs w:val="29"/>
              </w:rPr>
            </w:rPrChange>
          </w:rPr>
          <w:t>Obter as informações de perfil específicas de provedor de um usuário</w:t>
        </w:r>
      </w:ins>
    </w:p>
    <w:p w14:paraId="23E41962" w14:textId="77777777" w:rsidR="00120ECD" w:rsidRDefault="00120ECD" w:rsidP="00105795">
      <w:pPr>
        <w:rPr>
          <w:ins w:id="1816" w:author="Willian" w:date="2016-11-28T23:52:00Z"/>
        </w:rPr>
        <w:pPrChange w:id="1817" w:author="Willian" w:date="2016-11-28T21:14:00Z">
          <w:pPr>
            <w:shd w:val="clear" w:color="auto" w:fill="FBFBFB"/>
            <w:spacing w:after="288" w:line="312" w:lineRule="atLeast"/>
          </w:pPr>
        </w:pPrChange>
      </w:pPr>
      <w:ins w:id="1818" w:author="Willian" w:date="2016-11-28T20:44:00Z">
        <w:r w:rsidRPr="00552719">
          <w:t xml:space="preserve">Para obter as informações de perfil recuperadas dos provedores de </w:t>
        </w:r>
        <w:proofErr w:type="spellStart"/>
        <w:r w:rsidRPr="00552719">
          <w:t>login</w:t>
        </w:r>
        <w:proofErr w:type="spellEnd"/>
        <w:r w:rsidRPr="00552719">
          <w:t xml:space="preserve"> vinculados a um usuário, use a propriedade </w:t>
        </w:r>
        <w:proofErr w:type="spellStart"/>
        <w:r w:rsidRPr="00552719">
          <w:t>providerData</w:t>
        </w:r>
        <w:proofErr w:type="spellEnd"/>
        <w:r w:rsidRPr="00552719">
          <w:t>. Por exemplo:</w:t>
        </w:r>
      </w:ins>
    </w:p>
    <w:p w14:paraId="7D403196" w14:textId="77777777" w:rsidR="003F6A95" w:rsidRPr="003F6A95" w:rsidRDefault="003F6A95" w:rsidP="003F6A95">
      <w:pPr>
        <w:widowControl w:val="0"/>
        <w:tabs>
          <w:tab w:val="left" w:pos="692"/>
        </w:tabs>
        <w:autoSpaceDE w:val="0"/>
        <w:autoSpaceDN w:val="0"/>
        <w:adjustRightInd w:val="0"/>
        <w:spacing w:after="0"/>
        <w:ind w:left="567"/>
        <w:jc w:val="left"/>
        <w:rPr>
          <w:ins w:id="1819" w:author="Willian" w:date="2016-11-28T23:53:00Z"/>
          <w:rFonts w:ascii="Menlo" w:hAnsi="Menlo" w:cs="Menlo"/>
          <w:sz w:val="18"/>
          <w:szCs w:val="18"/>
          <w:rPrChange w:id="1820" w:author="Willian" w:date="2016-11-28T23:53:00Z">
            <w:rPr>
              <w:ins w:id="1821" w:author="Willian" w:date="2016-11-28T23:53:00Z"/>
              <w:rFonts w:ascii="Menlo" w:hAnsi="Menlo" w:cs="Menlo"/>
              <w:sz w:val="28"/>
              <w:szCs w:val="28"/>
            </w:rPr>
          </w:rPrChange>
        </w:rPr>
        <w:pPrChange w:id="1822" w:author="Willian" w:date="2016-11-28T23:53:00Z">
          <w:pPr>
            <w:widowControl w:val="0"/>
            <w:tabs>
              <w:tab w:val="left" w:pos="692"/>
            </w:tabs>
            <w:autoSpaceDE w:val="0"/>
            <w:autoSpaceDN w:val="0"/>
            <w:adjustRightInd w:val="0"/>
            <w:spacing w:after="0"/>
            <w:jc w:val="left"/>
          </w:pPr>
        </w:pPrChange>
      </w:pPr>
      <w:proofErr w:type="spellStart"/>
      <w:proofErr w:type="gramStart"/>
      <w:ins w:id="1823" w:author="Willian" w:date="2016-11-28T23:53:00Z">
        <w:r w:rsidRPr="003F6A95">
          <w:rPr>
            <w:rFonts w:ascii="Menlo" w:hAnsi="Menlo" w:cs="Menlo"/>
            <w:color w:val="AA0D91"/>
            <w:sz w:val="18"/>
            <w:szCs w:val="18"/>
            <w:rPrChange w:id="1824" w:author="Willian" w:date="2016-11-28T23:53:00Z">
              <w:rPr>
                <w:rFonts w:ascii="Menlo" w:hAnsi="Menlo" w:cs="Menlo"/>
                <w:color w:val="AA0D91"/>
                <w:sz w:val="28"/>
                <w:szCs w:val="28"/>
              </w:rPr>
            </w:rPrChange>
          </w:rPr>
          <w:t>if</w:t>
        </w:r>
        <w:proofErr w:type="spellEnd"/>
        <w:proofErr w:type="gramEnd"/>
        <w:r w:rsidRPr="003F6A95">
          <w:rPr>
            <w:rFonts w:ascii="Menlo" w:hAnsi="Menlo" w:cs="Menlo"/>
            <w:sz w:val="18"/>
            <w:szCs w:val="18"/>
            <w:rPrChange w:id="1825" w:author="Willian" w:date="2016-11-28T23:53:00Z">
              <w:rPr>
                <w:rFonts w:ascii="Menlo" w:hAnsi="Menlo" w:cs="Menlo"/>
                <w:sz w:val="28"/>
                <w:szCs w:val="28"/>
              </w:rPr>
            </w:rPrChange>
          </w:rPr>
          <w:t xml:space="preserve"> </w:t>
        </w:r>
        <w:proofErr w:type="spellStart"/>
        <w:r w:rsidRPr="003F6A95">
          <w:rPr>
            <w:rFonts w:ascii="Menlo" w:hAnsi="Menlo" w:cs="Menlo"/>
            <w:color w:val="AA0D91"/>
            <w:sz w:val="18"/>
            <w:szCs w:val="18"/>
            <w:rPrChange w:id="1826" w:author="Willian" w:date="2016-11-28T23:53:00Z">
              <w:rPr>
                <w:rFonts w:ascii="Menlo" w:hAnsi="Menlo" w:cs="Menlo"/>
                <w:color w:val="AA0D91"/>
                <w:sz w:val="28"/>
                <w:szCs w:val="28"/>
              </w:rPr>
            </w:rPrChange>
          </w:rPr>
          <w:t>let</w:t>
        </w:r>
        <w:proofErr w:type="spellEnd"/>
        <w:r w:rsidRPr="003F6A95">
          <w:rPr>
            <w:rFonts w:ascii="Menlo" w:hAnsi="Menlo" w:cs="Menlo"/>
            <w:sz w:val="18"/>
            <w:szCs w:val="18"/>
            <w:rPrChange w:id="1827"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828" w:author="Willian" w:date="2016-11-28T23:53:00Z">
              <w:rPr>
                <w:rFonts w:ascii="Menlo" w:hAnsi="Menlo" w:cs="Menlo"/>
                <w:sz w:val="28"/>
                <w:szCs w:val="28"/>
              </w:rPr>
            </w:rPrChange>
          </w:rPr>
          <w:t>user</w:t>
        </w:r>
        <w:proofErr w:type="spellEnd"/>
        <w:r w:rsidRPr="003F6A95">
          <w:rPr>
            <w:rFonts w:ascii="Menlo" w:hAnsi="Menlo" w:cs="Menlo"/>
            <w:sz w:val="18"/>
            <w:szCs w:val="18"/>
            <w:rPrChange w:id="1829" w:author="Willian" w:date="2016-11-28T23:53:00Z">
              <w:rPr>
                <w:rFonts w:ascii="Menlo" w:hAnsi="Menlo" w:cs="Menlo"/>
                <w:sz w:val="28"/>
                <w:szCs w:val="28"/>
              </w:rPr>
            </w:rPrChange>
          </w:rPr>
          <w:t xml:space="preserve"> = </w:t>
        </w:r>
        <w:proofErr w:type="spellStart"/>
        <w:r w:rsidRPr="003F6A95">
          <w:rPr>
            <w:rFonts w:ascii="Menlo" w:hAnsi="Menlo" w:cs="Menlo"/>
            <w:color w:val="3F6E74"/>
            <w:sz w:val="18"/>
            <w:szCs w:val="18"/>
            <w:rPrChange w:id="1830" w:author="Willian" w:date="2016-11-28T23:53:00Z">
              <w:rPr>
                <w:rFonts w:ascii="Menlo" w:hAnsi="Menlo" w:cs="Menlo"/>
                <w:color w:val="3F6E74"/>
                <w:sz w:val="28"/>
                <w:szCs w:val="28"/>
              </w:rPr>
            </w:rPrChange>
          </w:rPr>
          <w:t>FIRAuth</w:t>
        </w:r>
        <w:r w:rsidRPr="003F6A95">
          <w:rPr>
            <w:rFonts w:ascii="Menlo" w:hAnsi="Menlo" w:cs="Menlo"/>
            <w:sz w:val="18"/>
            <w:szCs w:val="18"/>
            <w:rPrChange w:id="1831" w:author="Willian" w:date="2016-11-28T23:53:00Z">
              <w:rPr>
                <w:rFonts w:ascii="Menlo" w:hAnsi="Menlo" w:cs="Menlo"/>
                <w:sz w:val="28"/>
                <w:szCs w:val="28"/>
              </w:rPr>
            </w:rPrChange>
          </w:rPr>
          <w:t>.</w:t>
        </w:r>
        <w:r w:rsidRPr="003F6A95">
          <w:rPr>
            <w:rFonts w:ascii="Menlo" w:hAnsi="Menlo" w:cs="Menlo"/>
            <w:color w:val="26474B"/>
            <w:sz w:val="18"/>
            <w:szCs w:val="18"/>
            <w:rPrChange w:id="1832" w:author="Willian" w:date="2016-11-28T23:53:00Z">
              <w:rPr>
                <w:rFonts w:ascii="Menlo" w:hAnsi="Menlo" w:cs="Menlo"/>
                <w:color w:val="26474B"/>
                <w:sz w:val="28"/>
                <w:szCs w:val="28"/>
              </w:rPr>
            </w:rPrChange>
          </w:rPr>
          <w:t>auth</w:t>
        </w:r>
        <w:proofErr w:type="spellEnd"/>
        <w:r w:rsidRPr="003F6A95">
          <w:rPr>
            <w:rFonts w:ascii="Menlo" w:hAnsi="Menlo" w:cs="Menlo"/>
            <w:sz w:val="18"/>
            <w:szCs w:val="18"/>
            <w:rPrChange w:id="1833" w:author="Willian" w:date="2016-11-28T23:53:00Z">
              <w:rPr>
                <w:rFonts w:ascii="Menlo" w:hAnsi="Menlo" w:cs="Menlo"/>
                <w:sz w:val="28"/>
                <w:szCs w:val="28"/>
              </w:rPr>
            </w:rPrChange>
          </w:rPr>
          <w:t>()?.</w:t>
        </w:r>
        <w:proofErr w:type="spellStart"/>
        <w:r w:rsidRPr="003F6A95">
          <w:rPr>
            <w:rFonts w:ascii="Menlo" w:hAnsi="Menlo" w:cs="Menlo"/>
            <w:color w:val="3F6E74"/>
            <w:sz w:val="18"/>
            <w:szCs w:val="18"/>
            <w:rPrChange w:id="1834" w:author="Willian" w:date="2016-11-28T23:53:00Z">
              <w:rPr>
                <w:rFonts w:ascii="Menlo" w:hAnsi="Menlo" w:cs="Menlo"/>
                <w:color w:val="3F6E74"/>
                <w:sz w:val="28"/>
                <w:szCs w:val="28"/>
              </w:rPr>
            </w:rPrChange>
          </w:rPr>
          <w:t>currentUser</w:t>
        </w:r>
        <w:proofErr w:type="spellEnd"/>
        <w:r w:rsidRPr="003F6A95">
          <w:rPr>
            <w:rFonts w:ascii="Menlo" w:hAnsi="Menlo" w:cs="Menlo"/>
            <w:sz w:val="18"/>
            <w:szCs w:val="18"/>
            <w:rPrChange w:id="1835" w:author="Willian" w:date="2016-11-28T23:53:00Z">
              <w:rPr>
                <w:rFonts w:ascii="Menlo" w:hAnsi="Menlo" w:cs="Menlo"/>
                <w:sz w:val="28"/>
                <w:szCs w:val="28"/>
              </w:rPr>
            </w:rPrChange>
          </w:rPr>
          <w:t xml:space="preserve"> {</w:t>
        </w:r>
      </w:ins>
    </w:p>
    <w:p w14:paraId="22BB35CA" w14:textId="77777777" w:rsidR="003F6A95" w:rsidRPr="003F6A95" w:rsidRDefault="003F6A95" w:rsidP="003F6A95">
      <w:pPr>
        <w:widowControl w:val="0"/>
        <w:tabs>
          <w:tab w:val="left" w:pos="692"/>
        </w:tabs>
        <w:autoSpaceDE w:val="0"/>
        <w:autoSpaceDN w:val="0"/>
        <w:adjustRightInd w:val="0"/>
        <w:spacing w:after="0"/>
        <w:ind w:left="567"/>
        <w:jc w:val="left"/>
        <w:rPr>
          <w:ins w:id="1836" w:author="Willian" w:date="2016-11-28T23:53:00Z"/>
          <w:rFonts w:ascii="Menlo" w:hAnsi="Menlo" w:cs="Menlo"/>
          <w:sz w:val="18"/>
          <w:szCs w:val="18"/>
          <w:rPrChange w:id="1837" w:author="Willian" w:date="2016-11-28T23:53:00Z">
            <w:rPr>
              <w:ins w:id="1838" w:author="Willian" w:date="2016-11-28T23:53:00Z"/>
              <w:rFonts w:ascii="Menlo" w:hAnsi="Menlo" w:cs="Menlo"/>
              <w:sz w:val="28"/>
              <w:szCs w:val="28"/>
            </w:rPr>
          </w:rPrChange>
        </w:rPr>
        <w:pPrChange w:id="1839" w:author="Willian" w:date="2016-11-28T23:53:00Z">
          <w:pPr>
            <w:widowControl w:val="0"/>
            <w:tabs>
              <w:tab w:val="left" w:pos="692"/>
            </w:tabs>
            <w:autoSpaceDE w:val="0"/>
            <w:autoSpaceDN w:val="0"/>
            <w:adjustRightInd w:val="0"/>
            <w:spacing w:after="0"/>
            <w:jc w:val="left"/>
          </w:pPr>
        </w:pPrChange>
      </w:pPr>
      <w:ins w:id="1840" w:author="Willian" w:date="2016-11-28T23:53:00Z">
        <w:r w:rsidRPr="003F6A95">
          <w:rPr>
            <w:rFonts w:ascii="Menlo" w:hAnsi="Menlo" w:cs="Menlo"/>
            <w:sz w:val="18"/>
            <w:szCs w:val="18"/>
            <w:rPrChange w:id="1841" w:author="Willian" w:date="2016-11-28T23:53:00Z">
              <w:rPr>
                <w:rFonts w:ascii="Menlo" w:hAnsi="Menlo" w:cs="Menlo"/>
                <w:sz w:val="28"/>
                <w:szCs w:val="28"/>
              </w:rPr>
            </w:rPrChange>
          </w:rPr>
          <w:t xml:space="preserve">    </w:t>
        </w:r>
        <w:proofErr w:type="gramStart"/>
        <w:r w:rsidRPr="003F6A95">
          <w:rPr>
            <w:rFonts w:ascii="Menlo" w:hAnsi="Menlo" w:cs="Menlo"/>
            <w:color w:val="AA0D91"/>
            <w:sz w:val="18"/>
            <w:szCs w:val="18"/>
            <w:rPrChange w:id="1842" w:author="Willian" w:date="2016-11-28T23:53:00Z">
              <w:rPr>
                <w:rFonts w:ascii="Menlo" w:hAnsi="Menlo" w:cs="Menlo"/>
                <w:color w:val="AA0D91"/>
                <w:sz w:val="28"/>
                <w:szCs w:val="28"/>
              </w:rPr>
            </w:rPrChange>
          </w:rPr>
          <w:t>for</w:t>
        </w:r>
        <w:proofErr w:type="gramEnd"/>
        <w:r w:rsidRPr="003F6A95">
          <w:rPr>
            <w:rFonts w:ascii="Menlo" w:hAnsi="Menlo" w:cs="Menlo"/>
            <w:sz w:val="18"/>
            <w:szCs w:val="18"/>
            <w:rPrChange w:id="1843" w:author="Willian" w:date="2016-11-28T23:53:00Z">
              <w:rPr>
                <w:rFonts w:ascii="Menlo" w:hAnsi="Menlo" w:cs="Menlo"/>
                <w:sz w:val="28"/>
                <w:szCs w:val="28"/>
              </w:rPr>
            </w:rPrChange>
          </w:rPr>
          <w:t xml:space="preserve"> profile </w:t>
        </w:r>
        <w:r w:rsidRPr="003F6A95">
          <w:rPr>
            <w:rFonts w:ascii="Menlo" w:hAnsi="Menlo" w:cs="Menlo"/>
            <w:color w:val="AA0D91"/>
            <w:sz w:val="18"/>
            <w:szCs w:val="18"/>
            <w:rPrChange w:id="1844" w:author="Willian" w:date="2016-11-28T23:53:00Z">
              <w:rPr>
                <w:rFonts w:ascii="Menlo" w:hAnsi="Menlo" w:cs="Menlo"/>
                <w:color w:val="AA0D91"/>
                <w:sz w:val="28"/>
                <w:szCs w:val="28"/>
              </w:rPr>
            </w:rPrChange>
          </w:rPr>
          <w:t>in</w:t>
        </w:r>
        <w:r w:rsidRPr="003F6A95">
          <w:rPr>
            <w:rFonts w:ascii="Menlo" w:hAnsi="Menlo" w:cs="Menlo"/>
            <w:sz w:val="18"/>
            <w:szCs w:val="18"/>
            <w:rPrChange w:id="1845"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846" w:author="Willian" w:date="2016-11-28T23:53:00Z">
              <w:rPr>
                <w:rFonts w:ascii="Menlo" w:hAnsi="Menlo" w:cs="Menlo"/>
                <w:sz w:val="28"/>
                <w:szCs w:val="28"/>
              </w:rPr>
            </w:rPrChange>
          </w:rPr>
          <w:t>user.</w:t>
        </w:r>
        <w:r w:rsidRPr="003F6A95">
          <w:rPr>
            <w:rFonts w:ascii="Menlo" w:hAnsi="Menlo" w:cs="Menlo"/>
            <w:color w:val="3F6E74"/>
            <w:sz w:val="18"/>
            <w:szCs w:val="18"/>
            <w:rPrChange w:id="1847" w:author="Willian" w:date="2016-11-28T23:53:00Z">
              <w:rPr>
                <w:rFonts w:ascii="Menlo" w:hAnsi="Menlo" w:cs="Menlo"/>
                <w:color w:val="3F6E74"/>
                <w:sz w:val="28"/>
                <w:szCs w:val="28"/>
              </w:rPr>
            </w:rPrChange>
          </w:rPr>
          <w:t>providerData</w:t>
        </w:r>
        <w:proofErr w:type="spellEnd"/>
        <w:r w:rsidRPr="003F6A95">
          <w:rPr>
            <w:rFonts w:ascii="Menlo" w:hAnsi="Menlo" w:cs="Menlo"/>
            <w:sz w:val="18"/>
            <w:szCs w:val="18"/>
            <w:rPrChange w:id="1848" w:author="Willian" w:date="2016-11-28T23:53:00Z">
              <w:rPr>
                <w:rFonts w:ascii="Menlo" w:hAnsi="Menlo" w:cs="Menlo"/>
                <w:sz w:val="28"/>
                <w:szCs w:val="28"/>
              </w:rPr>
            </w:rPrChange>
          </w:rPr>
          <w:t xml:space="preserve"> {</w:t>
        </w:r>
      </w:ins>
    </w:p>
    <w:p w14:paraId="030B4840" w14:textId="77777777" w:rsidR="003F6A95" w:rsidRPr="003F6A95" w:rsidRDefault="003F6A95" w:rsidP="003F6A95">
      <w:pPr>
        <w:widowControl w:val="0"/>
        <w:tabs>
          <w:tab w:val="left" w:pos="692"/>
        </w:tabs>
        <w:autoSpaceDE w:val="0"/>
        <w:autoSpaceDN w:val="0"/>
        <w:adjustRightInd w:val="0"/>
        <w:spacing w:after="0"/>
        <w:ind w:left="567"/>
        <w:jc w:val="left"/>
        <w:rPr>
          <w:ins w:id="1849" w:author="Willian" w:date="2016-11-28T23:53:00Z"/>
          <w:rFonts w:ascii="Menlo" w:hAnsi="Menlo" w:cs="Menlo"/>
          <w:sz w:val="18"/>
          <w:szCs w:val="18"/>
          <w:rPrChange w:id="1850" w:author="Willian" w:date="2016-11-28T23:53:00Z">
            <w:rPr>
              <w:ins w:id="1851" w:author="Willian" w:date="2016-11-28T23:53:00Z"/>
              <w:rFonts w:ascii="Menlo" w:hAnsi="Menlo" w:cs="Menlo"/>
              <w:sz w:val="28"/>
              <w:szCs w:val="28"/>
            </w:rPr>
          </w:rPrChange>
        </w:rPr>
        <w:pPrChange w:id="1852" w:author="Willian" w:date="2016-11-28T23:53:00Z">
          <w:pPr>
            <w:widowControl w:val="0"/>
            <w:tabs>
              <w:tab w:val="left" w:pos="692"/>
            </w:tabs>
            <w:autoSpaceDE w:val="0"/>
            <w:autoSpaceDN w:val="0"/>
            <w:adjustRightInd w:val="0"/>
            <w:spacing w:after="0"/>
            <w:jc w:val="left"/>
          </w:pPr>
        </w:pPrChange>
      </w:pPr>
      <w:ins w:id="1853" w:author="Willian" w:date="2016-11-28T23:53:00Z">
        <w:r w:rsidRPr="003F6A95">
          <w:rPr>
            <w:rFonts w:ascii="Menlo" w:hAnsi="Menlo" w:cs="Menlo"/>
            <w:sz w:val="18"/>
            <w:szCs w:val="18"/>
            <w:rPrChange w:id="1854" w:author="Willian" w:date="2016-11-28T23:53: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855" w:author="Willian" w:date="2016-11-28T23:53:00Z">
              <w:rPr>
                <w:rFonts w:ascii="Menlo" w:hAnsi="Menlo" w:cs="Menlo"/>
                <w:color w:val="AA0D91"/>
                <w:sz w:val="28"/>
                <w:szCs w:val="28"/>
              </w:rPr>
            </w:rPrChange>
          </w:rPr>
          <w:t>let</w:t>
        </w:r>
        <w:proofErr w:type="spellEnd"/>
        <w:proofErr w:type="gramEnd"/>
        <w:r w:rsidRPr="003F6A95">
          <w:rPr>
            <w:rFonts w:ascii="Menlo" w:hAnsi="Menlo" w:cs="Menlo"/>
            <w:sz w:val="18"/>
            <w:szCs w:val="18"/>
            <w:rPrChange w:id="1856"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857" w:author="Willian" w:date="2016-11-28T23:53:00Z">
              <w:rPr>
                <w:rFonts w:ascii="Menlo" w:hAnsi="Menlo" w:cs="Menlo"/>
                <w:sz w:val="28"/>
                <w:szCs w:val="28"/>
              </w:rPr>
            </w:rPrChange>
          </w:rPr>
          <w:t>providerID</w:t>
        </w:r>
        <w:proofErr w:type="spellEnd"/>
        <w:r w:rsidRPr="003F6A95">
          <w:rPr>
            <w:rFonts w:ascii="Menlo" w:hAnsi="Menlo" w:cs="Menlo"/>
            <w:sz w:val="18"/>
            <w:szCs w:val="18"/>
            <w:rPrChange w:id="1858" w:author="Willian" w:date="2016-11-28T23:53:00Z">
              <w:rPr>
                <w:rFonts w:ascii="Menlo" w:hAnsi="Menlo" w:cs="Menlo"/>
                <w:sz w:val="28"/>
                <w:szCs w:val="28"/>
              </w:rPr>
            </w:rPrChange>
          </w:rPr>
          <w:t xml:space="preserve"> = </w:t>
        </w:r>
        <w:proofErr w:type="spellStart"/>
        <w:r w:rsidRPr="003F6A95">
          <w:rPr>
            <w:rFonts w:ascii="Menlo" w:hAnsi="Menlo" w:cs="Menlo"/>
            <w:sz w:val="18"/>
            <w:szCs w:val="18"/>
            <w:rPrChange w:id="1859" w:author="Willian" w:date="2016-11-28T23:53:00Z">
              <w:rPr>
                <w:rFonts w:ascii="Menlo" w:hAnsi="Menlo" w:cs="Menlo"/>
                <w:sz w:val="28"/>
                <w:szCs w:val="28"/>
              </w:rPr>
            </w:rPrChange>
          </w:rPr>
          <w:t>profile.</w:t>
        </w:r>
        <w:r w:rsidRPr="003F6A95">
          <w:rPr>
            <w:rFonts w:ascii="Menlo" w:hAnsi="Menlo" w:cs="Menlo"/>
            <w:color w:val="3F6E74"/>
            <w:sz w:val="18"/>
            <w:szCs w:val="18"/>
            <w:rPrChange w:id="1860" w:author="Willian" w:date="2016-11-28T23:53:00Z">
              <w:rPr>
                <w:rFonts w:ascii="Menlo" w:hAnsi="Menlo" w:cs="Menlo"/>
                <w:color w:val="3F6E74"/>
                <w:sz w:val="28"/>
                <w:szCs w:val="28"/>
              </w:rPr>
            </w:rPrChange>
          </w:rPr>
          <w:t>providerID</w:t>
        </w:r>
        <w:proofErr w:type="spellEnd"/>
      </w:ins>
    </w:p>
    <w:p w14:paraId="62DF65C3" w14:textId="77777777" w:rsidR="003F6A95" w:rsidRPr="003F6A95" w:rsidRDefault="003F6A95" w:rsidP="003F6A95">
      <w:pPr>
        <w:widowControl w:val="0"/>
        <w:tabs>
          <w:tab w:val="left" w:pos="692"/>
        </w:tabs>
        <w:autoSpaceDE w:val="0"/>
        <w:autoSpaceDN w:val="0"/>
        <w:adjustRightInd w:val="0"/>
        <w:spacing w:after="0"/>
        <w:ind w:left="567"/>
        <w:jc w:val="left"/>
        <w:rPr>
          <w:ins w:id="1861" w:author="Willian" w:date="2016-11-28T23:53:00Z"/>
          <w:rFonts w:ascii="Menlo" w:hAnsi="Menlo" w:cs="Menlo"/>
          <w:color w:val="007400"/>
          <w:sz w:val="18"/>
          <w:szCs w:val="18"/>
          <w:rPrChange w:id="1862" w:author="Willian" w:date="2016-11-28T23:53:00Z">
            <w:rPr>
              <w:ins w:id="1863" w:author="Willian" w:date="2016-11-28T23:53:00Z"/>
              <w:rFonts w:ascii="Menlo" w:hAnsi="Menlo" w:cs="Menlo"/>
              <w:color w:val="007400"/>
              <w:sz w:val="28"/>
              <w:szCs w:val="28"/>
            </w:rPr>
          </w:rPrChange>
        </w:rPr>
        <w:pPrChange w:id="1864" w:author="Willian" w:date="2016-11-28T23:53:00Z">
          <w:pPr>
            <w:widowControl w:val="0"/>
            <w:tabs>
              <w:tab w:val="left" w:pos="692"/>
            </w:tabs>
            <w:autoSpaceDE w:val="0"/>
            <w:autoSpaceDN w:val="0"/>
            <w:adjustRightInd w:val="0"/>
            <w:spacing w:after="0"/>
            <w:jc w:val="left"/>
          </w:pPr>
        </w:pPrChange>
      </w:pPr>
      <w:ins w:id="1865" w:author="Willian" w:date="2016-11-28T23:53:00Z">
        <w:r w:rsidRPr="003F6A95">
          <w:rPr>
            <w:rFonts w:ascii="Menlo" w:hAnsi="Menlo" w:cs="Menlo"/>
            <w:sz w:val="18"/>
            <w:szCs w:val="18"/>
            <w:rPrChange w:id="1866" w:author="Willian" w:date="2016-11-28T23:53: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867" w:author="Willian" w:date="2016-11-28T23:53:00Z">
              <w:rPr>
                <w:rFonts w:ascii="Menlo" w:hAnsi="Menlo" w:cs="Menlo"/>
                <w:color w:val="AA0D91"/>
                <w:sz w:val="28"/>
                <w:szCs w:val="28"/>
              </w:rPr>
            </w:rPrChange>
          </w:rPr>
          <w:t>let</w:t>
        </w:r>
        <w:proofErr w:type="spellEnd"/>
        <w:proofErr w:type="gramEnd"/>
        <w:r w:rsidRPr="003F6A95">
          <w:rPr>
            <w:rFonts w:ascii="Menlo" w:hAnsi="Menlo" w:cs="Menlo"/>
            <w:sz w:val="18"/>
            <w:szCs w:val="18"/>
            <w:rPrChange w:id="1868"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869" w:author="Willian" w:date="2016-11-28T23:53:00Z">
              <w:rPr>
                <w:rFonts w:ascii="Menlo" w:hAnsi="Menlo" w:cs="Menlo"/>
                <w:sz w:val="28"/>
                <w:szCs w:val="28"/>
              </w:rPr>
            </w:rPrChange>
          </w:rPr>
          <w:t>uid</w:t>
        </w:r>
        <w:proofErr w:type="spellEnd"/>
        <w:r w:rsidRPr="003F6A95">
          <w:rPr>
            <w:rFonts w:ascii="Menlo" w:hAnsi="Menlo" w:cs="Menlo"/>
            <w:sz w:val="18"/>
            <w:szCs w:val="18"/>
            <w:rPrChange w:id="1870" w:author="Willian" w:date="2016-11-28T23:53:00Z">
              <w:rPr>
                <w:rFonts w:ascii="Menlo" w:hAnsi="Menlo" w:cs="Menlo"/>
                <w:sz w:val="28"/>
                <w:szCs w:val="28"/>
              </w:rPr>
            </w:rPrChange>
          </w:rPr>
          <w:t xml:space="preserve"> = </w:t>
        </w:r>
        <w:proofErr w:type="spellStart"/>
        <w:r w:rsidRPr="003F6A95">
          <w:rPr>
            <w:rFonts w:ascii="Menlo" w:hAnsi="Menlo" w:cs="Menlo"/>
            <w:sz w:val="18"/>
            <w:szCs w:val="18"/>
            <w:rPrChange w:id="1871" w:author="Willian" w:date="2016-11-28T23:53:00Z">
              <w:rPr>
                <w:rFonts w:ascii="Menlo" w:hAnsi="Menlo" w:cs="Menlo"/>
                <w:sz w:val="28"/>
                <w:szCs w:val="28"/>
              </w:rPr>
            </w:rPrChange>
          </w:rPr>
          <w:t>profile.</w:t>
        </w:r>
        <w:r w:rsidRPr="003F6A95">
          <w:rPr>
            <w:rFonts w:ascii="Menlo" w:hAnsi="Menlo" w:cs="Menlo"/>
            <w:color w:val="3F6E74"/>
            <w:sz w:val="18"/>
            <w:szCs w:val="18"/>
            <w:rPrChange w:id="1872" w:author="Willian" w:date="2016-11-28T23:53:00Z">
              <w:rPr>
                <w:rFonts w:ascii="Menlo" w:hAnsi="Menlo" w:cs="Menlo"/>
                <w:color w:val="3F6E74"/>
                <w:sz w:val="28"/>
                <w:szCs w:val="28"/>
              </w:rPr>
            </w:rPrChange>
          </w:rPr>
          <w:t>uid</w:t>
        </w:r>
        <w:proofErr w:type="spellEnd"/>
        <w:r w:rsidRPr="003F6A95">
          <w:rPr>
            <w:rFonts w:ascii="Menlo" w:hAnsi="Menlo" w:cs="Menlo"/>
            <w:sz w:val="18"/>
            <w:szCs w:val="18"/>
            <w:rPrChange w:id="1873" w:author="Willian" w:date="2016-11-28T23:53:00Z">
              <w:rPr>
                <w:rFonts w:ascii="Menlo" w:hAnsi="Menlo" w:cs="Menlo"/>
                <w:sz w:val="28"/>
                <w:szCs w:val="28"/>
              </w:rPr>
            </w:rPrChange>
          </w:rPr>
          <w:t xml:space="preserve">;  </w:t>
        </w:r>
        <w:r w:rsidRPr="003F6A95">
          <w:rPr>
            <w:rFonts w:ascii="Menlo" w:hAnsi="Menlo" w:cs="Menlo"/>
            <w:color w:val="007400"/>
            <w:sz w:val="18"/>
            <w:szCs w:val="18"/>
            <w:rPrChange w:id="1874" w:author="Willian" w:date="2016-11-28T23:53:00Z">
              <w:rPr>
                <w:rFonts w:ascii="Menlo" w:hAnsi="Menlo" w:cs="Menlo"/>
                <w:color w:val="007400"/>
                <w:sz w:val="28"/>
                <w:szCs w:val="28"/>
              </w:rPr>
            </w:rPrChange>
          </w:rPr>
          <w:t xml:space="preserve">// </w:t>
        </w:r>
        <w:proofErr w:type="spellStart"/>
        <w:r w:rsidRPr="003F6A95">
          <w:rPr>
            <w:rFonts w:ascii="Menlo" w:hAnsi="Menlo" w:cs="Menlo"/>
            <w:color w:val="007400"/>
            <w:sz w:val="18"/>
            <w:szCs w:val="18"/>
            <w:rPrChange w:id="1875" w:author="Willian" w:date="2016-11-28T23:53:00Z">
              <w:rPr>
                <w:rFonts w:ascii="Menlo" w:hAnsi="Menlo" w:cs="Menlo"/>
                <w:color w:val="007400"/>
                <w:sz w:val="28"/>
                <w:szCs w:val="28"/>
              </w:rPr>
            </w:rPrChange>
          </w:rPr>
          <w:t>Provider-specific</w:t>
        </w:r>
        <w:proofErr w:type="spellEnd"/>
        <w:r w:rsidRPr="003F6A95">
          <w:rPr>
            <w:rFonts w:ascii="Menlo" w:hAnsi="Menlo" w:cs="Menlo"/>
            <w:color w:val="007400"/>
            <w:sz w:val="18"/>
            <w:szCs w:val="18"/>
            <w:rPrChange w:id="1876" w:author="Willian" w:date="2016-11-28T23:53:00Z">
              <w:rPr>
                <w:rFonts w:ascii="Menlo" w:hAnsi="Menlo" w:cs="Menlo"/>
                <w:color w:val="007400"/>
                <w:sz w:val="28"/>
                <w:szCs w:val="28"/>
              </w:rPr>
            </w:rPrChange>
          </w:rPr>
          <w:t xml:space="preserve"> UID</w:t>
        </w:r>
      </w:ins>
    </w:p>
    <w:p w14:paraId="2F4FD19F" w14:textId="77777777" w:rsidR="003F6A95" w:rsidRPr="003F6A95" w:rsidRDefault="003F6A95" w:rsidP="003F6A95">
      <w:pPr>
        <w:widowControl w:val="0"/>
        <w:tabs>
          <w:tab w:val="left" w:pos="692"/>
        </w:tabs>
        <w:autoSpaceDE w:val="0"/>
        <w:autoSpaceDN w:val="0"/>
        <w:adjustRightInd w:val="0"/>
        <w:spacing w:after="0"/>
        <w:ind w:left="567"/>
        <w:jc w:val="left"/>
        <w:rPr>
          <w:ins w:id="1877" w:author="Willian" w:date="2016-11-28T23:53:00Z"/>
          <w:rFonts w:ascii="Menlo" w:hAnsi="Menlo" w:cs="Menlo"/>
          <w:sz w:val="18"/>
          <w:szCs w:val="18"/>
          <w:rPrChange w:id="1878" w:author="Willian" w:date="2016-11-28T23:53:00Z">
            <w:rPr>
              <w:ins w:id="1879" w:author="Willian" w:date="2016-11-28T23:53:00Z"/>
              <w:rFonts w:ascii="Menlo" w:hAnsi="Menlo" w:cs="Menlo"/>
              <w:sz w:val="28"/>
              <w:szCs w:val="28"/>
            </w:rPr>
          </w:rPrChange>
        </w:rPr>
        <w:pPrChange w:id="1880" w:author="Willian" w:date="2016-11-28T23:53:00Z">
          <w:pPr>
            <w:widowControl w:val="0"/>
            <w:tabs>
              <w:tab w:val="left" w:pos="692"/>
            </w:tabs>
            <w:autoSpaceDE w:val="0"/>
            <w:autoSpaceDN w:val="0"/>
            <w:adjustRightInd w:val="0"/>
            <w:spacing w:after="0"/>
            <w:jc w:val="left"/>
          </w:pPr>
        </w:pPrChange>
      </w:pPr>
      <w:ins w:id="1881" w:author="Willian" w:date="2016-11-28T23:53:00Z">
        <w:r w:rsidRPr="003F6A95">
          <w:rPr>
            <w:rFonts w:ascii="Menlo" w:hAnsi="Menlo" w:cs="Menlo"/>
            <w:sz w:val="18"/>
            <w:szCs w:val="18"/>
            <w:rPrChange w:id="1882" w:author="Willian" w:date="2016-11-28T23:53: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883" w:author="Willian" w:date="2016-11-28T23:53:00Z">
              <w:rPr>
                <w:rFonts w:ascii="Menlo" w:hAnsi="Menlo" w:cs="Menlo"/>
                <w:color w:val="AA0D91"/>
                <w:sz w:val="28"/>
                <w:szCs w:val="28"/>
              </w:rPr>
            </w:rPrChange>
          </w:rPr>
          <w:t>let</w:t>
        </w:r>
        <w:proofErr w:type="spellEnd"/>
        <w:proofErr w:type="gramEnd"/>
        <w:r w:rsidRPr="003F6A95">
          <w:rPr>
            <w:rFonts w:ascii="Menlo" w:hAnsi="Menlo" w:cs="Menlo"/>
            <w:sz w:val="18"/>
            <w:szCs w:val="18"/>
            <w:rPrChange w:id="1884"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885" w:author="Willian" w:date="2016-11-28T23:53:00Z">
              <w:rPr>
                <w:rFonts w:ascii="Menlo" w:hAnsi="Menlo" w:cs="Menlo"/>
                <w:sz w:val="28"/>
                <w:szCs w:val="28"/>
              </w:rPr>
            </w:rPrChange>
          </w:rPr>
          <w:t>name</w:t>
        </w:r>
        <w:proofErr w:type="spellEnd"/>
        <w:r w:rsidRPr="003F6A95">
          <w:rPr>
            <w:rFonts w:ascii="Menlo" w:hAnsi="Menlo" w:cs="Menlo"/>
            <w:sz w:val="18"/>
            <w:szCs w:val="18"/>
            <w:rPrChange w:id="1886" w:author="Willian" w:date="2016-11-28T23:53:00Z">
              <w:rPr>
                <w:rFonts w:ascii="Menlo" w:hAnsi="Menlo" w:cs="Menlo"/>
                <w:sz w:val="28"/>
                <w:szCs w:val="28"/>
              </w:rPr>
            </w:rPrChange>
          </w:rPr>
          <w:t xml:space="preserve"> = </w:t>
        </w:r>
        <w:proofErr w:type="spellStart"/>
        <w:r w:rsidRPr="003F6A95">
          <w:rPr>
            <w:rFonts w:ascii="Menlo" w:hAnsi="Menlo" w:cs="Menlo"/>
            <w:sz w:val="18"/>
            <w:szCs w:val="18"/>
            <w:rPrChange w:id="1887" w:author="Willian" w:date="2016-11-28T23:53:00Z">
              <w:rPr>
                <w:rFonts w:ascii="Menlo" w:hAnsi="Menlo" w:cs="Menlo"/>
                <w:sz w:val="28"/>
                <w:szCs w:val="28"/>
              </w:rPr>
            </w:rPrChange>
          </w:rPr>
          <w:t>profile.</w:t>
        </w:r>
        <w:r w:rsidRPr="003F6A95">
          <w:rPr>
            <w:rFonts w:ascii="Menlo" w:hAnsi="Menlo" w:cs="Menlo"/>
            <w:color w:val="3F6E74"/>
            <w:sz w:val="18"/>
            <w:szCs w:val="18"/>
            <w:rPrChange w:id="1888" w:author="Willian" w:date="2016-11-28T23:53:00Z">
              <w:rPr>
                <w:rFonts w:ascii="Menlo" w:hAnsi="Menlo" w:cs="Menlo"/>
                <w:color w:val="3F6E74"/>
                <w:sz w:val="28"/>
                <w:szCs w:val="28"/>
              </w:rPr>
            </w:rPrChange>
          </w:rPr>
          <w:t>displayName</w:t>
        </w:r>
        <w:proofErr w:type="spellEnd"/>
      </w:ins>
    </w:p>
    <w:p w14:paraId="24297AD5" w14:textId="77777777" w:rsidR="003F6A95" w:rsidRPr="003F6A95" w:rsidRDefault="003F6A95" w:rsidP="003F6A95">
      <w:pPr>
        <w:widowControl w:val="0"/>
        <w:tabs>
          <w:tab w:val="left" w:pos="692"/>
        </w:tabs>
        <w:autoSpaceDE w:val="0"/>
        <w:autoSpaceDN w:val="0"/>
        <w:adjustRightInd w:val="0"/>
        <w:spacing w:after="0"/>
        <w:ind w:left="567"/>
        <w:jc w:val="left"/>
        <w:rPr>
          <w:ins w:id="1889" w:author="Willian" w:date="2016-11-28T23:53:00Z"/>
          <w:rFonts w:ascii="Menlo" w:hAnsi="Menlo" w:cs="Menlo"/>
          <w:sz w:val="18"/>
          <w:szCs w:val="18"/>
          <w:rPrChange w:id="1890" w:author="Willian" w:date="2016-11-28T23:53:00Z">
            <w:rPr>
              <w:ins w:id="1891" w:author="Willian" w:date="2016-11-28T23:53:00Z"/>
              <w:rFonts w:ascii="Menlo" w:hAnsi="Menlo" w:cs="Menlo"/>
              <w:sz w:val="28"/>
              <w:szCs w:val="28"/>
            </w:rPr>
          </w:rPrChange>
        </w:rPr>
        <w:pPrChange w:id="1892" w:author="Willian" w:date="2016-11-28T23:53:00Z">
          <w:pPr>
            <w:widowControl w:val="0"/>
            <w:tabs>
              <w:tab w:val="left" w:pos="692"/>
            </w:tabs>
            <w:autoSpaceDE w:val="0"/>
            <w:autoSpaceDN w:val="0"/>
            <w:adjustRightInd w:val="0"/>
            <w:spacing w:after="0"/>
            <w:jc w:val="left"/>
          </w:pPr>
        </w:pPrChange>
      </w:pPr>
      <w:ins w:id="1893" w:author="Willian" w:date="2016-11-28T23:53:00Z">
        <w:r w:rsidRPr="003F6A95">
          <w:rPr>
            <w:rFonts w:ascii="Menlo" w:hAnsi="Menlo" w:cs="Menlo"/>
            <w:sz w:val="18"/>
            <w:szCs w:val="18"/>
            <w:rPrChange w:id="1894" w:author="Willian" w:date="2016-11-28T23:53: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895" w:author="Willian" w:date="2016-11-28T23:53:00Z">
              <w:rPr>
                <w:rFonts w:ascii="Menlo" w:hAnsi="Menlo" w:cs="Menlo"/>
                <w:color w:val="AA0D91"/>
                <w:sz w:val="28"/>
                <w:szCs w:val="28"/>
              </w:rPr>
            </w:rPrChange>
          </w:rPr>
          <w:t>let</w:t>
        </w:r>
        <w:proofErr w:type="spellEnd"/>
        <w:proofErr w:type="gramEnd"/>
        <w:r w:rsidRPr="003F6A95">
          <w:rPr>
            <w:rFonts w:ascii="Menlo" w:hAnsi="Menlo" w:cs="Menlo"/>
            <w:sz w:val="18"/>
            <w:szCs w:val="18"/>
            <w:rPrChange w:id="1896"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897" w:author="Willian" w:date="2016-11-28T23:53:00Z">
              <w:rPr>
                <w:rFonts w:ascii="Menlo" w:hAnsi="Menlo" w:cs="Menlo"/>
                <w:sz w:val="28"/>
                <w:szCs w:val="28"/>
              </w:rPr>
            </w:rPrChange>
          </w:rPr>
          <w:t>email</w:t>
        </w:r>
        <w:proofErr w:type="spellEnd"/>
        <w:r w:rsidRPr="003F6A95">
          <w:rPr>
            <w:rFonts w:ascii="Menlo" w:hAnsi="Menlo" w:cs="Menlo"/>
            <w:sz w:val="18"/>
            <w:szCs w:val="18"/>
            <w:rPrChange w:id="1898" w:author="Willian" w:date="2016-11-28T23:53:00Z">
              <w:rPr>
                <w:rFonts w:ascii="Menlo" w:hAnsi="Menlo" w:cs="Menlo"/>
                <w:sz w:val="28"/>
                <w:szCs w:val="28"/>
              </w:rPr>
            </w:rPrChange>
          </w:rPr>
          <w:t xml:space="preserve"> = </w:t>
        </w:r>
        <w:proofErr w:type="spellStart"/>
        <w:r w:rsidRPr="003F6A95">
          <w:rPr>
            <w:rFonts w:ascii="Menlo" w:hAnsi="Menlo" w:cs="Menlo"/>
            <w:sz w:val="18"/>
            <w:szCs w:val="18"/>
            <w:rPrChange w:id="1899" w:author="Willian" w:date="2016-11-28T23:53:00Z">
              <w:rPr>
                <w:rFonts w:ascii="Menlo" w:hAnsi="Menlo" w:cs="Menlo"/>
                <w:sz w:val="28"/>
                <w:szCs w:val="28"/>
              </w:rPr>
            </w:rPrChange>
          </w:rPr>
          <w:t>profile.</w:t>
        </w:r>
        <w:r w:rsidRPr="003F6A95">
          <w:rPr>
            <w:rFonts w:ascii="Menlo" w:hAnsi="Menlo" w:cs="Menlo"/>
            <w:color w:val="3F6E74"/>
            <w:sz w:val="18"/>
            <w:szCs w:val="18"/>
            <w:rPrChange w:id="1900" w:author="Willian" w:date="2016-11-28T23:53:00Z">
              <w:rPr>
                <w:rFonts w:ascii="Menlo" w:hAnsi="Menlo" w:cs="Menlo"/>
                <w:color w:val="3F6E74"/>
                <w:sz w:val="28"/>
                <w:szCs w:val="28"/>
              </w:rPr>
            </w:rPrChange>
          </w:rPr>
          <w:t>email</w:t>
        </w:r>
        <w:proofErr w:type="spellEnd"/>
      </w:ins>
    </w:p>
    <w:p w14:paraId="665A0E73" w14:textId="77777777" w:rsidR="003F6A95" w:rsidRPr="003F6A95" w:rsidRDefault="003F6A95" w:rsidP="003F6A95">
      <w:pPr>
        <w:widowControl w:val="0"/>
        <w:tabs>
          <w:tab w:val="left" w:pos="692"/>
        </w:tabs>
        <w:autoSpaceDE w:val="0"/>
        <w:autoSpaceDN w:val="0"/>
        <w:adjustRightInd w:val="0"/>
        <w:spacing w:after="0"/>
        <w:ind w:left="567"/>
        <w:jc w:val="left"/>
        <w:rPr>
          <w:ins w:id="1901" w:author="Willian" w:date="2016-11-28T23:53:00Z"/>
          <w:rFonts w:ascii="Menlo" w:hAnsi="Menlo" w:cs="Menlo"/>
          <w:sz w:val="18"/>
          <w:szCs w:val="18"/>
          <w:rPrChange w:id="1902" w:author="Willian" w:date="2016-11-28T23:53:00Z">
            <w:rPr>
              <w:ins w:id="1903" w:author="Willian" w:date="2016-11-28T23:53:00Z"/>
              <w:rFonts w:ascii="Menlo" w:hAnsi="Menlo" w:cs="Menlo"/>
              <w:sz w:val="28"/>
              <w:szCs w:val="28"/>
            </w:rPr>
          </w:rPrChange>
        </w:rPr>
        <w:pPrChange w:id="1904" w:author="Willian" w:date="2016-11-28T23:53:00Z">
          <w:pPr>
            <w:widowControl w:val="0"/>
            <w:tabs>
              <w:tab w:val="left" w:pos="692"/>
            </w:tabs>
            <w:autoSpaceDE w:val="0"/>
            <w:autoSpaceDN w:val="0"/>
            <w:adjustRightInd w:val="0"/>
            <w:spacing w:after="0"/>
            <w:jc w:val="left"/>
          </w:pPr>
        </w:pPrChange>
      </w:pPr>
      <w:ins w:id="1905" w:author="Willian" w:date="2016-11-28T23:53:00Z">
        <w:r w:rsidRPr="003F6A95">
          <w:rPr>
            <w:rFonts w:ascii="Menlo" w:hAnsi="Menlo" w:cs="Menlo"/>
            <w:sz w:val="18"/>
            <w:szCs w:val="18"/>
            <w:rPrChange w:id="1906" w:author="Willian" w:date="2016-11-28T23:53:00Z">
              <w:rPr>
                <w:rFonts w:ascii="Menlo" w:hAnsi="Menlo" w:cs="Menlo"/>
                <w:sz w:val="28"/>
                <w:szCs w:val="28"/>
              </w:rPr>
            </w:rPrChange>
          </w:rPr>
          <w:t xml:space="preserve">        </w:t>
        </w:r>
        <w:proofErr w:type="spellStart"/>
        <w:proofErr w:type="gramStart"/>
        <w:r w:rsidRPr="003F6A95">
          <w:rPr>
            <w:rFonts w:ascii="Menlo" w:hAnsi="Menlo" w:cs="Menlo"/>
            <w:color w:val="AA0D91"/>
            <w:sz w:val="18"/>
            <w:szCs w:val="18"/>
            <w:rPrChange w:id="1907" w:author="Willian" w:date="2016-11-28T23:53:00Z">
              <w:rPr>
                <w:rFonts w:ascii="Menlo" w:hAnsi="Menlo" w:cs="Menlo"/>
                <w:color w:val="AA0D91"/>
                <w:sz w:val="28"/>
                <w:szCs w:val="28"/>
              </w:rPr>
            </w:rPrChange>
          </w:rPr>
          <w:t>let</w:t>
        </w:r>
        <w:proofErr w:type="spellEnd"/>
        <w:proofErr w:type="gramEnd"/>
        <w:r w:rsidRPr="003F6A95">
          <w:rPr>
            <w:rFonts w:ascii="Menlo" w:hAnsi="Menlo" w:cs="Menlo"/>
            <w:sz w:val="18"/>
            <w:szCs w:val="18"/>
            <w:rPrChange w:id="1908" w:author="Willian" w:date="2016-11-28T23:53:00Z">
              <w:rPr>
                <w:rFonts w:ascii="Menlo" w:hAnsi="Menlo" w:cs="Menlo"/>
                <w:sz w:val="28"/>
                <w:szCs w:val="28"/>
              </w:rPr>
            </w:rPrChange>
          </w:rPr>
          <w:t xml:space="preserve"> </w:t>
        </w:r>
        <w:proofErr w:type="spellStart"/>
        <w:r w:rsidRPr="003F6A95">
          <w:rPr>
            <w:rFonts w:ascii="Menlo" w:hAnsi="Menlo" w:cs="Menlo"/>
            <w:sz w:val="18"/>
            <w:szCs w:val="18"/>
            <w:rPrChange w:id="1909" w:author="Willian" w:date="2016-11-28T23:53:00Z">
              <w:rPr>
                <w:rFonts w:ascii="Menlo" w:hAnsi="Menlo" w:cs="Menlo"/>
                <w:sz w:val="28"/>
                <w:szCs w:val="28"/>
              </w:rPr>
            </w:rPrChange>
          </w:rPr>
          <w:t>photoURL</w:t>
        </w:r>
        <w:proofErr w:type="spellEnd"/>
        <w:r w:rsidRPr="003F6A95">
          <w:rPr>
            <w:rFonts w:ascii="Menlo" w:hAnsi="Menlo" w:cs="Menlo"/>
            <w:sz w:val="18"/>
            <w:szCs w:val="18"/>
            <w:rPrChange w:id="1910" w:author="Willian" w:date="2016-11-28T23:53:00Z">
              <w:rPr>
                <w:rFonts w:ascii="Menlo" w:hAnsi="Menlo" w:cs="Menlo"/>
                <w:sz w:val="28"/>
                <w:szCs w:val="28"/>
              </w:rPr>
            </w:rPrChange>
          </w:rPr>
          <w:t xml:space="preserve"> = </w:t>
        </w:r>
        <w:proofErr w:type="spellStart"/>
        <w:r w:rsidRPr="003F6A95">
          <w:rPr>
            <w:rFonts w:ascii="Menlo" w:hAnsi="Menlo" w:cs="Menlo"/>
            <w:sz w:val="18"/>
            <w:szCs w:val="18"/>
            <w:rPrChange w:id="1911" w:author="Willian" w:date="2016-11-28T23:53:00Z">
              <w:rPr>
                <w:rFonts w:ascii="Menlo" w:hAnsi="Menlo" w:cs="Menlo"/>
                <w:sz w:val="28"/>
                <w:szCs w:val="28"/>
              </w:rPr>
            </w:rPrChange>
          </w:rPr>
          <w:t>profile.</w:t>
        </w:r>
        <w:r w:rsidRPr="003F6A95">
          <w:rPr>
            <w:rFonts w:ascii="Menlo" w:hAnsi="Menlo" w:cs="Menlo"/>
            <w:color w:val="3F6E74"/>
            <w:sz w:val="18"/>
            <w:szCs w:val="18"/>
            <w:rPrChange w:id="1912" w:author="Willian" w:date="2016-11-28T23:53:00Z">
              <w:rPr>
                <w:rFonts w:ascii="Menlo" w:hAnsi="Menlo" w:cs="Menlo"/>
                <w:color w:val="3F6E74"/>
                <w:sz w:val="28"/>
                <w:szCs w:val="28"/>
              </w:rPr>
            </w:rPrChange>
          </w:rPr>
          <w:t>photoURL</w:t>
        </w:r>
        <w:proofErr w:type="spellEnd"/>
      </w:ins>
    </w:p>
    <w:p w14:paraId="27E94026" w14:textId="77777777" w:rsidR="003F6A95" w:rsidRPr="003F6A95" w:rsidRDefault="003F6A95" w:rsidP="003F6A95">
      <w:pPr>
        <w:widowControl w:val="0"/>
        <w:tabs>
          <w:tab w:val="left" w:pos="692"/>
        </w:tabs>
        <w:autoSpaceDE w:val="0"/>
        <w:autoSpaceDN w:val="0"/>
        <w:adjustRightInd w:val="0"/>
        <w:spacing w:after="0"/>
        <w:ind w:left="567"/>
        <w:jc w:val="left"/>
        <w:rPr>
          <w:ins w:id="1913" w:author="Willian" w:date="2016-11-28T23:53:00Z"/>
          <w:rFonts w:ascii="Menlo" w:hAnsi="Menlo" w:cs="Menlo"/>
          <w:sz w:val="18"/>
          <w:szCs w:val="18"/>
          <w:rPrChange w:id="1914" w:author="Willian" w:date="2016-11-28T23:53:00Z">
            <w:rPr>
              <w:ins w:id="1915" w:author="Willian" w:date="2016-11-28T23:53:00Z"/>
              <w:rFonts w:ascii="Menlo" w:hAnsi="Menlo" w:cs="Menlo"/>
              <w:sz w:val="28"/>
              <w:szCs w:val="28"/>
            </w:rPr>
          </w:rPrChange>
        </w:rPr>
        <w:pPrChange w:id="1916" w:author="Willian" w:date="2016-11-28T23:53:00Z">
          <w:pPr>
            <w:widowControl w:val="0"/>
            <w:tabs>
              <w:tab w:val="left" w:pos="692"/>
            </w:tabs>
            <w:autoSpaceDE w:val="0"/>
            <w:autoSpaceDN w:val="0"/>
            <w:adjustRightInd w:val="0"/>
            <w:spacing w:after="0"/>
            <w:jc w:val="left"/>
          </w:pPr>
        </w:pPrChange>
      </w:pPr>
      <w:ins w:id="1917" w:author="Willian" w:date="2016-11-28T23:53:00Z">
        <w:r w:rsidRPr="003F6A95">
          <w:rPr>
            <w:rFonts w:ascii="Menlo" w:hAnsi="Menlo" w:cs="Menlo"/>
            <w:sz w:val="18"/>
            <w:szCs w:val="18"/>
            <w:rPrChange w:id="1918" w:author="Willian" w:date="2016-11-28T23:53:00Z">
              <w:rPr>
                <w:rFonts w:ascii="Menlo" w:hAnsi="Menlo" w:cs="Menlo"/>
                <w:sz w:val="28"/>
                <w:szCs w:val="28"/>
              </w:rPr>
            </w:rPrChange>
          </w:rPr>
          <w:t xml:space="preserve">    }</w:t>
        </w:r>
      </w:ins>
    </w:p>
    <w:p w14:paraId="3A4EBAA3" w14:textId="77777777" w:rsidR="003F6A95" w:rsidRPr="003F6A95" w:rsidRDefault="003F6A95" w:rsidP="003F6A95">
      <w:pPr>
        <w:widowControl w:val="0"/>
        <w:tabs>
          <w:tab w:val="left" w:pos="692"/>
        </w:tabs>
        <w:autoSpaceDE w:val="0"/>
        <w:autoSpaceDN w:val="0"/>
        <w:adjustRightInd w:val="0"/>
        <w:spacing w:after="0"/>
        <w:ind w:left="567"/>
        <w:jc w:val="left"/>
        <w:rPr>
          <w:ins w:id="1919" w:author="Willian" w:date="2016-11-28T23:53:00Z"/>
          <w:rFonts w:ascii="Menlo" w:hAnsi="Menlo" w:cs="Menlo"/>
          <w:sz w:val="18"/>
          <w:szCs w:val="18"/>
          <w:rPrChange w:id="1920" w:author="Willian" w:date="2016-11-28T23:53:00Z">
            <w:rPr>
              <w:ins w:id="1921" w:author="Willian" w:date="2016-11-28T23:53:00Z"/>
              <w:rFonts w:ascii="Menlo" w:hAnsi="Menlo" w:cs="Menlo"/>
              <w:sz w:val="28"/>
              <w:szCs w:val="28"/>
            </w:rPr>
          </w:rPrChange>
        </w:rPr>
        <w:pPrChange w:id="1922" w:author="Willian" w:date="2016-11-28T23:53:00Z">
          <w:pPr>
            <w:widowControl w:val="0"/>
            <w:tabs>
              <w:tab w:val="left" w:pos="692"/>
            </w:tabs>
            <w:autoSpaceDE w:val="0"/>
            <w:autoSpaceDN w:val="0"/>
            <w:adjustRightInd w:val="0"/>
            <w:spacing w:after="0"/>
            <w:jc w:val="left"/>
          </w:pPr>
        </w:pPrChange>
      </w:pPr>
      <w:ins w:id="1923" w:author="Willian" w:date="2016-11-28T23:53:00Z">
        <w:r w:rsidRPr="003F6A95">
          <w:rPr>
            <w:rFonts w:ascii="Menlo" w:hAnsi="Menlo" w:cs="Menlo"/>
            <w:sz w:val="18"/>
            <w:szCs w:val="18"/>
            <w:rPrChange w:id="1924" w:author="Willian" w:date="2016-11-28T23:53:00Z">
              <w:rPr>
                <w:rFonts w:ascii="Menlo" w:hAnsi="Menlo" w:cs="Menlo"/>
                <w:sz w:val="28"/>
                <w:szCs w:val="28"/>
              </w:rPr>
            </w:rPrChange>
          </w:rPr>
          <w:t xml:space="preserve">} </w:t>
        </w:r>
        <w:proofErr w:type="spellStart"/>
        <w:r w:rsidRPr="003F6A95">
          <w:rPr>
            <w:rFonts w:ascii="Menlo" w:hAnsi="Menlo" w:cs="Menlo"/>
            <w:color w:val="AA0D91"/>
            <w:sz w:val="18"/>
            <w:szCs w:val="18"/>
            <w:rPrChange w:id="1925" w:author="Willian" w:date="2016-11-28T23:53:00Z">
              <w:rPr>
                <w:rFonts w:ascii="Menlo" w:hAnsi="Menlo" w:cs="Menlo"/>
                <w:color w:val="AA0D91"/>
                <w:sz w:val="28"/>
                <w:szCs w:val="28"/>
              </w:rPr>
            </w:rPrChange>
          </w:rPr>
          <w:t>else</w:t>
        </w:r>
        <w:proofErr w:type="spellEnd"/>
        <w:r w:rsidRPr="003F6A95">
          <w:rPr>
            <w:rFonts w:ascii="Menlo" w:hAnsi="Menlo" w:cs="Menlo"/>
            <w:sz w:val="18"/>
            <w:szCs w:val="18"/>
            <w:rPrChange w:id="1926" w:author="Willian" w:date="2016-11-28T23:53:00Z">
              <w:rPr>
                <w:rFonts w:ascii="Menlo" w:hAnsi="Menlo" w:cs="Menlo"/>
                <w:sz w:val="28"/>
                <w:szCs w:val="28"/>
              </w:rPr>
            </w:rPrChange>
          </w:rPr>
          <w:t xml:space="preserve"> {</w:t>
        </w:r>
      </w:ins>
    </w:p>
    <w:p w14:paraId="795AC7F8" w14:textId="0EE638B5" w:rsidR="003F6A95" w:rsidRPr="003F6A95" w:rsidRDefault="003F6A95" w:rsidP="003F6A95">
      <w:pPr>
        <w:widowControl w:val="0"/>
        <w:tabs>
          <w:tab w:val="left" w:pos="692"/>
        </w:tabs>
        <w:autoSpaceDE w:val="0"/>
        <w:autoSpaceDN w:val="0"/>
        <w:adjustRightInd w:val="0"/>
        <w:spacing w:after="0"/>
        <w:ind w:left="567"/>
        <w:jc w:val="left"/>
        <w:rPr>
          <w:ins w:id="1927" w:author="Willian" w:date="2016-11-28T23:53:00Z"/>
          <w:rFonts w:ascii="Menlo" w:hAnsi="Menlo" w:cs="Menlo"/>
          <w:color w:val="007400"/>
          <w:sz w:val="18"/>
          <w:szCs w:val="18"/>
          <w:rPrChange w:id="1928" w:author="Willian" w:date="2016-11-28T23:53:00Z">
            <w:rPr>
              <w:ins w:id="1929" w:author="Willian" w:date="2016-11-28T23:53:00Z"/>
              <w:rFonts w:ascii="Menlo" w:hAnsi="Menlo" w:cs="Menlo"/>
              <w:color w:val="007400"/>
              <w:sz w:val="28"/>
              <w:szCs w:val="28"/>
            </w:rPr>
          </w:rPrChange>
        </w:rPr>
        <w:pPrChange w:id="1930" w:author="Willian" w:date="2016-11-28T23:53:00Z">
          <w:pPr>
            <w:widowControl w:val="0"/>
            <w:tabs>
              <w:tab w:val="left" w:pos="692"/>
            </w:tabs>
            <w:autoSpaceDE w:val="0"/>
            <w:autoSpaceDN w:val="0"/>
            <w:adjustRightInd w:val="0"/>
            <w:spacing w:after="0"/>
            <w:jc w:val="left"/>
          </w:pPr>
        </w:pPrChange>
      </w:pPr>
      <w:ins w:id="1931" w:author="Willian" w:date="2016-11-28T23:53:00Z">
        <w:r w:rsidRPr="003F6A95">
          <w:rPr>
            <w:rFonts w:ascii="Menlo" w:hAnsi="Menlo" w:cs="Menlo"/>
            <w:sz w:val="18"/>
            <w:szCs w:val="18"/>
            <w:rPrChange w:id="1932" w:author="Willian" w:date="2016-11-28T23:53:00Z">
              <w:rPr>
                <w:rFonts w:ascii="Menlo" w:hAnsi="Menlo" w:cs="Menlo"/>
                <w:sz w:val="28"/>
                <w:szCs w:val="28"/>
              </w:rPr>
            </w:rPrChange>
          </w:rPr>
          <w:t xml:space="preserve">    </w:t>
        </w:r>
        <w:r w:rsidRPr="007251C5">
          <w:rPr>
            <w:rFonts w:ascii="Menlo" w:hAnsi="Menlo" w:cs="Menlo"/>
            <w:color w:val="007400"/>
            <w:sz w:val="18"/>
            <w:szCs w:val="18"/>
          </w:rPr>
          <w:t xml:space="preserve">// </w:t>
        </w:r>
        <w:r>
          <w:rPr>
            <w:rFonts w:ascii="Menlo" w:hAnsi="Menlo" w:cs="Menlo"/>
            <w:color w:val="007400"/>
            <w:sz w:val="18"/>
            <w:szCs w:val="18"/>
          </w:rPr>
          <w:t xml:space="preserve">O usuário não está </w:t>
        </w:r>
        <w:proofErr w:type="spellStart"/>
        <w:r>
          <w:rPr>
            <w:rFonts w:ascii="Menlo" w:hAnsi="Menlo" w:cs="Menlo"/>
            <w:color w:val="007400"/>
            <w:sz w:val="18"/>
            <w:szCs w:val="18"/>
          </w:rPr>
          <w:t>logado</w:t>
        </w:r>
        <w:proofErr w:type="spellEnd"/>
        <w:r w:rsidRPr="007251C5">
          <w:rPr>
            <w:rFonts w:ascii="Menlo" w:hAnsi="Menlo" w:cs="Menlo"/>
            <w:color w:val="007400"/>
            <w:sz w:val="18"/>
            <w:szCs w:val="18"/>
          </w:rPr>
          <w:t>.</w:t>
        </w:r>
      </w:ins>
    </w:p>
    <w:p w14:paraId="474BA000" w14:textId="2AB65D3F" w:rsidR="003F6A95" w:rsidRPr="003F6A95" w:rsidRDefault="003F6A95" w:rsidP="003F6A95">
      <w:pPr>
        <w:ind w:left="567"/>
        <w:rPr>
          <w:ins w:id="1933" w:author="Willian" w:date="2016-11-28T20:44:00Z"/>
          <w:sz w:val="18"/>
          <w:szCs w:val="18"/>
          <w:rPrChange w:id="1934" w:author="Willian" w:date="2016-11-28T23:53:00Z">
            <w:rPr>
              <w:ins w:id="1935" w:author="Willian" w:date="2016-11-28T20:44:00Z"/>
            </w:rPr>
          </w:rPrChange>
        </w:rPr>
        <w:pPrChange w:id="1936" w:author="Willian" w:date="2016-11-28T23:53:00Z">
          <w:pPr>
            <w:shd w:val="clear" w:color="auto" w:fill="FBFBFB"/>
            <w:spacing w:after="288" w:line="312" w:lineRule="atLeast"/>
          </w:pPr>
        </w:pPrChange>
      </w:pPr>
      <w:ins w:id="1937" w:author="Willian" w:date="2016-11-28T23:53:00Z">
        <w:r w:rsidRPr="003F6A95">
          <w:rPr>
            <w:rFonts w:ascii="Menlo" w:hAnsi="Menlo" w:cs="Menlo"/>
            <w:sz w:val="18"/>
            <w:szCs w:val="18"/>
            <w:rPrChange w:id="1938" w:author="Willian" w:date="2016-11-28T23:53:00Z">
              <w:rPr>
                <w:rFonts w:ascii="Menlo" w:hAnsi="Menlo" w:cs="Menlo"/>
                <w:sz w:val="28"/>
                <w:szCs w:val="28"/>
              </w:rPr>
            </w:rPrChange>
          </w:rPr>
          <w:t>}</w:t>
        </w:r>
      </w:ins>
    </w:p>
    <w:p w14:paraId="726B535D" w14:textId="77777777" w:rsidR="00120ECD" w:rsidRPr="00552719" w:rsidRDefault="00120ECD">
      <w:pPr>
        <w:pStyle w:val="Ttulo3"/>
        <w:rPr>
          <w:ins w:id="1939" w:author="Willian" w:date="2016-11-28T20:44:00Z"/>
          <w:rPrChange w:id="1940" w:author="Willian" w:date="2016-11-28T20:46:00Z">
            <w:rPr>
              <w:ins w:id="1941" w:author="Willian" w:date="2016-11-28T20:44:00Z"/>
              <w:rFonts w:ascii="Calibri" w:eastAsia="Times New Roman" w:hAnsi="Calibri"/>
              <w:color w:val="333333"/>
              <w:sz w:val="29"/>
              <w:szCs w:val="29"/>
            </w:rPr>
          </w:rPrChange>
        </w:rPr>
        <w:pPrChange w:id="1942" w:author="Willian" w:date="2016-11-28T20:49:00Z">
          <w:pPr>
            <w:pStyle w:val="Ttulo4"/>
            <w:shd w:val="clear" w:color="auto" w:fill="FBFBFB"/>
            <w:spacing w:before="312" w:after="158"/>
          </w:pPr>
        </w:pPrChange>
      </w:pPr>
      <w:ins w:id="1943" w:author="Willian" w:date="2016-11-28T20:44:00Z">
        <w:r w:rsidRPr="00552719">
          <w:rPr>
            <w:rPrChange w:id="1944" w:author="Willian" w:date="2016-11-28T20:46:00Z">
              <w:rPr>
                <w:rFonts w:ascii="Calibri" w:eastAsia="Times New Roman" w:hAnsi="Calibri"/>
                <w:b/>
                <w:bCs/>
                <w:color w:val="333333"/>
                <w:sz w:val="29"/>
                <w:szCs w:val="29"/>
              </w:rPr>
            </w:rPrChange>
          </w:rPr>
          <w:lastRenderedPageBreak/>
          <w:t>Atualizar o perfil de um usuário</w:t>
        </w:r>
      </w:ins>
    </w:p>
    <w:p w14:paraId="1A6A0455" w14:textId="00B81B47" w:rsidR="00120ECD" w:rsidRDefault="00120ECD" w:rsidP="00105795">
      <w:pPr>
        <w:rPr>
          <w:ins w:id="1945" w:author="Willian" w:date="2016-11-28T23:53:00Z"/>
        </w:rPr>
        <w:pPrChange w:id="1946" w:author="Willian" w:date="2016-11-28T21:14:00Z">
          <w:pPr>
            <w:shd w:val="clear" w:color="auto" w:fill="FBFBFB"/>
            <w:spacing w:after="288" w:line="312" w:lineRule="atLeast"/>
          </w:pPr>
        </w:pPrChange>
      </w:pPr>
      <w:ins w:id="1947" w:author="Willian" w:date="2016-11-28T20:44:00Z">
        <w:r w:rsidRPr="00552719">
          <w:t>Você pode atualizar as informações de perfil básicas de um usuário</w:t>
        </w:r>
      </w:ins>
      <w:ins w:id="1948" w:author="Willian" w:date="2016-11-28T23:54:00Z">
        <w:r w:rsidR="003F6A95">
          <w:t xml:space="preserve"> (</w:t>
        </w:r>
      </w:ins>
      <w:ins w:id="1949" w:author="Willian" w:date="2016-11-28T20:44:00Z">
        <w:r w:rsidRPr="00552719">
          <w:t xml:space="preserve">o nome de exibição do usuário e o URL da foto do </w:t>
        </w:r>
        <w:proofErr w:type="spellStart"/>
        <w:r w:rsidRPr="00552719">
          <w:t>perfi</w:t>
        </w:r>
      </w:ins>
      <w:proofErr w:type="spellEnd"/>
      <w:ins w:id="1950" w:author="Willian" w:date="2016-11-28T23:54:00Z">
        <w:r w:rsidR="003F6A95">
          <w:t>)</w:t>
        </w:r>
      </w:ins>
      <w:ins w:id="1951" w:author="Willian" w:date="2016-11-28T20:44:00Z">
        <w:r w:rsidRPr="00552719">
          <w:t xml:space="preserve"> com a classe </w:t>
        </w:r>
        <w:proofErr w:type="spellStart"/>
        <w:r w:rsidRPr="00552719">
          <w:t>FIRUserProfileChangeRequest</w:t>
        </w:r>
        <w:proofErr w:type="spellEnd"/>
        <w:r w:rsidRPr="00552719">
          <w:t>. Por exemplo:</w:t>
        </w:r>
      </w:ins>
    </w:p>
    <w:p w14:paraId="54EAB8C7" w14:textId="77777777" w:rsidR="00586729" w:rsidRPr="00586729" w:rsidRDefault="00586729" w:rsidP="00586729">
      <w:pPr>
        <w:widowControl w:val="0"/>
        <w:tabs>
          <w:tab w:val="left" w:pos="692"/>
        </w:tabs>
        <w:autoSpaceDE w:val="0"/>
        <w:autoSpaceDN w:val="0"/>
        <w:adjustRightInd w:val="0"/>
        <w:spacing w:after="0"/>
        <w:ind w:left="567"/>
        <w:jc w:val="left"/>
        <w:rPr>
          <w:ins w:id="1952" w:author="Willian" w:date="2016-11-28T23:55:00Z"/>
          <w:rFonts w:ascii="Menlo" w:hAnsi="Menlo" w:cs="Menlo"/>
          <w:sz w:val="18"/>
          <w:szCs w:val="18"/>
          <w:rPrChange w:id="1953" w:author="Willian" w:date="2016-11-28T23:55:00Z">
            <w:rPr>
              <w:ins w:id="1954" w:author="Willian" w:date="2016-11-28T23:55:00Z"/>
              <w:rFonts w:ascii="Menlo" w:hAnsi="Menlo" w:cs="Menlo"/>
              <w:sz w:val="28"/>
              <w:szCs w:val="28"/>
            </w:rPr>
          </w:rPrChange>
        </w:rPr>
        <w:pPrChange w:id="1955" w:author="Willian" w:date="2016-11-28T23:55:00Z">
          <w:pPr>
            <w:widowControl w:val="0"/>
            <w:tabs>
              <w:tab w:val="left" w:pos="692"/>
            </w:tabs>
            <w:autoSpaceDE w:val="0"/>
            <w:autoSpaceDN w:val="0"/>
            <w:adjustRightInd w:val="0"/>
            <w:spacing w:after="0"/>
            <w:jc w:val="left"/>
          </w:pPr>
        </w:pPrChange>
      </w:pPr>
      <w:proofErr w:type="spellStart"/>
      <w:proofErr w:type="gramStart"/>
      <w:ins w:id="1956" w:author="Willian" w:date="2016-11-28T23:55:00Z">
        <w:r w:rsidRPr="00586729">
          <w:rPr>
            <w:rFonts w:ascii="Menlo" w:hAnsi="Menlo" w:cs="Menlo"/>
            <w:color w:val="AA0D91"/>
            <w:sz w:val="18"/>
            <w:szCs w:val="18"/>
            <w:rPrChange w:id="1957" w:author="Willian" w:date="2016-11-28T23:55:00Z">
              <w:rPr>
                <w:rFonts w:ascii="Menlo" w:hAnsi="Menlo" w:cs="Menlo"/>
                <w:color w:val="AA0D91"/>
                <w:sz w:val="28"/>
                <w:szCs w:val="28"/>
              </w:rPr>
            </w:rPrChange>
          </w:rPr>
          <w:t>let</w:t>
        </w:r>
        <w:proofErr w:type="spellEnd"/>
        <w:proofErr w:type="gramEnd"/>
        <w:r w:rsidRPr="00586729">
          <w:rPr>
            <w:rFonts w:ascii="Menlo" w:hAnsi="Menlo" w:cs="Menlo"/>
            <w:sz w:val="18"/>
            <w:szCs w:val="18"/>
            <w:rPrChange w:id="1958"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1959" w:author="Willian" w:date="2016-11-28T23:55:00Z">
              <w:rPr>
                <w:rFonts w:ascii="Menlo" w:hAnsi="Menlo" w:cs="Menlo"/>
                <w:sz w:val="28"/>
                <w:szCs w:val="28"/>
              </w:rPr>
            </w:rPrChange>
          </w:rPr>
          <w:t>user</w:t>
        </w:r>
        <w:proofErr w:type="spellEnd"/>
        <w:r w:rsidRPr="00586729">
          <w:rPr>
            <w:rFonts w:ascii="Menlo" w:hAnsi="Menlo" w:cs="Menlo"/>
            <w:sz w:val="18"/>
            <w:szCs w:val="18"/>
            <w:rPrChange w:id="1960" w:author="Willian" w:date="2016-11-28T23:55:00Z">
              <w:rPr>
                <w:rFonts w:ascii="Menlo" w:hAnsi="Menlo" w:cs="Menlo"/>
                <w:sz w:val="28"/>
                <w:szCs w:val="28"/>
              </w:rPr>
            </w:rPrChange>
          </w:rPr>
          <w:t xml:space="preserve"> = </w:t>
        </w:r>
        <w:proofErr w:type="spellStart"/>
        <w:r w:rsidRPr="00586729">
          <w:rPr>
            <w:rFonts w:ascii="Menlo" w:hAnsi="Menlo" w:cs="Menlo"/>
            <w:color w:val="3F6E74"/>
            <w:sz w:val="18"/>
            <w:szCs w:val="18"/>
            <w:rPrChange w:id="1961" w:author="Willian" w:date="2016-11-28T23:55:00Z">
              <w:rPr>
                <w:rFonts w:ascii="Menlo" w:hAnsi="Menlo" w:cs="Menlo"/>
                <w:color w:val="3F6E74"/>
                <w:sz w:val="28"/>
                <w:szCs w:val="28"/>
              </w:rPr>
            </w:rPrChange>
          </w:rPr>
          <w:t>FIRAuth</w:t>
        </w:r>
        <w:r w:rsidRPr="00586729">
          <w:rPr>
            <w:rFonts w:ascii="Menlo" w:hAnsi="Menlo" w:cs="Menlo"/>
            <w:sz w:val="18"/>
            <w:szCs w:val="18"/>
            <w:rPrChange w:id="1962" w:author="Willian" w:date="2016-11-28T23:55:00Z">
              <w:rPr>
                <w:rFonts w:ascii="Menlo" w:hAnsi="Menlo" w:cs="Menlo"/>
                <w:sz w:val="28"/>
                <w:szCs w:val="28"/>
              </w:rPr>
            </w:rPrChange>
          </w:rPr>
          <w:t>.</w:t>
        </w:r>
        <w:r w:rsidRPr="00586729">
          <w:rPr>
            <w:rFonts w:ascii="Menlo" w:hAnsi="Menlo" w:cs="Menlo"/>
            <w:color w:val="26474B"/>
            <w:sz w:val="18"/>
            <w:szCs w:val="18"/>
            <w:rPrChange w:id="1963" w:author="Willian" w:date="2016-11-28T23:55:00Z">
              <w:rPr>
                <w:rFonts w:ascii="Menlo" w:hAnsi="Menlo" w:cs="Menlo"/>
                <w:color w:val="26474B"/>
                <w:sz w:val="28"/>
                <w:szCs w:val="28"/>
              </w:rPr>
            </w:rPrChange>
          </w:rPr>
          <w:t>auth</w:t>
        </w:r>
        <w:proofErr w:type="spellEnd"/>
        <w:r w:rsidRPr="00586729">
          <w:rPr>
            <w:rFonts w:ascii="Menlo" w:hAnsi="Menlo" w:cs="Menlo"/>
            <w:sz w:val="18"/>
            <w:szCs w:val="18"/>
            <w:rPrChange w:id="1964" w:author="Willian" w:date="2016-11-28T23:55:00Z">
              <w:rPr>
                <w:rFonts w:ascii="Menlo" w:hAnsi="Menlo" w:cs="Menlo"/>
                <w:sz w:val="28"/>
                <w:szCs w:val="28"/>
              </w:rPr>
            </w:rPrChange>
          </w:rPr>
          <w:t>()?.</w:t>
        </w:r>
        <w:proofErr w:type="spellStart"/>
        <w:r w:rsidRPr="00586729">
          <w:rPr>
            <w:rFonts w:ascii="Menlo" w:hAnsi="Menlo" w:cs="Menlo"/>
            <w:color w:val="3F6E74"/>
            <w:sz w:val="18"/>
            <w:szCs w:val="18"/>
            <w:rPrChange w:id="1965" w:author="Willian" w:date="2016-11-28T23:55:00Z">
              <w:rPr>
                <w:rFonts w:ascii="Menlo" w:hAnsi="Menlo" w:cs="Menlo"/>
                <w:color w:val="3F6E74"/>
                <w:sz w:val="28"/>
                <w:szCs w:val="28"/>
              </w:rPr>
            </w:rPrChange>
          </w:rPr>
          <w:t>currentUser</w:t>
        </w:r>
        <w:proofErr w:type="spellEnd"/>
      </w:ins>
    </w:p>
    <w:p w14:paraId="4BBF8C39" w14:textId="77777777" w:rsidR="00586729" w:rsidRPr="00586729" w:rsidRDefault="00586729" w:rsidP="00586729">
      <w:pPr>
        <w:widowControl w:val="0"/>
        <w:tabs>
          <w:tab w:val="left" w:pos="692"/>
        </w:tabs>
        <w:autoSpaceDE w:val="0"/>
        <w:autoSpaceDN w:val="0"/>
        <w:adjustRightInd w:val="0"/>
        <w:spacing w:after="0"/>
        <w:ind w:left="567"/>
        <w:jc w:val="left"/>
        <w:rPr>
          <w:ins w:id="1966" w:author="Willian" w:date="2016-11-28T23:55:00Z"/>
          <w:rFonts w:ascii="Menlo" w:hAnsi="Menlo" w:cs="Menlo"/>
          <w:sz w:val="18"/>
          <w:szCs w:val="18"/>
          <w:rPrChange w:id="1967" w:author="Willian" w:date="2016-11-28T23:55:00Z">
            <w:rPr>
              <w:ins w:id="1968" w:author="Willian" w:date="2016-11-28T23:55:00Z"/>
              <w:rFonts w:ascii="Menlo" w:hAnsi="Menlo" w:cs="Menlo"/>
              <w:sz w:val="28"/>
              <w:szCs w:val="28"/>
            </w:rPr>
          </w:rPrChange>
        </w:rPr>
        <w:pPrChange w:id="1969" w:author="Willian" w:date="2016-11-28T23:55:00Z">
          <w:pPr>
            <w:widowControl w:val="0"/>
            <w:tabs>
              <w:tab w:val="left" w:pos="692"/>
            </w:tabs>
            <w:autoSpaceDE w:val="0"/>
            <w:autoSpaceDN w:val="0"/>
            <w:adjustRightInd w:val="0"/>
            <w:spacing w:after="0"/>
            <w:jc w:val="left"/>
          </w:pPr>
        </w:pPrChange>
      </w:pPr>
      <w:proofErr w:type="spellStart"/>
      <w:proofErr w:type="gramStart"/>
      <w:ins w:id="1970" w:author="Willian" w:date="2016-11-28T23:55:00Z">
        <w:r w:rsidRPr="00586729">
          <w:rPr>
            <w:rFonts w:ascii="Menlo" w:hAnsi="Menlo" w:cs="Menlo"/>
            <w:color w:val="AA0D91"/>
            <w:sz w:val="18"/>
            <w:szCs w:val="18"/>
            <w:rPrChange w:id="1971" w:author="Willian" w:date="2016-11-28T23:55:00Z">
              <w:rPr>
                <w:rFonts w:ascii="Menlo" w:hAnsi="Menlo" w:cs="Menlo"/>
                <w:color w:val="AA0D91"/>
                <w:sz w:val="28"/>
                <w:szCs w:val="28"/>
              </w:rPr>
            </w:rPrChange>
          </w:rPr>
          <w:t>if</w:t>
        </w:r>
        <w:proofErr w:type="spellEnd"/>
        <w:proofErr w:type="gramEnd"/>
        <w:r w:rsidRPr="00586729">
          <w:rPr>
            <w:rFonts w:ascii="Menlo" w:hAnsi="Menlo" w:cs="Menlo"/>
            <w:sz w:val="18"/>
            <w:szCs w:val="18"/>
            <w:rPrChange w:id="1972" w:author="Willian" w:date="2016-11-28T23:55:00Z">
              <w:rPr>
                <w:rFonts w:ascii="Menlo" w:hAnsi="Menlo" w:cs="Menlo"/>
                <w:sz w:val="28"/>
                <w:szCs w:val="28"/>
              </w:rPr>
            </w:rPrChange>
          </w:rPr>
          <w:t xml:space="preserve"> </w:t>
        </w:r>
        <w:proofErr w:type="spellStart"/>
        <w:r w:rsidRPr="00586729">
          <w:rPr>
            <w:rFonts w:ascii="Menlo" w:hAnsi="Menlo" w:cs="Menlo"/>
            <w:color w:val="AA0D91"/>
            <w:sz w:val="18"/>
            <w:szCs w:val="18"/>
            <w:rPrChange w:id="1973" w:author="Willian" w:date="2016-11-28T23:55:00Z">
              <w:rPr>
                <w:rFonts w:ascii="Menlo" w:hAnsi="Menlo" w:cs="Menlo"/>
                <w:color w:val="AA0D91"/>
                <w:sz w:val="28"/>
                <w:szCs w:val="28"/>
              </w:rPr>
            </w:rPrChange>
          </w:rPr>
          <w:t>let</w:t>
        </w:r>
        <w:proofErr w:type="spellEnd"/>
        <w:r w:rsidRPr="00586729">
          <w:rPr>
            <w:rFonts w:ascii="Menlo" w:hAnsi="Menlo" w:cs="Menlo"/>
            <w:sz w:val="18"/>
            <w:szCs w:val="18"/>
            <w:rPrChange w:id="1974"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1975" w:author="Willian" w:date="2016-11-28T23:55:00Z">
              <w:rPr>
                <w:rFonts w:ascii="Menlo" w:hAnsi="Menlo" w:cs="Menlo"/>
                <w:sz w:val="28"/>
                <w:szCs w:val="28"/>
              </w:rPr>
            </w:rPrChange>
          </w:rPr>
          <w:t>user</w:t>
        </w:r>
        <w:proofErr w:type="spellEnd"/>
        <w:r w:rsidRPr="00586729">
          <w:rPr>
            <w:rFonts w:ascii="Menlo" w:hAnsi="Menlo" w:cs="Menlo"/>
            <w:sz w:val="18"/>
            <w:szCs w:val="18"/>
            <w:rPrChange w:id="1976" w:author="Willian" w:date="2016-11-28T23:55:00Z">
              <w:rPr>
                <w:rFonts w:ascii="Menlo" w:hAnsi="Menlo" w:cs="Menlo"/>
                <w:sz w:val="28"/>
                <w:szCs w:val="28"/>
              </w:rPr>
            </w:rPrChange>
          </w:rPr>
          <w:t xml:space="preserve"> = </w:t>
        </w:r>
        <w:proofErr w:type="spellStart"/>
        <w:r w:rsidRPr="00586729">
          <w:rPr>
            <w:rFonts w:ascii="Menlo" w:hAnsi="Menlo" w:cs="Menlo"/>
            <w:color w:val="3F6E74"/>
            <w:sz w:val="18"/>
            <w:szCs w:val="18"/>
            <w:rPrChange w:id="1977" w:author="Willian" w:date="2016-11-28T23:55:00Z">
              <w:rPr>
                <w:rFonts w:ascii="Menlo" w:hAnsi="Menlo" w:cs="Menlo"/>
                <w:color w:val="3F6E74"/>
                <w:sz w:val="28"/>
                <w:szCs w:val="28"/>
              </w:rPr>
            </w:rPrChange>
          </w:rPr>
          <w:t>user</w:t>
        </w:r>
        <w:proofErr w:type="spellEnd"/>
        <w:r w:rsidRPr="00586729">
          <w:rPr>
            <w:rFonts w:ascii="Menlo" w:hAnsi="Menlo" w:cs="Menlo"/>
            <w:sz w:val="18"/>
            <w:szCs w:val="18"/>
            <w:rPrChange w:id="1978" w:author="Willian" w:date="2016-11-28T23:55:00Z">
              <w:rPr>
                <w:rFonts w:ascii="Menlo" w:hAnsi="Menlo" w:cs="Menlo"/>
                <w:sz w:val="28"/>
                <w:szCs w:val="28"/>
              </w:rPr>
            </w:rPrChange>
          </w:rPr>
          <w:t xml:space="preserve"> {</w:t>
        </w:r>
      </w:ins>
    </w:p>
    <w:p w14:paraId="0E73500F" w14:textId="77777777" w:rsidR="00586729" w:rsidRPr="00586729" w:rsidRDefault="00586729" w:rsidP="00586729">
      <w:pPr>
        <w:widowControl w:val="0"/>
        <w:tabs>
          <w:tab w:val="left" w:pos="692"/>
        </w:tabs>
        <w:autoSpaceDE w:val="0"/>
        <w:autoSpaceDN w:val="0"/>
        <w:adjustRightInd w:val="0"/>
        <w:spacing w:after="0"/>
        <w:ind w:left="567"/>
        <w:jc w:val="left"/>
        <w:rPr>
          <w:ins w:id="1979" w:author="Willian" w:date="2016-11-28T23:55:00Z"/>
          <w:rFonts w:ascii="Menlo" w:hAnsi="Menlo" w:cs="Menlo"/>
          <w:sz w:val="18"/>
          <w:szCs w:val="18"/>
          <w:rPrChange w:id="1980" w:author="Willian" w:date="2016-11-28T23:55:00Z">
            <w:rPr>
              <w:ins w:id="1981" w:author="Willian" w:date="2016-11-28T23:55:00Z"/>
              <w:rFonts w:ascii="Menlo" w:hAnsi="Menlo" w:cs="Menlo"/>
              <w:sz w:val="28"/>
              <w:szCs w:val="28"/>
            </w:rPr>
          </w:rPrChange>
        </w:rPr>
        <w:pPrChange w:id="1982" w:author="Willian" w:date="2016-11-28T23:55:00Z">
          <w:pPr>
            <w:widowControl w:val="0"/>
            <w:tabs>
              <w:tab w:val="left" w:pos="692"/>
            </w:tabs>
            <w:autoSpaceDE w:val="0"/>
            <w:autoSpaceDN w:val="0"/>
            <w:adjustRightInd w:val="0"/>
            <w:spacing w:after="0"/>
            <w:jc w:val="left"/>
          </w:pPr>
        </w:pPrChange>
      </w:pPr>
      <w:ins w:id="1983" w:author="Willian" w:date="2016-11-28T23:55:00Z">
        <w:r w:rsidRPr="00586729">
          <w:rPr>
            <w:rFonts w:ascii="Menlo" w:hAnsi="Menlo" w:cs="Menlo"/>
            <w:sz w:val="18"/>
            <w:szCs w:val="18"/>
            <w:rPrChange w:id="1984" w:author="Willian" w:date="2016-11-28T23:55:00Z">
              <w:rPr>
                <w:rFonts w:ascii="Menlo" w:hAnsi="Menlo" w:cs="Menlo"/>
                <w:sz w:val="28"/>
                <w:szCs w:val="28"/>
              </w:rPr>
            </w:rPrChange>
          </w:rPr>
          <w:t xml:space="preserve">    </w:t>
        </w:r>
        <w:proofErr w:type="spellStart"/>
        <w:proofErr w:type="gramStart"/>
        <w:r w:rsidRPr="00586729">
          <w:rPr>
            <w:rFonts w:ascii="Menlo" w:hAnsi="Menlo" w:cs="Menlo"/>
            <w:color w:val="AA0D91"/>
            <w:sz w:val="18"/>
            <w:szCs w:val="18"/>
            <w:rPrChange w:id="1985" w:author="Willian" w:date="2016-11-28T23:55:00Z">
              <w:rPr>
                <w:rFonts w:ascii="Menlo" w:hAnsi="Menlo" w:cs="Menlo"/>
                <w:color w:val="AA0D91"/>
                <w:sz w:val="28"/>
                <w:szCs w:val="28"/>
              </w:rPr>
            </w:rPrChange>
          </w:rPr>
          <w:t>let</w:t>
        </w:r>
        <w:proofErr w:type="spellEnd"/>
        <w:proofErr w:type="gramEnd"/>
        <w:r w:rsidRPr="00586729">
          <w:rPr>
            <w:rFonts w:ascii="Menlo" w:hAnsi="Menlo" w:cs="Menlo"/>
            <w:sz w:val="18"/>
            <w:szCs w:val="18"/>
            <w:rPrChange w:id="1986"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1987" w:author="Willian" w:date="2016-11-28T23:55:00Z">
              <w:rPr>
                <w:rFonts w:ascii="Menlo" w:hAnsi="Menlo" w:cs="Menlo"/>
                <w:sz w:val="28"/>
                <w:szCs w:val="28"/>
              </w:rPr>
            </w:rPrChange>
          </w:rPr>
          <w:t>changeRequest</w:t>
        </w:r>
        <w:proofErr w:type="spellEnd"/>
        <w:r w:rsidRPr="00586729">
          <w:rPr>
            <w:rFonts w:ascii="Menlo" w:hAnsi="Menlo" w:cs="Menlo"/>
            <w:sz w:val="18"/>
            <w:szCs w:val="18"/>
            <w:rPrChange w:id="1988" w:author="Willian" w:date="2016-11-28T23:55:00Z">
              <w:rPr>
                <w:rFonts w:ascii="Menlo" w:hAnsi="Menlo" w:cs="Menlo"/>
                <w:sz w:val="28"/>
                <w:szCs w:val="28"/>
              </w:rPr>
            </w:rPrChange>
          </w:rPr>
          <w:t xml:space="preserve"> = </w:t>
        </w:r>
        <w:proofErr w:type="spellStart"/>
        <w:r w:rsidRPr="00586729">
          <w:rPr>
            <w:rFonts w:ascii="Menlo" w:hAnsi="Menlo" w:cs="Menlo"/>
            <w:sz w:val="18"/>
            <w:szCs w:val="18"/>
            <w:rPrChange w:id="1989" w:author="Willian" w:date="2016-11-28T23:55:00Z">
              <w:rPr>
                <w:rFonts w:ascii="Menlo" w:hAnsi="Menlo" w:cs="Menlo"/>
                <w:sz w:val="28"/>
                <w:szCs w:val="28"/>
              </w:rPr>
            </w:rPrChange>
          </w:rPr>
          <w:t>user.</w:t>
        </w:r>
        <w:r w:rsidRPr="00586729">
          <w:rPr>
            <w:rFonts w:ascii="Menlo" w:hAnsi="Menlo" w:cs="Menlo"/>
            <w:color w:val="26474B"/>
            <w:sz w:val="18"/>
            <w:szCs w:val="18"/>
            <w:rPrChange w:id="1990" w:author="Willian" w:date="2016-11-28T23:55:00Z">
              <w:rPr>
                <w:rFonts w:ascii="Menlo" w:hAnsi="Menlo" w:cs="Menlo"/>
                <w:color w:val="26474B"/>
                <w:sz w:val="28"/>
                <w:szCs w:val="28"/>
              </w:rPr>
            </w:rPrChange>
          </w:rPr>
          <w:t>profileChangeRequest</w:t>
        </w:r>
        <w:proofErr w:type="spellEnd"/>
        <w:r w:rsidRPr="00586729">
          <w:rPr>
            <w:rFonts w:ascii="Menlo" w:hAnsi="Menlo" w:cs="Menlo"/>
            <w:sz w:val="18"/>
            <w:szCs w:val="18"/>
            <w:rPrChange w:id="1991" w:author="Willian" w:date="2016-11-28T23:55:00Z">
              <w:rPr>
                <w:rFonts w:ascii="Menlo" w:hAnsi="Menlo" w:cs="Menlo"/>
                <w:sz w:val="28"/>
                <w:szCs w:val="28"/>
              </w:rPr>
            </w:rPrChange>
          </w:rPr>
          <w:t>()</w:t>
        </w:r>
      </w:ins>
    </w:p>
    <w:p w14:paraId="78D311C2" w14:textId="77777777" w:rsidR="00586729" w:rsidRPr="00586729" w:rsidRDefault="00586729" w:rsidP="00586729">
      <w:pPr>
        <w:widowControl w:val="0"/>
        <w:tabs>
          <w:tab w:val="left" w:pos="692"/>
        </w:tabs>
        <w:autoSpaceDE w:val="0"/>
        <w:autoSpaceDN w:val="0"/>
        <w:adjustRightInd w:val="0"/>
        <w:spacing w:after="0"/>
        <w:ind w:left="567"/>
        <w:jc w:val="left"/>
        <w:rPr>
          <w:ins w:id="1992" w:author="Willian" w:date="2016-11-28T23:55:00Z"/>
          <w:rFonts w:ascii="Menlo" w:hAnsi="Menlo" w:cs="Menlo"/>
          <w:sz w:val="18"/>
          <w:szCs w:val="18"/>
          <w:rPrChange w:id="1993" w:author="Willian" w:date="2016-11-28T23:55:00Z">
            <w:rPr>
              <w:ins w:id="1994" w:author="Willian" w:date="2016-11-28T23:55:00Z"/>
              <w:rFonts w:ascii="Menlo" w:hAnsi="Menlo" w:cs="Menlo"/>
              <w:sz w:val="28"/>
              <w:szCs w:val="28"/>
            </w:rPr>
          </w:rPrChange>
        </w:rPr>
        <w:pPrChange w:id="1995" w:author="Willian" w:date="2016-11-28T23:55:00Z">
          <w:pPr>
            <w:widowControl w:val="0"/>
            <w:tabs>
              <w:tab w:val="left" w:pos="692"/>
            </w:tabs>
            <w:autoSpaceDE w:val="0"/>
            <w:autoSpaceDN w:val="0"/>
            <w:adjustRightInd w:val="0"/>
            <w:spacing w:after="0"/>
            <w:jc w:val="left"/>
          </w:pPr>
        </w:pPrChange>
      </w:pPr>
      <w:ins w:id="1996" w:author="Willian" w:date="2016-11-28T23:55:00Z">
        <w:r w:rsidRPr="00586729">
          <w:rPr>
            <w:rFonts w:ascii="Menlo" w:hAnsi="Menlo" w:cs="Menlo"/>
            <w:sz w:val="18"/>
            <w:szCs w:val="18"/>
            <w:rPrChange w:id="1997" w:author="Willian" w:date="2016-11-28T23:55:00Z">
              <w:rPr>
                <w:rFonts w:ascii="Menlo" w:hAnsi="Menlo" w:cs="Menlo"/>
                <w:sz w:val="28"/>
                <w:szCs w:val="28"/>
              </w:rPr>
            </w:rPrChange>
          </w:rPr>
          <w:t xml:space="preserve">    </w:t>
        </w:r>
      </w:ins>
    </w:p>
    <w:p w14:paraId="545D3629" w14:textId="77777777" w:rsidR="00586729" w:rsidRPr="00586729" w:rsidRDefault="00586729" w:rsidP="00586729">
      <w:pPr>
        <w:widowControl w:val="0"/>
        <w:tabs>
          <w:tab w:val="left" w:pos="692"/>
        </w:tabs>
        <w:autoSpaceDE w:val="0"/>
        <w:autoSpaceDN w:val="0"/>
        <w:adjustRightInd w:val="0"/>
        <w:spacing w:after="0"/>
        <w:ind w:left="567"/>
        <w:jc w:val="left"/>
        <w:rPr>
          <w:ins w:id="1998" w:author="Willian" w:date="2016-11-28T23:55:00Z"/>
          <w:rFonts w:ascii="Menlo" w:hAnsi="Menlo" w:cs="Menlo"/>
          <w:sz w:val="18"/>
          <w:szCs w:val="18"/>
          <w:rPrChange w:id="1999" w:author="Willian" w:date="2016-11-28T23:55:00Z">
            <w:rPr>
              <w:ins w:id="2000" w:author="Willian" w:date="2016-11-28T23:55:00Z"/>
              <w:rFonts w:ascii="Menlo" w:hAnsi="Menlo" w:cs="Menlo"/>
              <w:sz w:val="28"/>
              <w:szCs w:val="28"/>
            </w:rPr>
          </w:rPrChange>
        </w:rPr>
        <w:pPrChange w:id="2001" w:author="Willian" w:date="2016-11-28T23:55:00Z">
          <w:pPr>
            <w:widowControl w:val="0"/>
            <w:tabs>
              <w:tab w:val="left" w:pos="692"/>
            </w:tabs>
            <w:autoSpaceDE w:val="0"/>
            <w:autoSpaceDN w:val="0"/>
            <w:adjustRightInd w:val="0"/>
            <w:spacing w:after="0"/>
            <w:jc w:val="left"/>
          </w:pPr>
        </w:pPrChange>
      </w:pPr>
      <w:ins w:id="2002" w:author="Willian" w:date="2016-11-28T23:55:00Z">
        <w:r w:rsidRPr="00586729">
          <w:rPr>
            <w:rFonts w:ascii="Menlo" w:hAnsi="Menlo" w:cs="Menlo"/>
            <w:sz w:val="18"/>
            <w:szCs w:val="18"/>
            <w:rPrChange w:id="2003"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2004" w:author="Willian" w:date="2016-11-28T23:55:00Z">
              <w:rPr>
                <w:rFonts w:ascii="Menlo" w:hAnsi="Menlo" w:cs="Menlo"/>
                <w:sz w:val="28"/>
                <w:szCs w:val="28"/>
              </w:rPr>
            </w:rPrChange>
          </w:rPr>
          <w:t>changeRequest.</w:t>
        </w:r>
        <w:r w:rsidRPr="00586729">
          <w:rPr>
            <w:rFonts w:ascii="Menlo" w:hAnsi="Menlo" w:cs="Menlo"/>
            <w:color w:val="3F6E74"/>
            <w:sz w:val="18"/>
            <w:szCs w:val="18"/>
            <w:rPrChange w:id="2005" w:author="Willian" w:date="2016-11-28T23:55:00Z">
              <w:rPr>
                <w:rFonts w:ascii="Menlo" w:hAnsi="Menlo" w:cs="Menlo"/>
                <w:color w:val="3F6E74"/>
                <w:sz w:val="28"/>
                <w:szCs w:val="28"/>
              </w:rPr>
            </w:rPrChange>
          </w:rPr>
          <w:t>displayName</w:t>
        </w:r>
        <w:proofErr w:type="spellEnd"/>
        <w:r w:rsidRPr="00586729">
          <w:rPr>
            <w:rFonts w:ascii="Menlo" w:hAnsi="Menlo" w:cs="Menlo"/>
            <w:sz w:val="18"/>
            <w:szCs w:val="18"/>
            <w:rPrChange w:id="2006" w:author="Willian" w:date="2016-11-28T23:55:00Z">
              <w:rPr>
                <w:rFonts w:ascii="Menlo" w:hAnsi="Menlo" w:cs="Menlo"/>
                <w:sz w:val="28"/>
                <w:szCs w:val="28"/>
              </w:rPr>
            </w:rPrChange>
          </w:rPr>
          <w:t xml:space="preserve"> = </w:t>
        </w:r>
        <w:r w:rsidRPr="00586729">
          <w:rPr>
            <w:rFonts w:ascii="Menlo" w:hAnsi="Menlo" w:cs="Menlo"/>
            <w:color w:val="C41A16"/>
            <w:sz w:val="18"/>
            <w:szCs w:val="18"/>
            <w:rPrChange w:id="2007" w:author="Willian" w:date="2016-11-28T23:55:00Z">
              <w:rPr>
                <w:rFonts w:ascii="Menlo" w:hAnsi="Menlo" w:cs="Menlo"/>
                <w:color w:val="C41A16"/>
                <w:sz w:val="28"/>
                <w:szCs w:val="28"/>
              </w:rPr>
            </w:rPrChange>
          </w:rPr>
          <w:t xml:space="preserve">"Jane Q. </w:t>
        </w:r>
        <w:proofErr w:type="spellStart"/>
        <w:r w:rsidRPr="00586729">
          <w:rPr>
            <w:rFonts w:ascii="Menlo" w:hAnsi="Menlo" w:cs="Menlo"/>
            <w:color w:val="C41A16"/>
            <w:sz w:val="18"/>
            <w:szCs w:val="18"/>
            <w:rPrChange w:id="2008" w:author="Willian" w:date="2016-11-28T23:55:00Z">
              <w:rPr>
                <w:rFonts w:ascii="Menlo" w:hAnsi="Menlo" w:cs="Menlo"/>
                <w:color w:val="C41A16"/>
                <w:sz w:val="28"/>
                <w:szCs w:val="28"/>
              </w:rPr>
            </w:rPrChange>
          </w:rPr>
          <w:t>User</w:t>
        </w:r>
        <w:proofErr w:type="spellEnd"/>
        <w:r w:rsidRPr="00586729">
          <w:rPr>
            <w:rFonts w:ascii="Menlo" w:hAnsi="Menlo" w:cs="Menlo"/>
            <w:color w:val="C41A16"/>
            <w:sz w:val="18"/>
            <w:szCs w:val="18"/>
            <w:rPrChange w:id="2009" w:author="Willian" w:date="2016-11-28T23:55:00Z">
              <w:rPr>
                <w:rFonts w:ascii="Menlo" w:hAnsi="Menlo" w:cs="Menlo"/>
                <w:color w:val="C41A16"/>
                <w:sz w:val="28"/>
                <w:szCs w:val="28"/>
              </w:rPr>
            </w:rPrChange>
          </w:rPr>
          <w:t>"</w:t>
        </w:r>
      </w:ins>
    </w:p>
    <w:p w14:paraId="16F3B84F" w14:textId="77777777" w:rsidR="00586729" w:rsidRPr="00586729" w:rsidRDefault="00586729" w:rsidP="00586729">
      <w:pPr>
        <w:widowControl w:val="0"/>
        <w:tabs>
          <w:tab w:val="left" w:pos="692"/>
        </w:tabs>
        <w:autoSpaceDE w:val="0"/>
        <w:autoSpaceDN w:val="0"/>
        <w:adjustRightInd w:val="0"/>
        <w:spacing w:after="0"/>
        <w:ind w:left="567"/>
        <w:jc w:val="left"/>
        <w:rPr>
          <w:ins w:id="2010" w:author="Willian" w:date="2016-11-28T23:55:00Z"/>
          <w:rFonts w:ascii="Menlo" w:hAnsi="Menlo" w:cs="Menlo"/>
          <w:sz w:val="18"/>
          <w:szCs w:val="18"/>
          <w:rPrChange w:id="2011" w:author="Willian" w:date="2016-11-28T23:55:00Z">
            <w:rPr>
              <w:ins w:id="2012" w:author="Willian" w:date="2016-11-28T23:55:00Z"/>
              <w:rFonts w:ascii="Menlo" w:hAnsi="Menlo" w:cs="Menlo"/>
              <w:sz w:val="28"/>
              <w:szCs w:val="28"/>
            </w:rPr>
          </w:rPrChange>
        </w:rPr>
        <w:pPrChange w:id="2013" w:author="Willian" w:date="2016-11-28T23:55:00Z">
          <w:pPr>
            <w:widowControl w:val="0"/>
            <w:tabs>
              <w:tab w:val="left" w:pos="692"/>
            </w:tabs>
            <w:autoSpaceDE w:val="0"/>
            <w:autoSpaceDN w:val="0"/>
            <w:adjustRightInd w:val="0"/>
            <w:spacing w:after="0"/>
            <w:jc w:val="left"/>
          </w:pPr>
        </w:pPrChange>
      </w:pPr>
      <w:ins w:id="2014" w:author="Willian" w:date="2016-11-28T23:55:00Z">
        <w:r w:rsidRPr="00586729">
          <w:rPr>
            <w:rFonts w:ascii="Menlo" w:hAnsi="Menlo" w:cs="Menlo"/>
            <w:sz w:val="18"/>
            <w:szCs w:val="18"/>
            <w:rPrChange w:id="2015"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2016" w:author="Willian" w:date="2016-11-28T23:55:00Z">
              <w:rPr>
                <w:rFonts w:ascii="Menlo" w:hAnsi="Menlo" w:cs="Menlo"/>
                <w:sz w:val="28"/>
                <w:szCs w:val="28"/>
              </w:rPr>
            </w:rPrChange>
          </w:rPr>
          <w:t>changeRequest.</w:t>
        </w:r>
        <w:r w:rsidRPr="00586729">
          <w:rPr>
            <w:rFonts w:ascii="Menlo" w:hAnsi="Menlo" w:cs="Menlo"/>
            <w:color w:val="3F6E74"/>
            <w:sz w:val="18"/>
            <w:szCs w:val="18"/>
            <w:rPrChange w:id="2017" w:author="Willian" w:date="2016-11-28T23:55:00Z">
              <w:rPr>
                <w:rFonts w:ascii="Menlo" w:hAnsi="Menlo" w:cs="Menlo"/>
                <w:color w:val="3F6E74"/>
                <w:sz w:val="28"/>
                <w:szCs w:val="28"/>
              </w:rPr>
            </w:rPrChange>
          </w:rPr>
          <w:t>photoURL</w:t>
        </w:r>
        <w:proofErr w:type="spellEnd"/>
        <w:r w:rsidRPr="00586729">
          <w:rPr>
            <w:rFonts w:ascii="Menlo" w:hAnsi="Menlo" w:cs="Menlo"/>
            <w:sz w:val="18"/>
            <w:szCs w:val="18"/>
            <w:rPrChange w:id="2018" w:author="Willian" w:date="2016-11-28T23:55:00Z">
              <w:rPr>
                <w:rFonts w:ascii="Menlo" w:hAnsi="Menlo" w:cs="Menlo"/>
                <w:sz w:val="28"/>
                <w:szCs w:val="28"/>
              </w:rPr>
            </w:rPrChange>
          </w:rPr>
          <w:t xml:space="preserve"> =</w:t>
        </w:r>
      </w:ins>
    </w:p>
    <w:p w14:paraId="1EF27A61" w14:textId="77777777" w:rsidR="00586729" w:rsidRPr="00586729" w:rsidRDefault="00586729" w:rsidP="00586729">
      <w:pPr>
        <w:widowControl w:val="0"/>
        <w:tabs>
          <w:tab w:val="left" w:pos="692"/>
        </w:tabs>
        <w:autoSpaceDE w:val="0"/>
        <w:autoSpaceDN w:val="0"/>
        <w:adjustRightInd w:val="0"/>
        <w:spacing w:after="0"/>
        <w:ind w:left="567"/>
        <w:jc w:val="left"/>
        <w:rPr>
          <w:ins w:id="2019" w:author="Willian" w:date="2016-11-28T23:55:00Z"/>
          <w:rFonts w:ascii="Menlo" w:hAnsi="Menlo" w:cs="Menlo"/>
          <w:sz w:val="18"/>
          <w:szCs w:val="18"/>
          <w:rPrChange w:id="2020" w:author="Willian" w:date="2016-11-28T23:55:00Z">
            <w:rPr>
              <w:ins w:id="2021" w:author="Willian" w:date="2016-11-28T23:55:00Z"/>
              <w:rFonts w:ascii="Menlo" w:hAnsi="Menlo" w:cs="Menlo"/>
              <w:sz w:val="28"/>
              <w:szCs w:val="28"/>
            </w:rPr>
          </w:rPrChange>
        </w:rPr>
        <w:pPrChange w:id="2022" w:author="Willian" w:date="2016-11-28T23:55:00Z">
          <w:pPr>
            <w:widowControl w:val="0"/>
            <w:tabs>
              <w:tab w:val="left" w:pos="692"/>
            </w:tabs>
            <w:autoSpaceDE w:val="0"/>
            <w:autoSpaceDN w:val="0"/>
            <w:adjustRightInd w:val="0"/>
            <w:spacing w:after="0"/>
            <w:jc w:val="left"/>
          </w:pPr>
        </w:pPrChange>
      </w:pPr>
      <w:ins w:id="2023" w:author="Willian" w:date="2016-11-28T23:55:00Z">
        <w:r w:rsidRPr="00586729">
          <w:rPr>
            <w:rFonts w:ascii="Menlo" w:hAnsi="Menlo" w:cs="Menlo"/>
            <w:sz w:val="18"/>
            <w:szCs w:val="18"/>
            <w:rPrChange w:id="2024" w:author="Willian" w:date="2016-11-28T23:55:00Z">
              <w:rPr>
                <w:rFonts w:ascii="Menlo" w:hAnsi="Menlo" w:cs="Menlo"/>
                <w:sz w:val="28"/>
                <w:szCs w:val="28"/>
              </w:rPr>
            </w:rPrChange>
          </w:rPr>
          <w:t xml:space="preserve">        </w:t>
        </w:r>
        <w:proofErr w:type="gramStart"/>
        <w:r w:rsidRPr="00586729">
          <w:rPr>
            <w:rFonts w:ascii="Menlo" w:hAnsi="Menlo" w:cs="Menlo"/>
            <w:color w:val="5C2699"/>
            <w:sz w:val="18"/>
            <w:szCs w:val="18"/>
            <w:rPrChange w:id="2025" w:author="Willian" w:date="2016-11-28T23:55:00Z">
              <w:rPr>
                <w:rFonts w:ascii="Menlo" w:hAnsi="Menlo" w:cs="Menlo"/>
                <w:color w:val="5C2699"/>
                <w:sz w:val="28"/>
                <w:szCs w:val="28"/>
              </w:rPr>
            </w:rPrChange>
          </w:rPr>
          <w:t>NSURL</w:t>
        </w:r>
        <w:r w:rsidRPr="00586729">
          <w:rPr>
            <w:rFonts w:ascii="Menlo" w:hAnsi="Menlo" w:cs="Menlo"/>
            <w:sz w:val="18"/>
            <w:szCs w:val="18"/>
            <w:rPrChange w:id="2026" w:author="Willian" w:date="2016-11-28T23:55:00Z">
              <w:rPr>
                <w:rFonts w:ascii="Menlo" w:hAnsi="Menlo" w:cs="Menlo"/>
                <w:sz w:val="28"/>
                <w:szCs w:val="28"/>
              </w:rPr>
            </w:rPrChange>
          </w:rPr>
          <w:t>(</w:t>
        </w:r>
        <w:proofErr w:type="spellStart"/>
        <w:proofErr w:type="gramEnd"/>
        <w:r w:rsidRPr="00586729">
          <w:rPr>
            <w:rFonts w:ascii="Menlo" w:hAnsi="Menlo" w:cs="Menlo"/>
            <w:sz w:val="18"/>
            <w:szCs w:val="18"/>
            <w:rPrChange w:id="2027" w:author="Willian" w:date="2016-11-28T23:55:00Z">
              <w:rPr>
                <w:rFonts w:ascii="Menlo" w:hAnsi="Menlo" w:cs="Menlo"/>
                <w:sz w:val="28"/>
                <w:szCs w:val="28"/>
              </w:rPr>
            </w:rPrChange>
          </w:rPr>
          <w:t>string</w:t>
        </w:r>
        <w:proofErr w:type="spellEnd"/>
        <w:r w:rsidRPr="00586729">
          <w:rPr>
            <w:rFonts w:ascii="Menlo" w:hAnsi="Menlo" w:cs="Menlo"/>
            <w:sz w:val="18"/>
            <w:szCs w:val="18"/>
            <w:rPrChange w:id="2028" w:author="Willian" w:date="2016-11-28T23:55:00Z">
              <w:rPr>
                <w:rFonts w:ascii="Menlo" w:hAnsi="Menlo" w:cs="Menlo"/>
                <w:sz w:val="28"/>
                <w:szCs w:val="28"/>
              </w:rPr>
            </w:rPrChange>
          </w:rPr>
          <w:t xml:space="preserve">: </w:t>
        </w:r>
        <w:r w:rsidRPr="00586729">
          <w:rPr>
            <w:rFonts w:ascii="Menlo" w:hAnsi="Menlo" w:cs="Menlo"/>
            <w:color w:val="C41A16"/>
            <w:sz w:val="18"/>
            <w:szCs w:val="18"/>
            <w:rPrChange w:id="2029" w:author="Willian" w:date="2016-11-28T23:55:00Z">
              <w:rPr>
                <w:rFonts w:ascii="Menlo" w:hAnsi="Menlo" w:cs="Menlo"/>
                <w:color w:val="C41A16"/>
                <w:sz w:val="28"/>
                <w:szCs w:val="28"/>
              </w:rPr>
            </w:rPrChange>
          </w:rPr>
          <w:t>"https://example.com/jane-q-user/profile.jpg"</w:t>
        </w:r>
        <w:r w:rsidRPr="00586729">
          <w:rPr>
            <w:rFonts w:ascii="Menlo" w:hAnsi="Menlo" w:cs="Menlo"/>
            <w:sz w:val="18"/>
            <w:szCs w:val="18"/>
            <w:rPrChange w:id="2030" w:author="Willian" w:date="2016-11-28T23:55:00Z">
              <w:rPr>
                <w:rFonts w:ascii="Menlo" w:hAnsi="Menlo" w:cs="Menlo"/>
                <w:sz w:val="28"/>
                <w:szCs w:val="28"/>
              </w:rPr>
            </w:rPrChange>
          </w:rPr>
          <w:t xml:space="preserve">) </w:t>
        </w:r>
        <w:r w:rsidRPr="00586729">
          <w:rPr>
            <w:rFonts w:ascii="Menlo" w:hAnsi="Menlo" w:cs="Menlo"/>
            <w:color w:val="AA0D91"/>
            <w:sz w:val="18"/>
            <w:szCs w:val="18"/>
            <w:rPrChange w:id="2031" w:author="Willian" w:date="2016-11-28T23:55:00Z">
              <w:rPr>
                <w:rFonts w:ascii="Menlo" w:hAnsi="Menlo" w:cs="Menlo"/>
                <w:color w:val="AA0D91"/>
                <w:sz w:val="28"/>
                <w:szCs w:val="28"/>
              </w:rPr>
            </w:rPrChange>
          </w:rPr>
          <w:t>as</w:t>
        </w:r>
        <w:r w:rsidRPr="00586729">
          <w:rPr>
            <w:rFonts w:ascii="Menlo" w:hAnsi="Menlo" w:cs="Menlo"/>
            <w:sz w:val="18"/>
            <w:szCs w:val="18"/>
            <w:rPrChange w:id="2032" w:author="Willian" w:date="2016-11-28T23:55:00Z">
              <w:rPr>
                <w:rFonts w:ascii="Menlo" w:hAnsi="Menlo" w:cs="Menlo"/>
                <w:sz w:val="28"/>
                <w:szCs w:val="28"/>
              </w:rPr>
            </w:rPrChange>
          </w:rPr>
          <w:t xml:space="preserve"> </w:t>
        </w:r>
        <w:r w:rsidRPr="00586729">
          <w:rPr>
            <w:rFonts w:ascii="Menlo" w:hAnsi="Menlo" w:cs="Menlo"/>
            <w:color w:val="5C2699"/>
            <w:sz w:val="18"/>
            <w:szCs w:val="18"/>
            <w:rPrChange w:id="2033" w:author="Willian" w:date="2016-11-28T23:55:00Z">
              <w:rPr>
                <w:rFonts w:ascii="Menlo" w:hAnsi="Menlo" w:cs="Menlo"/>
                <w:color w:val="5C2699"/>
                <w:sz w:val="28"/>
                <w:szCs w:val="28"/>
              </w:rPr>
            </w:rPrChange>
          </w:rPr>
          <w:t>URL</w:t>
        </w:r>
        <w:r w:rsidRPr="00586729">
          <w:rPr>
            <w:rFonts w:ascii="Menlo" w:hAnsi="Menlo" w:cs="Menlo"/>
            <w:sz w:val="18"/>
            <w:szCs w:val="18"/>
            <w:rPrChange w:id="2034" w:author="Willian" w:date="2016-11-28T23:55:00Z">
              <w:rPr>
                <w:rFonts w:ascii="Menlo" w:hAnsi="Menlo" w:cs="Menlo"/>
                <w:sz w:val="28"/>
                <w:szCs w:val="28"/>
              </w:rPr>
            </w:rPrChange>
          </w:rPr>
          <w:t>?</w:t>
        </w:r>
      </w:ins>
    </w:p>
    <w:p w14:paraId="574DA03F" w14:textId="77777777" w:rsidR="00586729" w:rsidRPr="00586729" w:rsidRDefault="00586729" w:rsidP="00586729">
      <w:pPr>
        <w:widowControl w:val="0"/>
        <w:tabs>
          <w:tab w:val="left" w:pos="692"/>
        </w:tabs>
        <w:autoSpaceDE w:val="0"/>
        <w:autoSpaceDN w:val="0"/>
        <w:adjustRightInd w:val="0"/>
        <w:spacing w:after="0"/>
        <w:ind w:left="567"/>
        <w:jc w:val="left"/>
        <w:rPr>
          <w:ins w:id="2035" w:author="Willian" w:date="2016-11-28T23:55:00Z"/>
          <w:rFonts w:ascii="Menlo" w:hAnsi="Menlo" w:cs="Menlo"/>
          <w:sz w:val="18"/>
          <w:szCs w:val="18"/>
          <w:rPrChange w:id="2036" w:author="Willian" w:date="2016-11-28T23:55:00Z">
            <w:rPr>
              <w:ins w:id="2037" w:author="Willian" w:date="2016-11-28T23:55:00Z"/>
              <w:rFonts w:ascii="Menlo" w:hAnsi="Menlo" w:cs="Menlo"/>
              <w:sz w:val="28"/>
              <w:szCs w:val="28"/>
            </w:rPr>
          </w:rPrChange>
        </w:rPr>
        <w:pPrChange w:id="2038" w:author="Willian" w:date="2016-11-28T23:55:00Z">
          <w:pPr>
            <w:widowControl w:val="0"/>
            <w:tabs>
              <w:tab w:val="left" w:pos="692"/>
            </w:tabs>
            <w:autoSpaceDE w:val="0"/>
            <w:autoSpaceDN w:val="0"/>
            <w:adjustRightInd w:val="0"/>
            <w:spacing w:after="0"/>
            <w:jc w:val="left"/>
          </w:pPr>
        </w:pPrChange>
      </w:pPr>
      <w:ins w:id="2039" w:author="Willian" w:date="2016-11-28T23:55:00Z">
        <w:r w:rsidRPr="00586729">
          <w:rPr>
            <w:rFonts w:ascii="Menlo" w:hAnsi="Menlo" w:cs="Menlo"/>
            <w:sz w:val="18"/>
            <w:szCs w:val="18"/>
            <w:rPrChange w:id="2040"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2041" w:author="Willian" w:date="2016-11-28T23:55:00Z">
              <w:rPr>
                <w:rFonts w:ascii="Menlo" w:hAnsi="Menlo" w:cs="Menlo"/>
                <w:sz w:val="28"/>
                <w:szCs w:val="28"/>
              </w:rPr>
            </w:rPrChange>
          </w:rPr>
          <w:t>changeRequest.</w:t>
        </w:r>
        <w:r w:rsidRPr="00586729">
          <w:rPr>
            <w:rFonts w:ascii="Menlo" w:hAnsi="Menlo" w:cs="Menlo"/>
            <w:color w:val="26474B"/>
            <w:sz w:val="18"/>
            <w:szCs w:val="18"/>
            <w:rPrChange w:id="2042" w:author="Willian" w:date="2016-11-28T23:55:00Z">
              <w:rPr>
                <w:rFonts w:ascii="Menlo" w:hAnsi="Menlo" w:cs="Menlo"/>
                <w:color w:val="26474B"/>
                <w:sz w:val="28"/>
                <w:szCs w:val="28"/>
              </w:rPr>
            </w:rPrChange>
          </w:rPr>
          <w:t>commitChanges</w:t>
        </w:r>
        <w:proofErr w:type="spellEnd"/>
        <w:r w:rsidRPr="00586729">
          <w:rPr>
            <w:rFonts w:ascii="Menlo" w:hAnsi="Menlo" w:cs="Menlo"/>
            <w:sz w:val="18"/>
            <w:szCs w:val="18"/>
            <w:rPrChange w:id="2043" w:author="Willian" w:date="2016-11-28T23:55:00Z">
              <w:rPr>
                <w:rFonts w:ascii="Menlo" w:hAnsi="Menlo" w:cs="Menlo"/>
                <w:sz w:val="28"/>
                <w:szCs w:val="28"/>
              </w:rPr>
            </w:rPrChange>
          </w:rPr>
          <w:t xml:space="preserve"> </w:t>
        </w:r>
        <w:proofErr w:type="gramStart"/>
        <w:r w:rsidRPr="00586729">
          <w:rPr>
            <w:rFonts w:ascii="Menlo" w:hAnsi="Menlo" w:cs="Menlo"/>
            <w:sz w:val="18"/>
            <w:szCs w:val="18"/>
            <w:rPrChange w:id="2044"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2045" w:author="Willian" w:date="2016-11-28T23:55:00Z">
              <w:rPr>
                <w:rFonts w:ascii="Menlo" w:hAnsi="Menlo" w:cs="Menlo"/>
                <w:sz w:val="28"/>
                <w:szCs w:val="28"/>
              </w:rPr>
            </w:rPrChange>
          </w:rPr>
          <w:t>error</w:t>
        </w:r>
        <w:proofErr w:type="spellEnd"/>
        <w:proofErr w:type="gramEnd"/>
        <w:r w:rsidRPr="00586729">
          <w:rPr>
            <w:rFonts w:ascii="Menlo" w:hAnsi="Menlo" w:cs="Menlo"/>
            <w:sz w:val="18"/>
            <w:szCs w:val="18"/>
            <w:rPrChange w:id="2046" w:author="Willian" w:date="2016-11-28T23:55:00Z">
              <w:rPr>
                <w:rFonts w:ascii="Menlo" w:hAnsi="Menlo" w:cs="Menlo"/>
                <w:sz w:val="28"/>
                <w:szCs w:val="28"/>
              </w:rPr>
            </w:rPrChange>
          </w:rPr>
          <w:t xml:space="preserve"> </w:t>
        </w:r>
        <w:r w:rsidRPr="00586729">
          <w:rPr>
            <w:rFonts w:ascii="Menlo" w:hAnsi="Menlo" w:cs="Menlo"/>
            <w:color w:val="AA0D91"/>
            <w:sz w:val="18"/>
            <w:szCs w:val="18"/>
            <w:rPrChange w:id="2047" w:author="Willian" w:date="2016-11-28T23:55:00Z">
              <w:rPr>
                <w:rFonts w:ascii="Menlo" w:hAnsi="Menlo" w:cs="Menlo"/>
                <w:color w:val="AA0D91"/>
                <w:sz w:val="28"/>
                <w:szCs w:val="28"/>
              </w:rPr>
            </w:rPrChange>
          </w:rPr>
          <w:t>in</w:t>
        </w:r>
      </w:ins>
    </w:p>
    <w:p w14:paraId="580975E4" w14:textId="77777777" w:rsidR="00586729" w:rsidRPr="00586729" w:rsidRDefault="00586729" w:rsidP="00586729">
      <w:pPr>
        <w:widowControl w:val="0"/>
        <w:tabs>
          <w:tab w:val="left" w:pos="692"/>
        </w:tabs>
        <w:autoSpaceDE w:val="0"/>
        <w:autoSpaceDN w:val="0"/>
        <w:adjustRightInd w:val="0"/>
        <w:spacing w:after="0"/>
        <w:ind w:left="567"/>
        <w:jc w:val="left"/>
        <w:rPr>
          <w:ins w:id="2048" w:author="Willian" w:date="2016-11-28T23:55:00Z"/>
          <w:rFonts w:ascii="Menlo" w:hAnsi="Menlo" w:cs="Menlo"/>
          <w:sz w:val="18"/>
          <w:szCs w:val="18"/>
          <w:rPrChange w:id="2049" w:author="Willian" w:date="2016-11-28T23:55:00Z">
            <w:rPr>
              <w:ins w:id="2050" w:author="Willian" w:date="2016-11-28T23:55:00Z"/>
              <w:rFonts w:ascii="Menlo" w:hAnsi="Menlo" w:cs="Menlo"/>
              <w:sz w:val="28"/>
              <w:szCs w:val="28"/>
            </w:rPr>
          </w:rPrChange>
        </w:rPr>
        <w:pPrChange w:id="2051" w:author="Willian" w:date="2016-11-28T23:55:00Z">
          <w:pPr>
            <w:widowControl w:val="0"/>
            <w:tabs>
              <w:tab w:val="left" w:pos="692"/>
            </w:tabs>
            <w:autoSpaceDE w:val="0"/>
            <w:autoSpaceDN w:val="0"/>
            <w:adjustRightInd w:val="0"/>
            <w:spacing w:after="0"/>
            <w:jc w:val="left"/>
          </w:pPr>
        </w:pPrChange>
      </w:pPr>
      <w:ins w:id="2052" w:author="Willian" w:date="2016-11-28T23:55:00Z">
        <w:r w:rsidRPr="00586729">
          <w:rPr>
            <w:rFonts w:ascii="Menlo" w:hAnsi="Menlo" w:cs="Menlo"/>
            <w:sz w:val="18"/>
            <w:szCs w:val="18"/>
            <w:rPrChange w:id="2053" w:author="Willian" w:date="2016-11-28T23:55:00Z">
              <w:rPr>
                <w:rFonts w:ascii="Menlo" w:hAnsi="Menlo" w:cs="Menlo"/>
                <w:sz w:val="28"/>
                <w:szCs w:val="28"/>
              </w:rPr>
            </w:rPrChange>
          </w:rPr>
          <w:t xml:space="preserve">        </w:t>
        </w:r>
        <w:proofErr w:type="spellStart"/>
        <w:proofErr w:type="gramStart"/>
        <w:r w:rsidRPr="00586729">
          <w:rPr>
            <w:rFonts w:ascii="Menlo" w:hAnsi="Menlo" w:cs="Menlo"/>
            <w:color w:val="AA0D91"/>
            <w:sz w:val="18"/>
            <w:szCs w:val="18"/>
            <w:rPrChange w:id="2054" w:author="Willian" w:date="2016-11-28T23:55:00Z">
              <w:rPr>
                <w:rFonts w:ascii="Menlo" w:hAnsi="Menlo" w:cs="Menlo"/>
                <w:color w:val="AA0D91"/>
                <w:sz w:val="28"/>
                <w:szCs w:val="28"/>
              </w:rPr>
            </w:rPrChange>
          </w:rPr>
          <w:t>if</w:t>
        </w:r>
        <w:proofErr w:type="spellEnd"/>
        <w:proofErr w:type="gramEnd"/>
        <w:r w:rsidRPr="00586729">
          <w:rPr>
            <w:rFonts w:ascii="Menlo" w:hAnsi="Menlo" w:cs="Menlo"/>
            <w:sz w:val="18"/>
            <w:szCs w:val="18"/>
            <w:rPrChange w:id="2055" w:author="Willian" w:date="2016-11-28T23:55:00Z">
              <w:rPr>
                <w:rFonts w:ascii="Menlo" w:hAnsi="Menlo" w:cs="Menlo"/>
                <w:sz w:val="28"/>
                <w:szCs w:val="28"/>
              </w:rPr>
            </w:rPrChange>
          </w:rPr>
          <w:t xml:space="preserve"> </w:t>
        </w:r>
        <w:proofErr w:type="spellStart"/>
        <w:r w:rsidRPr="00586729">
          <w:rPr>
            <w:rFonts w:ascii="Menlo" w:hAnsi="Menlo" w:cs="Menlo"/>
            <w:color w:val="AA0D91"/>
            <w:sz w:val="18"/>
            <w:szCs w:val="18"/>
            <w:rPrChange w:id="2056" w:author="Willian" w:date="2016-11-28T23:55:00Z">
              <w:rPr>
                <w:rFonts w:ascii="Menlo" w:hAnsi="Menlo" w:cs="Menlo"/>
                <w:color w:val="AA0D91"/>
                <w:sz w:val="28"/>
                <w:szCs w:val="28"/>
              </w:rPr>
            </w:rPrChange>
          </w:rPr>
          <w:t>let</w:t>
        </w:r>
        <w:proofErr w:type="spellEnd"/>
        <w:r w:rsidRPr="00586729">
          <w:rPr>
            <w:rFonts w:ascii="Menlo" w:hAnsi="Menlo" w:cs="Menlo"/>
            <w:sz w:val="18"/>
            <w:szCs w:val="18"/>
            <w:rPrChange w:id="2057" w:author="Willian" w:date="2016-11-28T23:55:00Z">
              <w:rPr>
                <w:rFonts w:ascii="Menlo" w:hAnsi="Menlo" w:cs="Menlo"/>
                <w:sz w:val="28"/>
                <w:szCs w:val="28"/>
              </w:rPr>
            </w:rPrChange>
          </w:rPr>
          <w:t xml:space="preserve"> </w:t>
        </w:r>
        <w:proofErr w:type="spellStart"/>
        <w:r w:rsidRPr="00586729">
          <w:rPr>
            <w:rFonts w:ascii="Menlo" w:hAnsi="Menlo" w:cs="Menlo"/>
            <w:sz w:val="18"/>
            <w:szCs w:val="18"/>
            <w:rPrChange w:id="2058" w:author="Willian" w:date="2016-11-28T23:55:00Z">
              <w:rPr>
                <w:rFonts w:ascii="Menlo" w:hAnsi="Menlo" w:cs="Menlo"/>
                <w:sz w:val="28"/>
                <w:szCs w:val="28"/>
              </w:rPr>
            </w:rPrChange>
          </w:rPr>
          <w:t>error</w:t>
        </w:r>
        <w:proofErr w:type="spellEnd"/>
        <w:r w:rsidRPr="00586729">
          <w:rPr>
            <w:rFonts w:ascii="Menlo" w:hAnsi="Menlo" w:cs="Menlo"/>
            <w:sz w:val="18"/>
            <w:szCs w:val="18"/>
            <w:rPrChange w:id="2059" w:author="Willian" w:date="2016-11-28T23:55:00Z">
              <w:rPr>
                <w:rFonts w:ascii="Menlo" w:hAnsi="Menlo" w:cs="Menlo"/>
                <w:sz w:val="28"/>
                <w:szCs w:val="28"/>
              </w:rPr>
            </w:rPrChange>
          </w:rPr>
          <w:t xml:space="preserve"> = </w:t>
        </w:r>
        <w:proofErr w:type="spellStart"/>
        <w:r w:rsidRPr="00586729">
          <w:rPr>
            <w:rFonts w:ascii="Menlo" w:hAnsi="Menlo" w:cs="Menlo"/>
            <w:sz w:val="18"/>
            <w:szCs w:val="18"/>
            <w:rPrChange w:id="2060" w:author="Willian" w:date="2016-11-28T23:55:00Z">
              <w:rPr>
                <w:rFonts w:ascii="Menlo" w:hAnsi="Menlo" w:cs="Menlo"/>
                <w:sz w:val="28"/>
                <w:szCs w:val="28"/>
              </w:rPr>
            </w:rPrChange>
          </w:rPr>
          <w:t>error</w:t>
        </w:r>
        <w:proofErr w:type="spellEnd"/>
        <w:r w:rsidRPr="00586729">
          <w:rPr>
            <w:rFonts w:ascii="Menlo" w:hAnsi="Menlo" w:cs="Menlo"/>
            <w:sz w:val="18"/>
            <w:szCs w:val="18"/>
            <w:rPrChange w:id="2061" w:author="Willian" w:date="2016-11-28T23:55:00Z">
              <w:rPr>
                <w:rFonts w:ascii="Menlo" w:hAnsi="Menlo" w:cs="Menlo"/>
                <w:sz w:val="28"/>
                <w:szCs w:val="28"/>
              </w:rPr>
            </w:rPrChange>
          </w:rPr>
          <w:t xml:space="preserve"> {</w:t>
        </w:r>
      </w:ins>
    </w:p>
    <w:p w14:paraId="7DFC7FF8" w14:textId="1D8C1918" w:rsidR="00586729" w:rsidRPr="00586729" w:rsidRDefault="00586729" w:rsidP="00586729">
      <w:pPr>
        <w:widowControl w:val="0"/>
        <w:tabs>
          <w:tab w:val="left" w:pos="692"/>
        </w:tabs>
        <w:autoSpaceDE w:val="0"/>
        <w:autoSpaceDN w:val="0"/>
        <w:adjustRightInd w:val="0"/>
        <w:spacing w:after="0"/>
        <w:ind w:left="567"/>
        <w:jc w:val="left"/>
        <w:rPr>
          <w:ins w:id="2062" w:author="Willian" w:date="2016-11-28T23:55:00Z"/>
          <w:rFonts w:ascii="Menlo" w:hAnsi="Menlo" w:cs="Menlo"/>
          <w:color w:val="007400"/>
          <w:sz w:val="18"/>
          <w:szCs w:val="18"/>
          <w:rPrChange w:id="2063" w:author="Willian" w:date="2016-11-28T23:55:00Z">
            <w:rPr>
              <w:ins w:id="2064" w:author="Willian" w:date="2016-11-28T23:55:00Z"/>
              <w:rFonts w:ascii="Menlo" w:hAnsi="Menlo" w:cs="Menlo"/>
              <w:color w:val="007400"/>
              <w:sz w:val="28"/>
              <w:szCs w:val="28"/>
            </w:rPr>
          </w:rPrChange>
        </w:rPr>
        <w:pPrChange w:id="2065" w:author="Willian" w:date="2016-11-28T23:55:00Z">
          <w:pPr>
            <w:widowControl w:val="0"/>
            <w:tabs>
              <w:tab w:val="left" w:pos="692"/>
            </w:tabs>
            <w:autoSpaceDE w:val="0"/>
            <w:autoSpaceDN w:val="0"/>
            <w:adjustRightInd w:val="0"/>
            <w:spacing w:after="0"/>
            <w:jc w:val="left"/>
          </w:pPr>
        </w:pPrChange>
      </w:pPr>
      <w:ins w:id="2066" w:author="Willian" w:date="2016-11-28T23:55:00Z">
        <w:r w:rsidRPr="00586729">
          <w:rPr>
            <w:rFonts w:ascii="Menlo" w:hAnsi="Menlo" w:cs="Menlo"/>
            <w:sz w:val="18"/>
            <w:szCs w:val="18"/>
            <w:rPrChange w:id="2067" w:author="Willian" w:date="2016-11-28T23:55:00Z">
              <w:rPr>
                <w:rFonts w:ascii="Menlo" w:hAnsi="Menlo" w:cs="Menlo"/>
                <w:sz w:val="28"/>
                <w:szCs w:val="28"/>
              </w:rPr>
            </w:rPrChange>
          </w:rPr>
          <w:t xml:space="preserve">            </w:t>
        </w:r>
        <w:r w:rsidRPr="00586729">
          <w:rPr>
            <w:rFonts w:ascii="Menlo" w:hAnsi="Menlo" w:cs="Menlo"/>
            <w:color w:val="007400"/>
            <w:sz w:val="18"/>
            <w:szCs w:val="18"/>
            <w:rPrChange w:id="2068" w:author="Willian" w:date="2016-11-28T23:55:00Z">
              <w:rPr>
                <w:rFonts w:ascii="Menlo" w:hAnsi="Menlo" w:cs="Menlo"/>
                <w:color w:val="007400"/>
                <w:sz w:val="28"/>
                <w:szCs w:val="28"/>
              </w:rPr>
            </w:rPrChange>
          </w:rPr>
          <w:t xml:space="preserve">// </w:t>
        </w:r>
        <w:r>
          <w:rPr>
            <w:rFonts w:ascii="Menlo" w:hAnsi="Menlo" w:cs="Menlo"/>
            <w:color w:val="007400"/>
            <w:sz w:val="18"/>
            <w:szCs w:val="18"/>
          </w:rPr>
          <w:t>Um erro aconteceu</w:t>
        </w:r>
        <w:r w:rsidRPr="00586729">
          <w:rPr>
            <w:rFonts w:ascii="Menlo" w:hAnsi="Menlo" w:cs="Menlo"/>
            <w:color w:val="007400"/>
            <w:sz w:val="18"/>
            <w:szCs w:val="18"/>
            <w:rPrChange w:id="2069" w:author="Willian" w:date="2016-11-28T23:55:00Z">
              <w:rPr>
                <w:rFonts w:ascii="Menlo" w:hAnsi="Menlo" w:cs="Menlo"/>
                <w:color w:val="007400"/>
                <w:sz w:val="28"/>
                <w:szCs w:val="28"/>
              </w:rPr>
            </w:rPrChange>
          </w:rPr>
          <w:t>.</w:t>
        </w:r>
      </w:ins>
    </w:p>
    <w:p w14:paraId="5AC64C9F" w14:textId="77777777" w:rsidR="00586729" w:rsidRPr="00586729" w:rsidRDefault="00586729" w:rsidP="00586729">
      <w:pPr>
        <w:widowControl w:val="0"/>
        <w:tabs>
          <w:tab w:val="left" w:pos="692"/>
        </w:tabs>
        <w:autoSpaceDE w:val="0"/>
        <w:autoSpaceDN w:val="0"/>
        <w:adjustRightInd w:val="0"/>
        <w:spacing w:after="0"/>
        <w:ind w:left="567"/>
        <w:jc w:val="left"/>
        <w:rPr>
          <w:ins w:id="2070" w:author="Willian" w:date="2016-11-28T23:55:00Z"/>
          <w:rFonts w:ascii="Menlo" w:hAnsi="Menlo" w:cs="Menlo"/>
          <w:sz w:val="18"/>
          <w:szCs w:val="18"/>
          <w:rPrChange w:id="2071" w:author="Willian" w:date="2016-11-28T23:55:00Z">
            <w:rPr>
              <w:ins w:id="2072" w:author="Willian" w:date="2016-11-28T23:55:00Z"/>
              <w:rFonts w:ascii="Menlo" w:hAnsi="Menlo" w:cs="Menlo"/>
              <w:sz w:val="28"/>
              <w:szCs w:val="28"/>
            </w:rPr>
          </w:rPrChange>
        </w:rPr>
        <w:pPrChange w:id="2073" w:author="Willian" w:date="2016-11-28T23:55:00Z">
          <w:pPr>
            <w:widowControl w:val="0"/>
            <w:tabs>
              <w:tab w:val="left" w:pos="692"/>
            </w:tabs>
            <w:autoSpaceDE w:val="0"/>
            <w:autoSpaceDN w:val="0"/>
            <w:adjustRightInd w:val="0"/>
            <w:spacing w:after="0"/>
            <w:jc w:val="left"/>
          </w:pPr>
        </w:pPrChange>
      </w:pPr>
      <w:ins w:id="2074" w:author="Willian" w:date="2016-11-28T23:55:00Z">
        <w:r w:rsidRPr="00586729">
          <w:rPr>
            <w:rFonts w:ascii="Menlo" w:hAnsi="Menlo" w:cs="Menlo"/>
            <w:sz w:val="18"/>
            <w:szCs w:val="18"/>
            <w:rPrChange w:id="2075" w:author="Willian" w:date="2016-11-28T23:55:00Z">
              <w:rPr>
                <w:rFonts w:ascii="Menlo" w:hAnsi="Menlo" w:cs="Menlo"/>
                <w:sz w:val="28"/>
                <w:szCs w:val="28"/>
              </w:rPr>
            </w:rPrChange>
          </w:rPr>
          <w:t xml:space="preserve">        } </w:t>
        </w:r>
        <w:proofErr w:type="spellStart"/>
        <w:r w:rsidRPr="00586729">
          <w:rPr>
            <w:rFonts w:ascii="Menlo" w:hAnsi="Menlo" w:cs="Menlo"/>
            <w:color w:val="AA0D91"/>
            <w:sz w:val="18"/>
            <w:szCs w:val="18"/>
            <w:rPrChange w:id="2076" w:author="Willian" w:date="2016-11-28T23:55:00Z">
              <w:rPr>
                <w:rFonts w:ascii="Menlo" w:hAnsi="Menlo" w:cs="Menlo"/>
                <w:color w:val="AA0D91"/>
                <w:sz w:val="28"/>
                <w:szCs w:val="28"/>
              </w:rPr>
            </w:rPrChange>
          </w:rPr>
          <w:t>else</w:t>
        </w:r>
        <w:proofErr w:type="spellEnd"/>
        <w:r w:rsidRPr="00586729">
          <w:rPr>
            <w:rFonts w:ascii="Menlo" w:hAnsi="Menlo" w:cs="Menlo"/>
            <w:sz w:val="18"/>
            <w:szCs w:val="18"/>
            <w:rPrChange w:id="2077" w:author="Willian" w:date="2016-11-28T23:55:00Z">
              <w:rPr>
                <w:rFonts w:ascii="Menlo" w:hAnsi="Menlo" w:cs="Menlo"/>
                <w:sz w:val="28"/>
                <w:szCs w:val="28"/>
              </w:rPr>
            </w:rPrChange>
          </w:rPr>
          <w:t xml:space="preserve"> {</w:t>
        </w:r>
      </w:ins>
    </w:p>
    <w:p w14:paraId="04764F99" w14:textId="74E29948" w:rsidR="00586729" w:rsidRPr="00586729" w:rsidRDefault="00586729" w:rsidP="00586729">
      <w:pPr>
        <w:widowControl w:val="0"/>
        <w:tabs>
          <w:tab w:val="left" w:pos="692"/>
        </w:tabs>
        <w:autoSpaceDE w:val="0"/>
        <w:autoSpaceDN w:val="0"/>
        <w:adjustRightInd w:val="0"/>
        <w:spacing w:after="0"/>
        <w:ind w:left="567"/>
        <w:jc w:val="left"/>
        <w:rPr>
          <w:ins w:id="2078" w:author="Willian" w:date="2016-11-28T23:55:00Z"/>
          <w:rFonts w:ascii="Menlo" w:hAnsi="Menlo" w:cs="Menlo"/>
          <w:color w:val="007400"/>
          <w:sz w:val="18"/>
          <w:szCs w:val="18"/>
          <w:rPrChange w:id="2079" w:author="Willian" w:date="2016-11-28T23:55:00Z">
            <w:rPr>
              <w:ins w:id="2080" w:author="Willian" w:date="2016-11-28T23:55:00Z"/>
              <w:rFonts w:ascii="Menlo" w:hAnsi="Menlo" w:cs="Menlo"/>
              <w:color w:val="007400"/>
              <w:sz w:val="28"/>
              <w:szCs w:val="28"/>
            </w:rPr>
          </w:rPrChange>
        </w:rPr>
        <w:pPrChange w:id="2081" w:author="Willian" w:date="2016-11-28T23:55:00Z">
          <w:pPr>
            <w:widowControl w:val="0"/>
            <w:tabs>
              <w:tab w:val="left" w:pos="692"/>
            </w:tabs>
            <w:autoSpaceDE w:val="0"/>
            <w:autoSpaceDN w:val="0"/>
            <w:adjustRightInd w:val="0"/>
            <w:spacing w:after="0"/>
            <w:jc w:val="left"/>
          </w:pPr>
        </w:pPrChange>
      </w:pPr>
      <w:ins w:id="2082" w:author="Willian" w:date="2016-11-28T23:55:00Z">
        <w:r w:rsidRPr="00586729">
          <w:rPr>
            <w:rFonts w:ascii="Menlo" w:hAnsi="Menlo" w:cs="Menlo"/>
            <w:sz w:val="18"/>
            <w:szCs w:val="18"/>
            <w:rPrChange w:id="2083" w:author="Willian" w:date="2016-11-28T23:55:00Z">
              <w:rPr>
                <w:rFonts w:ascii="Menlo" w:hAnsi="Menlo" w:cs="Menlo"/>
                <w:sz w:val="28"/>
                <w:szCs w:val="28"/>
              </w:rPr>
            </w:rPrChange>
          </w:rPr>
          <w:t xml:space="preserve">            </w:t>
        </w:r>
        <w:r w:rsidR="00380783">
          <w:rPr>
            <w:rFonts w:ascii="Menlo" w:hAnsi="Menlo" w:cs="Menlo"/>
            <w:color w:val="007400"/>
            <w:sz w:val="18"/>
            <w:szCs w:val="18"/>
            <w:rPrChange w:id="2084" w:author="Willian" w:date="2016-11-28T23:55:00Z">
              <w:rPr>
                <w:rFonts w:ascii="Menlo" w:hAnsi="Menlo" w:cs="Menlo"/>
                <w:color w:val="007400"/>
                <w:sz w:val="18"/>
                <w:szCs w:val="18"/>
              </w:rPr>
            </w:rPrChange>
          </w:rPr>
          <w:t>// Perfil atualizado</w:t>
        </w:r>
        <w:r w:rsidRPr="00586729">
          <w:rPr>
            <w:rFonts w:ascii="Menlo" w:hAnsi="Menlo" w:cs="Menlo"/>
            <w:color w:val="007400"/>
            <w:sz w:val="18"/>
            <w:szCs w:val="18"/>
            <w:rPrChange w:id="2085" w:author="Willian" w:date="2016-11-28T23:55:00Z">
              <w:rPr>
                <w:rFonts w:ascii="Menlo" w:hAnsi="Menlo" w:cs="Menlo"/>
                <w:color w:val="007400"/>
                <w:sz w:val="28"/>
                <w:szCs w:val="28"/>
              </w:rPr>
            </w:rPrChange>
          </w:rPr>
          <w:t>.</w:t>
        </w:r>
      </w:ins>
    </w:p>
    <w:p w14:paraId="49D86045" w14:textId="77777777" w:rsidR="00586729" w:rsidRPr="00586729" w:rsidRDefault="00586729" w:rsidP="00586729">
      <w:pPr>
        <w:widowControl w:val="0"/>
        <w:tabs>
          <w:tab w:val="left" w:pos="692"/>
        </w:tabs>
        <w:autoSpaceDE w:val="0"/>
        <w:autoSpaceDN w:val="0"/>
        <w:adjustRightInd w:val="0"/>
        <w:spacing w:after="0"/>
        <w:ind w:left="567"/>
        <w:jc w:val="left"/>
        <w:rPr>
          <w:ins w:id="2086" w:author="Willian" w:date="2016-11-28T23:55:00Z"/>
          <w:rFonts w:ascii="Menlo" w:hAnsi="Menlo" w:cs="Menlo"/>
          <w:sz w:val="18"/>
          <w:szCs w:val="18"/>
          <w:rPrChange w:id="2087" w:author="Willian" w:date="2016-11-28T23:55:00Z">
            <w:rPr>
              <w:ins w:id="2088" w:author="Willian" w:date="2016-11-28T23:55:00Z"/>
              <w:rFonts w:ascii="Menlo" w:hAnsi="Menlo" w:cs="Menlo"/>
              <w:sz w:val="28"/>
              <w:szCs w:val="28"/>
            </w:rPr>
          </w:rPrChange>
        </w:rPr>
        <w:pPrChange w:id="2089" w:author="Willian" w:date="2016-11-28T23:55:00Z">
          <w:pPr>
            <w:widowControl w:val="0"/>
            <w:tabs>
              <w:tab w:val="left" w:pos="692"/>
            </w:tabs>
            <w:autoSpaceDE w:val="0"/>
            <w:autoSpaceDN w:val="0"/>
            <w:adjustRightInd w:val="0"/>
            <w:spacing w:after="0"/>
            <w:jc w:val="left"/>
          </w:pPr>
        </w:pPrChange>
      </w:pPr>
      <w:ins w:id="2090" w:author="Willian" w:date="2016-11-28T23:55:00Z">
        <w:r w:rsidRPr="00586729">
          <w:rPr>
            <w:rFonts w:ascii="Menlo" w:hAnsi="Menlo" w:cs="Menlo"/>
            <w:sz w:val="18"/>
            <w:szCs w:val="18"/>
            <w:rPrChange w:id="2091" w:author="Willian" w:date="2016-11-28T23:55:00Z">
              <w:rPr>
                <w:rFonts w:ascii="Menlo" w:hAnsi="Menlo" w:cs="Menlo"/>
                <w:sz w:val="28"/>
                <w:szCs w:val="28"/>
              </w:rPr>
            </w:rPrChange>
          </w:rPr>
          <w:t xml:space="preserve">        }</w:t>
        </w:r>
      </w:ins>
    </w:p>
    <w:p w14:paraId="0CF2200B" w14:textId="77777777" w:rsidR="00586729" w:rsidRPr="00586729" w:rsidRDefault="00586729" w:rsidP="00586729">
      <w:pPr>
        <w:widowControl w:val="0"/>
        <w:tabs>
          <w:tab w:val="left" w:pos="692"/>
        </w:tabs>
        <w:autoSpaceDE w:val="0"/>
        <w:autoSpaceDN w:val="0"/>
        <w:adjustRightInd w:val="0"/>
        <w:spacing w:after="0"/>
        <w:ind w:left="567"/>
        <w:jc w:val="left"/>
        <w:rPr>
          <w:ins w:id="2092" w:author="Willian" w:date="2016-11-28T23:55:00Z"/>
          <w:rFonts w:ascii="Menlo" w:hAnsi="Menlo" w:cs="Menlo"/>
          <w:sz w:val="18"/>
          <w:szCs w:val="18"/>
          <w:rPrChange w:id="2093" w:author="Willian" w:date="2016-11-28T23:55:00Z">
            <w:rPr>
              <w:ins w:id="2094" w:author="Willian" w:date="2016-11-28T23:55:00Z"/>
              <w:rFonts w:ascii="Menlo" w:hAnsi="Menlo" w:cs="Menlo"/>
              <w:sz w:val="28"/>
              <w:szCs w:val="28"/>
            </w:rPr>
          </w:rPrChange>
        </w:rPr>
        <w:pPrChange w:id="2095" w:author="Willian" w:date="2016-11-28T23:55:00Z">
          <w:pPr>
            <w:widowControl w:val="0"/>
            <w:tabs>
              <w:tab w:val="left" w:pos="692"/>
            </w:tabs>
            <w:autoSpaceDE w:val="0"/>
            <w:autoSpaceDN w:val="0"/>
            <w:adjustRightInd w:val="0"/>
            <w:spacing w:after="0"/>
            <w:jc w:val="left"/>
          </w:pPr>
        </w:pPrChange>
      </w:pPr>
      <w:ins w:id="2096" w:author="Willian" w:date="2016-11-28T23:55:00Z">
        <w:r w:rsidRPr="00586729">
          <w:rPr>
            <w:rFonts w:ascii="Menlo" w:hAnsi="Menlo" w:cs="Menlo"/>
            <w:sz w:val="18"/>
            <w:szCs w:val="18"/>
            <w:rPrChange w:id="2097" w:author="Willian" w:date="2016-11-28T23:55:00Z">
              <w:rPr>
                <w:rFonts w:ascii="Menlo" w:hAnsi="Menlo" w:cs="Menlo"/>
                <w:sz w:val="28"/>
                <w:szCs w:val="28"/>
              </w:rPr>
            </w:rPrChange>
          </w:rPr>
          <w:t xml:space="preserve">    }</w:t>
        </w:r>
      </w:ins>
    </w:p>
    <w:p w14:paraId="028A11FC" w14:textId="3FC40BD4" w:rsidR="00586729" w:rsidRPr="00586729" w:rsidRDefault="00586729" w:rsidP="00586729">
      <w:pPr>
        <w:ind w:left="567"/>
        <w:rPr>
          <w:ins w:id="2098" w:author="Willian" w:date="2016-11-28T20:44:00Z"/>
          <w:sz w:val="18"/>
          <w:szCs w:val="18"/>
          <w:rPrChange w:id="2099" w:author="Willian" w:date="2016-11-28T23:55:00Z">
            <w:rPr>
              <w:ins w:id="2100" w:author="Willian" w:date="2016-11-28T20:44:00Z"/>
            </w:rPr>
          </w:rPrChange>
        </w:rPr>
        <w:pPrChange w:id="2101" w:author="Willian" w:date="2016-11-28T23:55:00Z">
          <w:pPr>
            <w:shd w:val="clear" w:color="auto" w:fill="FBFBFB"/>
            <w:spacing w:after="288" w:line="312" w:lineRule="atLeast"/>
          </w:pPr>
        </w:pPrChange>
      </w:pPr>
      <w:ins w:id="2102" w:author="Willian" w:date="2016-11-28T23:55:00Z">
        <w:r w:rsidRPr="00586729">
          <w:rPr>
            <w:rFonts w:ascii="Menlo" w:hAnsi="Menlo" w:cs="Menlo"/>
            <w:sz w:val="18"/>
            <w:szCs w:val="18"/>
            <w:rPrChange w:id="2103" w:author="Willian" w:date="2016-11-28T23:55:00Z">
              <w:rPr>
                <w:rFonts w:ascii="Menlo" w:hAnsi="Menlo" w:cs="Menlo"/>
                <w:sz w:val="28"/>
                <w:szCs w:val="28"/>
              </w:rPr>
            </w:rPrChange>
          </w:rPr>
          <w:t>}</w:t>
        </w:r>
      </w:ins>
    </w:p>
    <w:p w14:paraId="2A7EFC85" w14:textId="77777777" w:rsidR="00120ECD" w:rsidRPr="00552719" w:rsidRDefault="00120ECD">
      <w:pPr>
        <w:pStyle w:val="Ttulo3"/>
        <w:rPr>
          <w:ins w:id="2104" w:author="Willian" w:date="2016-11-28T20:44:00Z"/>
          <w:rPrChange w:id="2105" w:author="Willian" w:date="2016-11-28T20:46:00Z">
            <w:rPr>
              <w:ins w:id="2106" w:author="Willian" w:date="2016-11-28T20:44:00Z"/>
              <w:rFonts w:ascii="Calibri" w:eastAsia="Times New Roman" w:hAnsi="Calibri"/>
              <w:color w:val="333333"/>
              <w:sz w:val="29"/>
              <w:szCs w:val="29"/>
            </w:rPr>
          </w:rPrChange>
        </w:rPr>
        <w:pPrChange w:id="2107" w:author="Willian" w:date="2016-11-28T20:49:00Z">
          <w:pPr>
            <w:pStyle w:val="Ttulo4"/>
            <w:shd w:val="clear" w:color="auto" w:fill="FBFBFB"/>
            <w:spacing w:before="312" w:after="158"/>
          </w:pPr>
        </w:pPrChange>
      </w:pPr>
      <w:ins w:id="2108" w:author="Willian" w:date="2016-11-28T20:44:00Z">
        <w:r w:rsidRPr="00552719">
          <w:rPr>
            <w:rPrChange w:id="2109" w:author="Willian" w:date="2016-11-28T20:46:00Z">
              <w:rPr>
                <w:rFonts w:ascii="Calibri" w:eastAsia="Times New Roman" w:hAnsi="Calibri"/>
                <w:b/>
                <w:bCs/>
                <w:color w:val="333333"/>
                <w:sz w:val="29"/>
                <w:szCs w:val="29"/>
              </w:rPr>
            </w:rPrChange>
          </w:rPr>
          <w:t>Definir o endereço de e-mail de um usuário</w:t>
        </w:r>
      </w:ins>
    </w:p>
    <w:p w14:paraId="64AA4385" w14:textId="63E10DE5" w:rsidR="00120ECD" w:rsidRDefault="00120ECD" w:rsidP="00105795">
      <w:pPr>
        <w:rPr>
          <w:ins w:id="2110" w:author="Willian" w:date="2016-11-28T23:55:00Z"/>
        </w:rPr>
        <w:pPrChange w:id="2111" w:author="Willian" w:date="2016-11-28T21:14:00Z">
          <w:pPr>
            <w:shd w:val="clear" w:color="auto" w:fill="FBFBFB"/>
            <w:spacing w:after="288" w:line="312" w:lineRule="atLeast"/>
          </w:pPr>
        </w:pPrChange>
      </w:pPr>
      <w:ins w:id="2112" w:author="Willian" w:date="2016-11-28T20:44:00Z">
        <w:r w:rsidRPr="00552719">
          <w:t xml:space="preserve">Você pode definir o endereço de e-mail de um usuário com o método </w:t>
        </w:r>
        <w:proofErr w:type="spellStart"/>
        <w:proofErr w:type="gramStart"/>
        <w:r w:rsidRPr="00552719">
          <w:t>updateEmail</w:t>
        </w:r>
      </w:ins>
      <w:proofErr w:type="spellEnd"/>
      <w:ins w:id="2113" w:author="Willian" w:date="2016-11-28T23:58:00Z">
        <w:r w:rsidR="00442191">
          <w:t>(</w:t>
        </w:r>
        <w:proofErr w:type="spellStart"/>
        <w:proofErr w:type="gramEnd"/>
        <w:r w:rsidR="00442191" w:rsidRPr="00552719">
          <w:t>completion</w:t>
        </w:r>
        <w:proofErr w:type="spellEnd"/>
        <w:r w:rsidR="00442191" w:rsidRPr="00552719">
          <w:t>:</w:t>
        </w:r>
        <w:r w:rsidR="00442191">
          <w:t>)</w:t>
        </w:r>
      </w:ins>
      <w:ins w:id="2114" w:author="Willian" w:date="2016-11-28T20:44:00Z">
        <w:r w:rsidRPr="00552719">
          <w:t>. Por exemplo:</w:t>
        </w:r>
      </w:ins>
    </w:p>
    <w:p w14:paraId="5271E75C" w14:textId="77777777" w:rsidR="00586729" w:rsidRPr="00586729" w:rsidRDefault="00586729" w:rsidP="00586729">
      <w:pPr>
        <w:widowControl w:val="0"/>
        <w:tabs>
          <w:tab w:val="left" w:pos="692"/>
        </w:tabs>
        <w:autoSpaceDE w:val="0"/>
        <w:autoSpaceDN w:val="0"/>
        <w:adjustRightInd w:val="0"/>
        <w:spacing w:after="0"/>
        <w:ind w:left="567"/>
        <w:jc w:val="left"/>
        <w:rPr>
          <w:ins w:id="2115" w:author="Willian" w:date="2016-11-28T23:56:00Z"/>
          <w:rFonts w:ascii="Menlo" w:hAnsi="Menlo" w:cs="Menlo"/>
          <w:sz w:val="18"/>
          <w:szCs w:val="18"/>
          <w:rPrChange w:id="2116" w:author="Willian" w:date="2016-11-28T23:56:00Z">
            <w:rPr>
              <w:ins w:id="2117" w:author="Willian" w:date="2016-11-28T23:56:00Z"/>
              <w:rFonts w:ascii="Menlo" w:hAnsi="Menlo" w:cs="Menlo"/>
              <w:sz w:val="28"/>
              <w:szCs w:val="28"/>
            </w:rPr>
          </w:rPrChange>
        </w:rPr>
        <w:pPrChange w:id="2118" w:author="Willian" w:date="2016-11-28T23:56:00Z">
          <w:pPr>
            <w:widowControl w:val="0"/>
            <w:tabs>
              <w:tab w:val="left" w:pos="692"/>
            </w:tabs>
            <w:autoSpaceDE w:val="0"/>
            <w:autoSpaceDN w:val="0"/>
            <w:adjustRightInd w:val="0"/>
            <w:spacing w:after="0"/>
            <w:jc w:val="left"/>
          </w:pPr>
        </w:pPrChange>
      </w:pPr>
      <w:proofErr w:type="spellStart"/>
      <w:proofErr w:type="gramStart"/>
      <w:ins w:id="2119" w:author="Willian" w:date="2016-11-28T23:56:00Z">
        <w:r w:rsidRPr="00586729">
          <w:rPr>
            <w:rFonts w:ascii="Menlo" w:hAnsi="Menlo" w:cs="Menlo"/>
            <w:color w:val="AA0D91"/>
            <w:sz w:val="18"/>
            <w:szCs w:val="18"/>
            <w:rPrChange w:id="2120" w:author="Willian" w:date="2016-11-28T23:56:00Z">
              <w:rPr>
                <w:rFonts w:ascii="Menlo" w:hAnsi="Menlo" w:cs="Menlo"/>
                <w:color w:val="AA0D91"/>
                <w:sz w:val="28"/>
                <w:szCs w:val="28"/>
              </w:rPr>
            </w:rPrChange>
          </w:rPr>
          <w:t>let</w:t>
        </w:r>
        <w:proofErr w:type="spellEnd"/>
        <w:proofErr w:type="gramEnd"/>
        <w:r w:rsidRPr="00586729">
          <w:rPr>
            <w:rFonts w:ascii="Menlo" w:hAnsi="Menlo" w:cs="Menlo"/>
            <w:sz w:val="18"/>
            <w:szCs w:val="18"/>
            <w:rPrChange w:id="2121" w:author="Willian" w:date="2016-11-28T23:56:00Z">
              <w:rPr>
                <w:rFonts w:ascii="Menlo" w:hAnsi="Menlo" w:cs="Menlo"/>
                <w:sz w:val="28"/>
                <w:szCs w:val="28"/>
              </w:rPr>
            </w:rPrChange>
          </w:rPr>
          <w:t xml:space="preserve"> </w:t>
        </w:r>
        <w:proofErr w:type="spellStart"/>
        <w:r w:rsidRPr="00586729">
          <w:rPr>
            <w:rFonts w:ascii="Menlo" w:hAnsi="Menlo" w:cs="Menlo"/>
            <w:sz w:val="18"/>
            <w:szCs w:val="18"/>
            <w:rPrChange w:id="2122" w:author="Willian" w:date="2016-11-28T23:56:00Z">
              <w:rPr>
                <w:rFonts w:ascii="Menlo" w:hAnsi="Menlo" w:cs="Menlo"/>
                <w:sz w:val="28"/>
                <w:szCs w:val="28"/>
              </w:rPr>
            </w:rPrChange>
          </w:rPr>
          <w:t>user</w:t>
        </w:r>
        <w:proofErr w:type="spellEnd"/>
        <w:r w:rsidRPr="00586729">
          <w:rPr>
            <w:rFonts w:ascii="Menlo" w:hAnsi="Menlo" w:cs="Menlo"/>
            <w:sz w:val="18"/>
            <w:szCs w:val="18"/>
            <w:rPrChange w:id="2123" w:author="Willian" w:date="2016-11-28T23:56:00Z">
              <w:rPr>
                <w:rFonts w:ascii="Menlo" w:hAnsi="Menlo" w:cs="Menlo"/>
                <w:sz w:val="28"/>
                <w:szCs w:val="28"/>
              </w:rPr>
            </w:rPrChange>
          </w:rPr>
          <w:t xml:space="preserve"> = </w:t>
        </w:r>
        <w:proofErr w:type="spellStart"/>
        <w:r w:rsidRPr="00586729">
          <w:rPr>
            <w:rFonts w:ascii="Menlo" w:hAnsi="Menlo" w:cs="Menlo"/>
            <w:color w:val="3F6E74"/>
            <w:sz w:val="18"/>
            <w:szCs w:val="18"/>
            <w:rPrChange w:id="2124" w:author="Willian" w:date="2016-11-28T23:56:00Z">
              <w:rPr>
                <w:rFonts w:ascii="Menlo" w:hAnsi="Menlo" w:cs="Menlo"/>
                <w:color w:val="3F6E74"/>
                <w:sz w:val="28"/>
                <w:szCs w:val="28"/>
              </w:rPr>
            </w:rPrChange>
          </w:rPr>
          <w:t>FIRAuth</w:t>
        </w:r>
        <w:r w:rsidRPr="00586729">
          <w:rPr>
            <w:rFonts w:ascii="Menlo" w:hAnsi="Menlo" w:cs="Menlo"/>
            <w:sz w:val="18"/>
            <w:szCs w:val="18"/>
            <w:rPrChange w:id="2125" w:author="Willian" w:date="2016-11-28T23:56:00Z">
              <w:rPr>
                <w:rFonts w:ascii="Menlo" w:hAnsi="Menlo" w:cs="Menlo"/>
                <w:sz w:val="28"/>
                <w:szCs w:val="28"/>
              </w:rPr>
            </w:rPrChange>
          </w:rPr>
          <w:t>.</w:t>
        </w:r>
        <w:r w:rsidRPr="00586729">
          <w:rPr>
            <w:rFonts w:ascii="Menlo" w:hAnsi="Menlo" w:cs="Menlo"/>
            <w:color w:val="26474B"/>
            <w:sz w:val="18"/>
            <w:szCs w:val="18"/>
            <w:rPrChange w:id="2126" w:author="Willian" w:date="2016-11-28T23:56:00Z">
              <w:rPr>
                <w:rFonts w:ascii="Menlo" w:hAnsi="Menlo" w:cs="Menlo"/>
                <w:color w:val="26474B"/>
                <w:sz w:val="28"/>
                <w:szCs w:val="28"/>
              </w:rPr>
            </w:rPrChange>
          </w:rPr>
          <w:t>auth</w:t>
        </w:r>
        <w:proofErr w:type="spellEnd"/>
        <w:r w:rsidRPr="00586729">
          <w:rPr>
            <w:rFonts w:ascii="Menlo" w:hAnsi="Menlo" w:cs="Menlo"/>
            <w:sz w:val="18"/>
            <w:szCs w:val="18"/>
            <w:rPrChange w:id="2127" w:author="Willian" w:date="2016-11-28T23:56:00Z">
              <w:rPr>
                <w:rFonts w:ascii="Menlo" w:hAnsi="Menlo" w:cs="Menlo"/>
                <w:sz w:val="28"/>
                <w:szCs w:val="28"/>
              </w:rPr>
            </w:rPrChange>
          </w:rPr>
          <w:t>()?.</w:t>
        </w:r>
        <w:proofErr w:type="spellStart"/>
        <w:r w:rsidRPr="00586729">
          <w:rPr>
            <w:rFonts w:ascii="Menlo" w:hAnsi="Menlo" w:cs="Menlo"/>
            <w:color w:val="3F6E74"/>
            <w:sz w:val="18"/>
            <w:szCs w:val="18"/>
            <w:rPrChange w:id="2128" w:author="Willian" w:date="2016-11-28T23:56:00Z">
              <w:rPr>
                <w:rFonts w:ascii="Menlo" w:hAnsi="Menlo" w:cs="Menlo"/>
                <w:color w:val="3F6E74"/>
                <w:sz w:val="28"/>
                <w:szCs w:val="28"/>
              </w:rPr>
            </w:rPrChange>
          </w:rPr>
          <w:t>currentUser</w:t>
        </w:r>
        <w:proofErr w:type="spellEnd"/>
      </w:ins>
    </w:p>
    <w:p w14:paraId="76C5A8EF" w14:textId="77777777" w:rsidR="00586729" w:rsidRPr="00586729" w:rsidRDefault="00586729" w:rsidP="00586729">
      <w:pPr>
        <w:widowControl w:val="0"/>
        <w:tabs>
          <w:tab w:val="left" w:pos="692"/>
        </w:tabs>
        <w:autoSpaceDE w:val="0"/>
        <w:autoSpaceDN w:val="0"/>
        <w:adjustRightInd w:val="0"/>
        <w:spacing w:after="0"/>
        <w:ind w:left="567"/>
        <w:jc w:val="left"/>
        <w:rPr>
          <w:ins w:id="2129" w:author="Willian" w:date="2016-11-28T23:56:00Z"/>
          <w:rFonts w:ascii="Menlo" w:hAnsi="Menlo" w:cs="Menlo"/>
          <w:sz w:val="18"/>
          <w:szCs w:val="18"/>
          <w:rPrChange w:id="2130" w:author="Willian" w:date="2016-11-28T23:56:00Z">
            <w:rPr>
              <w:ins w:id="2131" w:author="Willian" w:date="2016-11-28T23:56:00Z"/>
              <w:rFonts w:ascii="Menlo" w:hAnsi="Menlo" w:cs="Menlo"/>
              <w:sz w:val="28"/>
              <w:szCs w:val="28"/>
            </w:rPr>
          </w:rPrChange>
        </w:rPr>
        <w:pPrChange w:id="2132" w:author="Willian" w:date="2016-11-28T23:56:00Z">
          <w:pPr>
            <w:widowControl w:val="0"/>
            <w:tabs>
              <w:tab w:val="left" w:pos="692"/>
            </w:tabs>
            <w:autoSpaceDE w:val="0"/>
            <w:autoSpaceDN w:val="0"/>
            <w:adjustRightInd w:val="0"/>
            <w:spacing w:after="0"/>
            <w:jc w:val="left"/>
          </w:pPr>
        </w:pPrChange>
      </w:pPr>
    </w:p>
    <w:p w14:paraId="17EEC3F9" w14:textId="77777777" w:rsidR="00586729" w:rsidRPr="00586729" w:rsidRDefault="00586729" w:rsidP="00586729">
      <w:pPr>
        <w:widowControl w:val="0"/>
        <w:tabs>
          <w:tab w:val="left" w:pos="692"/>
        </w:tabs>
        <w:autoSpaceDE w:val="0"/>
        <w:autoSpaceDN w:val="0"/>
        <w:adjustRightInd w:val="0"/>
        <w:spacing w:after="0"/>
        <w:ind w:left="567"/>
        <w:jc w:val="left"/>
        <w:rPr>
          <w:ins w:id="2133" w:author="Willian" w:date="2016-11-28T23:56:00Z"/>
          <w:rFonts w:ascii="Menlo" w:hAnsi="Menlo" w:cs="Menlo"/>
          <w:sz w:val="18"/>
          <w:szCs w:val="18"/>
          <w:rPrChange w:id="2134" w:author="Willian" w:date="2016-11-28T23:56:00Z">
            <w:rPr>
              <w:ins w:id="2135" w:author="Willian" w:date="2016-11-28T23:56:00Z"/>
              <w:rFonts w:ascii="Menlo" w:hAnsi="Menlo" w:cs="Menlo"/>
              <w:sz w:val="28"/>
              <w:szCs w:val="28"/>
            </w:rPr>
          </w:rPrChange>
        </w:rPr>
        <w:pPrChange w:id="2136" w:author="Willian" w:date="2016-11-28T23:56:00Z">
          <w:pPr>
            <w:widowControl w:val="0"/>
            <w:tabs>
              <w:tab w:val="left" w:pos="692"/>
            </w:tabs>
            <w:autoSpaceDE w:val="0"/>
            <w:autoSpaceDN w:val="0"/>
            <w:adjustRightInd w:val="0"/>
            <w:spacing w:after="0"/>
            <w:jc w:val="left"/>
          </w:pPr>
        </w:pPrChange>
      </w:pPr>
      <w:proofErr w:type="spellStart"/>
      <w:ins w:id="2137" w:author="Willian" w:date="2016-11-28T23:56:00Z">
        <w:r w:rsidRPr="00586729">
          <w:rPr>
            <w:rFonts w:ascii="Menlo" w:hAnsi="Menlo" w:cs="Menlo"/>
            <w:color w:val="3F6E74"/>
            <w:sz w:val="18"/>
            <w:szCs w:val="18"/>
            <w:rPrChange w:id="2138" w:author="Willian" w:date="2016-11-28T23:56:00Z">
              <w:rPr>
                <w:rFonts w:ascii="Menlo" w:hAnsi="Menlo" w:cs="Menlo"/>
                <w:color w:val="3F6E74"/>
                <w:sz w:val="28"/>
                <w:szCs w:val="28"/>
              </w:rPr>
            </w:rPrChange>
          </w:rPr>
          <w:t>user</w:t>
        </w:r>
        <w:proofErr w:type="spellEnd"/>
        <w:r w:rsidRPr="00586729">
          <w:rPr>
            <w:rFonts w:ascii="Menlo" w:hAnsi="Menlo" w:cs="Menlo"/>
            <w:sz w:val="18"/>
            <w:szCs w:val="18"/>
            <w:rPrChange w:id="2139" w:author="Willian" w:date="2016-11-28T23:56:00Z">
              <w:rPr>
                <w:rFonts w:ascii="Menlo" w:hAnsi="Menlo" w:cs="Menlo"/>
                <w:sz w:val="28"/>
                <w:szCs w:val="28"/>
              </w:rPr>
            </w:rPrChange>
          </w:rPr>
          <w:t>?.</w:t>
        </w:r>
        <w:proofErr w:type="spellStart"/>
        <w:r w:rsidRPr="00586729">
          <w:rPr>
            <w:rFonts w:ascii="Menlo" w:hAnsi="Menlo" w:cs="Menlo"/>
            <w:color w:val="26474B"/>
            <w:sz w:val="18"/>
            <w:szCs w:val="18"/>
            <w:rPrChange w:id="2140" w:author="Willian" w:date="2016-11-28T23:56:00Z">
              <w:rPr>
                <w:rFonts w:ascii="Menlo" w:hAnsi="Menlo" w:cs="Menlo"/>
                <w:color w:val="26474B"/>
                <w:sz w:val="28"/>
                <w:szCs w:val="28"/>
              </w:rPr>
            </w:rPrChange>
          </w:rPr>
          <w:t>updateEmail</w:t>
        </w:r>
        <w:proofErr w:type="spellEnd"/>
        <w:r w:rsidRPr="00586729">
          <w:rPr>
            <w:rFonts w:ascii="Menlo" w:hAnsi="Menlo" w:cs="Menlo"/>
            <w:sz w:val="18"/>
            <w:szCs w:val="18"/>
            <w:rPrChange w:id="2141" w:author="Willian" w:date="2016-11-28T23:56:00Z">
              <w:rPr>
                <w:rFonts w:ascii="Menlo" w:hAnsi="Menlo" w:cs="Menlo"/>
                <w:sz w:val="28"/>
                <w:szCs w:val="28"/>
              </w:rPr>
            </w:rPrChange>
          </w:rPr>
          <w:t>(</w:t>
        </w:r>
        <w:r w:rsidRPr="00586729">
          <w:rPr>
            <w:rFonts w:ascii="Menlo" w:hAnsi="Menlo" w:cs="Menlo"/>
            <w:color w:val="C41A16"/>
            <w:sz w:val="18"/>
            <w:szCs w:val="18"/>
            <w:rPrChange w:id="2142" w:author="Willian" w:date="2016-11-28T23:56:00Z">
              <w:rPr>
                <w:rFonts w:ascii="Menlo" w:hAnsi="Menlo" w:cs="Menlo"/>
                <w:color w:val="C41A16"/>
                <w:sz w:val="28"/>
                <w:szCs w:val="28"/>
              </w:rPr>
            </w:rPrChange>
          </w:rPr>
          <w:t>"user@example.com"</w:t>
        </w:r>
        <w:r w:rsidRPr="00586729">
          <w:rPr>
            <w:rFonts w:ascii="Menlo" w:hAnsi="Menlo" w:cs="Menlo"/>
            <w:sz w:val="18"/>
            <w:szCs w:val="18"/>
            <w:rPrChange w:id="2143" w:author="Willian" w:date="2016-11-28T23:56:00Z">
              <w:rPr>
                <w:rFonts w:ascii="Menlo" w:hAnsi="Menlo" w:cs="Menlo"/>
                <w:sz w:val="28"/>
                <w:szCs w:val="28"/>
              </w:rPr>
            </w:rPrChange>
          </w:rPr>
          <w:t xml:space="preserve">) </w:t>
        </w:r>
        <w:proofErr w:type="gramStart"/>
        <w:r w:rsidRPr="00586729">
          <w:rPr>
            <w:rFonts w:ascii="Menlo" w:hAnsi="Menlo" w:cs="Menlo"/>
            <w:sz w:val="18"/>
            <w:szCs w:val="18"/>
            <w:rPrChange w:id="2144" w:author="Willian" w:date="2016-11-28T23:56:00Z">
              <w:rPr>
                <w:rFonts w:ascii="Menlo" w:hAnsi="Menlo" w:cs="Menlo"/>
                <w:sz w:val="28"/>
                <w:szCs w:val="28"/>
              </w:rPr>
            </w:rPrChange>
          </w:rPr>
          <w:t xml:space="preserve">{ </w:t>
        </w:r>
        <w:proofErr w:type="spellStart"/>
        <w:r w:rsidRPr="00586729">
          <w:rPr>
            <w:rFonts w:ascii="Menlo" w:hAnsi="Menlo" w:cs="Menlo"/>
            <w:sz w:val="18"/>
            <w:szCs w:val="18"/>
            <w:rPrChange w:id="2145" w:author="Willian" w:date="2016-11-28T23:56:00Z">
              <w:rPr>
                <w:rFonts w:ascii="Menlo" w:hAnsi="Menlo" w:cs="Menlo"/>
                <w:sz w:val="28"/>
                <w:szCs w:val="28"/>
              </w:rPr>
            </w:rPrChange>
          </w:rPr>
          <w:t>error</w:t>
        </w:r>
        <w:proofErr w:type="spellEnd"/>
        <w:proofErr w:type="gramEnd"/>
        <w:r w:rsidRPr="00586729">
          <w:rPr>
            <w:rFonts w:ascii="Menlo" w:hAnsi="Menlo" w:cs="Menlo"/>
            <w:sz w:val="18"/>
            <w:szCs w:val="18"/>
            <w:rPrChange w:id="2146" w:author="Willian" w:date="2016-11-28T23:56:00Z">
              <w:rPr>
                <w:rFonts w:ascii="Menlo" w:hAnsi="Menlo" w:cs="Menlo"/>
                <w:sz w:val="28"/>
                <w:szCs w:val="28"/>
              </w:rPr>
            </w:rPrChange>
          </w:rPr>
          <w:t xml:space="preserve"> </w:t>
        </w:r>
        <w:r w:rsidRPr="00586729">
          <w:rPr>
            <w:rFonts w:ascii="Menlo" w:hAnsi="Menlo" w:cs="Menlo"/>
            <w:color w:val="AA0D91"/>
            <w:sz w:val="18"/>
            <w:szCs w:val="18"/>
            <w:rPrChange w:id="2147" w:author="Willian" w:date="2016-11-28T23:56:00Z">
              <w:rPr>
                <w:rFonts w:ascii="Menlo" w:hAnsi="Menlo" w:cs="Menlo"/>
                <w:color w:val="AA0D91"/>
                <w:sz w:val="28"/>
                <w:szCs w:val="28"/>
              </w:rPr>
            </w:rPrChange>
          </w:rPr>
          <w:t>in</w:t>
        </w:r>
      </w:ins>
    </w:p>
    <w:p w14:paraId="3DE0F7B5" w14:textId="77777777" w:rsidR="00586729" w:rsidRPr="00586729" w:rsidRDefault="00586729" w:rsidP="00586729">
      <w:pPr>
        <w:widowControl w:val="0"/>
        <w:tabs>
          <w:tab w:val="left" w:pos="692"/>
        </w:tabs>
        <w:autoSpaceDE w:val="0"/>
        <w:autoSpaceDN w:val="0"/>
        <w:adjustRightInd w:val="0"/>
        <w:spacing w:after="0"/>
        <w:ind w:left="567"/>
        <w:jc w:val="left"/>
        <w:rPr>
          <w:ins w:id="2148" w:author="Willian" w:date="2016-11-28T23:56:00Z"/>
          <w:rFonts w:ascii="Menlo" w:hAnsi="Menlo" w:cs="Menlo"/>
          <w:sz w:val="18"/>
          <w:szCs w:val="18"/>
          <w:rPrChange w:id="2149" w:author="Willian" w:date="2016-11-28T23:56:00Z">
            <w:rPr>
              <w:ins w:id="2150" w:author="Willian" w:date="2016-11-28T23:56:00Z"/>
              <w:rFonts w:ascii="Menlo" w:hAnsi="Menlo" w:cs="Menlo"/>
              <w:sz w:val="28"/>
              <w:szCs w:val="28"/>
            </w:rPr>
          </w:rPrChange>
        </w:rPr>
        <w:pPrChange w:id="2151" w:author="Willian" w:date="2016-11-28T23:56:00Z">
          <w:pPr>
            <w:widowControl w:val="0"/>
            <w:tabs>
              <w:tab w:val="left" w:pos="692"/>
            </w:tabs>
            <w:autoSpaceDE w:val="0"/>
            <w:autoSpaceDN w:val="0"/>
            <w:adjustRightInd w:val="0"/>
            <w:spacing w:after="0"/>
            <w:jc w:val="left"/>
          </w:pPr>
        </w:pPrChange>
      </w:pPr>
      <w:ins w:id="2152" w:author="Willian" w:date="2016-11-28T23:56:00Z">
        <w:r w:rsidRPr="00586729">
          <w:rPr>
            <w:rFonts w:ascii="Menlo" w:hAnsi="Menlo" w:cs="Menlo"/>
            <w:sz w:val="18"/>
            <w:szCs w:val="18"/>
            <w:rPrChange w:id="2153" w:author="Willian" w:date="2016-11-28T23:56:00Z">
              <w:rPr>
                <w:rFonts w:ascii="Menlo" w:hAnsi="Menlo" w:cs="Menlo"/>
                <w:sz w:val="28"/>
                <w:szCs w:val="28"/>
              </w:rPr>
            </w:rPrChange>
          </w:rPr>
          <w:t xml:space="preserve">    </w:t>
        </w:r>
        <w:proofErr w:type="spellStart"/>
        <w:proofErr w:type="gramStart"/>
        <w:r w:rsidRPr="00586729">
          <w:rPr>
            <w:rFonts w:ascii="Menlo" w:hAnsi="Menlo" w:cs="Menlo"/>
            <w:color w:val="AA0D91"/>
            <w:sz w:val="18"/>
            <w:szCs w:val="18"/>
            <w:rPrChange w:id="2154" w:author="Willian" w:date="2016-11-28T23:56:00Z">
              <w:rPr>
                <w:rFonts w:ascii="Menlo" w:hAnsi="Menlo" w:cs="Menlo"/>
                <w:color w:val="AA0D91"/>
                <w:sz w:val="28"/>
                <w:szCs w:val="28"/>
              </w:rPr>
            </w:rPrChange>
          </w:rPr>
          <w:t>if</w:t>
        </w:r>
        <w:proofErr w:type="spellEnd"/>
        <w:proofErr w:type="gramEnd"/>
        <w:r w:rsidRPr="00586729">
          <w:rPr>
            <w:rFonts w:ascii="Menlo" w:hAnsi="Menlo" w:cs="Menlo"/>
            <w:sz w:val="18"/>
            <w:szCs w:val="18"/>
            <w:rPrChange w:id="2155" w:author="Willian" w:date="2016-11-28T23:56:00Z">
              <w:rPr>
                <w:rFonts w:ascii="Menlo" w:hAnsi="Menlo" w:cs="Menlo"/>
                <w:sz w:val="28"/>
                <w:szCs w:val="28"/>
              </w:rPr>
            </w:rPrChange>
          </w:rPr>
          <w:t xml:space="preserve"> </w:t>
        </w:r>
        <w:proofErr w:type="spellStart"/>
        <w:r w:rsidRPr="00586729">
          <w:rPr>
            <w:rFonts w:ascii="Menlo" w:hAnsi="Menlo" w:cs="Menlo"/>
            <w:color w:val="AA0D91"/>
            <w:sz w:val="18"/>
            <w:szCs w:val="18"/>
            <w:rPrChange w:id="2156" w:author="Willian" w:date="2016-11-28T23:56:00Z">
              <w:rPr>
                <w:rFonts w:ascii="Menlo" w:hAnsi="Menlo" w:cs="Menlo"/>
                <w:color w:val="AA0D91"/>
                <w:sz w:val="28"/>
                <w:szCs w:val="28"/>
              </w:rPr>
            </w:rPrChange>
          </w:rPr>
          <w:t>let</w:t>
        </w:r>
        <w:proofErr w:type="spellEnd"/>
        <w:r w:rsidRPr="00586729">
          <w:rPr>
            <w:rFonts w:ascii="Menlo" w:hAnsi="Menlo" w:cs="Menlo"/>
            <w:sz w:val="18"/>
            <w:szCs w:val="18"/>
            <w:rPrChange w:id="2157" w:author="Willian" w:date="2016-11-28T23:56:00Z">
              <w:rPr>
                <w:rFonts w:ascii="Menlo" w:hAnsi="Menlo" w:cs="Menlo"/>
                <w:sz w:val="28"/>
                <w:szCs w:val="28"/>
              </w:rPr>
            </w:rPrChange>
          </w:rPr>
          <w:t xml:space="preserve"> </w:t>
        </w:r>
        <w:proofErr w:type="spellStart"/>
        <w:r w:rsidRPr="00586729">
          <w:rPr>
            <w:rFonts w:ascii="Menlo" w:hAnsi="Menlo" w:cs="Menlo"/>
            <w:sz w:val="18"/>
            <w:szCs w:val="18"/>
            <w:rPrChange w:id="2158" w:author="Willian" w:date="2016-11-28T23:56:00Z">
              <w:rPr>
                <w:rFonts w:ascii="Menlo" w:hAnsi="Menlo" w:cs="Menlo"/>
                <w:sz w:val="28"/>
                <w:szCs w:val="28"/>
              </w:rPr>
            </w:rPrChange>
          </w:rPr>
          <w:t>error</w:t>
        </w:r>
        <w:proofErr w:type="spellEnd"/>
        <w:r w:rsidRPr="00586729">
          <w:rPr>
            <w:rFonts w:ascii="Menlo" w:hAnsi="Menlo" w:cs="Menlo"/>
            <w:sz w:val="18"/>
            <w:szCs w:val="18"/>
            <w:rPrChange w:id="2159" w:author="Willian" w:date="2016-11-28T23:56:00Z">
              <w:rPr>
                <w:rFonts w:ascii="Menlo" w:hAnsi="Menlo" w:cs="Menlo"/>
                <w:sz w:val="28"/>
                <w:szCs w:val="28"/>
              </w:rPr>
            </w:rPrChange>
          </w:rPr>
          <w:t xml:space="preserve"> = </w:t>
        </w:r>
        <w:proofErr w:type="spellStart"/>
        <w:r w:rsidRPr="00586729">
          <w:rPr>
            <w:rFonts w:ascii="Menlo" w:hAnsi="Menlo" w:cs="Menlo"/>
            <w:sz w:val="18"/>
            <w:szCs w:val="18"/>
            <w:rPrChange w:id="2160" w:author="Willian" w:date="2016-11-28T23:56:00Z">
              <w:rPr>
                <w:rFonts w:ascii="Menlo" w:hAnsi="Menlo" w:cs="Menlo"/>
                <w:sz w:val="28"/>
                <w:szCs w:val="28"/>
              </w:rPr>
            </w:rPrChange>
          </w:rPr>
          <w:t>error</w:t>
        </w:r>
        <w:proofErr w:type="spellEnd"/>
        <w:r w:rsidRPr="00586729">
          <w:rPr>
            <w:rFonts w:ascii="Menlo" w:hAnsi="Menlo" w:cs="Menlo"/>
            <w:sz w:val="18"/>
            <w:szCs w:val="18"/>
            <w:rPrChange w:id="2161" w:author="Willian" w:date="2016-11-28T23:56:00Z">
              <w:rPr>
                <w:rFonts w:ascii="Menlo" w:hAnsi="Menlo" w:cs="Menlo"/>
                <w:sz w:val="28"/>
                <w:szCs w:val="28"/>
              </w:rPr>
            </w:rPrChange>
          </w:rPr>
          <w:t xml:space="preserve"> {</w:t>
        </w:r>
      </w:ins>
    </w:p>
    <w:p w14:paraId="137F435E" w14:textId="77777777" w:rsidR="00586729" w:rsidRDefault="00586729" w:rsidP="00586729">
      <w:pPr>
        <w:widowControl w:val="0"/>
        <w:tabs>
          <w:tab w:val="left" w:pos="692"/>
        </w:tabs>
        <w:autoSpaceDE w:val="0"/>
        <w:autoSpaceDN w:val="0"/>
        <w:adjustRightInd w:val="0"/>
        <w:spacing w:after="0"/>
        <w:ind w:left="567"/>
        <w:jc w:val="left"/>
        <w:rPr>
          <w:ins w:id="2162" w:author="Willian" w:date="2016-11-28T23:56:00Z"/>
          <w:rFonts w:ascii="Menlo" w:hAnsi="Menlo" w:cs="Menlo"/>
          <w:color w:val="007400"/>
          <w:sz w:val="18"/>
          <w:szCs w:val="18"/>
        </w:rPr>
        <w:pPrChange w:id="2163" w:author="Willian" w:date="2016-11-28T23:56:00Z">
          <w:pPr>
            <w:widowControl w:val="0"/>
            <w:tabs>
              <w:tab w:val="left" w:pos="692"/>
            </w:tabs>
            <w:autoSpaceDE w:val="0"/>
            <w:autoSpaceDN w:val="0"/>
            <w:adjustRightInd w:val="0"/>
            <w:spacing w:after="0"/>
            <w:jc w:val="left"/>
          </w:pPr>
        </w:pPrChange>
      </w:pPr>
      <w:ins w:id="2164" w:author="Willian" w:date="2016-11-28T23:56:00Z">
        <w:r w:rsidRPr="00586729">
          <w:rPr>
            <w:rFonts w:ascii="Menlo" w:hAnsi="Menlo" w:cs="Menlo"/>
            <w:sz w:val="18"/>
            <w:szCs w:val="18"/>
            <w:rPrChange w:id="2165" w:author="Willian" w:date="2016-11-28T23:56:00Z">
              <w:rPr>
                <w:rFonts w:ascii="Menlo" w:hAnsi="Menlo" w:cs="Menlo"/>
                <w:sz w:val="28"/>
                <w:szCs w:val="28"/>
              </w:rPr>
            </w:rPrChange>
          </w:rPr>
          <w:t xml:space="preserve">        </w:t>
        </w:r>
        <w:r w:rsidRPr="007251C5">
          <w:rPr>
            <w:rFonts w:ascii="Menlo" w:hAnsi="Menlo" w:cs="Menlo"/>
            <w:color w:val="007400"/>
            <w:sz w:val="18"/>
            <w:szCs w:val="18"/>
          </w:rPr>
          <w:t xml:space="preserve">// </w:t>
        </w:r>
        <w:r>
          <w:rPr>
            <w:rFonts w:ascii="Menlo" w:hAnsi="Menlo" w:cs="Menlo"/>
            <w:color w:val="007400"/>
            <w:sz w:val="18"/>
            <w:szCs w:val="18"/>
          </w:rPr>
          <w:t>Um erro aconteceu</w:t>
        </w:r>
        <w:r w:rsidRPr="007251C5">
          <w:rPr>
            <w:rFonts w:ascii="Menlo" w:hAnsi="Menlo" w:cs="Menlo"/>
            <w:color w:val="007400"/>
            <w:sz w:val="18"/>
            <w:szCs w:val="18"/>
          </w:rPr>
          <w:t>.</w:t>
        </w:r>
      </w:ins>
    </w:p>
    <w:p w14:paraId="59F2BB8A" w14:textId="144823A0" w:rsidR="00586729" w:rsidRPr="00586729" w:rsidRDefault="00586729" w:rsidP="00586729">
      <w:pPr>
        <w:widowControl w:val="0"/>
        <w:tabs>
          <w:tab w:val="left" w:pos="692"/>
        </w:tabs>
        <w:autoSpaceDE w:val="0"/>
        <w:autoSpaceDN w:val="0"/>
        <w:adjustRightInd w:val="0"/>
        <w:spacing w:after="0"/>
        <w:ind w:left="567"/>
        <w:jc w:val="left"/>
        <w:rPr>
          <w:ins w:id="2166" w:author="Willian" w:date="2016-11-28T23:56:00Z"/>
          <w:rFonts w:ascii="Menlo" w:hAnsi="Menlo" w:cs="Menlo"/>
          <w:sz w:val="18"/>
          <w:szCs w:val="18"/>
          <w:rPrChange w:id="2167" w:author="Willian" w:date="2016-11-28T23:56:00Z">
            <w:rPr>
              <w:ins w:id="2168" w:author="Willian" w:date="2016-11-28T23:56:00Z"/>
              <w:rFonts w:ascii="Menlo" w:hAnsi="Menlo" w:cs="Menlo"/>
              <w:sz w:val="28"/>
              <w:szCs w:val="28"/>
            </w:rPr>
          </w:rPrChange>
        </w:rPr>
        <w:pPrChange w:id="2169" w:author="Willian" w:date="2016-11-28T23:56:00Z">
          <w:pPr>
            <w:widowControl w:val="0"/>
            <w:tabs>
              <w:tab w:val="left" w:pos="692"/>
            </w:tabs>
            <w:autoSpaceDE w:val="0"/>
            <w:autoSpaceDN w:val="0"/>
            <w:adjustRightInd w:val="0"/>
            <w:spacing w:after="0"/>
            <w:jc w:val="left"/>
          </w:pPr>
        </w:pPrChange>
      </w:pPr>
      <w:ins w:id="2170" w:author="Willian" w:date="2016-11-28T23:56:00Z">
        <w:r w:rsidRPr="00586729">
          <w:rPr>
            <w:rFonts w:ascii="Menlo" w:hAnsi="Menlo" w:cs="Menlo"/>
            <w:sz w:val="18"/>
            <w:szCs w:val="18"/>
            <w:rPrChange w:id="2171" w:author="Willian" w:date="2016-11-28T23:56:00Z">
              <w:rPr>
                <w:rFonts w:ascii="Menlo" w:hAnsi="Menlo" w:cs="Menlo"/>
                <w:sz w:val="28"/>
                <w:szCs w:val="28"/>
              </w:rPr>
            </w:rPrChange>
          </w:rPr>
          <w:t xml:space="preserve">    } </w:t>
        </w:r>
        <w:proofErr w:type="spellStart"/>
        <w:r w:rsidRPr="00586729">
          <w:rPr>
            <w:rFonts w:ascii="Menlo" w:hAnsi="Menlo" w:cs="Menlo"/>
            <w:color w:val="AA0D91"/>
            <w:sz w:val="18"/>
            <w:szCs w:val="18"/>
            <w:rPrChange w:id="2172" w:author="Willian" w:date="2016-11-28T23:56:00Z">
              <w:rPr>
                <w:rFonts w:ascii="Menlo" w:hAnsi="Menlo" w:cs="Menlo"/>
                <w:color w:val="AA0D91"/>
                <w:sz w:val="28"/>
                <w:szCs w:val="28"/>
              </w:rPr>
            </w:rPrChange>
          </w:rPr>
          <w:t>else</w:t>
        </w:r>
        <w:proofErr w:type="spellEnd"/>
        <w:r w:rsidRPr="00586729">
          <w:rPr>
            <w:rFonts w:ascii="Menlo" w:hAnsi="Menlo" w:cs="Menlo"/>
            <w:sz w:val="18"/>
            <w:szCs w:val="18"/>
            <w:rPrChange w:id="2173" w:author="Willian" w:date="2016-11-28T23:56:00Z">
              <w:rPr>
                <w:rFonts w:ascii="Menlo" w:hAnsi="Menlo" w:cs="Menlo"/>
                <w:sz w:val="28"/>
                <w:szCs w:val="28"/>
              </w:rPr>
            </w:rPrChange>
          </w:rPr>
          <w:t xml:space="preserve"> {</w:t>
        </w:r>
      </w:ins>
    </w:p>
    <w:p w14:paraId="50118834" w14:textId="2D961DDA" w:rsidR="00586729" w:rsidRPr="00586729" w:rsidRDefault="00586729" w:rsidP="00586729">
      <w:pPr>
        <w:widowControl w:val="0"/>
        <w:tabs>
          <w:tab w:val="left" w:pos="692"/>
        </w:tabs>
        <w:autoSpaceDE w:val="0"/>
        <w:autoSpaceDN w:val="0"/>
        <w:adjustRightInd w:val="0"/>
        <w:spacing w:after="0"/>
        <w:ind w:left="567"/>
        <w:jc w:val="left"/>
        <w:rPr>
          <w:ins w:id="2174" w:author="Willian" w:date="2016-11-28T23:56:00Z"/>
          <w:rFonts w:ascii="Menlo" w:hAnsi="Menlo" w:cs="Menlo"/>
          <w:color w:val="007400"/>
          <w:sz w:val="18"/>
          <w:szCs w:val="18"/>
          <w:rPrChange w:id="2175" w:author="Willian" w:date="2016-11-28T23:56:00Z">
            <w:rPr>
              <w:ins w:id="2176" w:author="Willian" w:date="2016-11-28T23:56:00Z"/>
              <w:rFonts w:ascii="Menlo" w:hAnsi="Menlo" w:cs="Menlo"/>
              <w:color w:val="007400"/>
              <w:sz w:val="28"/>
              <w:szCs w:val="28"/>
            </w:rPr>
          </w:rPrChange>
        </w:rPr>
        <w:pPrChange w:id="2177" w:author="Willian" w:date="2016-11-28T23:56:00Z">
          <w:pPr>
            <w:widowControl w:val="0"/>
            <w:tabs>
              <w:tab w:val="left" w:pos="692"/>
            </w:tabs>
            <w:autoSpaceDE w:val="0"/>
            <w:autoSpaceDN w:val="0"/>
            <w:adjustRightInd w:val="0"/>
            <w:spacing w:after="0"/>
            <w:jc w:val="left"/>
          </w:pPr>
        </w:pPrChange>
      </w:pPr>
      <w:ins w:id="2178" w:author="Willian" w:date="2016-11-28T23:56:00Z">
        <w:r w:rsidRPr="00586729">
          <w:rPr>
            <w:rFonts w:ascii="Menlo" w:hAnsi="Menlo" w:cs="Menlo"/>
            <w:sz w:val="18"/>
            <w:szCs w:val="18"/>
            <w:rPrChange w:id="2179" w:author="Willian" w:date="2016-11-28T23:56:00Z">
              <w:rPr>
                <w:rFonts w:ascii="Menlo" w:hAnsi="Menlo" w:cs="Menlo"/>
                <w:sz w:val="28"/>
                <w:szCs w:val="28"/>
              </w:rPr>
            </w:rPrChange>
          </w:rPr>
          <w:t xml:space="preserve">        </w:t>
        </w:r>
        <w:r w:rsidRPr="00586729">
          <w:rPr>
            <w:rFonts w:ascii="Menlo" w:hAnsi="Menlo" w:cs="Menlo"/>
            <w:color w:val="007400"/>
            <w:sz w:val="18"/>
            <w:szCs w:val="18"/>
            <w:rPrChange w:id="2180" w:author="Willian" w:date="2016-11-28T23:56:00Z">
              <w:rPr>
                <w:rFonts w:ascii="Menlo" w:hAnsi="Menlo" w:cs="Menlo"/>
                <w:color w:val="007400"/>
                <w:sz w:val="28"/>
                <w:szCs w:val="28"/>
              </w:rPr>
            </w:rPrChange>
          </w:rPr>
          <w:t xml:space="preserve">// </w:t>
        </w:r>
        <w:proofErr w:type="spellStart"/>
        <w:r w:rsidRPr="00586729">
          <w:rPr>
            <w:rFonts w:ascii="Menlo" w:hAnsi="Menlo" w:cs="Menlo"/>
            <w:color w:val="007400"/>
            <w:sz w:val="18"/>
            <w:szCs w:val="18"/>
            <w:rPrChange w:id="2181" w:author="Willian" w:date="2016-11-28T23:56:00Z">
              <w:rPr>
                <w:rFonts w:ascii="Menlo" w:hAnsi="Menlo" w:cs="Menlo"/>
                <w:color w:val="007400"/>
                <w:sz w:val="28"/>
                <w:szCs w:val="28"/>
              </w:rPr>
            </w:rPrChange>
          </w:rPr>
          <w:t>Email</w:t>
        </w:r>
        <w:proofErr w:type="spellEnd"/>
        <w:r w:rsidRPr="00586729">
          <w:rPr>
            <w:rFonts w:ascii="Menlo" w:hAnsi="Menlo" w:cs="Menlo"/>
            <w:color w:val="007400"/>
            <w:sz w:val="18"/>
            <w:szCs w:val="18"/>
            <w:rPrChange w:id="2182" w:author="Willian" w:date="2016-11-28T23:56:00Z">
              <w:rPr>
                <w:rFonts w:ascii="Menlo" w:hAnsi="Menlo" w:cs="Menlo"/>
                <w:color w:val="007400"/>
                <w:sz w:val="28"/>
                <w:szCs w:val="28"/>
              </w:rPr>
            </w:rPrChange>
          </w:rPr>
          <w:t xml:space="preserve"> </w:t>
        </w:r>
        <w:r w:rsidRPr="00586729">
          <w:rPr>
            <w:rFonts w:ascii="Menlo" w:hAnsi="Menlo" w:cs="Menlo"/>
            <w:color w:val="007400"/>
            <w:sz w:val="18"/>
            <w:szCs w:val="18"/>
            <w:rPrChange w:id="2183" w:author="Willian" w:date="2016-11-28T23:56:00Z">
              <w:rPr>
                <w:rFonts w:ascii="Menlo" w:hAnsi="Menlo" w:cs="Menlo"/>
                <w:color w:val="007400"/>
                <w:sz w:val="28"/>
                <w:szCs w:val="28"/>
              </w:rPr>
            </w:rPrChange>
          </w:rPr>
          <w:t>atualizado</w:t>
        </w:r>
        <w:r w:rsidRPr="00586729">
          <w:rPr>
            <w:rFonts w:ascii="Menlo" w:hAnsi="Menlo" w:cs="Menlo"/>
            <w:color w:val="007400"/>
            <w:sz w:val="18"/>
            <w:szCs w:val="18"/>
            <w:rPrChange w:id="2184" w:author="Willian" w:date="2016-11-28T23:56:00Z">
              <w:rPr>
                <w:rFonts w:ascii="Menlo" w:hAnsi="Menlo" w:cs="Menlo"/>
                <w:color w:val="007400"/>
                <w:sz w:val="28"/>
                <w:szCs w:val="28"/>
              </w:rPr>
            </w:rPrChange>
          </w:rPr>
          <w:t>.</w:t>
        </w:r>
      </w:ins>
    </w:p>
    <w:p w14:paraId="4BA32262" w14:textId="77777777" w:rsidR="00586729" w:rsidRPr="00586729" w:rsidRDefault="00586729" w:rsidP="00586729">
      <w:pPr>
        <w:widowControl w:val="0"/>
        <w:tabs>
          <w:tab w:val="left" w:pos="692"/>
        </w:tabs>
        <w:autoSpaceDE w:val="0"/>
        <w:autoSpaceDN w:val="0"/>
        <w:adjustRightInd w:val="0"/>
        <w:spacing w:after="0"/>
        <w:ind w:left="567"/>
        <w:jc w:val="left"/>
        <w:rPr>
          <w:ins w:id="2185" w:author="Willian" w:date="2016-11-28T23:56:00Z"/>
          <w:rFonts w:ascii="Menlo" w:hAnsi="Menlo" w:cs="Menlo"/>
          <w:sz w:val="18"/>
          <w:szCs w:val="18"/>
          <w:rPrChange w:id="2186" w:author="Willian" w:date="2016-11-28T23:56:00Z">
            <w:rPr>
              <w:ins w:id="2187" w:author="Willian" w:date="2016-11-28T23:56:00Z"/>
              <w:rFonts w:ascii="Menlo" w:hAnsi="Menlo" w:cs="Menlo"/>
              <w:sz w:val="28"/>
              <w:szCs w:val="28"/>
            </w:rPr>
          </w:rPrChange>
        </w:rPr>
        <w:pPrChange w:id="2188" w:author="Willian" w:date="2016-11-28T23:56:00Z">
          <w:pPr>
            <w:widowControl w:val="0"/>
            <w:tabs>
              <w:tab w:val="left" w:pos="692"/>
            </w:tabs>
            <w:autoSpaceDE w:val="0"/>
            <w:autoSpaceDN w:val="0"/>
            <w:adjustRightInd w:val="0"/>
            <w:spacing w:after="0"/>
            <w:jc w:val="left"/>
          </w:pPr>
        </w:pPrChange>
      </w:pPr>
      <w:ins w:id="2189" w:author="Willian" w:date="2016-11-28T23:56:00Z">
        <w:r w:rsidRPr="00586729">
          <w:rPr>
            <w:rFonts w:ascii="Menlo" w:hAnsi="Menlo" w:cs="Menlo"/>
            <w:sz w:val="18"/>
            <w:szCs w:val="18"/>
            <w:rPrChange w:id="2190" w:author="Willian" w:date="2016-11-28T23:56:00Z">
              <w:rPr>
                <w:rFonts w:ascii="Menlo" w:hAnsi="Menlo" w:cs="Menlo"/>
                <w:sz w:val="28"/>
                <w:szCs w:val="28"/>
              </w:rPr>
            </w:rPrChange>
          </w:rPr>
          <w:t xml:space="preserve">    }</w:t>
        </w:r>
      </w:ins>
    </w:p>
    <w:p w14:paraId="22EE989C" w14:textId="4C6AEE3B" w:rsidR="00586729" w:rsidRPr="00586729" w:rsidRDefault="00586729" w:rsidP="00586729">
      <w:pPr>
        <w:ind w:left="567"/>
        <w:rPr>
          <w:ins w:id="2191" w:author="Willian" w:date="2016-11-28T20:44:00Z"/>
          <w:sz w:val="18"/>
          <w:szCs w:val="18"/>
          <w:rPrChange w:id="2192" w:author="Willian" w:date="2016-11-28T23:56:00Z">
            <w:rPr>
              <w:ins w:id="2193" w:author="Willian" w:date="2016-11-28T20:44:00Z"/>
            </w:rPr>
          </w:rPrChange>
        </w:rPr>
        <w:pPrChange w:id="2194" w:author="Willian" w:date="2016-11-28T23:56:00Z">
          <w:pPr>
            <w:shd w:val="clear" w:color="auto" w:fill="FBFBFB"/>
            <w:spacing w:after="288" w:line="312" w:lineRule="atLeast"/>
          </w:pPr>
        </w:pPrChange>
      </w:pPr>
      <w:ins w:id="2195" w:author="Willian" w:date="2016-11-28T23:56:00Z">
        <w:r w:rsidRPr="00586729">
          <w:rPr>
            <w:rFonts w:ascii="Menlo" w:hAnsi="Menlo" w:cs="Menlo"/>
            <w:sz w:val="18"/>
            <w:szCs w:val="18"/>
            <w:rPrChange w:id="2196" w:author="Willian" w:date="2016-11-28T23:56:00Z">
              <w:rPr>
                <w:rFonts w:ascii="Menlo" w:hAnsi="Menlo" w:cs="Menlo"/>
                <w:sz w:val="28"/>
                <w:szCs w:val="28"/>
              </w:rPr>
            </w:rPrChange>
          </w:rPr>
          <w:t>}</w:t>
        </w:r>
      </w:ins>
    </w:p>
    <w:p w14:paraId="374B1C2C" w14:textId="77777777" w:rsidR="00120ECD" w:rsidRPr="00552719" w:rsidRDefault="00120ECD" w:rsidP="00105795">
      <w:pPr>
        <w:rPr>
          <w:ins w:id="2197" w:author="Willian" w:date="2016-11-28T20:44:00Z"/>
        </w:rPr>
        <w:pPrChange w:id="2198" w:author="Willian" w:date="2016-11-28T21:14:00Z">
          <w:pPr>
            <w:shd w:val="clear" w:color="auto" w:fill="FBFBFB"/>
            <w:spacing w:after="288" w:line="312" w:lineRule="atLeast"/>
          </w:pPr>
        </w:pPrChange>
      </w:pPr>
      <w:ins w:id="2199" w:author="Willian" w:date="2016-11-28T20:44:00Z">
        <w:r w:rsidRPr="00552719">
          <w:t xml:space="preserve">Importante: Para definir o endereço de e-mail de um usuário, ele deve ter feito </w:t>
        </w:r>
        <w:proofErr w:type="spellStart"/>
        <w:r w:rsidRPr="00552719">
          <w:t>login</w:t>
        </w:r>
        <w:proofErr w:type="spellEnd"/>
        <w:r w:rsidRPr="00552719">
          <w:t xml:space="preserve"> recentemente. Consulte </w:t>
        </w:r>
        <w:proofErr w:type="spellStart"/>
        <w:r w:rsidRPr="00552719">
          <w:t>Reautenticar</w:t>
        </w:r>
        <w:proofErr w:type="spellEnd"/>
        <w:r w:rsidRPr="00552719">
          <w:t xml:space="preserve"> um usuário.</w:t>
        </w:r>
      </w:ins>
    </w:p>
    <w:p w14:paraId="57849967" w14:textId="77777777" w:rsidR="00120ECD" w:rsidRPr="00552719" w:rsidRDefault="00120ECD">
      <w:pPr>
        <w:pStyle w:val="Ttulo3"/>
        <w:rPr>
          <w:ins w:id="2200" w:author="Willian" w:date="2016-11-28T20:44:00Z"/>
          <w:rPrChange w:id="2201" w:author="Willian" w:date="2016-11-28T20:46:00Z">
            <w:rPr>
              <w:ins w:id="2202" w:author="Willian" w:date="2016-11-28T20:44:00Z"/>
              <w:rFonts w:ascii="Calibri" w:eastAsia="Times New Roman" w:hAnsi="Calibri"/>
              <w:color w:val="333333"/>
              <w:sz w:val="29"/>
              <w:szCs w:val="29"/>
            </w:rPr>
          </w:rPrChange>
        </w:rPr>
        <w:pPrChange w:id="2203" w:author="Willian" w:date="2016-11-28T20:49:00Z">
          <w:pPr>
            <w:pStyle w:val="Ttulo4"/>
            <w:shd w:val="clear" w:color="auto" w:fill="FBFBFB"/>
            <w:spacing w:before="312" w:after="158"/>
          </w:pPr>
        </w:pPrChange>
      </w:pPr>
      <w:ins w:id="2204" w:author="Willian" w:date="2016-11-28T20:44:00Z">
        <w:r w:rsidRPr="00552719">
          <w:rPr>
            <w:rPrChange w:id="2205" w:author="Willian" w:date="2016-11-28T20:46:00Z">
              <w:rPr>
                <w:rFonts w:ascii="Calibri" w:eastAsia="Times New Roman" w:hAnsi="Calibri"/>
                <w:b/>
                <w:bCs/>
                <w:color w:val="333333"/>
                <w:sz w:val="29"/>
                <w:szCs w:val="29"/>
              </w:rPr>
            </w:rPrChange>
          </w:rPr>
          <w:t>Definir a senha de um usuário</w:t>
        </w:r>
      </w:ins>
    </w:p>
    <w:p w14:paraId="14FDEC6C" w14:textId="40D26CCB" w:rsidR="00120ECD" w:rsidRPr="00552719" w:rsidRDefault="00120ECD" w:rsidP="00105795">
      <w:pPr>
        <w:rPr>
          <w:ins w:id="2206" w:author="Willian" w:date="2016-11-28T20:44:00Z"/>
        </w:rPr>
        <w:pPrChange w:id="2207" w:author="Willian" w:date="2016-11-28T21:14:00Z">
          <w:pPr>
            <w:shd w:val="clear" w:color="auto" w:fill="FBFBFB"/>
            <w:spacing w:after="288" w:line="312" w:lineRule="atLeast"/>
          </w:pPr>
        </w:pPrChange>
      </w:pPr>
      <w:ins w:id="2208" w:author="Willian" w:date="2016-11-28T20:44:00Z">
        <w:r w:rsidRPr="00552719">
          <w:t xml:space="preserve">Você pode definir a senha de um usuário com o método </w:t>
        </w:r>
        <w:proofErr w:type="spellStart"/>
        <w:proofErr w:type="gramStart"/>
        <w:r w:rsidRPr="00552719">
          <w:t>updatePassword</w:t>
        </w:r>
      </w:ins>
      <w:proofErr w:type="spellEnd"/>
      <w:ins w:id="2209" w:author="Willian" w:date="2016-11-28T23:58:00Z">
        <w:r w:rsidR="00442191">
          <w:t>(</w:t>
        </w:r>
      </w:ins>
      <w:proofErr w:type="spellStart"/>
      <w:proofErr w:type="gramEnd"/>
      <w:ins w:id="2210" w:author="Willian" w:date="2016-11-28T20:44:00Z">
        <w:r w:rsidRPr="00552719">
          <w:t>completion</w:t>
        </w:r>
        <w:proofErr w:type="spellEnd"/>
        <w:r w:rsidRPr="00552719">
          <w:t>:</w:t>
        </w:r>
      </w:ins>
      <w:ins w:id="2211" w:author="Willian" w:date="2016-11-28T23:58:00Z">
        <w:r w:rsidR="00442191">
          <w:t>)</w:t>
        </w:r>
      </w:ins>
      <w:ins w:id="2212" w:author="Willian" w:date="2016-11-28T20:44:00Z">
        <w:r w:rsidRPr="00552719">
          <w:t>. Por exemplo:</w:t>
        </w:r>
      </w:ins>
    </w:p>
    <w:p w14:paraId="02AAD56C" w14:textId="77777777" w:rsidR="00442191" w:rsidRPr="00442191" w:rsidRDefault="00442191" w:rsidP="00442191">
      <w:pPr>
        <w:widowControl w:val="0"/>
        <w:tabs>
          <w:tab w:val="left" w:pos="692"/>
        </w:tabs>
        <w:autoSpaceDE w:val="0"/>
        <w:autoSpaceDN w:val="0"/>
        <w:adjustRightInd w:val="0"/>
        <w:spacing w:after="0"/>
        <w:ind w:left="567"/>
        <w:jc w:val="left"/>
        <w:rPr>
          <w:ins w:id="2213" w:author="Willian" w:date="2016-11-28T23:58:00Z"/>
          <w:rFonts w:ascii="Menlo" w:hAnsi="Menlo" w:cs="Menlo"/>
          <w:sz w:val="18"/>
          <w:szCs w:val="18"/>
          <w:rPrChange w:id="2214" w:author="Willian" w:date="2016-11-28T23:59:00Z">
            <w:rPr>
              <w:ins w:id="2215" w:author="Willian" w:date="2016-11-28T23:58:00Z"/>
              <w:rFonts w:ascii="Menlo" w:hAnsi="Menlo" w:cs="Menlo"/>
              <w:sz w:val="28"/>
              <w:szCs w:val="28"/>
            </w:rPr>
          </w:rPrChange>
        </w:rPr>
        <w:pPrChange w:id="2216" w:author="Willian" w:date="2016-11-28T23:59:00Z">
          <w:pPr>
            <w:widowControl w:val="0"/>
            <w:tabs>
              <w:tab w:val="left" w:pos="692"/>
            </w:tabs>
            <w:autoSpaceDE w:val="0"/>
            <w:autoSpaceDN w:val="0"/>
            <w:adjustRightInd w:val="0"/>
            <w:spacing w:after="0"/>
            <w:jc w:val="left"/>
          </w:pPr>
        </w:pPrChange>
      </w:pPr>
      <w:proofErr w:type="spellStart"/>
      <w:proofErr w:type="gramStart"/>
      <w:ins w:id="2217" w:author="Willian" w:date="2016-11-28T23:58:00Z">
        <w:r w:rsidRPr="00442191">
          <w:rPr>
            <w:rFonts w:ascii="Menlo" w:hAnsi="Menlo" w:cs="Menlo"/>
            <w:color w:val="AA0D91"/>
            <w:sz w:val="18"/>
            <w:szCs w:val="18"/>
            <w:rPrChange w:id="2218" w:author="Willian" w:date="2016-11-28T23:59:00Z">
              <w:rPr>
                <w:rFonts w:ascii="Menlo" w:hAnsi="Menlo" w:cs="Menlo"/>
                <w:color w:val="AA0D91"/>
                <w:sz w:val="28"/>
                <w:szCs w:val="28"/>
              </w:rPr>
            </w:rPrChange>
          </w:rPr>
          <w:t>let</w:t>
        </w:r>
        <w:proofErr w:type="spellEnd"/>
        <w:proofErr w:type="gramEnd"/>
        <w:r w:rsidRPr="00442191">
          <w:rPr>
            <w:rFonts w:ascii="Menlo" w:hAnsi="Menlo" w:cs="Menlo"/>
            <w:sz w:val="18"/>
            <w:szCs w:val="18"/>
            <w:rPrChange w:id="2219" w:author="Willian" w:date="2016-11-28T23:59:00Z">
              <w:rPr>
                <w:rFonts w:ascii="Menlo" w:hAnsi="Menlo" w:cs="Menlo"/>
                <w:sz w:val="28"/>
                <w:szCs w:val="28"/>
              </w:rPr>
            </w:rPrChange>
          </w:rPr>
          <w:t xml:space="preserve"> </w:t>
        </w:r>
        <w:proofErr w:type="spellStart"/>
        <w:r w:rsidRPr="00442191">
          <w:rPr>
            <w:rFonts w:ascii="Menlo" w:hAnsi="Menlo" w:cs="Menlo"/>
            <w:sz w:val="18"/>
            <w:szCs w:val="18"/>
            <w:rPrChange w:id="2220" w:author="Willian" w:date="2016-11-28T23:59:00Z">
              <w:rPr>
                <w:rFonts w:ascii="Menlo" w:hAnsi="Menlo" w:cs="Menlo"/>
                <w:sz w:val="28"/>
                <w:szCs w:val="28"/>
              </w:rPr>
            </w:rPrChange>
          </w:rPr>
          <w:t>user</w:t>
        </w:r>
        <w:proofErr w:type="spellEnd"/>
        <w:r w:rsidRPr="00442191">
          <w:rPr>
            <w:rFonts w:ascii="Menlo" w:hAnsi="Menlo" w:cs="Menlo"/>
            <w:sz w:val="18"/>
            <w:szCs w:val="18"/>
            <w:rPrChange w:id="2221" w:author="Willian" w:date="2016-11-28T23:59:00Z">
              <w:rPr>
                <w:rFonts w:ascii="Menlo" w:hAnsi="Menlo" w:cs="Menlo"/>
                <w:sz w:val="28"/>
                <w:szCs w:val="28"/>
              </w:rPr>
            </w:rPrChange>
          </w:rPr>
          <w:t xml:space="preserve"> = </w:t>
        </w:r>
        <w:proofErr w:type="spellStart"/>
        <w:r w:rsidRPr="00442191">
          <w:rPr>
            <w:rFonts w:ascii="Menlo" w:hAnsi="Menlo" w:cs="Menlo"/>
            <w:color w:val="3F6E74"/>
            <w:sz w:val="18"/>
            <w:szCs w:val="18"/>
            <w:rPrChange w:id="2222" w:author="Willian" w:date="2016-11-28T23:59:00Z">
              <w:rPr>
                <w:rFonts w:ascii="Menlo" w:hAnsi="Menlo" w:cs="Menlo"/>
                <w:color w:val="3F6E74"/>
                <w:sz w:val="28"/>
                <w:szCs w:val="28"/>
              </w:rPr>
            </w:rPrChange>
          </w:rPr>
          <w:t>FIRAuth</w:t>
        </w:r>
        <w:r w:rsidRPr="00442191">
          <w:rPr>
            <w:rFonts w:ascii="Menlo" w:hAnsi="Menlo" w:cs="Menlo"/>
            <w:sz w:val="18"/>
            <w:szCs w:val="18"/>
            <w:rPrChange w:id="2223" w:author="Willian" w:date="2016-11-28T23:59:00Z">
              <w:rPr>
                <w:rFonts w:ascii="Menlo" w:hAnsi="Menlo" w:cs="Menlo"/>
                <w:sz w:val="28"/>
                <w:szCs w:val="28"/>
              </w:rPr>
            </w:rPrChange>
          </w:rPr>
          <w:t>.</w:t>
        </w:r>
        <w:r w:rsidRPr="00442191">
          <w:rPr>
            <w:rFonts w:ascii="Menlo" w:hAnsi="Menlo" w:cs="Menlo"/>
            <w:color w:val="26474B"/>
            <w:sz w:val="18"/>
            <w:szCs w:val="18"/>
            <w:rPrChange w:id="2224" w:author="Willian" w:date="2016-11-28T23:59:00Z">
              <w:rPr>
                <w:rFonts w:ascii="Menlo" w:hAnsi="Menlo" w:cs="Menlo"/>
                <w:color w:val="26474B"/>
                <w:sz w:val="28"/>
                <w:szCs w:val="28"/>
              </w:rPr>
            </w:rPrChange>
          </w:rPr>
          <w:t>auth</w:t>
        </w:r>
        <w:proofErr w:type="spellEnd"/>
        <w:r w:rsidRPr="00442191">
          <w:rPr>
            <w:rFonts w:ascii="Menlo" w:hAnsi="Menlo" w:cs="Menlo"/>
            <w:sz w:val="18"/>
            <w:szCs w:val="18"/>
            <w:rPrChange w:id="2225" w:author="Willian" w:date="2016-11-28T23:59:00Z">
              <w:rPr>
                <w:rFonts w:ascii="Menlo" w:hAnsi="Menlo" w:cs="Menlo"/>
                <w:sz w:val="28"/>
                <w:szCs w:val="28"/>
              </w:rPr>
            </w:rPrChange>
          </w:rPr>
          <w:t>()?.</w:t>
        </w:r>
        <w:proofErr w:type="spellStart"/>
        <w:r w:rsidRPr="00442191">
          <w:rPr>
            <w:rFonts w:ascii="Menlo" w:hAnsi="Menlo" w:cs="Menlo"/>
            <w:color w:val="3F6E74"/>
            <w:sz w:val="18"/>
            <w:szCs w:val="18"/>
            <w:rPrChange w:id="2226" w:author="Willian" w:date="2016-11-28T23:59:00Z">
              <w:rPr>
                <w:rFonts w:ascii="Menlo" w:hAnsi="Menlo" w:cs="Menlo"/>
                <w:color w:val="3F6E74"/>
                <w:sz w:val="28"/>
                <w:szCs w:val="28"/>
              </w:rPr>
            </w:rPrChange>
          </w:rPr>
          <w:t>currentUser</w:t>
        </w:r>
        <w:proofErr w:type="spellEnd"/>
      </w:ins>
    </w:p>
    <w:p w14:paraId="6ECA456E" w14:textId="77777777" w:rsidR="00442191" w:rsidRPr="00442191" w:rsidRDefault="00442191" w:rsidP="00442191">
      <w:pPr>
        <w:widowControl w:val="0"/>
        <w:tabs>
          <w:tab w:val="left" w:pos="692"/>
        </w:tabs>
        <w:autoSpaceDE w:val="0"/>
        <w:autoSpaceDN w:val="0"/>
        <w:adjustRightInd w:val="0"/>
        <w:spacing w:after="0"/>
        <w:ind w:left="567"/>
        <w:jc w:val="left"/>
        <w:rPr>
          <w:ins w:id="2227" w:author="Willian" w:date="2016-11-28T23:58:00Z"/>
          <w:rFonts w:ascii="Menlo" w:hAnsi="Menlo" w:cs="Menlo"/>
          <w:sz w:val="18"/>
          <w:szCs w:val="18"/>
          <w:rPrChange w:id="2228" w:author="Willian" w:date="2016-11-28T23:59:00Z">
            <w:rPr>
              <w:ins w:id="2229" w:author="Willian" w:date="2016-11-28T23:58:00Z"/>
              <w:rFonts w:ascii="Menlo" w:hAnsi="Menlo" w:cs="Menlo"/>
              <w:sz w:val="28"/>
              <w:szCs w:val="28"/>
            </w:rPr>
          </w:rPrChange>
        </w:rPr>
        <w:pPrChange w:id="2230" w:author="Willian" w:date="2016-11-28T23:59:00Z">
          <w:pPr>
            <w:widowControl w:val="0"/>
            <w:tabs>
              <w:tab w:val="left" w:pos="692"/>
            </w:tabs>
            <w:autoSpaceDE w:val="0"/>
            <w:autoSpaceDN w:val="0"/>
            <w:adjustRightInd w:val="0"/>
            <w:spacing w:after="0"/>
            <w:jc w:val="left"/>
          </w:pPr>
        </w:pPrChange>
      </w:pPr>
      <w:proofErr w:type="spellStart"/>
      <w:proofErr w:type="gramStart"/>
      <w:ins w:id="2231" w:author="Willian" w:date="2016-11-28T23:58:00Z">
        <w:r w:rsidRPr="00442191">
          <w:rPr>
            <w:rFonts w:ascii="Menlo" w:hAnsi="Menlo" w:cs="Menlo"/>
            <w:color w:val="AA0D91"/>
            <w:sz w:val="18"/>
            <w:szCs w:val="18"/>
            <w:rPrChange w:id="2232" w:author="Willian" w:date="2016-11-28T23:59:00Z">
              <w:rPr>
                <w:rFonts w:ascii="Menlo" w:hAnsi="Menlo" w:cs="Menlo"/>
                <w:color w:val="AA0D91"/>
                <w:sz w:val="28"/>
                <w:szCs w:val="28"/>
              </w:rPr>
            </w:rPrChange>
          </w:rPr>
          <w:t>let</w:t>
        </w:r>
        <w:proofErr w:type="spellEnd"/>
        <w:proofErr w:type="gramEnd"/>
        <w:r w:rsidRPr="00442191">
          <w:rPr>
            <w:rFonts w:ascii="Menlo" w:hAnsi="Menlo" w:cs="Menlo"/>
            <w:sz w:val="18"/>
            <w:szCs w:val="18"/>
            <w:rPrChange w:id="2233" w:author="Willian" w:date="2016-11-28T23:59:00Z">
              <w:rPr>
                <w:rFonts w:ascii="Menlo" w:hAnsi="Menlo" w:cs="Menlo"/>
                <w:sz w:val="28"/>
                <w:szCs w:val="28"/>
              </w:rPr>
            </w:rPrChange>
          </w:rPr>
          <w:t xml:space="preserve"> </w:t>
        </w:r>
        <w:proofErr w:type="spellStart"/>
        <w:r w:rsidRPr="00442191">
          <w:rPr>
            <w:rFonts w:ascii="Menlo" w:hAnsi="Menlo" w:cs="Menlo"/>
            <w:sz w:val="18"/>
            <w:szCs w:val="18"/>
            <w:rPrChange w:id="2234" w:author="Willian" w:date="2016-11-28T23:59:00Z">
              <w:rPr>
                <w:rFonts w:ascii="Menlo" w:hAnsi="Menlo" w:cs="Menlo"/>
                <w:sz w:val="28"/>
                <w:szCs w:val="28"/>
              </w:rPr>
            </w:rPrChange>
          </w:rPr>
          <w:t>newPassword</w:t>
        </w:r>
        <w:proofErr w:type="spellEnd"/>
        <w:r w:rsidRPr="00442191">
          <w:rPr>
            <w:rFonts w:ascii="Menlo" w:hAnsi="Menlo" w:cs="Menlo"/>
            <w:sz w:val="18"/>
            <w:szCs w:val="18"/>
            <w:rPrChange w:id="2235" w:author="Willian" w:date="2016-11-28T23:59:00Z">
              <w:rPr>
                <w:rFonts w:ascii="Menlo" w:hAnsi="Menlo" w:cs="Menlo"/>
                <w:sz w:val="28"/>
                <w:szCs w:val="28"/>
              </w:rPr>
            </w:rPrChange>
          </w:rPr>
          <w:t xml:space="preserve"> = </w:t>
        </w:r>
        <w:proofErr w:type="spellStart"/>
        <w:r w:rsidRPr="00442191">
          <w:rPr>
            <w:rFonts w:ascii="Menlo" w:hAnsi="Menlo" w:cs="Menlo"/>
            <w:sz w:val="18"/>
            <w:szCs w:val="18"/>
            <w:rPrChange w:id="2236" w:author="Willian" w:date="2016-11-28T23:59:00Z">
              <w:rPr>
                <w:rFonts w:ascii="Menlo" w:hAnsi="Menlo" w:cs="Menlo"/>
                <w:sz w:val="28"/>
                <w:szCs w:val="28"/>
              </w:rPr>
            </w:rPrChange>
          </w:rPr>
          <w:t>getRandomSecurePassword</w:t>
        </w:r>
        <w:proofErr w:type="spellEnd"/>
        <w:r w:rsidRPr="00442191">
          <w:rPr>
            <w:rFonts w:ascii="Menlo" w:hAnsi="Menlo" w:cs="Menlo"/>
            <w:sz w:val="18"/>
            <w:szCs w:val="18"/>
            <w:rPrChange w:id="2237" w:author="Willian" w:date="2016-11-28T23:59:00Z">
              <w:rPr>
                <w:rFonts w:ascii="Menlo" w:hAnsi="Menlo" w:cs="Menlo"/>
                <w:sz w:val="28"/>
                <w:szCs w:val="28"/>
              </w:rPr>
            </w:rPrChange>
          </w:rPr>
          <w:t>()</w:t>
        </w:r>
      </w:ins>
    </w:p>
    <w:p w14:paraId="60D68BD1" w14:textId="77777777" w:rsidR="00442191" w:rsidRPr="00442191" w:rsidRDefault="00442191" w:rsidP="00442191">
      <w:pPr>
        <w:widowControl w:val="0"/>
        <w:tabs>
          <w:tab w:val="left" w:pos="692"/>
        </w:tabs>
        <w:autoSpaceDE w:val="0"/>
        <w:autoSpaceDN w:val="0"/>
        <w:adjustRightInd w:val="0"/>
        <w:spacing w:after="0"/>
        <w:ind w:left="567"/>
        <w:jc w:val="left"/>
        <w:rPr>
          <w:ins w:id="2238" w:author="Willian" w:date="2016-11-28T23:58:00Z"/>
          <w:rFonts w:ascii="Menlo" w:hAnsi="Menlo" w:cs="Menlo"/>
          <w:sz w:val="18"/>
          <w:szCs w:val="18"/>
          <w:rPrChange w:id="2239" w:author="Willian" w:date="2016-11-28T23:59:00Z">
            <w:rPr>
              <w:ins w:id="2240" w:author="Willian" w:date="2016-11-28T23:58:00Z"/>
              <w:rFonts w:ascii="Menlo" w:hAnsi="Menlo" w:cs="Menlo"/>
              <w:sz w:val="28"/>
              <w:szCs w:val="28"/>
            </w:rPr>
          </w:rPrChange>
        </w:rPr>
        <w:pPrChange w:id="2241" w:author="Willian" w:date="2016-11-28T23:59:00Z">
          <w:pPr>
            <w:widowControl w:val="0"/>
            <w:tabs>
              <w:tab w:val="left" w:pos="692"/>
            </w:tabs>
            <w:autoSpaceDE w:val="0"/>
            <w:autoSpaceDN w:val="0"/>
            <w:adjustRightInd w:val="0"/>
            <w:spacing w:after="0"/>
            <w:jc w:val="left"/>
          </w:pPr>
        </w:pPrChange>
      </w:pPr>
    </w:p>
    <w:p w14:paraId="21BEAF43" w14:textId="77777777" w:rsidR="00442191" w:rsidRPr="00442191" w:rsidRDefault="00442191" w:rsidP="00442191">
      <w:pPr>
        <w:widowControl w:val="0"/>
        <w:tabs>
          <w:tab w:val="left" w:pos="692"/>
        </w:tabs>
        <w:autoSpaceDE w:val="0"/>
        <w:autoSpaceDN w:val="0"/>
        <w:adjustRightInd w:val="0"/>
        <w:spacing w:after="0"/>
        <w:ind w:left="567"/>
        <w:jc w:val="left"/>
        <w:rPr>
          <w:ins w:id="2242" w:author="Willian" w:date="2016-11-28T23:58:00Z"/>
          <w:rFonts w:ascii="Menlo" w:hAnsi="Menlo" w:cs="Menlo"/>
          <w:sz w:val="18"/>
          <w:szCs w:val="18"/>
          <w:rPrChange w:id="2243" w:author="Willian" w:date="2016-11-28T23:59:00Z">
            <w:rPr>
              <w:ins w:id="2244" w:author="Willian" w:date="2016-11-28T23:58:00Z"/>
              <w:rFonts w:ascii="Menlo" w:hAnsi="Menlo" w:cs="Menlo"/>
              <w:sz w:val="28"/>
              <w:szCs w:val="28"/>
            </w:rPr>
          </w:rPrChange>
        </w:rPr>
        <w:pPrChange w:id="2245" w:author="Willian" w:date="2016-11-28T23:59:00Z">
          <w:pPr>
            <w:widowControl w:val="0"/>
            <w:tabs>
              <w:tab w:val="left" w:pos="692"/>
            </w:tabs>
            <w:autoSpaceDE w:val="0"/>
            <w:autoSpaceDN w:val="0"/>
            <w:adjustRightInd w:val="0"/>
            <w:spacing w:after="0"/>
            <w:jc w:val="left"/>
          </w:pPr>
        </w:pPrChange>
      </w:pPr>
      <w:proofErr w:type="spellStart"/>
      <w:proofErr w:type="gramStart"/>
      <w:ins w:id="2246" w:author="Willian" w:date="2016-11-28T23:58:00Z">
        <w:r w:rsidRPr="00442191">
          <w:rPr>
            <w:rFonts w:ascii="Menlo" w:hAnsi="Menlo" w:cs="Menlo"/>
            <w:color w:val="3F6E74"/>
            <w:sz w:val="18"/>
            <w:szCs w:val="18"/>
            <w:rPrChange w:id="2247" w:author="Willian" w:date="2016-11-28T23:59:00Z">
              <w:rPr>
                <w:rFonts w:ascii="Menlo" w:hAnsi="Menlo" w:cs="Menlo"/>
                <w:color w:val="3F6E74"/>
                <w:sz w:val="28"/>
                <w:szCs w:val="28"/>
              </w:rPr>
            </w:rPrChange>
          </w:rPr>
          <w:t>user</w:t>
        </w:r>
        <w:proofErr w:type="spellEnd"/>
        <w:proofErr w:type="gramEnd"/>
        <w:r w:rsidRPr="00442191">
          <w:rPr>
            <w:rFonts w:ascii="Menlo" w:hAnsi="Menlo" w:cs="Menlo"/>
            <w:sz w:val="18"/>
            <w:szCs w:val="18"/>
            <w:rPrChange w:id="2248" w:author="Willian" w:date="2016-11-28T23:59:00Z">
              <w:rPr>
                <w:rFonts w:ascii="Menlo" w:hAnsi="Menlo" w:cs="Menlo"/>
                <w:sz w:val="28"/>
                <w:szCs w:val="28"/>
              </w:rPr>
            </w:rPrChange>
          </w:rPr>
          <w:t>?.</w:t>
        </w:r>
        <w:proofErr w:type="spellStart"/>
        <w:r w:rsidRPr="00442191">
          <w:rPr>
            <w:rFonts w:ascii="Menlo" w:hAnsi="Menlo" w:cs="Menlo"/>
            <w:sz w:val="18"/>
            <w:szCs w:val="18"/>
            <w:rPrChange w:id="2249" w:author="Willian" w:date="2016-11-28T23:59:00Z">
              <w:rPr>
                <w:rFonts w:ascii="Menlo" w:hAnsi="Menlo" w:cs="Menlo"/>
                <w:sz w:val="28"/>
                <w:szCs w:val="28"/>
              </w:rPr>
            </w:rPrChange>
          </w:rPr>
          <w:t>updatePassword</w:t>
        </w:r>
        <w:proofErr w:type="spellEnd"/>
        <w:r w:rsidRPr="00442191">
          <w:rPr>
            <w:rFonts w:ascii="Menlo" w:hAnsi="Menlo" w:cs="Menlo"/>
            <w:sz w:val="18"/>
            <w:szCs w:val="18"/>
            <w:rPrChange w:id="2250" w:author="Willian" w:date="2016-11-28T23:59:00Z">
              <w:rPr>
                <w:rFonts w:ascii="Menlo" w:hAnsi="Menlo" w:cs="Menlo"/>
                <w:sz w:val="28"/>
                <w:szCs w:val="28"/>
              </w:rPr>
            </w:rPrChange>
          </w:rPr>
          <w:t>(</w:t>
        </w:r>
        <w:proofErr w:type="spellStart"/>
        <w:r w:rsidRPr="00442191">
          <w:rPr>
            <w:rFonts w:ascii="Menlo" w:hAnsi="Menlo" w:cs="Menlo"/>
            <w:color w:val="3F6E74"/>
            <w:sz w:val="18"/>
            <w:szCs w:val="18"/>
            <w:rPrChange w:id="2251" w:author="Willian" w:date="2016-11-28T23:59:00Z">
              <w:rPr>
                <w:rFonts w:ascii="Menlo" w:hAnsi="Menlo" w:cs="Menlo"/>
                <w:color w:val="3F6E74"/>
                <w:sz w:val="28"/>
                <w:szCs w:val="28"/>
              </w:rPr>
            </w:rPrChange>
          </w:rPr>
          <w:t>newPassword</w:t>
        </w:r>
        <w:proofErr w:type="spellEnd"/>
        <w:r w:rsidRPr="00442191">
          <w:rPr>
            <w:rFonts w:ascii="Menlo" w:hAnsi="Menlo" w:cs="Menlo"/>
            <w:sz w:val="18"/>
            <w:szCs w:val="18"/>
            <w:rPrChange w:id="2252" w:author="Willian" w:date="2016-11-28T23:59:00Z">
              <w:rPr>
                <w:rFonts w:ascii="Menlo" w:hAnsi="Menlo" w:cs="Menlo"/>
                <w:sz w:val="28"/>
                <w:szCs w:val="28"/>
              </w:rPr>
            </w:rPrChange>
          </w:rPr>
          <w:t xml:space="preserve">) { </w:t>
        </w:r>
        <w:proofErr w:type="spellStart"/>
        <w:r w:rsidRPr="00442191">
          <w:rPr>
            <w:rFonts w:ascii="Menlo" w:hAnsi="Menlo" w:cs="Menlo"/>
            <w:sz w:val="18"/>
            <w:szCs w:val="18"/>
            <w:rPrChange w:id="2253" w:author="Willian" w:date="2016-11-28T23:59:00Z">
              <w:rPr>
                <w:rFonts w:ascii="Menlo" w:hAnsi="Menlo" w:cs="Menlo"/>
                <w:sz w:val="28"/>
                <w:szCs w:val="28"/>
              </w:rPr>
            </w:rPrChange>
          </w:rPr>
          <w:t>error</w:t>
        </w:r>
        <w:proofErr w:type="spellEnd"/>
        <w:r w:rsidRPr="00442191">
          <w:rPr>
            <w:rFonts w:ascii="Menlo" w:hAnsi="Menlo" w:cs="Menlo"/>
            <w:sz w:val="18"/>
            <w:szCs w:val="18"/>
            <w:rPrChange w:id="2254" w:author="Willian" w:date="2016-11-28T23:59:00Z">
              <w:rPr>
                <w:rFonts w:ascii="Menlo" w:hAnsi="Menlo" w:cs="Menlo"/>
                <w:sz w:val="28"/>
                <w:szCs w:val="28"/>
              </w:rPr>
            </w:rPrChange>
          </w:rPr>
          <w:t xml:space="preserve"> </w:t>
        </w:r>
        <w:r w:rsidRPr="00442191">
          <w:rPr>
            <w:rFonts w:ascii="Menlo" w:hAnsi="Menlo" w:cs="Menlo"/>
            <w:color w:val="AA0D91"/>
            <w:sz w:val="18"/>
            <w:szCs w:val="18"/>
            <w:rPrChange w:id="2255" w:author="Willian" w:date="2016-11-28T23:59:00Z">
              <w:rPr>
                <w:rFonts w:ascii="Menlo" w:hAnsi="Menlo" w:cs="Menlo"/>
                <w:color w:val="AA0D91"/>
                <w:sz w:val="28"/>
                <w:szCs w:val="28"/>
              </w:rPr>
            </w:rPrChange>
          </w:rPr>
          <w:t>in</w:t>
        </w:r>
      </w:ins>
    </w:p>
    <w:p w14:paraId="2B566B1E" w14:textId="77777777" w:rsidR="00442191" w:rsidRPr="00442191" w:rsidRDefault="00442191" w:rsidP="00442191">
      <w:pPr>
        <w:widowControl w:val="0"/>
        <w:tabs>
          <w:tab w:val="left" w:pos="692"/>
        </w:tabs>
        <w:autoSpaceDE w:val="0"/>
        <w:autoSpaceDN w:val="0"/>
        <w:adjustRightInd w:val="0"/>
        <w:spacing w:after="0"/>
        <w:ind w:left="567"/>
        <w:jc w:val="left"/>
        <w:rPr>
          <w:ins w:id="2256" w:author="Willian" w:date="2016-11-28T23:58:00Z"/>
          <w:rFonts w:ascii="Menlo" w:hAnsi="Menlo" w:cs="Menlo"/>
          <w:sz w:val="18"/>
          <w:szCs w:val="18"/>
          <w:rPrChange w:id="2257" w:author="Willian" w:date="2016-11-28T23:59:00Z">
            <w:rPr>
              <w:ins w:id="2258" w:author="Willian" w:date="2016-11-28T23:58:00Z"/>
              <w:rFonts w:ascii="Menlo" w:hAnsi="Menlo" w:cs="Menlo"/>
              <w:sz w:val="28"/>
              <w:szCs w:val="28"/>
            </w:rPr>
          </w:rPrChange>
        </w:rPr>
        <w:pPrChange w:id="2259" w:author="Willian" w:date="2016-11-28T23:59:00Z">
          <w:pPr>
            <w:widowControl w:val="0"/>
            <w:tabs>
              <w:tab w:val="left" w:pos="692"/>
            </w:tabs>
            <w:autoSpaceDE w:val="0"/>
            <w:autoSpaceDN w:val="0"/>
            <w:adjustRightInd w:val="0"/>
            <w:spacing w:after="0"/>
            <w:jc w:val="left"/>
          </w:pPr>
        </w:pPrChange>
      </w:pPr>
      <w:ins w:id="2260" w:author="Willian" w:date="2016-11-28T23:58:00Z">
        <w:r w:rsidRPr="00442191">
          <w:rPr>
            <w:rFonts w:ascii="Menlo" w:hAnsi="Menlo" w:cs="Menlo"/>
            <w:sz w:val="18"/>
            <w:szCs w:val="18"/>
            <w:rPrChange w:id="2261" w:author="Willian" w:date="2016-11-28T23:59:00Z">
              <w:rPr>
                <w:rFonts w:ascii="Menlo" w:hAnsi="Menlo" w:cs="Menlo"/>
                <w:sz w:val="28"/>
                <w:szCs w:val="28"/>
              </w:rPr>
            </w:rPrChange>
          </w:rPr>
          <w:t xml:space="preserve">    </w:t>
        </w:r>
        <w:proofErr w:type="spellStart"/>
        <w:proofErr w:type="gramStart"/>
        <w:r w:rsidRPr="00442191">
          <w:rPr>
            <w:rFonts w:ascii="Menlo" w:hAnsi="Menlo" w:cs="Menlo"/>
            <w:color w:val="AA0D91"/>
            <w:sz w:val="18"/>
            <w:szCs w:val="18"/>
            <w:rPrChange w:id="2262" w:author="Willian" w:date="2016-11-28T23:59:00Z">
              <w:rPr>
                <w:rFonts w:ascii="Menlo" w:hAnsi="Menlo" w:cs="Menlo"/>
                <w:color w:val="AA0D91"/>
                <w:sz w:val="28"/>
                <w:szCs w:val="28"/>
              </w:rPr>
            </w:rPrChange>
          </w:rPr>
          <w:t>if</w:t>
        </w:r>
        <w:proofErr w:type="spellEnd"/>
        <w:proofErr w:type="gramEnd"/>
        <w:r w:rsidRPr="00442191">
          <w:rPr>
            <w:rFonts w:ascii="Menlo" w:hAnsi="Menlo" w:cs="Menlo"/>
            <w:sz w:val="18"/>
            <w:szCs w:val="18"/>
            <w:rPrChange w:id="2263" w:author="Willian" w:date="2016-11-28T23:59:00Z">
              <w:rPr>
                <w:rFonts w:ascii="Menlo" w:hAnsi="Menlo" w:cs="Menlo"/>
                <w:sz w:val="28"/>
                <w:szCs w:val="28"/>
              </w:rPr>
            </w:rPrChange>
          </w:rPr>
          <w:t xml:space="preserve"> </w:t>
        </w:r>
        <w:proofErr w:type="spellStart"/>
        <w:r w:rsidRPr="00442191">
          <w:rPr>
            <w:rFonts w:ascii="Menlo" w:hAnsi="Menlo" w:cs="Menlo"/>
            <w:color w:val="AA0D91"/>
            <w:sz w:val="18"/>
            <w:szCs w:val="18"/>
            <w:rPrChange w:id="2264" w:author="Willian" w:date="2016-11-28T23:59:00Z">
              <w:rPr>
                <w:rFonts w:ascii="Menlo" w:hAnsi="Menlo" w:cs="Menlo"/>
                <w:color w:val="AA0D91"/>
                <w:sz w:val="28"/>
                <w:szCs w:val="28"/>
              </w:rPr>
            </w:rPrChange>
          </w:rPr>
          <w:t>let</w:t>
        </w:r>
        <w:proofErr w:type="spellEnd"/>
        <w:r w:rsidRPr="00442191">
          <w:rPr>
            <w:rFonts w:ascii="Menlo" w:hAnsi="Menlo" w:cs="Menlo"/>
            <w:sz w:val="18"/>
            <w:szCs w:val="18"/>
            <w:rPrChange w:id="2265" w:author="Willian" w:date="2016-11-28T23:59:00Z">
              <w:rPr>
                <w:rFonts w:ascii="Menlo" w:hAnsi="Menlo" w:cs="Menlo"/>
                <w:sz w:val="28"/>
                <w:szCs w:val="28"/>
              </w:rPr>
            </w:rPrChange>
          </w:rPr>
          <w:t xml:space="preserve"> </w:t>
        </w:r>
        <w:proofErr w:type="spellStart"/>
        <w:r w:rsidRPr="00442191">
          <w:rPr>
            <w:rFonts w:ascii="Menlo" w:hAnsi="Menlo" w:cs="Menlo"/>
            <w:sz w:val="18"/>
            <w:szCs w:val="18"/>
            <w:rPrChange w:id="2266" w:author="Willian" w:date="2016-11-28T23:59:00Z">
              <w:rPr>
                <w:rFonts w:ascii="Menlo" w:hAnsi="Menlo" w:cs="Menlo"/>
                <w:sz w:val="28"/>
                <w:szCs w:val="28"/>
              </w:rPr>
            </w:rPrChange>
          </w:rPr>
          <w:t>error</w:t>
        </w:r>
        <w:proofErr w:type="spellEnd"/>
        <w:r w:rsidRPr="00442191">
          <w:rPr>
            <w:rFonts w:ascii="Menlo" w:hAnsi="Menlo" w:cs="Menlo"/>
            <w:sz w:val="18"/>
            <w:szCs w:val="18"/>
            <w:rPrChange w:id="2267" w:author="Willian" w:date="2016-11-28T23:59:00Z">
              <w:rPr>
                <w:rFonts w:ascii="Menlo" w:hAnsi="Menlo" w:cs="Menlo"/>
                <w:sz w:val="28"/>
                <w:szCs w:val="28"/>
              </w:rPr>
            </w:rPrChange>
          </w:rPr>
          <w:t xml:space="preserve"> = </w:t>
        </w:r>
        <w:proofErr w:type="spellStart"/>
        <w:r w:rsidRPr="00442191">
          <w:rPr>
            <w:rFonts w:ascii="Menlo" w:hAnsi="Menlo" w:cs="Menlo"/>
            <w:sz w:val="18"/>
            <w:szCs w:val="18"/>
            <w:rPrChange w:id="2268" w:author="Willian" w:date="2016-11-28T23:59:00Z">
              <w:rPr>
                <w:rFonts w:ascii="Menlo" w:hAnsi="Menlo" w:cs="Menlo"/>
                <w:sz w:val="28"/>
                <w:szCs w:val="28"/>
              </w:rPr>
            </w:rPrChange>
          </w:rPr>
          <w:t>error</w:t>
        </w:r>
        <w:proofErr w:type="spellEnd"/>
        <w:r w:rsidRPr="00442191">
          <w:rPr>
            <w:rFonts w:ascii="Menlo" w:hAnsi="Menlo" w:cs="Menlo"/>
            <w:sz w:val="18"/>
            <w:szCs w:val="18"/>
            <w:rPrChange w:id="2269" w:author="Willian" w:date="2016-11-28T23:59:00Z">
              <w:rPr>
                <w:rFonts w:ascii="Menlo" w:hAnsi="Menlo" w:cs="Menlo"/>
                <w:sz w:val="28"/>
                <w:szCs w:val="28"/>
              </w:rPr>
            </w:rPrChange>
          </w:rPr>
          <w:t xml:space="preserve"> {</w:t>
        </w:r>
      </w:ins>
    </w:p>
    <w:p w14:paraId="2D582635" w14:textId="3D49F17D" w:rsidR="00442191" w:rsidRPr="00442191" w:rsidRDefault="00442191" w:rsidP="00442191">
      <w:pPr>
        <w:widowControl w:val="0"/>
        <w:tabs>
          <w:tab w:val="left" w:pos="692"/>
        </w:tabs>
        <w:autoSpaceDE w:val="0"/>
        <w:autoSpaceDN w:val="0"/>
        <w:adjustRightInd w:val="0"/>
        <w:spacing w:after="0"/>
        <w:ind w:left="567"/>
        <w:jc w:val="left"/>
        <w:rPr>
          <w:ins w:id="2270" w:author="Willian" w:date="2016-11-28T23:58:00Z"/>
          <w:rFonts w:ascii="Menlo" w:hAnsi="Menlo" w:cs="Menlo"/>
          <w:color w:val="007400"/>
          <w:sz w:val="18"/>
          <w:szCs w:val="18"/>
          <w:rPrChange w:id="2271" w:author="Willian" w:date="2016-11-28T23:59:00Z">
            <w:rPr>
              <w:ins w:id="2272" w:author="Willian" w:date="2016-11-28T23:58:00Z"/>
              <w:rFonts w:ascii="Menlo" w:hAnsi="Menlo" w:cs="Menlo"/>
              <w:color w:val="007400"/>
              <w:sz w:val="28"/>
              <w:szCs w:val="28"/>
            </w:rPr>
          </w:rPrChange>
        </w:rPr>
        <w:pPrChange w:id="2273" w:author="Willian" w:date="2016-11-28T23:59:00Z">
          <w:pPr>
            <w:widowControl w:val="0"/>
            <w:tabs>
              <w:tab w:val="left" w:pos="692"/>
            </w:tabs>
            <w:autoSpaceDE w:val="0"/>
            <w:autoSpaceDN w:val="0"/>
            <w:adjustRightInd w:val="0"/>
            <w:spacing w:after="0"/>
            <w:jc w:val="left"/>
          </w:pPr>
        </w:pPrChange>
      </w:pPr>
      <w:ins w:id="2274" w:author="Willian" w:date="2016-11-28T23:58:00Z">
        <w:r w:rsidRPr="00442191">
          <w:rPr>
            <w:rFonts w:ascii="Menlo" w:hAnsi="Menlo" w:cs="Menlo"/>
            <w:sz w:val="18"/>
            <w:szCs w:val="18"/>
            <w:rPrChange w:id="2275" w:author="Willian" w:date="2016-11-28T23:59:00Z">
              <w:rPr>
                <w:rFonts w:ascii="Menlo" w:hAnsi="Menlo" w:cs="Menlo"/>
                <w:sz w:val="28"/>
                <w:szCs w:val="28"/>
              </w:rPr>
            </w:rPrChange>
          </w:rPr>
          <w:t xml:space="preserve">        </w:t>
        </w:r>
      </w:ins>
      <w:ins w:id="2276" w:author="Willian" w:date="2016-11-28T23:59:00Z">
        <w:r w:rsidRPr="007251C5">
          <w:rPr>
            <w:rFonts w:ascii="Menlo" w:hAnsi="Menlo" w:cs="Menlo"/>
            <w:color w:val="007400"/>
            <w:sz w:val="18"/>
            <w:szCs w:val="18"/>
          </w:rPr>
          <w:t xml:space="preserve">// </w:t>
        </w:r>
        <w:r>
          <w:rPr>
            <w:rFonts w:ascii="Menlo" w:hAnsi="Menlo" w:cs="Menlo"/>
            <w:color w:val="007400"/>
            <w:sz w:val="18"/>
            <w:szCs w:val="18"/>
          </w:rPr>
          <w:t>Um erro aconteceu</w:t>
        </w:r>
        <w:r w:rsidRPr="007251C5">
          <w:rPr>
            <w:rFonts w:ascii="Menlo" w:hAnsi="Menlo" w:cs="Menlo"/>
            <w:color w:val="007400"/>
            <w:sz w:val="18"/>
            <w:szCs w:val="18"/>
          </w:rPr>
          <w:t>.</w:t>
        </w:r>
      </w:ins>
    </w:p>
    <w:p w14:paraId="29BE7D99" w14:textId="77777777" w:rsidR="00442191" w:rsidRPr="00442191" w:rsidRDefault="00442191" w:rsidP="00442191">
      <w:pPr>
        <w:widowControl w:val="0"/>
        <w:tabs>
          <w:tab w:val="left" w:pos="692"/>
        </w:tabs>
        <w:autoSpaceDE w:val="0"/>
        <w:autoSpaceDN w:val="0"/>
        <w:adjustRightInd w:val="0"/>
        <w:spacing w:after="0"/>
        <w:ind w:left="567"/>
        <w:jc w:val="left"/>
        <w:rPr>
          <w:ins w:id="2277" w:author="Willian" w:date="2016-11-28T23:58:00Z"/>
          <w:rFonts w:ascii="Menlo" w:hAnsi="Menlo" w:cs="Menlo"/>
          <w:sz w:val="18"/>
          <w:szCs w:val="18"/>
          <w:rPrChange w:id="2278" w:author="Willian" w:date="2016-11-28T23:59:00Z">
            <w:rPr>
              <w:ins w:id="2279" w:author="Willian" w:date="2016-11-28T23:58:00Z"/>
              <w:rFonts w:ascii="Menlo" w:hAnsi="Menlo" w:cs="Menlo"/>
              <w:sz w:val="28"/>
              <w:szCs w:val="28"/>
            </w:rPr>
          </w:rPrChange>
        </w:rPr>
        <w:pPrChange w:id="2280" w:author="Willian" w:date="2016-11-28T23:59:00Z">
          <w:pPr>
            <w:widowControl w:val="0"/>
            <w:tabs>
              <w:tab w:val="left" w:pos="692"/>
            </w:tabs>
            <w:autoSpaceDE w:val="0"/>
            <w:autoSpaceDN w:val="0"/>
            <w:adjustRightInd w:val="0"/>
            <w:spacing w:after="0"/>
            <w:jc w:val="left"/>
          </w:pPr>
        </w:pPrChange>
      </w:pPr>
      <w:ins w:id="2281" w:author="Willian" w:date="2016-11-28T23:58:00Z">
        <w:r w:rsidRPr="00442191">
          <w:rPr>
            <w:rFonts w:ascii="Menlo" w:hAnsi="Menlo" w:cs="Menlo"/>
            <w:sz w:val="18"/>
            <w:szCs w:val="18"/>
            <w:rPrChange w:id="2282" w:author="Willian" w:date="2016-11-28T23:59:00Z">
              <w:rPr>
                <w:rFonts w:ascii="Menlo" w:hAnsi="Menlo" w:cs="Menlo"/>
                <w:sz w:val="28"/>
                <w:szCs w:val="28"/>
              </w:rPr>
            </w:rPrChange>
          </w:rPr>
          <w:t xml:space="preserve">    } </w:t>
        </w:r>
        <w:proofErr w:type="spellStart"/>
        <w:r w:rsidRPr="00442191">
          <w:rPr>
            <w:rFonts w:ascii="Menlo" w:hAnsi="Menlo" w:cs="Menlo"/>
            <w:color w:val="AA0D91"/>
            <w:sz w:val="18"/>
            <w:szCs w:val="18"/>
            <w:rPrChange w:id="2283" w:author="Willian" w:date="2016-11-28T23:59:00Z">
              <w:rPr>
                <w:rFonts w:ascii="Menlo" w:hAnsi="Menlo" w:cs="Menlo"/>
                <w:color w:val="AA0D91"/>
                <w:sz w:val="28"/>
                <w:szCs w:val="28"/>
              </w:rPr>
            </w:rPrChange>
          </w:rPr>
          <w:t>else</w:t>
        </w:r>
        <w:proofErr w:type="spellEnd"/>
        <w:r w:rsidRPr="00442191">
          <w:rPr>
            <w:rFonts w:ascii="Menlo" w:hAnsi="Menlo" w:cs="Menlo"/>
            <w:sz w:val="18"/>
            <w:szCs w:val="18"/>
            <w:rPrChange w:id="2284" w:author="Willian" w:date="2016-11-28T23:59:00Z">
              <w:rPr>
                <w:rFonts w:ascii="Menlo" w:hAnsi="Menlo" w:cs="Menlo"/>
                <w:sz w:val="28"/>
                <w:szCs w:val="28"/>
              </w:rPr>
            </w:rPrChange>
          </w:rPr>
          <w:t xml:space="preserve"> {</w:t>
        </w:r>
      </w:ins>
    </w:p>
    <w:p w14:paraId="0BE50EDB" w14:textId="2A414794" w:rsidR="00442191" w:rsidRPr="00442191" w:rsidRDefault="00442191" w:rsidP="00442191">
      <w:pPr>
        <w:widowControl w:val="0"/>
        <w:tabs>
          <w:tab w:val="left" w:pos="692"/>
        </w:tabs>
        <w:autoSpaceDE w:val="0"/>
        <w:autoSpaceDN w:val="0"/>
        <w:adjustRightInd w:val="0"/>
        <w:spacing w:after="0"/>
        <w:ind w:left="567"/>
        <w:jc w:val="left"/>
        <w:rPr>
          <w:ins w:id="2285" w:author="Willian" w:date="2016-11-28T23:58:00Z"/>
          <w:rFonts w:ascii="Menlo" w:hAnsi="Menlo" w:cs="Menlo"/>
          <w:color w:val="007400"/>
          <w:sz w:val="18"/>
          <w:szCs w:val="18"/>
          <w:rPrChange w:id="2286" w:author="Willian" w:date="2016-11-28T23:59:00Z">
            <w:rPr>
              <w:ins w:id="2287" w:author="Willian" w:date="2016-11-28T23:58:00Z"/>
              <w:rFonts w:ascii="Menlo" w:hAnsi="Menlo" w:cs="Menlo"/>
              <w:color w:val="007400"/>
              <w:sz w:val="28"/>
              <w:szCs w:val="28"/>
            </w:rPr>
          </w:rPrChange>
        </w:rPr>
        <w:pPrChange w:id="2288" w:author="Willian" w:date="2016-11-28T23:59:00Z">
          <w:pPr>
            <w:widowControl w:val="0"/>
            <w:tabs>
              <w:tab w:val="left" w:pos="692"/>
            </w:tabs>
            <w:autoSpaceDE w:val="0"/>
            <w:autoSpaceDN w:val="0"/>
            <w:adjustRightInd w:val="0"/>
            <w:spacing w:after="0"/>
            <w:jc w:val="left"/>
          </w:pPr>
        </w:pPrChange>
      </w:pPr>
      <w:ins w:id="2289" w:author="Willian" w:date="2016-11-28T23:58:00Z">
        <w:r w:rsidRPr="00442191">
          <w:rPr>
            <w:rFonts w:ascii="Menlo" w:hAnsi="Menlo" w:cs="Menlo"/>
            <w:sz w:val="18"/>
            <w:szCs w:val="18"/>
            <w:rPrChange w:id="2290" w:author="Willian" w:date="2016-11-28T23:59:00Z">
              <w:rPr>
                <w:rFonts w:ascii="Menlo" w:hAnsi="Menlo" w:cs="Menlo"/>
                <w:sz w:val="28"/>
                <w:szCs w:val="28"/>
              </w:rPr>
            </w:rPrChange>
          </w:rPr>
          <w:t xml:space="preserve">        </w:t>
        </w:r>
        <w:r w:rsidRPr="00442191">
          <w:rPr>
            <w:rFonts w:ascii="Menlo" w:hAnsi="Menlo" w:cs="Menlo"/>
            <w:color w:val="007400"/>
            <w:sz w:val="18"/>
            <w:szCs w:val="18"/>
            <w:rPrChange w:id="2291" w:author="Willian" w:date="2016-11-28T23:59:00Z">
              <w:rPr>
                <w:rFonts w:ascii="Menlo" w:hAnsi="Menlo" w:cs="Menlo"/>
                <w:color w:val="007400"/>
                <w:sz w:val="28"/>
                <w:szCs w:val="28"/>
              </w:rPr>
            </w:rPrChange>
          </w:rPr>
          <w:t xml:space="preserve">// </w:t>
        </w:r>
        <w:proofErr w:type="spellStart"/>
        <w:r w:rsidRPr="00442191">
          <w:rPr>
            <w:rFonts w:ascii="Menlo" w:hAnsi="Menlo" w:cs="Menlo"/>
            <w:color w:val="007400"/>
            <w:sz w:val="18"/>
            <w:szCs w:val="18"/>
            <w:rPrChange w:id="2292" w:author="Willian" w:date="2016-11-28T23:59:00Z">
              <w:rPr>
                <w:rFonts w:ascii="Menlo" w:hAnsi="Menlo" w:cs="Menlo"/>
                <w:color w:val="007400"/>
                <w:sz w:val="28"/>
                <w:szCs w:val="28"/>
              </w:rPr>
            </w:rPrChange>
          </w:rPr>
          <w:t>Password</w:t>
        </w:r>
        <w:proofErr w:type="spellEnd"/>
        <w:r w:rsidRPr="00442191">
          <w:rPr>
            <w:rFonts w:ascii="Menlo" w:hAnsi="Menlo" w:cs="Menlo"/>
            <w:color w:val="007400"/>
            <w:sz w:val="18"/>
            <w:szCs w:val="18"/>
            <w:rPrChange w:id="2293" w:author="Willian" w:date="2016-11-28T23:59:00Z">
              <w:rPr>
                <w:rFonts w:ascii="Menlo" w:hAnsi="Menlo" w:cs="Menlo"/>
                <w:color w:val="007400"/>
                <w:sz w:val="28"/>
                <w:szCs w:val="28"/>
              </w:rPr>
            </w:rPrChange>
          </w:rPr>
          <w:t xml:space="preserve"> </w:t>
        </w:r>
      </w:ins>
      <w:ins w:id="2294" w:author="Willian" w:date="2016-11-28T23:59:00Z">
        <w:r>
          <w:rPr>
            <w:rFonts w:ascii="Menlo" w:hAnsi="Menlo" w:cs="Menlo"/>
            <w:color w:val="007400"/>
            <w:sz w:val="18"/>
            <w:szCs w:val="18"/>
          </w:rPr>
          <w:t>atualizado</w:t>
        </w:r>
      </w:ins>
      <w:ins w:id="2295" w:author="Willian" w:date="2016-11-28T23:58:00Z">
        <w:r w:rsidRPr="00442191">
          <w:rPr>
            <w:rFonts w:ascii="Menlo" w:hAnsi="Menlo" w:cs="Menlo"/>
            <w:color w:val="007400"/>
            <w:sz w:val="18"/>
            <w:szCs w:val="18"/>
            <w:rPrChange w:id="2296" w:author="Willian" w:date="2016-11-28T23:59:00Z">
              <w:rPr>
                <w:rFonts w:ascii="Menlo" w:hAnsi="Menlo" w:cs="Menlo"/>
                <w:color w:val="007400"/>
                <w:sz w:val="28"/>
                <w:szCs w:val="28"/>
              </w:rPr>
            </w:rPrChange>
          </w:rPr>
          <w:t>.</w:t>
        </w:r>
      </w:ins>
    </w:p>
    <w:p w14:paraId="6D77AAD7" w14:textId="77777777" w:rsidR="00442191" w:rsidRPr="00442191" w:rsidRDefault="00442191" w:rsidP="00442191">
      <w:pPr>
        <w:widowControl w:val="0"/>
        <w:tabs>
          <w:tab w:val="left" w:pos="692"/>
        </w:tabs>
        <w:autoSpaceDE w:val="0"/>
        <w:autoSpaceDN w:val="0"/>
        <w:adjustRightInd w:val="0"/>
        <w:spacing w:after="0"/>
        <w:ind w:left="567"/>
        <w:jc w:val="left"/>
        <w:rPr>
          <w:ins w:id="2297" w:author="Willian" w:date="2016-11-28T23:58:00Z"/>
          <w:rFonts w:ascii="Menlo" w:hAnsi="Menlo" w:cs="Menlo"/>
          <w:sz w:val="18"/>
          <w:szCs w:val="18"/>
          <w:rPrChange w:id="2298" w:author="Willian" w:date="2016-11-28T23:59:00Z">
            <w:rPr>
              <w:ins w:id="2299" w:author="Willian" w:date="2016-11-28T23:58:00Z"/>
              <w:rFonts w:ascii="Menlo" w:hAnsi="Menlo" w:cs="Menlo"/>
              <w:sz w:val="28"/>
              <w:szCs w:val="28"/>
            </w:rPr>
          </w:rPrChange>
        </w:rPr>
        <w:pPrChange w:id="2300" w:author="Willian" w:date="2016-11-28T23:59:00Z">
          <w:pPr>
            <w:widowControl w:val="0"/>
            <w:tabs>
              <w:tab w:val="left" w:pos="692"/>
            </w:tabs>
            <w:autoSpaceDE w:val="0"/>
            <w:autoSpaceDN w:val="0"/>
            <w:adjustRightInd w:val="0"/>
            <w:spacing w:after="0"/>
            <w:jc w:val="left"/>
          </w:pPr>
        </w:pPrChange>
      </w:pPr>
      <w:ins w:id="2301" w:author="Willian" w:date="2016-11-28T23:58:00Z">
        <w:r w:rsidRPr="00442191">
          <w:rPr>
            <w:rFonts w:ascii="Menlo" w:hAnsi="Menlo" w:cs="Menlo"/>
            <w:sz w:val="18"/>
            <w:szCs w:val="18"/>
            <w:rPrChange w:id="2302" w:author="Willian" w:date="2016-11-28T23:59:00Z">
              <w:rPr>
                <w:rFonts w:ascii="Menlo" w:hAnsi="Menlo" w:cs="Menlo"/>
                <w:sz w:val="28"/>
                <w:szCs w:val="28"/>
              </w:rPr>
            </w:rPrChange>
          </w:rPr>
          <w:t xml:space="preserve">    }</w:t>
        </w:r>
      </w:ins>
    </w:p>
    <w:p w14:paraId="181D338D" w14:textId="22E1FEA8" w:rsidR="00442191" w:rsidRPr="00442191" w:rsidRDefault="00442191" w:rsidP="00442191">
      <w:pPr>
        <w:ind w:left="567"/>
        <w:rPr>
          <w:ins w:id="2303" w:author="Willian" w:date="2016-11-28T23:58:00Z"/>
          <w:sz w:val="18"/>
          <w:szCs w:val="18"/>
          <w:rPrChange w:id="2304" w:author="Willian" w:date="2016-11-28T23:59:00Z">
            <w:rPr>
              <w:ins w:id="2305" w:author="Willian" w:date="2016-11-28T23:58:00Z"/>
            </w:rPr>
          </w:rPrChange>
        </w:rPr>
        <w:pPrChange w:id="2306" w:author="Willian" w:date="2016-11-28T23:59:00Z">
          <w:pPr>
            <w:shd w:val="clear" w:color="auto" w:fill="FBFBFB"/>
            <w:spacing w:after="288" w:line="312" w:lineRule="atLeast"/>
          </w:pPr>
        </w:pPrChange>
      </w:pPr>
      <w:ins w:id="2307" w:author="Willian" w:date="2016-11-28T23:58:00Z">
        <w:r w:rsidRPr="00442191">
          <w:rPr>
            <w:rFonts w:ascii="Menlo" w:hAnsi="Menlo" w:cs="Menlo"/>
            <w:sz w:val="18"/>
            <w:szCs w:val="18"/>
            <w:rPrChange w:id="2308" w:author="Willian" w:date="2016-11-28T23:59:00Z">
              <w:rPr>
                <w:rFonts w:ascii="Menlo" w:hAnsi="Menlo" w:cs="Menlo"/>
                <w:sz w:val="28"/>
                <w:szCs w:val="28"/>
              </w:rPr>
            </w:rPrChange>
          </w:rPr>
          <w:t>}</w:t>
        </w:r>
      </w:ins>
    </w:p>
    <w:p w14:paraId="1B451DA8" w14:textId="77777777" w:rsidR="00120ECD" w:rsidRPr="00552719" w:rsidRDefault="00120ECD" w:rsidP="00105795">
      <w:pPr>
        <w:rPr>
          <w:ins w:id="2309" w:author="Willian" w:date="2016-11-28T20:44:00Z"/>
        </w:rPr>
        <w:pPrChange w:id="2310" w:author="Willian" w:date="2016-11-28T21:15:00Z">
          <w:pPr>
            <w:shd w:val="clear" w:color="auto" w:fill="FBFBFB"/>
            <w:spacing w:after="288" w:line="312" w:lineRule="atLeast"/>
          </w:pPr>
        </w:pPrChange>
      </w:pPr>
      <w:ins w:id="2311" w:author="Willian" w:date="2016-11-28T20:44:00Z">
        <w:r w:rsidRPr="00552719">
          <w:t xml:space="preserve">Importante: Para definir a senha de um usuário, ele deve ter feito </w:t>
        </w:r>
        <w:proofErr w:type="spellStart"/>
        <w:r w:rsidRPr="00552719">
          <w:t>login</w:t>
        </w:r>
        <w:proofErr w:type="spellEnd"/>
        <w:r w:rsidRPr="00552719">
          <w:t xml:space="preserve"> recentemente. Consulte </w:t>
        </w:r>
        <w:proofErr w:type="spellStart"/>
        <w:r w:rsidRPr="00552719">
          <w:t>Reautenticar</w:t>
        </w:r>
        <w:proofErr w:type="spellEnd"/>
        <w:r w:rsidRPr="00552719">
          <w:t xml:space="preserve"> um usuário.</w:t>
        </w:r>
      </w:ins>
    </w:p>
    <w:p w14:paraId="458F6503" w14:textId="77777777" w:rsidR="00120ECD" w:rsidRPr="00552719" w:rsidRDefault="00120ECD">
      <w:pPr>
        <w:pStyle w:val="Ttulo3"/>
        <w:rPr>
          <w:ins w:id="2312" w:author="Willian" w:date="2016-11-28T20:44:00Z"/>
          <w:rPrChange w:id="2313" w:author="Willian" w:date="2016-11-28T20:46:00Z">
            <w:rPr>
              <w:ins w:id="2314" w:author="Willian" w:date="2016-11-28T20:44:00Z"/>
              <w:rFonts w:ascii="Calibri" w:eastAsia="Times New Roman" w:hAnsi="Calibri"/>
              <w:color w:val="333333"/>
              <w:sz w:val="29"/>
              <w:szCs w:val="29"/>
            </w:rPr>
          </w:rPrChange>
        </w:rPr>
        <w:pPrChange w:id="2315" w:author="Willian" w:date="2016-11-28T20:50:00Z">
          <w:pPr>
            <w:pStyle w:val="Ttulo4"/>
            <w:shd w:val="clear" w:color="auto" w:fill="FBFBFB"/>
            <w:spacing w:before="312" w:after="158"/>
          </w:pPr>
        </w:pPrChange>
      </w:pPr>
      <w:ins w:id="2316" w:author="Willian" w:date="2016-11-28T20:44:00Z">
        <w:r w:rsidRPr="00552719">
          <w:rPr>
            <w:rPrChange w:id="2317" w:author="Willian" w:date="2016-11-28T20:46:00Z">
              <w:rPr>
                <w:rFonts w:ascii="Calibri" w:eastAsia="Times New Roman" w:hAnsi="Calibri"/>
                <w:b/>
                <w:bCs/>
                <w:color w:val="333333"/>
                <w:sz w:val="29"/>
                <w:szCs w:val="29"/>
              </w:rPr>
            </w:rPrChange>
          </w:rPr>
          <w:lastRenderedPageBreak/>
          <w:t>Enviar um e-mail de redefinição de senha</w:t>
        </w:r>
      </w:ins>
    </w:p>
    <w:p w14:paraId="2922F9A9" w14:textId="77777777" w:rsidR="00120ECD" w:rsidRPr="00552719" w:rsidRDefault="00120ECD" w:rsidP="00105795">
      <w:pPr>
        <w:rPr>
          <w:ins w:id="2318" w:author="Willian" w:date="2016-11-28T20:44:00Z"/>
        </w:rPr>
        <w:pPrChange w:id="2319" w:author="Willian" w:date="2016-11-28T21:15:00Z">
          <w:pPr>
            <w:shd w:val="clear" w:color="auto" w:fill="FBFBFB"/>
            <w:spacing w:after="288" w:line="312" w:lineRule="atLeast"/>
          </w:pPr>
        </w:pPrChange>
      </w:pPr>
      <w:ins w:id="2320" w:author="Willian" w:date="2016-11-28T20:44:00Z">
        <w:r w:rsidRPr="00552719">
          <w:t xml:space="preserve">Você pode enviar um e-mail de redefinição de senha para um usuário com o método </w:t>
        </w:r>
        <w:proofErr w:type="spellStart"/>
        <w:proofErr w:type="gramStart"/>
        <w:r w:rsidRPr="00552719">
          <w:t>sendPasswordResetWithEmail:completion</w:t>
        </w:r>
        <w:proofErr w:type="spellEnd"/>
        <w:r w:rsidRPr="00552719">
          <w:t>:.</w:t>
        </w:r>
        <w:proofErr w:type="gramEnd"/>
        <w:r w:rsidRPr="00552719">
          <w:t xml:space="preserve"> Por exemplo:</w:t>
        </w:r>
      </w:ins>
    </w:p>
    <w:p w14:paraId="761A452D" w14:textId="77777777" w:rsidR="00442191" w:rsidRPr="00442191" w:rsidRDefault="00442191" w:rsidP="00442191">
      <w:pPr>
        <w:widowControl w:val="0"/>
        <w:tabs>
          <w:tab w:val="left" w:pos="692"/>
        </w:tabs>
        <w:autoSpaceDE w:val="0"/>
        <w:autoSpaceDN w:val="0"/>
        <w:adjustRightInd w:val="0"/>
        <w:spacing w:after="0"/>
        <w:ind w:left="567"/>
        <w:jc w:val="left"/>
        <w:rPr>
          <w:ins w:id="2321" w:author="Willian" w:date="2016-11-29T00:00:00Z"/>
          <w:rFonts w:ascii="Menlo" w:hAnsi="Menlo" w:cs="Menlo"/>
          <w:sz w:val="18"/>
          <w:szCs w:val="18"/>
          <w:rPrChange w:id="2322" w:author="Willian" w:date="2016-11-29T00:00:00Z">
            <w:rPr>
              <w:ins w:id="2323" w:author="Willian" w:date="2016-11-29T00:00:00Z"/>
              <w:rFonts w:ascii="Menlo" w:hAnsi="Menlo" w:cs="Menlo"/>
              <w:sz w:val="28"/>
              <w:szCs w:val="28"/>
            </w:rPr>
          </w:rPrChange>
        </w:rPr>
        <w:pPrChange w:id="2324" w:author="Willian" w:date="2016-11-29T00:01:00Z">
          <w:pPr>
            <w:widowControl w:val="0"/>
            <w:tabs>
              <w:tab w:val="left" w:pos="692"/>
            </w:tabs>
            <w:autoSpaceDE w:val="0"/>
            <w:autoSpaceDN w:val="0"/>
            <w:adjustRightInd w:val="0"/>
            <w:spacing w:after="0"/>
            <w:jc w:val="left"/>
          </w:pPr>
        </w:pPrChange>
      </w:pPr>
      <w:proofErr w:type="spellStart"/>
      <w:proofErr w:type="gramStart"/>
      <w:ins w:id="2325" w:author="Willian" w:date="2016-11-29T00:00:00Z">
        <w:r w:rsidRPr="00442191">
          <w:rPr>
            <w:rFonts w:ascii="Menlo" w:hAnsi="Menlo" w:cs="Menlo"/>
            <w:color w:val="AA0D91"/>
            <w:sz w:val="18"/>
            <w:szCs w:val="18"/>
            <w:rPrChange w:id="2326" w:author="Willian" w:date="2016-11-29T00:00:00Z">
              <w:rPr>
                <w:rFonts w:ascii="Menlo" w:hAnsi="Menlo" w:cs="Menlo"/>
                <w:color w:val="AA0D91"/>
                <w:sz w:val="28"/>
                <w:szCs w:val="28"/>
              </w:rPr>
            </w:rPrChange>
          </w:rPr>
          <w:t>let</w:t>
        </w:r>
        <w:proofErr w:type="spellEnd"/>
        <w:proofErr w:type="gramEnd"/>
        <w:r w:rsidRPr="00442191">
          <w:rPr>
            <w:rFonts w:ascii="Menlo" w:hAnsi="Menlo" w:cs="Menlo"/>
            <w:sz w:val="18"/>
            <w:szCs w:val="18"/>
            <w:rPrChange w:id="2327" w:author="Willian" w:date="2016-11-29T00:00:00Z">
              <w:rPr>
                <w:rFonts w:ascii="Menlo" w:hAnsi="Menlo" w:cs="Menlo"/>
                <w:sz w:val="28"/>
                <w:szCs w:val="28"/>
              </w:rPr>
            </w:rPrChange>
          </w:rPr>
          <w:t xml:space="preserve"> </w:t>
        </w:r>
        <w:proofErr w:type="spellStart"/>
        <w:r w:rsidRPr="00442191">
          <w:rPr>
            <w:rFonts w:ascii="Menlo" w:hAnsi="Menlo" w:cs="Menlo"/>
            <w:sz w:val="18"/>
            <w:szCs w:val="18"/>
            <w:rPrChange w:id="2328" w:author="Willian" w:date="2016-11-29T00:00:00Z">
              <w:rPr>
                <w:rFonts w:ascii="Menlo" w:hAnsi="Menlo" w:cs="Menlo"/>
                <w:sz w:val="28"/>
                <w:szCs w:val="28"/>
              </w:rPr>
            </w:rPrChange>
          </w:rPr>
          <w:t>email</w:t>
        </w:r>
        <w:proofErr w:type="spellEnd"/>
        <w:r w:rsidRPr="00442191">
          <w:rPr>
            <w:rFonts w:ascii="Menlo" w:hAnsi="Menlo" w:cs="Menlo"/>
            <w:sz w:val="18"/>
            <w:szCs w:val="18"/>
            <w:rPrChange w:id="2329" w:author="Willian" w:date="2016-11-29T00:00:00Z">
              <w:rPr>
                <w:rFonts w:ascii="Menlo" w:hAnsi="Menlo" w:cs="Menlo"/>
                <w:sz w:val="28"/>
                <w:szCs w:val="28"/>
              </w:rPr>
            </w:rPrChange>
          </w:rPr>
          <w:t xml:space="preserve"> = </w:t>
        </w:r>
        <w:r w:rsidRPr="00442191">
          <w:rPr>
            <w:rFonts w:ascii="Menlo" w:hAnsi="Menlo" w:cs="Menlo"/>
            <w:color w:val="C41A16"/>
            <w:sz w:val="18"/>
            <w:szCs w:val="18"/>
            <w:rPrChange w:id="2330" w:author="Willian" w:date="2016-11-29T00:00:00Z">
              <w:rPr>
                <w:rFonts w:ascii="Menlo" w:hAnsi="Menlo" w:cs="Menlo"/>
                <w:color w:val="C41A16"/>
                <w:sz w:val="28"/>
                <w:szCs w:val="28"/>
              </w:rPr>
            </w:rPrChange>
          </w:rPr>
          <w:t>"user@example.com"</w:t>
        </w:r>
      </w:ins>
    </w:p>
    <w:p w14:paraId="68DCB40D" w14:textId="77777777" w:rsidR="00442191" w:rsidRPr="00442191" w:rsidRDefault="00442191" w:rsidP="00442191">
      <w:pPr>
        <w:widowControl w:val="0"/>
        <w:tabs>
          <w:tab w:val="left" w:pos="692"/>
        </w:tabs>
        <w:autoSpaceDE w:val="0"/>
        <w:autoSpaceDN w:val="0"/>
        <w:adjustRightInd w:val="0"/>
        <w:spacing w:after="0"/>
        <w:ind w:left="567"/>
        <w:jc w:val="left"/>
        <w:rPr>
          <w:ins w:id="2331" w:author="Willian" w:date="2016-11-29T00:00:00Z"/>
          <w:rFonts w:ascii="Menlo" w:hAnsi="Menlo" w:cs="Menlo"/>
          <w:sz w:val="18"/>
          <w:szCs w:val="18"/>
          <w:rPrChange w:id="2332" w:author="Willian" w:date="2016-11-29T00:00:00Z">
            <w:rPr>
              <w:ins w:id="2333" w:author="Willian" w:date="2016-11-29T00:00:00Z"/>
              <w:rFonts w:ascii="Menlo" w:hAnsi="Menlo" w:cs="Menlo"/>
              <w:sz w:val="28"/>
              <w:szCs w:val="28"/>
            </w:rPr>
          </w:rPrChange>
        </w:rPr>
        <w:pPrChange w:id="2334" w:author="Willian" w:date="2016-11-29T00:01:00Z">
          <w:pPr>
            <w:widowControl w:val="0"/>
            <w:tabs>
              <w:tab w:val="left" w:pos="692"/>
            </w:tabs>
            <w:autoSpaceDE w:val="0"/>
            <w:autoSpaceDN w:val="0"/>
            <w:adjustRightInd w:val="0"/>
            <w:spacing w:after="0"/>
            <w:jc w:val="left"/>
          </w:pPr>
        </w:pPrChange>
      </w:pPr>
    </w:p>
    <w:p w14:paraId="75F4355B" w14:textId="77777777" w:rsidR="00442191" w:rsidRPr="00442191" w:rsidRDefault="00442191" w:rsidP="00442191">
      <w:pPr>
        <w:widowControl w:val="0"/>
        <w:tabs>
          <w:tab w:val="left" w:pos="692"/>
        </w:tabs>
        <w:autoSpaceDE w:val="0"/>
        <w:autoSpaceDN w:val="0"/>
        <w:adjustRightInd w:val="0"/>
        <w:spacing w:after="0"/>
        <w:ind w:left="567"/>
        <w:jc w:val="left"/>
        <w:rPr>
          <w:ins w:id="2335" w:author="Willian" w:date="2016-11-29T00:00:00Z"/>
          <w:rFonts w:ascii="Menlo" w:hAnsi="Menlo" w:cs="Menlo"/>
          <w:sz w:val="18"/>
          <w:szCs w:val="18"/>
          <w:rPrChange w:id="2336" w:author="Willian" w:date="2016-11-29T00:00:00Z">
            <w:rPr>
              <w:ins w:id="2337" w:author="Willian" w:date="2016-11-29T00:00:00Z"/>
              <w:rFonts w:ascii="Menlo" w:hAnsi="Menlo" w:cs="Menlo"/>
              <w:sz w:val="28"/>
              <w:szCs w:val="28"/>
            </w:rPr>
          </w:rPrChange>
        </w:rPr>
        <w:pPrChange w:id="2338" w:author="Willian" w:date="2016-11-29T00:01:00Z">
          <w:pPr>
            <w:widowControl w:val="0"/>
            <w:tabs>
              <w:tab w:val="left" w:pos="692"/>
            </w:tabs>
            <w:autoSpaceDE w:val="0"/>
            <w:autoSpaceDN w:val="0"/>
            <w:adjustRightInd w:val="0"/>
            <w:spacing w:after="0"/>
            <w:jc w:val="left"/>
          </w:pPr>
        </w:pPrChange>
      </w:pPr>
      <w:proofErr w:type="spellStart"/>
      <w:ins w:id="2339" w:author="Willian" w:date="2016-11-29T00:00:00Z">
        <w:r w:rsidRPr="00442191">
          <w:rPr>
            <w:rFonts w:ascii="Menlo" w:hAnsi="Menlo" w:cs="Menlo"/>
            <w:color w:val="3F6E74"/>
            <w:sz w:val="18"/>
            <w:szCs w:val="18"/>
            <w:rPrChange w:id="2340" w:author="Willian" w:date="2016-11-29T00:00:00Z">
              <w:rPr>
                <w:rFonts w:ascii="Menlo" w:hAnsi="Menlo" w:cs="Menlo"/>
                <w:color w:val="3F6E74"/>
                <w:sz w:val="28"/>
                <w:szCs w:val="28"/>
              </w:rPr>
            </w:rPrChange>
          </w:rPr>
          <w:t>FIRAuth</w:t>
        </w:r>
        <w:r w:rsidRPr="00442191">
          <w:rPr>
            <w:rFonts w:ascii="Menlo" w:hAnsi="Menlo" w:cs="Menlo"/>
            <w:sz w:val="18"/>
            <w:szCs w:val="18"/>
            <w:rPrChange w:id="2341" w:author="Willian" w:date="2016-11-29T00:00:00Z">
              <w:rPr>
                <w:rFonts w:ascii="Menlo" w:hAnsi="Menlo" w:cs="Menlo"/>
                <w:sz w:val="28"/>
                <w:szCs w:val="28"/>
              </w:rPr>
            </w:rPrChange>
          </w:rPr>
          <w:t>.</w:t>
        </w:r>
        <w:r w:rsidRPr="00442191">
          <w:rPr>
            <w:rFonts w:ascii="Menlo" w:hAnsi="Menlo" w:cs="Menlo"/>
            <w:color w:val="26474B"/>
            <w:sz w:val="18"/>
            <w:szCs w:val="18"/>
            <w:rPrChange w:id="2342" w:author="Willian" w:date="2016-11-29T00:00:00Z">
              <w:rPr>
                <w:rFonts w:ascii="Menlo" w:hAnsi="Menlo" w:cs="Menlo"/>
                <w:color w:val="26474B"/>
                <w:sz w:val="28"/>
                <w:szCs w:val="28"/>
              </w:rPr>
            </w:rPrChange>
          </w:rPr>
          <w:t>auth</w:t>
        </w:r>
        <w:proofErr w:type="spellEnd"/>
        <w:r w:rsidRPr="00442191">
          <w:rPr>
            <w:rFonts w:ascii="Menlo" w:hAnsi="Menlo" w:cs="Menlo"/>
            <w:sz w:val="18"/>
            <w:szCs w:val="18"/>
            <w:rPrChange w:id="2343" w:author="Willian" w:date="2016-11-29T00:00:00Z">
              <w:rPr>
                <w:rFonts w:ascii="Menlo" w:hAnsi="Menlo" w:cs="Menlo"/>
                <w:sz w:val="28"/>
                <w:szCs w:val="28"/>
              </w:rPr>
            </w:rPrChange>
          </w:rPr>
          <w:t>()</w:t>
        </w:r>
        <w:proofErr w:type="gramStart"/>
        <w:r w:rsidRPr="00442191">
          <w:rPr>
            <w:rFonts w:ascii="Menlo" w:hAnsi="Menlo" w:cs="Menlo"/>
            <w:sz w:val="18"/>
            <w:szCs w:val="18"/>
            <w:rPrChange w:id="2344" w:author="Willian" w:date="2016-11-29T00:00:00Z">
              <w:rPr>
                <w:rFonts w:ascii="Menlo" w:hAnsi="Menlo" w:cs="Menlo"/>
                <w:sz w:val="28"/>
                <w:szCs w:val="28"/>
              </w:rPr>
            </w:rPrChange>
          </w:rPr>
          <w:t>?.</w:t>
        </w:r>
        <w:proofErr w:type="spellStart"/>
        <w:r w:rsidRPr="00442191">
          <w:rPr>
            <w:rFonts w:ascii="Menlo" w:hAnsi="Menlo" w:cs="Menlo"/>
            <w:color w:val="26474B"/>
            <w:sz w:val="18"/>
            <w:szCs w:val="18"/>
            <w:rPrChange w:id="2345" w:author="Willian" w:date="2016-11-29T00:00:00Z">
              <w:rPr>
                <w:rFonts w:ascii="Menlo" w:hAnsi="Menlo" w:cs="Menlo"/>
                <w:color w:val="26474B"/>
                <w:sz w:val="28"/>
                <w:szCs w:val="28"/>
              </w:rPr>
            </w:rPrChange>
          </w:rPr>
          <w:t>sendPasswordReset</w:t>
        </w:r>
        <w:proofErr w:type="spellEnd"/>
        <w:proofErr w:type="gramEnd"/>
        <w:r w:rsidRPr="00442191">
          <w:rPr>
            <w:rFonts w:ascii="Menlo" w:hAnsi="Menlo" w:cs="Menlo"/>
            <w:sz w:val="18"/>
            <w:szCs w:val="18"/>
            <w:rPrChange w:id="2346" w:author="Willian" w:date="2016-11-29T00:00:00Z">
              <w:rPr>
                <w:rFonts w:ascii="Menlo" w:hAnsi="Menlo" w:cs="Menlo"/>
                <w:sz w:val="28"/>
                <w:szCs w:val="28"/>
              </w:rPr>
            </w:rPrChange>
          </w:rPr>
          <w:t>(</w:t>
        </w:r>
        <w:proofErr w:type="spellStart"/>
        <w:r w:rsidRPr="00442191">
          <w:rPr>
            <w:rFonts w:ascii="Menlo" w:hAnsi="Menlo" w:cs="Menlo"/>
            <w:sz w:val="18"/>
            <w:szCs w:val="18"/>
            <w:rPrChange w:id="2347" w:author="Willian" w:date="2016-11-29T00:00:00Z">
              <w:rPr>
                <w:rFonts w:ascii="Menlo" w:hAnsi="Menlo" w:cs="Menlo"/>
                <w:sz w:val="28"/>
                <w:szCs w:val="28"/>
              </w:rPr>
            </w:rPrChange>
          </w:rPr>
          <w:t>withEmail</w:t>
        </w:r>
        <w:proofErr w:type="spellEnd"/>
        <w:r w:rsidRPr="00442191">
          <w:rPr>
            <w:rFonts w:ascii="Menlo" w:hAnsi="Menlo" w:cs="Menlo"/>
            <w:sz w:val="18"/>
            <w:szCs w:val="18"/>
            <w:rPrChange w:id="2348" w:author="Willian" w:date="2016-11-29T00:00:00Z">
              <w:rPr>
                <w:rFonts w:ascii="Menlo" w:hAnsi="Menlo" w:cs="Menlo"/>
                <w:sz w:val="28"/>
                <w:szCs w:val="28"/>
              </w:rPr>
            </w:rPrChange>
          </w:rPr>
          <w:t xml:space="preserve">: </w:t>
        </w:r>
        <w:proofErr w:type="spellStart"/>
        <w:r w:rsidRPr="00442191">
          <w:rPr>
            <w:rFonts w:ascii="Menlo" w:hAnsi="Menlo" w:cs="Menlo"/>
            <w:color w:val="3F6E74"/>
            <w:sz w:val="18"/>
            <w:szCs w:val="18"/>
            <w:rPrChange w:id="2349" w:author="Willian" w:date="2016-11-29T00:00:00Z">
              <w:rPr>
                <w:rFonts w:ascii="Menlo" w:hAnsi="Menlo" w:cs="Menlo"/>
                <w:color w:val="3F6E74"/>
                <w:sz w:val="28"/>
                <w:szCs w:val="28"/>
              </w:rPr>
            </w:rPrChange>
          </w:rPr>
          <w:t>email</w:t>
        </w:r>
        <w:proofErr w:type="spellEnd"/>
        <w:r w:rsidRPr="00442191">
          <w:rPr>
            <w:rFonts w:ascii="Menlo" w:hAnsi="Menlo" w:cs="Menlo"/>
            <w:sz w:val="18"/>
            <w:szCs w:val="18"/>
            <w:rPrChange w:id="2350" w:author="Willian" w:date="2016-11-29T00:00:00Z">
              <w:rPr>
                <w:rFonts w:ascii="Menlo" w:hAnsi="Menlo" w:cs="Menlo"/>
                <w:sz w:val="28"/>
                <w:szCs w:val="28"/>
              </w:rPr>
            </w:rPrChange>
          </w:rPr>
          <w:t xml:space="preserve">) { </w:t>
        </w:r>
        <w:proofErr w:type="spellStart"/>
        <w:r w:rsidRPr="00442191">
          <w:rPr>
            <w:rFonts w:ascii="Menlo" w:hAnsi="Menlo" w:cs="Menlo"/>
            <w:sz w:val="18"/>
            <w:szCs w:val="18"/>
            <w:rPrChange w:id="2351" w:author="Willian" w:date="2016-11-29T00:00:00Z">
              <w:rPr>
                <w:rFonts w:ascii="Menlo" w:hAnsi="Menlo" w:cs="Menlo"/>
                <w:sz w:val="28"/>
                <w:szCs w:val="28"/>
              </w:rPr>
            </w:rPrChange>
          </w:rPr>
          <w:t>error</w:t>
        </w:r>
        <w:proofErr w:type="spellEnd"/>
        <w:r w:rsidRPr="00442191">
          <w:rPr>
            <w:rFonts w:ascii="Menlo" w:hAnsi="Menlo" w:cs="Menlo"/>
            <w:sz w:val="18"/>
            <w:szCs w:val="18"/>
            <w:rPrChange w:id="2352" w:author="Willian" w:date="2016-11-29T00:00:00Z">
              <w:rPr>
                <w:rFonts w:ascii="Menlo" w:hAnsi="Menlo" w:cs="Menlo"/>
                <w:sz w:val="28"/>
                <w:szCs w:val="28"/>
              </w:rPr>
            </w:rPrChange>
          </w:rPr>
          <w:t xml:space="preserve"> </w:t>
        </w:r>
        <w:r w:rsidRPr="00442191">
          <w:rPr>
            <w:rFonts w:ascii="Menlo" w:hAnsi="Menlo" w:cs="Menlo"/>
            <w:color w:val="AA0D91"/>
            <w:sz w:val="18"/>
            <w:szCs w:val="18"/>
            <w:rPrChange w:id="2353" w:author="Willian" w:date="2016-11-29T00:00:00Z">
              <w:rPr>
                <w:rFonts w:ascii="Menlo" w:hAnsi="Menlo" w:cs="Menlo"/>
                <w:color w:val="AA0D91"/>
                <w:sz w:val="28"/>
                <w:szCs w:val="28"/>
              </w:rPr>
            </w:rPrChange>
          </w:rPr>
          <w:t>in</w:t>
        </w:r>
      </w:ins>
    </w:p>
    <w:p w14:paraId="34AFCDB5" w14:textId="77777777" w:rsidR="00442191" w:rsidRPr="00442191" w:rsidRDefault="00442191" w:rsidP="00442191">
      <w:pPr>
        <w:widowControl w:val="0"/>
        <w:tabs>
          <w:tab w:val="left" w:pos="692"/>
        </w:tabs>
        <w:autoSpaceDE w:val="0"/>
        <w:autoSpaceDN w:val="0"/>
        <w:adjustRightInd w:val="0"/>
        <w:spacing w:after="0"/>
        <w:ind w:left="567"/>
        <w:jc w:val="left"/>
        <w:rPr>
          <w:ins w:id="2354" w:author="Willian" w:date="2016-11-29T00:00:00Z"/>
          <w:rFonts w:ascii="Menlo" w:hAnsi="Menlo" w:cs="Menlo"/>
          <w:sz w:val="18"/>
          <w:szCs w:val="18"/>
          <w:rPrChange w:id="2355" w:author="Willian" w:date="2016-11-29T00:00:00Z">
            <w:rPr>
              <w:ins w:id="2356" w:author="Willian" w:date="2016-11-29T00:00:00Z"/>
              <w:rFonts w:ascii="Menlo" w:hAnsi="Menlo" w:cs="Menlo"/>
              <w:sz w:val="28"/>
              <w:szCs w:val="28"/>
            </w:rPr>
          </w:rPrChange>
        </w:rPr>
        <w:pPrChange w:id="2357" w:author="Willian" w:date="2016-11-29T00:01:00Z">
          <w:pPr>
            <w:widowControl w:val="0"/>
            <w:tabs>
              <w:tab w:val="left" w:pos="692"/>
            </w:tabs>
            <w:autoSpaceDE w:val="0"/>
            <w:autoSpaceDN w:val="0"/>
            <w:adjustRightInd w:val="0"/>
            <w:spacing w:after="0"/>
            <w:jc w:val="left"/>
          </w:pPr>
        </w:pPrChange>
      </w:pPr>
      <w:ins w:id="2358" w:author="Willian" w:date="2016-11-29T00:00:00Z">
        <w:r w:rsidRPr="00442191">
          <w:rPr>
            <w:rFonts w:ascii="Menlo" w:hAnsi="Menlo" w:cs="Menlo"/>
            <w:sz w:val="18"/>
            <w:szCs w:val="18"/>
            <w:rPrChange w:id="2359" w:author="Willian" w:date="2016-11-29T00:00:00Z">
              <w:rPr>
                <w:rFonts w:ascii="Menlo" w:hAnsi="Menlo" w:cs="Menlo"/>
                <w:sz w:val="28"/>
                <w:szCs w:val="28"/>
              </w:rPr>
            </w:rPrChange>
          </w:rPr>
          <w:t xml:space="preserve">    </w:t>
        </w:r>
        <w:proofErr w:type="spellStart"/>
        <w:proofErr w:type="gramStart"/>
        <w:r w:rsidRPr="00442191">
          <w:rPr>
            <w:rFonts w:ascii="Menlo" w:hAnsi="Menlo" w:cs="Menlo"/>
            <w:color w:val="AA0D91"/>
            <w:sz w:val="18"/>
            <w:szCs w:val="18"/>
            <w:rPrChange w:id="2360" w:author="Willian" w:date="2016-11-29T00:00:00Z">
              <w:rPr>
                <w:rFonts w:ascii="Menlo" w:hAnsi="Menlo" w:cs="Menlo"/>
                <w:color w:val="AA0D91"/>
                <w:sz w:val="28"/>
                <w:szCs w:val="28"/>
              </w:rPr>
            </w:rPrChange>
          </w:rPr>
          <w:t>if</w:t>
        </w:r>
        <w:proofErr w:type="spellEnd"/>
        <w:proofErr w:type="gramEnd"/>
        <w:r w:rsidRPr="00442191">
          <w:rPr>
            <w:rFonts w:ascii="Menlo" w:hAnsi="Menlo" w:cs="Menlo"/>
            <w:sz w:val="18"/>
            <w:szCs w:val="18"/>
            <w:rPrChange w:id="2361" w:author="Willian" w:date="2016-11-29T00:00:00Z">
              <w:rPr>
                <w:rFonts w:ascii="Menlo" w:hAnsi="Menlo" w:cs="Menlo"/>
                <w:sz w:val="28"/>
                <w:szCs w:val="28"/>
              </w:rPr>
            </w:rPrChange>
          </w:rPr>
          <w:t xml:space="preserve"> </w:t>
        </w:r>
        <w:proofErr w:type="spellStart"/>
        <w:r w:rsidRPr="00442191">
          <w:rPr>
            <w:rFonts w:ascii="Menlo" w:hAnsi="Menlo" w:cs="Menlo"/>
            <w:color w:val="AA0D91"/>
            <w:sz w:val="18"/>
            <w:szCs w:val="18"/>
            <w:rPrChange w:id="2362" w:author="Willian" w:date="2016-11-29T00:00:00Z">
              <w:rPr>
                <w:rFonts w:ascii="Menlo" w:hAnsi="Menlo" w:cs="Menlo"/>
                <w:color w:val="AA0D91"/>
                <w:sz w:val="28"/>
                <w:szCs w:val="28"/>
              </w:rPr>
            </w:rPrChange>
          </w:rPr>
          <w:t>let</w:t>
        </w:r>
        <w:proofErr w:type="spellEnd"/>
        <w:r w:rsidRPr="00442191">
          <w:rPr>
            <w:rFonts w:ascii="Menlo" w:hAnsi="Menlo" w:cs="Menlo"/>
            <w:sz w:val="18"/>
            <w:szCs w:val="18"/>
            <w:rPrChange w:id="2363" w:author="Willian" w:date="2016-11-29T00:00:00Z">
              <w:rPr>
                <w:rFonts w:ascii="Menlo" w:hAnsi="Menlo" w:cs="Menlo"/>
                <w:sz w:val="28"/>
                <w:szCs w:val="28"/>
              </w:rPr>
            </w:rPrChange>
          </w:rPr>
          <w:t xml:space="preserve"> </w:t>
        </w:r>
        <w:proofErr w:type="spellStart"/>
        <w:r w:rsidRPr="00442191">
          <w:rPr>
            <w:rFonts w:ascii="Menlo" w:hAnsi="Menlo" w:cs="Menlo"/>
            <w:sz w:val="18"/>
            <w:szCs w:val="18"/>
            <w:rPrChange w:id="2364" w:author="Willian" w:date="2016-11-29T00:00:00Z">
              <w:rPr>
                <w:rFonts w:ascii="Menlo" w:hAnsi="Menlo" w:cs="Menlo"/>
                <w:sz w:val="28"/>
                <w:szCs w:val="28"/>
              </w:rPr>
            </w:rPrChange>
          </w:rPr>
          <w:t>error</w:t>
        </w:r>
        <w:proofErr w:type="spellEnd"/>
        <w:r w:rsidRPr="00442191">
          <w:rPr>
            <w:rFonts w:ascii="Menlo" w:hAnsi="Menlo" w:cs="Menlo"/>
            <w:sz w:val="18"/>
            <w:szCs w:val="18"/>
            <w:rPrChange w:id="2365" w:author="Willian" w:date="2016-11-29T00:00:00Z">
              <w:rPr>
                <w:rFonts w:ascii="Menlo" w:hAnsi="Menlo" w:cs="Menlo"/>
                <w:sz w:val="28"/>
                <w:szCs w:val="28"/>
              </w:rPr>
            </w:rPrChange>
          </w:rPr>
          <w:t xml:space="preserve"> = </w:t>
        </w:r>
        <w:proofErr w:type="spellStart"/>
        <w:r w:rsidRPr="00442191">
          <w:rPr>
            <w:rFonts w:ascii="Menlo" w:hAnsi="Menlo" w:cs="Menlo"/>
            <w:sz w:val="18"/>
            <w:szCs w:val="18"/>
            <w:rPrChange w:id="2366" w:author="Willian" w:date="2016-11-29T00:00:00Z">
              <w:rPr>
                <w:rFonts w:ascii="Menlo" w:hAnsi="Menlo" w:cs="Menlo"/>
                <w:sz w:val="28"/>
                <w:szCs w:val="28"/>
              </w:rPr>
            </w:rPrChange>
          </w:rPr>
          <w:t>error</w:t>
        </w:r>
        <w:proofErr w:type="spellEnd"/>
        <w:r w:rsidRPr="00442191">
          <w:rPr>
            <w:rFonts w:ascii="Menlo" w:hAnsi="Menlo" w:cs="Menlo"/>
            <w:sz w:val="18"/>
            <w:szCs w:val="18"/>
            <w:rPrChange w:id="2367" w:author="Willian" w:date="2016-11-29T00:00:00Z">
              <w:rPr>
                <w:rFonts w:ascii="Menlo" w:hAnsi="Menlo" w:cs="Menlo"/>
                <w:sz w:val="28"/>
                <w:szCs w:val="28"/>
              </w:rPr>
            </w:rPrChange>
          </w:rPr>
          <w:t xml:space="preserve"> {</w:t>
        </w:r>
      </w:ins>
    </w:p>
    <w:p w14:paraId="57737716" w14:textId="1E7A9557" w:rsidR="00442191" w:rsidRPr="00442191" w:rsidRDefault="00442191" w:rsidP="00442191">
      <w:pPr>
        <w:widowControl w:val="0"/>
        <w:tabs>
          <w:tab w:val="left" w:pos="692"/>
        </w:tabs>
        <w:autoSpaceDE w:val="0"/>
        <w:autoSpaceDN w:val="0"/>
        <w:adjustRightInd w:val="0"/>
        <w:spacing w:after="0"/>
        <w:ind w:left="567"/>
        <w:jc w:val="left"/>
        <w:rPr>
          <w:ins w:id="2368" w:author="Willian" w:date="2016-11-29T00:00:00Z"/>
          <w:rFonts w:ascii="Menlo" w:hAnsi="Menlo" w:cs="Menlo"/>
          <w:color w:val="007400"/>
          <w:sz w:val="18"/>
          <w:szCs w:val="18"/>
          <w:rPrChange w:id="2369" w:author="Willian" w:date="2016-11-29T00:00:00Z">
            <w:rPr>
              <w:ins w:id="2370" w:author="Willian" w:date="2016-11-29T00:00:00Z"/>
              <w:rFonts w:ascii="Menlo" w:hAnsi="Menlo" w:cs="Menlo"/>
              <w:color w:val="007400"/>
              <w:sz w:val="28"/>
              <w:szCs w:val="28"/>
            </w:rPr>
          </w:rPrChange>
        </w:rPr>
        <w:pPrChange w:id="2371" w:author="Willian" w:date="2016-11-29T00:01:00Z">
          <w:pPr>
            <w:widowControl w:val="0"/>
            <w:tabs>
              <w:tab w:val="left" w:pos="692"/>
            </w:tabs>
            <w:autoSpaceDE w:val="0"/>
            <w:autoSpaceDN w:val="0"/>
            <w:adjustRightInd w:val="0"/>
            <w:spacing w:after="0"/>
            <w:jc w:val="left"/>
          </w:pPr>
        </w:pPrChange>
      </w:pPr>
      <w:ins w:id="2372" w:author="Willian" w:date="2016-11-29T00:00:00Z">
        <w:r w:rsidRPr="00442191">
          <w:rPr>
            <w:rFonts w:ascii="Menlo" w:hAnsi="Menlo" w:cs="Menlo"/>
            <w:sz w:val="18"/>
            <w:szCs w:val="18"/>
            <w:rPrChange w:id="2373" w:author="Willian" w:date="2016-11-29T00:00:00Z">
              <w:rPr>
                <w:rFonts w:ascii="Menlo" w:hAnsi="Menlo" w:cs="Menlo"/>
                <w:sz w:val="28"/>
                <w:szCs w:val="28"/>
              </w:rPr>
            </w:rPrChange>
          </w:rPr>
          <w:t xml:space="preserve">        </w:t>
        </w:r>
        <w:r w:rsidRPr="00442191">
          <w:rPr>
            <w:rFonts w:ascii="Menlo" w:hAnsi="Menlo" w:cs="Menlo"/>
            <w:color w:val="007400"/>
            <w:sz w:val="18"/>
            <w:szCs w:val="18"/>
            <w:rPrChange w:id="2374" w:author="Willian" w:date="2016-11-29T00:00:00Z">
              <w:rPr>
                <w:rFonts w:ascii="Menlo" w:hAnsi="Menlo" w:cs="Menlo"/>
                <w:color w:val="007400"/>
                <w:sz w:val="28"/>
                <w:szCs w:val="28"/>
              </w:rPr>
            </w:rPrChange>
          </w:rPr>
          <w:t xml:space="preserve">// </w:t>
        </w:r>
      </w:ins>
      <w:ins w:id="2375" w:author="Willian" w:date="2016-11-29T00:03:00Z">
        <w:r w:rsidR="00380783">
          <w:rPr>
            <w:rFonts w:ascii="Menlo" w:hAnsi="Menlo" w:cs="Menlo"/>
            <w:color w:val="007400"/>
            <w:sz w:val="18"/>
            <w:szCs w:val="18"/>
          </w:rPr>
          <w:t>Um erro aconteceu</w:t>
        </w:r>
        <w:r w:rsidR="00380783" w:rsidRPr="007251C5">
          <w:rPr>
            <w:rFonts w:ascii="Menlo" w:hAnsi="Menlo" w:cs="Menlo"/>
            <w:color w:val="007400"/>
            <w:sz w:val="18"/>
            <w:szCs w:val="18"/>
          </w:rPr>
          <w:t>.</w:t>
        </w:r>
      </w:ins>
    </w:p>
    <w:p w14:paraId="03AC7B23" w14:textId="77777777" w:rsidR="00442191" w:rsidRPr="00442191" w:rsidRDefault="00442191" w:rsidP="00442191">
      <w:pPr>
        <w:widowControl w:val="0"/>
        <w:tabs>
          <w:tab w:val="left" w:pos="692"/>
        </w:tabs>
        <w:autoSpaceDE w:val="0"/>
        <w:autoSpaceDN w:val="0"/>
        <w:adjustRightInd w:val="0"/>
        <w:spacing w:after="0"/>
        <w:ind w:left="567"/>
        <w:jc w:val="left"/>
        <w:rPr>
          <w:ins w:id="2376" w:author="Willian" w:date="2016-11-29T00:00:00Z"/>
          <w:rFonts w:ascii="Menlo" w:hAnsi="Menlo" w:cs="Menlo"/>
          <w:sz w:val="18"/>
          <w:szCs w:val="18"/>
          <w:rPrChange w:id="2377" w:author="Willian" w:date="2016-11-29T00:00:00Z">
            <w:rPr>
              <w:ins w:id="2378" w:author="Willian" w:date="2016-11-29T00:00:00Z"/>
              <w:rFonts w:ascii="Menlo" w:hAnsi="Menlo" w:cs="Menlo"/>
              <w:sz w:val="28"/>
              <w:szCs w:val="28"/>
            </w:rPr>
          </w:rPrChange>
        </w:rPr>
        <w:pPrChange w:id="2379" w:author="Willian" w:date="2016-11-29T00:01:00Z">
          <w:pPr>
            <w:widowControl w:val="0"/>
            <w:tabs>
              <w:tab w:val="left" w:pos="692"/>
            </w:tabs>
            <w:autoSpaceDE w:val="0"/>
            <w:autoSpaceDN w:val="0"/>
            <w:adjustRightInd w:val="0"/>
            <w:spacing w:after="0"/>
            <w:jc w:val="left"/>
          </w:pPr>
        </w:pPrChange>
      </w:pPr>
      <w:ins w:id="2380" w:author="Willian" w:date="2016-11-29T00:00:00Z">
        <w:r w:rsidRPr="00442191">
          <w:rPr>
            <w:rFonts w:ascii="Menlo" w:hAnsi="Menlo" w:cs="Menlo"/>
            <w:sz w:val="18"/>
            <w:szCs w:val="18"/>
            <w:rPrChange w:id="2381" w:author="Willian" w:date="2016-11-29T00:00:00Z">
              <w:rPr>
                <w:rFonts w:ascii="Menlo" w:hAnsi="Menlo" w:cs="Menlo"/>
                <w:sz w:val="28"/>
                <w:szCs w:val="28"/>
              </w:rPr>
            </w:rPrChange>
          </w:rPr>
          <w:t xml:space="preserve">    } </w:t>
        </w:r>
        <w:proofErr w:type="spellStart"/>
        <w:r w:rsidRPr="00442191">
          <w:rPr>
            <w:rFonts w:ascii="Menlo" w:hAnsi="Menlo" w:cs="Menlo"/>
            <w:color w:val="AA0D91"/>
            <w:sz w:val="18"/>
            <w:szCs w:val="18"/>
            <w:rPrChange w:id="2382" w:author="Willian" w:date="2016-11-29T00:00:00Z">
              <w:rPr>
                <w:rFonts w:ascii="Menlo" w:hAnsi="Menlo" w:cs="Menlo"/>
                <w:color w:val="AA0D91"/>
                <w:sz w:val="28"/>
                <w:szCs w:val="28"/>
              </w:rPr>
            </w:rPrChange>
          </w:rPr>
          <w:t>else</w:t>
        </w:r>
        <w:proofErr w:type="spellEnd"/>
        <w:r w:rsidRPr="00442191">
          <w:rPr>
            <w:rFonts w:ascii="Menlo" w:hAnsi="Menlo" w:cs="Menlo"/>
            <w:sz w:val="18"/>
            <w:szCs w:val="18"/>
            <w:rPrChange w:id="2383" w:author="Willian" w:date="2016-11-29T00:00:00Z">
              <w:rPr>
                <w:rFonts w:ascii="Menlo" w:hAnsi="Menlo" w:cs="Menlo"/>
                <w:sz w:val="28"/>
                <w:szCs w:val="28"/>
              </w:rPr>
            </w:rPrChange>
          </w:rPr>
          <w:t xml:space="preserve"> {</w:t>
        </w:r>
      </w:ins>
    </w:p>
    <w:p w14:paraId="0AFC8FA9" w14:textId="3209BDAC" w:rsidR="00442191" w:rsidRPr="00442191" w:rsidRDefault="00442191" w:rsidP="00442191">
      <w:pPr>
        <w:widowControl w:val="0"/>
        <w:tabs>
          <w:tab w:val="left" w:pos="692"/>
        </w:tabs>
        <w:autoSpaceDE w:val="0"/>
        <w:autoSpaceDN w:val="0"/>
        <w:adjustRightInd w:val="0"/>
        <w:spacing w:after="0"/>
        <w:ind w:left="567"/>
        <w:jc w:val="left"/>
        <w:rPr>
          <w:ins w:id="2384" w:author="Willian" w:date="2016-11-29T00:00:00Z"/>
          <w:rFonts w:ascii="Menlo" w:hAnsi="Menlo" w:cs="Menlo"/>
          <w:color w:val="007400"/>
          <w:sz w:val="18"/>
          <w:szCs w:val="18"/>
          <w:rPrChange w:id="2385" w:author="Willian" w:date="2016-11-29T00:00:00Z">
            <w:rPr>
              <w:ins w:id="2386" w:author="Willian" w:date="2016-11-29T00:00:00Z"/>
              <w:rFonts w:ascii="Menlo" w:hAnsi="Menlo" w:cs="Menlo"/>
              <w:color w:val="007400"/>
              <w:sz w:val="28"/>
              <w:szCs w:val="28"/>
            </w:rPr>
          </w:rPrChange>
        </w:rPr>
        <w:pPrChange w:id="2387" w:author="Willian" w:date="2016-11-29T00:01:00Z">
          <w:pPr>
            <w:widowControl w:val="0"/>
            <w:tabs>
              <w:tab w:val="left" w:pos="692"/>
            </w:tabs>
            <w:autoSpaceDE w:val="0"/>
            <w:autoSpaceDN w:val="0"/>
            <w:adjustRightInd w:val="0"/>
            <w:spacing w:after="0"/>
            <w:jc w:val="left"/>
          </w:pPr>
        </w:pPrChange>
      </w:pPr>
      <w:ins w:id="2388" w:author="Willian" w:date="2016-11-29T00:00:00Z">
        <w:r w:rsidRPr="00442191">
          <w:rPr>
            <w:rFonts w:ascii="Menlo" w:hAnsi="Menlo" w:cs="Menlo"/>
            <w:sz w:val="18"/>
            <w:szCs w:val="18"/>
            <w:rPrChange w:id="2389" w:author="Willian" w:date="2016-11-29T00:00:00Z">
              <w:rPr>
                <w:rFonts w:ascii="Menlo" w:hAnsi="Menlo" w:cs="Menlo"/>
                <w:sz w:val="28"/>
                <w:szCs w:val="28"/>
              </w:rPr>
            </w:rPrChange>
          </w:rPr>
          <w:t xml:space="preserve">        </w:t>
        </w:r>
        <w:r w:rsidRPr="00442191">
          <w:rPr>
            <w:rFonts w:ascii="Menlo" w:hAnsi="Menlo" w:cs="Menlo"/>
            <w:color w:val="007400"/>
            <w:sz w:val="18"/>
            <w:szCs w:val="18"/>
            <w:rPrChange w:id="2390" w:author="Willian" w:date="2016-11-29T00:00:00Z">
              <w:rPr>
                <w:rFonts w:ascii="Menlo" w:hAnsi="Menlo" w:cs="Menlo"/>
                <w:color w:val="007400"/>
                <w:sz w:val="28"/>
                <w:szCs w:val="28"/>
              </w:rPr>
            </w:rPrChange>
          </w:rPr>
          <w:t xml:space="preserve">// </w:t>
        </w:r>
      </w:ins>
      <w:ins w:id="2391" w:author="Willian" w:date="2016-11-29T00:04:00Z">
        <w:r w:rsidR="00380783">
          <w:rPr>
            <w:rFonts w:ascii="Menlo" w:hAnsi="Menlo" w:cs="Menlo"/>
            <w:color w:val="007400"/>
            <w:sz w:val="18"/>
            <w:szCs w:val="18"/>
          </w:rPr>
          <w:t>E-mail de redefinição de senha enviado</w:t>
        </w:r>
      </w:ins>
      <w:ins w:id="2392" w:author="Willian" w:date="2016-11-29T00:00:00Z">
        <w:r w:rsidRPr="00442191">
          <w:rPr>
            <w:rFonts w:ascii="Menlo" w:hAnsi="Menlo" w:cs="Menlo"/>
            <w:color w:val="007400"/>
            <w:sz w:val="18"/>
            <w:szCs w:val="18"/>
            <w:rPrChange w:id="2393" w:author="Willian" w:date="2016-11-29T00:00:00Z">
              <w:rPr>
                <w:rFonts w:ascii="Menlo" w:hAnsi="Menlo" w:cs="Menlo"/>
                <w:color w:val="007400"/>
                <w:sz w:val="28"/>
                <w:szCs w:val="28"/>
              </w:rPr>
            </w:rPrChange>
          </w:rPr>
          <w:t>.</w:t>
        </w:r>
      </w:ins>
    </w:p>
    <w:p w14:paraId="162004BD" w14:textId="77777777" w:rsidR="00442191" w:rsidRPr="00442191" w:rsidRDefault="00442191" w:rsidP="00442191">
      <w:pPr>
        <w:widowControl w:val="0"/>
        <w:tabs>
          <w:tab w:val="left" w:pos="692"/>
        </w:tabs>
        <w:autoSpaceDE w:val="0"/>
        <w:autoSpaceDN w:val="0"/>
        <w:adjustRightInd w:val="0"/>
        <w:spacing w:after="0"/>
        <w:ind w:left="567"/>
        <w:jc w:val="left"/>
        <w:rPr>
          <w:ins w:id="2394" w:author="Willian" w:date="2016-11-29T00:00:00Z"/>
          <w:rFonts w:ascii="Menlo" w:hAnsi="Menlo" w:cs="Menlo"/>
          <w:sz w:val="18"/>
          <w:szCs w:val="18"/>
          <w:rPrChange w:id="2395" w:author="Willian" w:date="2016-11-29T00:00:00Z">
            <w:rPr>
              <w:ins w:id="2396" w:author="Willian" w:date="2016-11-29T00:00:00Z"/>
              <w:rFonts w:ascii="Menlo" w:hAnsi="Menlo" w:cs="Menlo"/>
              <w:sz w:val="28"/>
              <w:szCs w:val="28"/>
            </w:rPr>
          </w:rPrChange>
        </w:rPr>
        <w:pPrChange w:id="2397" w:author="Willian" w:date="2016-11-29T00:01:00Z">
          <w:pPr>
            <w:widowControl w:val="0"/>
            <w:tabs>
              <w:tab w:val="left" w:pos="692"/>
            </w:tabs>
            <w:autoSpaceDE w:val="0"/>
            <w:autoSpaceDN w:val="0"/>
            <w:adjustRightInd w:val="0"/>
            <w:spacing w:after="0"/>
            <w:jc w:val="left"/>
          </w:pPr>
        </w:pPrChange>
      </w:pPr>
      <w:ins w:id="2398" w:author="Willian" w:date="2016-11-29T00:00:00Z">
        <w:r w:rsidRPr="00442191">
          <w:rPr>
            <w:rFonts w:ascii="Menlo" w:hAnsi="Menlo" w:cs="Menlo"/>
            <w:sz w:val="18"/>
            <w:szCs w:val="18"/>
            <w:rPrChange w:id="2399" w:author="Willian" w:date="2016-11-29T00:00:00Z">
              <w:rPr>
                <w:rFonts w:ascii="Menlo" w:hAnsi="Menlo" w:cs="Menlo"/>
                <w:sz w:val="28"/>
                <w:szCs w:val="28"/>
              </w:rPr>
            </w:rPrChange>
          </w:rPr>
          <w:t xml:space="preserve">    }</w:t>
        </w:r>
      </w:ins>
    </w:p>
    <w:p w14:paraId="0EAC5A1D" w14:textId="77777777" w:rsidR="00442191" w:rsidRPr="00442191" w:rsidRDefault="00442191" w:rsidP="00442191">
      <w:pPr>
        <w:ind w:left="567"/>
        <w:rPr>
          <w:ins w:id="2400" w:author="Willian" w:date="2016-11-29T00:00:00Z"/>
          <w:rFonts w:ascii="Menlo" w:hAnsi="Menlo" w:cs="Menlo"/>
          <w:sz w:val="18"/>
          <w:szCs w:val="18"/>
          <w:rPrChange w:id="2401" w:author="Willian" w:date="2016-11-29T00:00:00Z">
            <w:rPr>
              <w:ins w:id="2402" w:author="Willian" w:date="2016-11-29T00:00:00Z"/>
              <w:rFonts w:ascii="Menlo" w:hAnsi="Menlo" w:cs="Menlo"/>
              <w:sz w:val="28"/>
              <w:szCs w:val="28"/>
            </w:rPr>
          </w:rPrChange>
        </w:rPr>
        <w:pPrChange w:id="2403" w:author="Willian" w:date="2016-11-29T00:01:00Z">
          <w:pPr>
            <w:shd w:val="clear" w:color="auto" w:fill="FBFBFB"/>
            <w:spacing w:after="288" w:line="312" w:lineRule="atLeast"/>
          </w:pPr>
        </w:pPrChange>
      </w:pPr>
      <w:ins w:id="2404" w:author="Willian" w:date="2016-11-29T00:00:00Z">
        <w:r w:rsidRPr="00442191">
          <w:rPr>
            <w:rFonts w:ascii="Menlo" w:hAnsi="Menlo" w:cs="Menlo"/>
            <w:sz w:val="18"/>
            <w:szCs w:val="18"/>
            <w:rPrChange w:id="2405" w:author="Willian" w:date="2016-11-29T00:00:00Z">
              <w:rPr>
                <w:rFonts w:ascii="Menlo" w:hAnsi="Menlo" w:cs="Menlo"/>
                <w:sz w:val="28"/>
                <w:szCs w:val="28"/>
              </w:rPr>
            </w:rPrChange>
          </w:rPr>
          <w:t>}</w:t>
        </w:r>
      </w:ins>
    </w:p>
    <w:p w14:paraId="1FE78A1B" w14:textId="0509C25C" w:rsidR="00120ECD" w:rsidRPr="00552719" w:rsidRDefault="00120ECD" w:rsidP="00442191">
      <w:pPr>
        <w:rPr>
          <w:ins w:id="2406" w:author="Willian" w:date="2016-11-28T20:44:00Z"/>
        </w:rPr>
        <w:pPrChange w:id="2407" w:author="Willian" w:date="2016-11-28T21:15:00Z">
          <w:pPr>
            <w:shd w:val="clear" w:color="auto" w:fill="FBFBFB"/>
            <w:spacing w:after="288" w:line="312" w:lineRule="atLeast"/>
          </w:pPr>
        </w:pPrChange>
      </w:pPr>
      <w:ins w:id="2408" w:author="Willian" w:date="2016-11-28T20:44:00Z">
        <w:r w:rsidRPr="00552719">
          <w:t xml:space="preserve">Você pode personalizar o modelo de e-mail usado na seção de </w:t>
        </w:r>
        <w:proofErr w:type="spellStart"/>
        <w:r w:rsidRPr="00552719">
          <w:t>Authentication</w:t>
        </w:r>
        <w:proofErr w:type="spellEnd"/>
        <w:r w:rsidRPr="00552719">
          <w:t xml:space="preserve"> do </w:t>
        </w:r>
        <w:proofErr w:type="spellStart"/>
        <w:r w:rsidRPr="00552719">
          <w:t>Firebase</w:t>
        </w:r>
        <w:proofErr w:type="spellEnd"/>
        <w:r w:rsidRPr="00552719">
          <w:t xml:space="preserve"> console, na página </w:t>
        </w:r>
        <w:proofErr w:type="spellStart"/>
        <w:r w:rsidRPr="00552719">
          <w:t>Email</w:t>
        </w:r>
        <w:proofErr w:type="spellEnd"/>
        <w:r w:rsidRPr="00552719">
          <w:t xml:space="preserve"> </w:t>
        </w:r>
        <w:proofErr w:type="spellStart"/>
        <w:r w:rsidRPr="00552719">
          <w:t>Templates</w:t>
        </w:r>
        <w:proofErr w:type="spellEnd"/>
        <w:r w:rsidRPr="00552719">
          <w:t xml:space="preserve">. Consulte Modelos de e-mail na Central de Ajuda do </w:t>
        </w:r>
        <w:proofErr w:type="spellStart"/>
        <w:r w:rsidRPr="00552719">
          <w:t>Firebase</w:t>
        </w:r>
        <w:proofErr w:type="spellEnd"/>
        <w:r w:rsidRPr="00552719">
          <w:t>.</w:t>
        </w:r>
      </w:ins>
    </w:p>
    <w:p w14:paraId="10AA040E" w14:textId="77777777" w:rsidR="00120ECD" w:rsidRPr="00552719" w:rsidRDefault="00120ECD" w:rsidP="00105795">
      <w:pPr>
        <w:rPr>
          <w:ins w:id="2409" w:author="Willian" w:date="2016-11-28T20:44:00Z"/>
        </w:rPr>
        <w:pPrChange w:id="2410" w:author="Willian" w:date="2016-11-28T21:15:00Z">
          <w:pPr>
            <w:shd w:val="clear" w:color="auto" w:fill="FBFBFB"/>
            <w:spacing w:after="288" w:line="312" w:lineRule="atLeast"/>
          </w:pPr>
        </w:pPrChange>
      </w:pPr>
      <w:ins w:id="2411" w:author="Willian" w:date="2016-11-28T20:44:00Z">
        <w:r w:rsidRPr="00552719">
          <w:t xml:space="preserve">Você também pode enviar e-mails de redefinição de senha pelo </w:t>
        </w:r>
        <w:proofErr w:type="spellStart"/>
        <w:r w:rsidRPr="00552719">
          <w:t>Firebase</w:t>
        </w:r>
        <w:proofErr w:type="spellEnd"/>
        <w:r w:rsidRPr="00552719">
          <w:t xml:space="preserve"> console.</w:t>
        </w:r>
      </w:ins>
    </w:p>
    <w:p w14:paraId="656A432F" w14:textId="77777777" w:rsidR="00120ECD" w:rsidRPr="00552719" w:rsidRDefault="00120ECD">
      <w:pPr>
        <w:pStyle w:val="Ttulo3"/>
        <w:rPr>
          <w:ins w:id="2412" w:author="Willian" w:date="2016-11-28T20:44:00Z"/>
          <w:rPrChange w:id="2413" w:author="Willian" w:date="2016-11-28T20:46:00Z">
            <w:rPr>
              <w:ins w:id="2414" w:author="Willian" w:date="2016-11-28T20:44:00Z"/>
              <w:rFonts w:ascii="Calibri" w:eastAsia="Times New Roman" w:hAnsi="Calibri"/>
              <w:color w:val="333333"/>
              <w:sz w:val="29"/>
              <w:szCs w:val="29"/>
            </w:rPr>
          </w:rPrChange>
        </w:rPr>
        <w:pPrChange w:id="2415" w:author="Willian" w:date="2016-11-28T20:50:00Z">
          <w:pPr>
            <w:pStyle w:val="Ttulo4"/>
            <w:shd w:val="clear" w:color="auto" w:fill="FBFBFB"/>
            <w:spacing w:before="312" w:after="158"/>
          </w:pPr>
        </w:pPrChange>
      </w:pPr>
      <w:ins w:id="2416" w:author="Willian" w:date="2016-11-28T20:44:00Z">
        <w:r w:rsidRPr="00552719">
          <w:rPr>
            <w:rPrChange w:id="2417" w:author="Willian" w:date="2016-11-28T20:46:00Z">
              <w:rPr>
                <w:rFonts w:ascii="Calibri" w:eastAsia="Times New Roman" w:hAnsi="Calibri"/>
                <w:b/>
                <w:bCs/>
                <w:color w:val="333333"/>
                <w:sz w:val="29"/>
                <w:szCs w:val="29"/>
              </w:rPr>
            </w:rPrChange>
          </w:rPr>
          <w:t>Excluir um usuário</w:t>
        </w:r>
      </w:ins>
    </w:p>
    <w:p w14:paraId="38A04175" w14:textId="77777777" w:rsidR="00120ECD" w:rsidRPr="00552719" w:rsidRDefault="00120ECD" w:rsidP="00105795">
      <w:pPr>
        <w:rPr>
          <w:ins w:id="2418" w:author="Willian" w:date="2016-11-28T20:44:00Z"/>
        </w:rPr>
        <w:pPrChange w:id="2419" w:author="Willian" w:date="2016-11-28T21:15:00Z">
          <w:pPr>
            <w:shd w:val="clear" w:color="auto" w:fill="FBFBFB"/>
            <w:spacing w:after="288" w:line="312" w:lineRule="atLeast"/>
          </w:pPr>
        </w:pPrChange>
      </w:pPr>
      <w:ins w:id="2420" w:author="Willian" w:date="2016-11-28T20:44:00Z">
        <w:r w:rsidRPr="00552719">
          <w:t xml:space="preserve">Você pode excluir uma conta de usuário com o método </w:t>
        </w:r>
        <w:proofErr w:type="spellStart"/>
        <w:r w:rsidRPr="00552719">
          <w:t>deleteWithCompletion</w:t>
        </w:r>
        <w:proofErr w:type="spellEnd"/>
        <w:r w:rsidRPr="00552719">
          <w:t>. Por exemplo:</w:t>
        </w:r>
      </w:ins>
    </w:p>
    <w:p w14:paraId="49222A86" w14:textId="77777777" w:rsidR="00442191" w:rsidRPr="00442191" w:rsidRDefault="00442191" w:rsidP="00442191">
      <w:pPr>
        <w:widowControl w:val="0"/>
        <w:tabs>
          <w:tab w:val="left" w:pos="692"/>
        </w:tabs>
        <w:autoSpaceDE w:val="0"/>
        <w:autoSpaceDN w:val="0"/>
        <w:adjustRightInd w:val="0"/>
        <w:spacing w:after="0"/>
        <w:ind w:left="567"/>
        <w:jc w:val="left"/>
        <w:rPr>
          <w:ins w:id="2421" w:author="Willian" w:date="2016-11-29T00:01:00Z"/>
          <w:rFonts w:ascii="Menlo" w:hAnsi="Menlo" w:cs="Menlo"/>
          <w:sz w:val="18"/>
          <w:szCs w:val="18"/>
          <w:rPrChange w:id="2422" w:author="Willian" w:date="2016-11-29T00:01:00Z">
            <w:rPr>
              <w:ins w:id="2423" w:author="Willian" w:date="2016-11-29T00:01:00Z"/>
              <w:rFonts w:ascii="Menlo" w:hAnsi="Menlo" w:cs="Menlo"/>
              <w:sz w:val="28"/>
              <w:szCs w:val="28"/>
            </w:rPr>
          </w:rPrChange>
        </w:rPr>
        <w:pPrChange w:id="2424" w:author="Willian" w:date="2016-11-29T00:01:00Z">
          <w:pPr>
            <w:widowControl w:val="0"/>
            <w:tabs>
              <w:tab w:val="left" w:pos="692"/>
            </w:tabs>
            <w:autoSpaceDE w:val="0"/>
            <w:autoSpaceDN w:val="0"/>
            <w:adjustRightInd w:val="0"/>
            <w:spacing w:after="0"/>
            <w:jc w:val="left"/>
          </w:pPr>
        </w:pPrChange>
      </w:pPr>
      <w:proofErr w:type="spellStart"/>
      <w:proofErr w:type="gramStart"/>
      <w:ins w:id="2425" w:author="Willian" w:date="2016-11-29T00:01:00Z">
        <w:r w:rsidRPr="00442191">
          <w:rPr>
            <w:rFonts w:ascii="Menlo" w:hAnsi="Menlo" w:cs="Menlo"/>
            <w:color w:val="AA0D91"/>
            <w:sz w:val="18"/>
            <w:szCs w:val="18"/>
            <w:rPrChange w:id="2426" w:author="Willian" w:date="2016-11-29T00:01:00Z">
              <w:rPr>
                <w:rFonts w:ascii="Menlo" w:hAnsi="Menlo" w:cs="Menlo"/>
                <w:color w:val="AA0D91"/>
                <w:sz w:val="28"/>
                <w:szCs w:val="28"/>
              </w:rPr>
            </w:rPrChange>
          </w:rPr>
          <w:t>let</w:t>
        </w:r>
        <w:proofErr w:type="spellEnd"/>
        <w:proofErr w:type="gramEnd"/>
        <w:r w:rsidRPr="00442191">
          <w:rPr>
            <w:rFonts w:ascii="Menlo" w:hAnsi="Menlo" w:cs="Menlo"/>
            <w:sz w:val="18"/>
            <w:szCs w:val="18"/>
            <w:rPrChange w:id="2427" w:author="Willian" w:date="2016-11-29T00:01:00Z">
              <w:rPr>
                <w:rFonts w:ascii="Menlo" w:hAnsi="Menlo" w:cs="Menlo"/>
                <w:sz w:val="28"/>
                <w:szCs w:val="28"/>
              </w:rPr>
            </w:rPrChange>
          </w:rPr>
          <w:t xml:space="preserve"> </w:t>
        </w:r>
        <w:proofErr w:type="spellStart"/>
        <w:r w:rsidRPr="00442191">
          <w:rPr>
            <w:rFonts w:ascii="Menlo" w:hAnsi="Menlo" w:cs="Menlo"/>
            <w:sz w:val="18"/>
            <w:szCs w:val="18"/>
            <w:rPrChange w:id="2428" w:author="Willian" w:date="2016-11-29T00:01:00Z">
              <w:rPr>
                <w:rFonts w:ascii="Menlo" w:hAnsi="Menlo" w:cs="Menlo"/>
                <w:sz w:val="28"/>
                <w:szCs w:val="28"/>
              </w:rPr>
            </w:rPrChange>
          </w:rPr>
          <w:t>user</w:t>
        </w:r>
        <w:proofErr w:type="spellEnd"/>
        <w:r w:rsidRPr="00442191">
          <w:rPr>
            <w:rFonts w:ascii="Menlo" w:hAnsi="Menlo" w:cs="Menlo"/>
            <w:sz w:val="18"/>
            <w:szCs w:val="18"/>
            <w:rPrChange w:id="2429" w:author="Willian" w:date="2016-11-29T00:01:00Z">
              <w:rPr>
                <w:rFonts w:ascii="Menlo" w:hAnsi="Menlo" w:cs="Menlo"/>
                <w:sz w:val="28"/>
                <w:szCs w:val="28"/>
              </w:rPr>
            </w:rPrChange>
          </w:rPr>
          <w:t xml:space="preserve"> = </w:t>
        </w:r>
        <w:proofErr w:type="spellStart"/>
        <w:r w:rsidRPr="00442191">
          <w:rPr>
            <w:rFonts w:ascii="Menlo" w:hAnsi="Menlo" w:cs="Menlo"/>
            <w:color w:val="3F6E74"/>
            <w:sz w:val="18"/>
            <w:szCs w:val="18"/>
            <w:rPrChange w:id="2430" w:author="Willian" w:date="2016-11-29T00:01:00Z">
              <w:rPr>
                <w:rFonts w:ascii="Menlo" w:hAnsi="Menlo" w:cs="Menlo"/>
                <w:color w:val="3F6E74"/>
                <w:sz w:val="28"/>
                <w:szCs w:val="28"/>
              </w:rPr>
            </w:rPrChange>
          </w:rPr>
          <w:t>FIRAuth</w:t>
        </w:r>
        <w:r w:rsidRPr="00442191">
          <w:rPr>
            <w:rFonts w:ascii="Menlo" w:hAnsi="Menlo" w:cs="Menlo"/>
            <w:sz w:val="18"/>
            <w:szCs w:val="18"/>
            <w:rPrChange w:id="2431" w:author="Willian" w:date="2016-11-29T00:01:00Z">
              <w:rPr>
                <w:rFonts w:ascii="Menlo" w:hAnsi="Menlo" w:cs="Menlo"/>
                <w:sz w:val="28"/>
                <w:szCs w:val="28"/>
              </w:rPr>
            </w:rPrChange>
          </w:rPr>
          <w:t>.</w:t>
        </w:r>
        <w:r w:rsidRPr="00442191">
          <w:rPr>
            <w:rFonts w:ascii="Menlo" w:hAnsi="Menlo" w:cs="Menlo"/>
            <w:color w:val="26474B"/>
            <w:sz w:val="18"/>
            <w:szCs w:val="18"/>
            <w:rPrChange w:id="2432" w:author="Willian" w:date="2016-11-29T00:01:00Z">
              <w:rPr>
                <w:rFonts w:ascii="Menlo" w:hAnsi="Menlo" w:cs="Menlo"/>
                <w:color w:val="26474B"/>
                <w:sz w:val="28"/>
                <w:szCs w:val="28"/>
              </w:rPr>
            </w:rPrChange>
          </w:rPr>
          <w:t>auth</w:t>
        </w:r>
        <w:proofErr w:type="spellEnd"/>
        <w:r w:rsidRPr="00442191">
          <w:rPr>
            <w:rFonts w:ascii="Menlo" w:hAnsi="Menlo" w:cs="Menlo"/>
            <w:sz w:val="18"/>
            <w:szCs w:val="18"/>
            <w:rPrChange w:id="2433" w:author="Willian" w:date="2016-11-29T00:01:00Z">
              <w:rPr>
                <w:rFonts w:ascii="Menlo" w:hAnsi="Menlo" w:cs="Menlo"/>
                <w:sz w:val="28"/>
                <w:szCs w:val="28"/>
              </w:rPr>
            </w:rPrChange>
          </w:rPr>
          <w:t>()?.</w:t>
        </w:r>
        <w:proofErr w:type="spellStart"/>
        <w:r w:rsidRPr="00442191">
          <w:rPr>
            <w:rFonts w:ascii="Menlo" w:hAnsi="Menlo" w:cs="Menlo"/>
            <w:color w:val="3F6E74"/>
            <w:sz w:val="18"/>
            <w:szCs w:val="18"/>
            <w:rPrChange w:id="2434" w:author="Willian" w:date="2016-11-29T00:01:00Z">
              <w:rPr>
                <w:rFonts w:ascii="Menlo" w:hAnsi="Menlo" w:cs="Menlo"/>
                <w:color w:val="3F6E74"/>
                <w:sz w:val="28"/>
                <w:szCs w:val="28"/>
              </w:rPr>
            </w:rPrChange>
          </w:rPr>
          <w:t>currentUser</w:t>
        </w:r>
        <w:proofErr w:type="spellEnd"/>
      </w:ins>
    </w:p>
    <w:p w14:paraId="3EC630F8" w14:textId="77777777" w:rsidR="00442191" w:rsidRPr="00442191" w:rsidRDefault="00442191" w:rsidP="00442191">
      <w:pPr>
        <w:widowControl w:val="0"/>
        <w:tabs>
          <w:tab w:val="left" w:pos="692"/>
        </w:tabs>
        <w:autoSpaceDE w:val="0"/>
        <w:autoSpaceDN w:val="0"/>
        <w:adjustRightInd w:val="0"/>
        <w:spacing w:after="0"/>
        <w:ind w:left="567"/>
        <w:jc w:val="left"/>
        <w:rPr>
          <w:ins w:id="2435" w:author="Willian" w:date="2016-11-29T00:01:00Z"/>
          <w:rFonts w:ascii="Menlo" w:hAnsi="Menlo" w:cs="Menlo"/>
          <w:sz w:val="18"/>
          <w:szCs w:val="18"/>
          <w:rPrChange w:id="2436" w:author="Willian" w:date="2016-11-29T00:01:00Z">
            <w:rPr>
              <w:ins w:id="2437" w:author="Willian" w:date="2016-11-29T00:01:00Z"/>
              <w:rFonts w:ascii="Menlo" w:hAnsi="Menlo" w:cs="Menlo"/>
              <w:sz w:val="28"/>
              <w:szCs w:val="28"/>
            </w:rPr>
          </w:rPrChange>
        </w:rPr>
        <w:pPrChange w:id="2438" w:author="Willian" w:date="2016-11-29T00:01:00Z">
          <w:pPr>
            <w:widowControl w:val="0"/>
            <w:tabs>
              <w:tab w:val="left" w:pos="692"/>
            </w:tabs>
            <w:autoSpaceDE w:val="0"/>
            <w:autoSpaceDN w:val="0"/>
            <w:adjustRightInd w:val="0"/>
            <w:spacing w:after="0"/>
            <w:jc w:val="left"/>
          </w:pPr>
        </w:pPrChange>
      </w:pPr>
    </w:p>
    <w:p w14:paraId="54516F36" w14:textId="77777777" w:rsidR="00442191" w:rsidRPr="00442191" w:rsidRDefault="00442191" w:rsidP="00442191">
      <w:pPr>
        <w:widowControl w:val="0"/>
        <w:tabs>
          <w:tab w:val="left" w:pos="692"/>
        </w:tabs>
        <w:autoSpaceDE w:val="0"/>
        <w:autoSpaceDN w:val="0"/>
        <w:adjustRightInd w:val="0"/>
        <w:spacing w:after="0"/>
        <w:ind w:left="567"/>
        <w:jc w:val="left"/>
        <w:rPr>
          <w:ins w:id="2439" w:author="Willian" w:date="2016-11-29T00:01:00Z"/>
          <w:rFonts w:ascii="Menlo" w:hAnsi="Menlo" w:cs="Menlo"/>
          <w:sz w:val="18"/>
          <w:szCs w:val="18"/>
          <w:rPrChange w:id="2440" w:author="Willian" w:date="2016-11-29T00:01:00Z">
            <w:rPr>
              <w:ins w:id="2441" w:author="Willian" w:date="2016-11-29T00:01:00Z"/>
              <w:rFonts w:ascii="Menlo" w:hAnsi="Menlo" w:cs="Menlo"/>
              <w:sz w:val="28"/>
              <w:szCs w:val="28"/>
            </w:rPr>
          </w:rPrChange>
        </w:rPr>
        <w:pPrChange w:id="2442" w:author="Willian" w:date="2016-11-29T00:01:00Z">
          <w:pPr>
            <w:widowControl w:val="0"/>
            <w:tabs>
              <w:tab w:val="left" w:pos="692"/>
            </w:tabs>
            <w:autoSpaceDE w:val="0"/>
            <w:autoSpaceDN w:val="0"/>
            <w:adjustRightInd w:val="0"/>
            <w:spacing w:after="0"/>
            <w:jc w:val="left"/>
          </w:pPr>
        </w:pPrChange>
      </w:pPr>
      <w:proofErr w:type="spellStart"/>
      <w:proofErr w:type="gramStart"/>
      <w:ins w:id="2443" w:author="Willian" w:date="2016-11-29T00:01:00Z">
        <w:r w:rsidRPr="00442191">
          <w:rPr>
            <w:rFonts w:ascii="Menlo" w:hAnsi="Menlo" w:cs="Menlo"/>
            <w:color w:val="3F6E74"/>
            <w:sz w:val="18"/>
            <w:szCs w:val="18"/>
            <w:rPrChange w:id="2444" w:author="Willian" w:date="2016-11-29T00:01:00Z">
              <w:rPr>
                <w:rFonts w:ascii="Menlo" w:hAnsi="Menlo" w:cs="Menlo"/>
                <w:color w:val="3F6E74"/>
                <w:sz w:val="28"/>
                <w:szCs w:val="28"/>
              </w:rPr>
            </w:rPrChange>
          </w:rPr>
          <w:t>user</w:t>
        </w:r>
        <w:proofErr w:type="spellEnd"/>
        <w:proofErr w:type="gramEnd"/>
        <w:r w:rsidRPr="00442191">
          <w:rPr>
            <w:rFonts w:ascii="Menlo" w:hAnsi="Menlo" w:cs="Menlo"/>
            <w:sz w:val="18"/>
            <w:szCs w:val="18"/>
            <w:rPrChange w:id="2445" w:author="Willian" w:date="2016-11-29T00:01:00Z">
              <w:rPr>
                <w:rFonts w:ascii="Menlo" w:hAnsi="Menlo" w:cs="Menlo"/>
                <w:sz w:val="28"/>
                <w:szCs w:val="28"/>
              </w:rPr>
            </w:rPrChange>
          </w:rPr>
          <w:t>?.</w:t>
        </w:r>
        <w:r w:rsidRPr="00442191">
          <w:rPr>
            <w:rFonts w:ascii="Menlo" w:hAnsi="Menlo" w:cs="Menlo"/>
            <w:color w:val="26474B"/>
            <w:sz w:val="18"/>
            <w:szCs w:val="18"/>
            <w:rPrChange w:id="2446" w:author="Willian" w:date="2016-11-29T00:01:00Z">
              <w:rPr>
                <w:rFonts w:ascii="Menlo" w:hAnsi="Menlo" w:cs="Menlo"/>
                <w:color w:val="26474B"/>
                <w:sz w:val="28"/>
                <w:szCs w:val="28"/>
              </w:rPr>
            </w:rPrChange>
          </w:rPr>
          <w:t>delete</w:t>
        </w:r>
        <w:r w:rsidRPr="00442191">
          <w:rPr>
            <w:rFonts w:ascii="Menlo" w:hAnsi="Menlo" w:cs="Menlo"/>
            <w:sz w:val="18"/>
            <w:szCs w:val="18"/>
            <w:rPrChange w:id="2447" w:author="Willian" w:date="2016-11-29T00:01:00Z">
              <w:rPr>
                <w:rFonts w:ascii="Menlo" w:hAnsi="Menlo" w:cs="Menlo"/>
                <w:sz w:val="28"/>
                <w:szCs w:val="28"/>
              </w:rPr>
            </w:rPrChange>
          </w:rPr>
          <w:t xml:space="preserve"> { </w:t>
        </w:r>
        <w:proofErr w:type="spellStart"/>
        <w:r w:rsidRPr="00442191">
          <w:rPr>
            <w:rFonts w:ascii="Menlo" w:hAnsi="Menlo" w:cs="Menlo"/>
            <w:sz w:val="18"/>
            <w:szCs w:val="18"/>
            <w:rPrChange w:id="2448" w:author="Willian" w:date="2016-11-29T00:01:00Z">
              <w:rPr>
                <w:rFonts w:ascii="Menlo" w:hAnsi="Menlo" w:cs="Menlo"/>
                <w:sz w:val="28"/>
                <w:szCs w:val="28"/>
              </w:rPr>
            </w:rPrChange>
          </w:rPr>
          <w:t>error</w:t>
        </w:r>
        <w:proofErr w:type="spellEnd"/>
        <w:r w:rsidRPr="00442191">
          <w:rPr>
            <w:rFonts w:ascii="Menlo" w:hAnsi="Menlo" w:cs="Menlo"/>
            <w:sz w:val="18"/>
            <w:szCs w:val="18"/>
            <w:rPrChange w:id="2449" w:author="Willian" w:date="2016-11-29T00:01:00Z">
              <w:rPr>
                <w:rFonts w:ascii="Menlo" w:hAnsi="Menlo" w:cs="Menlo"/>
                <w:sz w:val="28"/>
                <w:szCs w:val="28"/>
              </w:rPr>
            </w:rPrChange>
          </w:rPr>
          <w:t xml:space="preserve"> </w:t>
        </w:r>
        <w:r w:rsidRPr="00442191">
          <w:rPr>
            <w:rFonts w:ascii="Menlo" w:hAnsi="Menlo" w:cs="Menlo"/>
            <w:color w:val="AA0D91"/>
            <w:sz w:val="18"/>
            <w:szCs w:val="18"/>
            <w:rPrChange w:id="2450" w:author="Willian" w:date="2016-11-29T00:01:00Z">
              <w:rPr>
                <w:rFonts w:ascii="Menlo" w:hAnsi="Menlo" w:cs="Menlo"/>
                <w:color w:val="AA0D91"/>
                <w:sz w:val="28"/>
                <w:szCs w:val="28"/>
              </w:rPr>
            </w:rPrChange>
          </w:rPr>
          <w:t>in</w:t>
        </w:r>
      </w:ins>
    </w:p>
    <w:p w14:paraId="532451A5" w14:textId="77777777" w:rsidR="00442191" w:rsidRPr="00442191" w:rsidRDefault="00442191" w:rsidP="00442191">
      <w:pPr>
        <w:widowControl w:val="0"/>
        <w:tabs>
          <w:tab w:val="left" w:pos="692"/>
        </w:tabs>
        <w:autoSpaceDE w:val="0"/>
        <w:autoSpaceDN w:val="0"/>
        <w:adjustRightInd w:val="0"/>
        <w:spacing w:after="0"/>
        <w:ind w:left="567"/>
        <w:jc w:val="left"/>
        <w:rPr>
          <w:ins w:id="2451" w:author="Willian" w:date="2016-11-29T00:01:00Z"/>
          <w:rFonts w:ascii="Menlo" w:hAnsi="Menlo" w:cs="Menlo"/>
          <w:sz w:val="18"/>
          <w:szCs w:val="18"/>
          <w:rPrChange w:id="2452" w:author="Willian" w:date="2016-11-29T00:01:00Z">
            <w:rPr>
              <w:ins w:id="2453" w:author="Willian" w:date="2016-11-29T00:01:00Z"/>
              <w:rFonts w:ascii="Menlo" w:hAnsi="Menlo" w:cs="Menlo"/>
              <w:sz w:val="28"/>
              <w:szCs w:val="28"/>
            </w:rPr>
          </w:rPrChange>
        </w:rPr>
        <w:pPrChange w:id="2454" w:author="Willian" w:date="2016-11-29T00:01:00Z">
          <w:pPr>
            <w:widowControl w:val="0"/>
            <w:tabs>
              <w:tab w:val="left" w:pos="692"/>
            </w:tabs>
            <w:autoSpaceDE w:val="0"/>
            <w:autoSpaceDN w:val="0"/>
            <w:adjustRightInd w:val="0"/>
            <w:spacing w:after="0"/>
            <w:jc w:val="left"/>
          </w:pPr>
        </w:pPrChange>
      </w:pPr>
      <w:ins w:id="2455" w:author="Willian" w:date="2016-11-29T00:01:00Z">
        <w:r w:rsidRPr="00442191">
          <w:rPr>
            <w:rFonts w:ascii="Menlo" w:hAnsi="Menlo" w:cs="Menlo"/>
            <w:sz w:val="18"/>
            <w:szCs w:val="18"/>
            <w:rPrChange w:id="2456" w:author="Willian" w:date="2016-11-29T00:01:00Z">
              <w:rPr>
                <w:rFonts w:ascii="Menlo" w:hAnsi="Menlo" w:cs="Menlo"/>
                <w:sz w:val="28"/>
                <w:szCs w:val="28"/>
              </w:rPr>
            </w:rPrChange>
          </w:rPr>
          <w:t xml:space="preserve">    </w:t>
        </w:r>
        <w:proofErr w:type="spellStart"/>
        <w:proofErr w:type="gramStart"/>
        <w:r w:rsidRPr="00442191">
          <w:rPr>
            <w:rFonts w:ascii="Menlo" w:hAnsi="Menlo" w:cs="Menlo"/>
            <w:color w:val="AA0D91"/>
            <w:sz w:val="18"/>
            <w:szCs w:val="18"/>
            <w:rPrChange w:id="2457" w:author="Willian" w:date="2016-11-29T00:01:00Z">
              <w:rPr>
                <w:rFonts w:ascii="Menlo" w:hAnsi="Menlo" w:cs="Menlo"/>
                <w:color w:val="AA0D91"/>
                <w:sz w:val="28"/>
                <w:szCs w:val="28"/>
              </w:rPr>
            </w:rPrChange>
          </w:rPr>
          <w:t>if</w:t>
        </w:r>
        <w:proofErr w:type="spellEnd"/>
        <w:proofErr w:type="gramEnd"/>
        <w:r w:rsidRPr="00442191">
          <w:rPr>
            <w:rFonts w:ascii="Menlo" w:hAnsi="Menlo" w:cs="Menlo"/>
            <w:sz w:val="18"/>
            <w:szCs w:val="18"/>
            <w:rPrChange w:id="2458" w:author="Willian" w:date="2016-11-29T00:01:00Z">
              <w:rPr>
                <w:rFonts w:ascii="Menlo" w:hAnsi="Menlo" w:cs="Menlo"/>
                <w:sz w:val="28"/>
                <w:szCs w:val="28"/>
              </w:rPr>
            </w:rPrChange>
          </w:rPr>
          <w:t xml:space="preserve"> </w:t>
        </w:r>
        <w:proofErr w:type="spellStart"/>
        <w:r w:rsidRPr="00442191">
          <w:rPr>
            <w:rFonts w:ascii="Menlo" w:hAnsi="Menlo" w:cs="Menlo"/>
            <w:color w:val="AA0D91"/>
            <w:sz w:val="18"/>
            <w:szCs w:val="18"/>
            <w:rPrChange w:id="2459" w:author="Willian" w:date="2016-11-29T00:01:00Z">
              <w:rPr>
                <w:rFonts w:ascii="Menlo" w:hAnsi="Menlo" w:cs="Menlo"/>
                <w:color w:val="AA0D91"/>
                <w:sz w:val="28"/>
                <w:szCs w:val="28"/>
              </w:rPr>
            </w:rPrChange>
          </w:rPr>
          <w:t>let</w:t>
        </w:r>
        <w:proofErr w:type="spellEnd"/>
        <w:r w:rsidRPr="00442191">
          <w:rPr>
            <w:rFonts w:ascii="Menlo" w:hAnsi="Menlo" w:cs="Menlo"/>
            <w:sz w:val="18"/>
            <w:szCs w:val="18"/>
            <w:rPrChange w:id="2460" w:author="Willian" w:date="2016-11-29T00:01:00Z">
              <w:rPr>
                <w:rFonts w:ascii="Menlo" w:hAnsi="Menlo" w:cs="Menlo"/>
                <w:sz w:val="28"/>
                <w:szCs w:val="28"/>
              </w:rPr>
            </w:rPrChange>
          </w:rPr>
          <w:t xml:space="preserve"> </w:t>
        </w:r>
        <w:proofErr w:type="spellStart"/>
        <w:r w:rsidRPr="00442191">
          <w:rPr>
            <w:rFonts w:ascii="Menlo" w:hAnsi="Menlo" w:cs="Menlo"/>
            <w:sz w:val="18"/>
            <w:szCs w:val="18"/>
            <w:rPrChange w:id="2461" w:author="Willian" w:date="2016-11-29T00:01:00Z">
              <w:rPr>
                <w:rFonts w:ascii="Menlo" w:hAnsi="Menlo" w:cs="Menlo"/>
                <w:sz w:val="28"/>
                <w:szCs w:val="28"/>
              </w:rPr>
            </w:rPrChange>
          </w:rPr>
          <w:t>error</w:t>
        </w:r>
        <w:proofErr w:type="spellEnd"/>
        <w:r w:rsidRPr="00442191">
          <w:rPr>
            <w:rFonts w:ascii="Menlo" w:hAnsi="Menlo" w:cs="Menlo"/>
            <w:sz w:val="18"/>
            <w:szCs w:val="18"/>
            <w:rPrChange w:id="2462" w:author="Willian" w:date="2016-11-29T00:01:00Z">
              <w:rPr>
                <w:rFonts w:ascii="Menlo" w:hAnsi="Menlo" w:cs="Menlo"/>
                <w:sz w:val="28"/>
                <w:szCs w:val="28"/>
              </w:rPr>
            </w:rPrChange>
          </w:rPr>
          <w:t xml:space="preserve"> = </w:t>
        </w:r>
        <w:proofErr w:type="spellStart"/>
        <w:r w:rsidRPr="00442191">
          <w:rPr>
            <w:rFonts w:ascii="Menlo" w:hAnsi="Menlo" w:cs="Menlo"/>
            <w:sz w:val="18"/>
            <w:szCs w:val="18"/>
            <w:rPrChange w:id="2463" w:author="Willian" w:date="2016-11-29T00:01:00Z">
              <w:rPr>
                <w:rFonts w:ascii="Menlo" w:hAnsi="Menlo" w:cs="Menlo"/>
                <w:sz w:val="28"/>
                <w:szCs w:val="28"/>
              </w:rPr>
            </w:rPrChange>
          </w:rPr>
          <w:t>error</w:t>
        </w:r>
        <w:proofErr w:type="spellEnd"/>
        <w:r w:rsidRPr="00442191">
          <w:rPr>
            <w:rFonts w:ascii="Menlo" w:hAnsi="Menlo" w:cs="Menlo"/>
            <w:sz w:val="18"/>
            <w:szCs w:val="18"/>
            <w:rPrChange w:id="2464" w:author="Willian" w:date="2016-11-29T00:01:00Z">
              <w:rPr>
                <w:rFonts w:ascii="Menlo" w:hAnsi="Menlo" w:cs="Menlo"/>
                <w:sz w:val="28"/>
                <w:szCs w:val="28"/>
              </w:rPr>
            </w:rPrChange>
          </w:rPr>
          <w:t xml:space="preserve"> {</w:t>
        </w:r>
      </w:ins>
    </w:p>
    <w:p w14:paraId="335CF76A" w14:textId="603E8BB6" w:rsidR="00442191" w:rsidRPr="00442191" w:rsidRDefault="00442191" w:rsidP="00442191">
      <w:pPr>
        <w:widowControl w:val="0"/>
        <w:tabs>
          <w:tab w:val="left" w:pos="692"/>
        </w:tabs>
        <w:autoSpaceDE w:val="0"/>
        <w:autoSpaceDN w:val="0"/>
        <w:adjustRightInd w:val="0"/>
        <w:spacing w:after="0"/>
        <w:ind w:left="567"/>
        <w:jc w:val="left"/>
        <w:rPr>
          <w:ins w:id="2465" w:author="Willian" w:date="2016-11-29T00:01:00Z"/>
          <w:rFonts w:ascii="Menlo" w:hAnsi="Menlo" w:cs="Menlo"/>
          <w:color w:val="007400"/>
          <w:sz w:val="18"/>
          <w:szCs w:val="18"/>
          <w:rPrChange w:id="2466" w:author="Willian" w:date="2016-11-29T00:01:00Z">
            <w:rPr>
              <w:ins w:id="2467" w:author="Willian" w:date="2016-11-29T00:01:00Z"/>
              <w:rFonts w:ascii="Menlo" w:hAnsi="Menlo" w:cs="Menlo"/>
              <w:color w:val="007400"/>
              <w:sz w:val="28"/>
              <w:szCs w:val="28"/>
            </w:rPr>
          </w:rPrChange>
        </w:rPr>
        <w:pPrChange w:id="2468" w:author="Willian" w:date="2016-11-29T00:01:00Z">
          <w:pPr>
            <w:widowControl w:val="0"/>
            <w:tabs>
              <w:tab w:val="left" w:pos="692"/>
            </w:tabs>
            <w:autoSpaceDE w:val="0"/>
            <w:autoSpaceDN w:val="0"/>
            <w:adjustRightInd w:val="0"/>
            <w:spacing w:after="0"/>
            <w:jc w:val="left"/>
          </w:pPr>
        </w:pPrChange>
      </w:pPr>
      <w:ins w:id="2469" w:author="Willian" w:date="2016-11-29T00:01:00Z">
        <w:r w:rsidRPr="00442191">
          <w:rPr>
            <w:rFonts w:ascii="Menlo" w:hAnsi="Menlo" w:cs="Menlo"/>
            <w:sz w:val="18"/>
            <w:szCs w:val="18"/>
            <w:rPrChange w:id="2470" w:author="Willian" w:date="2016-11-29T00:01:00Z">
              <w:rPr>
                <w:rFonts w:ascii="Menlo" w:hAnsi="Menlo" w:cs="Menlo"/>
                <w:sz w:val="28"/>
                <w:szCs w:val="28"/>
              </w:rPr>
            </w:rPrChange>
          </w:rPr>
          <w:t xml:space="preserve">        </w:t>
        </w:r>
        <w:r w:rsidRPr="00442191">
          <w:rPr>
            <w:rFonts w:ascii="Menlo" w:hAnsi="Menlo" w:cs="Menlo"/>
            <w:color w:val="007400"/>
            <w:sz w:val="18"/>
            <w:szCs w:val="18"/>
            <w:rPrChange w:id="2471" w:author="Willian" w:date="2016-11-29T00:01:00Z">
              <w:rPr>
                <w:rFonts w:ascii="Menlo" w:hAnsi="Menlo" w:cs="Menlo"/>
                <w:color w:val="007400"/>
                <w:sz w:val="28"/>
                <w:szCs w:val="28"/>
              </w:rPr>
            </w:rPrChange>
          </w:rPr>
          <w:t xml:space="preserve">// </w:t>
        </w:r>
      </w:ins>
      <w:ins w:id="2472" w:author="Willian" w:date="2016-11-29T00:03:00Z">
        <w:r w:rsidR="00380783">
          <w:rPr>
            <w:rFonts w:ascii="Menlo" w:hAnsi="Menlo" w:cs="Menlo"/>
            <w:color w:val="007400"/>
            <w:sz w:val="18"/>
            <w:szCs w:val="18"/>
          </w:rPr>
          <w:t>Um erro aconteceu</w:t>
        </w:r>
        <w:r w:rsidR="00380783" w:rsidRPr="007251C5">
          <w:rPr>
            <w:rFonts w:ascii="Menlo" w:hAnsi="Menlo" w:cs="Menlo"/>
            <w:color w:val="007400"/>
            <w:sz w:val="18"/>
            <w:szCs w:val="18"/>
          </w:rPr>
          <w:t>.</w:t>
        </w:r>
      </w:ins>
    </w:p>
    <w:p w14:paraId="108C7A7F" w14:textId="77777777" w:rsidR="00442191" w:rsidRPr="00442191" w:rsidRDefault="00442191" w:rsidP="00442191">
      <w:pPr>
        <w:widowControl w:val="0"/>
        <w:tabs>
          <w:tab w:val="left" w:pos="692"/>
        </w:tabs>
        <w:autoSpaceDE w:val="0"/>
        <w:autoSpaceDN w:val="0"/>
        <w:adjustRightInd w:val="0"/>
        <w:spacing w:after="0"/>
        <w:ind w:left="567"/>
        <w:jc w:val="left"/>
        <w:rPr>
          <w:ins w:id="2473" w:author="Willian" w:date="2016-11-29T00:01:00Z"/>
          <w:rFonts w:ascii="Menlo" w:hAnsi="Menlo" w:cs="Menlo"/>
          <w:sz w:val="18"/>
          <w:szCs w:val="18"/>
          <w:rPrChange w:id="2474" w:author="Willian" w:date="2016-11-29T00:01:00Z">
            <w:rPr>
              <w:ins w:id="2475" w:author="Willian" w:date="2016-11-29T00:01:00Z"/>
              <w:rFonts w:ascii="Menlo" w:hAnsi="Menlo" w:cs="Menlo"/>
              <w:sz w:val="28"/>
              <w:szCs w:val="28"/>
            </w:rPr>
          </w:rPrChange>
        </w:rPr>
        <w:pPrChange w:id="2476" w:author="Willian" w:date="2016-11-29T00:01:00Z">
          <w:pPr>
            <w:widowControl w:val="0"/>
            <w:tabs>
              <w:tab w:val="left" w:pos="692"/>
            </w:tabs>
            <w:autoSpaceDE w:val="0"/>
            <w:autoSpaceDN w:val="0"/>
            <w:adjustRightInd w:val="0"/>
            <w:spacing w:after="0"/>
            <w:jc w:val="left"/>
          </w:pPr>
        </w:pPrChange>
      </w:pPr>
      <w:ins w:id="2477" w:author="Willian" w:date="2016-11-29T00:01:00Z">
        <w:r w:rsidRPr="00442191">
          <w:rPr>
            <w:rFonts w:ascii="Menlo" w:hAnsi="Menlo" w:cs="Menlo"/>
            <w:sz w:val="18"/>
            <w:szCs w:val="18"/>
            <w:rPrChange w:id="2478" w:author="Willian" w:date="2016-11-29T00:01:00Z">
              <w:rPr>
                <w:rFonts w:ascii="Menlo" w:hAnsi="Menlo" w:cs="Menlo"/>
                <w:sz w:val="28"/>
                <w:szCs w:val="28"/>
              </w:rPr>
            </w:rPrChange>
          </w:rPr>
          <w:t xml:space="preserve">    } </w:t>
        </w:r>
        <w:proofErr w:type="spellStart"/>
        <w:r w:rsidRPr="00442191">
          <w:rPr>
            <w:rFonts w:ascii="Menlo" w:hAnsi="Menlo" w:cs="Menlo"/>
            <w:color w:val="AA0D91"/>
            <w:sz w:val="18"/>
            <w:szCs w:val="18"/>
            <w:rPrChange w:id="2479" w:author="Willian" w:date="2016-11-29T00:01:00Z">
              <w:rPr>
                <w:rFonts w:ascii="Menlo" w:hAnsi="Menlo" w:cs="Menlo"/>
                <w:color w:val="AA0D91"/>
                <w:sz w:val="28"/>
                <w:szCs w:val="28"/>
              </w:rPr>
            </w:rPrChange>
          </w:rPr>
          <w:t>else</w:t>
        </w:r>
        <w:proofErr w:type="spellEnd"/>
        <w:r w:rsidRPr="00442191">
          <w:rPr>
            <w:rFonts w:ascii="Menlo" w:hAnsi="Menlo" w:cs="Menlo"/>
            <w:sz w:val="18"/>
            <w:szCs w:val="18"/>
            <w:rPrChange w:id="2480" w:author="Willian" w:date="2016-11-29T00:01:00Z">
              <w:rPr>
                <w:rFonts w:ascii="Menlo" w:hAnsi="Menlo" w:cs="Menlo"/>
                <w:sz w:val="28"/>
                <w:szCs w:val="28"/>
              </w:rPr>
            </w:rPrChange>
          </w:rPr>
          <w:t xml:space="preserve"> {</w:t>
        </w:r>
      </w:ins>
    </w:p>
    <w:p w14:paraId="78441D92" w14:textId="62469596" w:rsidR="00442191" w:rsidRPr="00442191" w:rsidRDefault="00442191" w:rsidP="00442191">
      <w:pPr>
        <w:widowControl w:val="0"/>
        <w:tabs>
          <w:tab w:val="left" w:pos="692"/>
        </w:tabs>
        <w:autoSpaceDE w:val="0"/>
        <w:autoSpaceDN w:val="0"/>
        <w:adjustRightInd w:val="0"/>
        <w:spacing w:after="0"/>
        <w:ind w:left="567"/>
        <w:jc w:val="left"/>
        <w:rPr>
          <w:ins w:id="2481" w:author="Willian" w:date="2016-11-29T00:01:00Z"/>
          <w:rFonts w:ascii="Menlo" w:hAnsi="Menlo" w:cs="Menlo"/>
          <w:color w:val="007400"/>
          <w:sz w:val="18"/>
          <w:szCs w:val="18"/>
          <w:rPrChange w:id="2482" w:author="Willian" w:date="2016-11-29T00:01:00Z">
            <w:rPr>
              <w:ins w:id="2483" w:author="Willian" w:date="2016-11-29T00:01:00Z"/>
              <w:rFonts w:ascii="Menlo" w:hAnsi="Menlo" w:cs="Menlo"/>
              <w:color w:val="007400"/>
              <w:sz w:val="28"/>
              <w:szCs w:val="28"/>
            </w:rPr>
          </w:rPrChange>
        </w:rPr>
        <w:pPrChange w:id="2484" w:author="Willian" w:date="2016-11-29T00:01:00Z">
          <w:pPr>
            <w:widowControl w:val="0"/>
            <w:tabs>
              <w:tab w:val="left" w:pos="692"/>
            </w:tabs>
            <w:autoSpaceDE w:val="0"/>
            <w:autoSpaceDN w:val="0"/>
            <w:adjustRightInd w:val="0"/>
            <w:spacing w:after="0"/>
            <w:jc w:val="left"/>
          </w:pPr>
        </w:pPrChange>
      </w:pPr>
      <w:ins w:id="2485" w:author="Willian" w:date="2016-11-29T00:01:00Z">
        <w:r w:rsidRPr="00442191">
          <w:rPr>
            <w:rFonts w:ascii="Menlo" w:hAnsi="Menlo" w:cs="Menlo"/>
            <w:sz w:val="18"/>
            <w:szCs w:val="18"/>
            <w:rPrChange w:id="2486" w:author="Willian" w:date="2016-11-29T00:01:00Z">
              <w:rPr>
                <w:rFonts w:ascii="Menlo" w:hAnsi="Menlo" w:cs="Menlo"/>
                <w:sz w:val="28"/>
                <w:szCs w:val="28"/>
              </w:rPr>
            </w:rPrChange>
          </w:rPr>
          <w:t xml:space="preserve">        </w:t>
        </w:r>
        <w:r w:rsidRPr="00442191">
          <w:rPr>
            <w:rFonts w:ascii="Menlo" w:hAnsi="Menlo" w:cs="Menlo"/>
            <w:color w:val="007400"/>
            <w:sz w:val="18"/>
            <w:szCs w:val="18"/>
            <w:rPrChange w:id="2487" w:author="Willian" w:date="2016-11-29T00:01:00Z">
              <w:rPr>
                <w:rFonts w:ascii="Menlo" w:hAnsi="Menlo" w:cs="Menlo"/>
                <w:color w:val="007400"/>
                <w:sz w:val="28"/>
                <w:szCs w:val="28"/>
              </w:rPr>
            </w:rPrChange>
          </w:rPr>
          <w:t xml:space="preserve">// </w:t>
        </w:r>
      </w:ins>
      <w:ins w:id="2488" w:author="Willian" w:date="2016-11-29T00:03:00Z">
        <w:r w:rsidR="00380783">
          <w:rPr>
            <w:rFonts w:ascii="Menlo" w:hAnsi="Menlo" w:cs="Menlo"/>
            <w:color w:val="007400"/>
            <w:sz w:val="18"/>
            <w:szCs w:val="18"/>
          </w:rPr>
          <w:t>Conta deletada</w:t>
        </w:r>
      </w:ins>
    </w:p>
    <w:p w14:paraId="682F5629" w14:textId="77777777" w:rsidR="00442191" w:rsidRPr="00442191" w:rsidRDefault="00442191" w:rsidP="00442191">
      <w:pPr>
        <w:widowControl w:val="0"/>
        <w:tabs>
          <w:tab w:val="left" w:pos="692"/>
        </w:tabs>
        <w:autoSpaceDE w:val="0"/>
        <w:autoSpaceDN w:val="0"/>
        <w:adjustRightInd w:val="0"/>
        <w:spacing w:after="0"/>
        <w:ind w:left="567"/>
        <w:jc w:val="left"/>
        <w:rPr>
          <w:ins w:id="2489" w:author="Willian" w:date="2016-11-29T00:01:00Z"/>
          <w:rFonts w:ascii="Menlo" w:hAnsi="Menlo" w:cs="Menlo"/>
          <w:sz w:val="18"/>
          <w:szCs w:val="18"/>
          <w:rPrChange w:id="2490" w:author="Willian" w:date="2016-11-29T00:01:00Z">
            <w:rPr>
              <w:ins w:id="2491" w:author="Willian" w:date="2016-11-29T00:01:00Z"/>
              <w:rFonts w:ascii="Menlo" w:hAnsi="Menlo" w:cs="Menlo"/>
              <w:sz w:val="28"/>
              <w:szCs w:val="28"/>
            </w:rPr>
          </w:rPrChange>
        </w:rPr>
        <w:pPrChange w:id="2492" w:author="Willian" w:date="2016-11-29T00:01:00Z">
          <w:pPr>
            <w:widowControl w:val="0"/>
            <w:tabs>
              <w:tab w:val="left" w:pos="692"/>
            </w:tabs>
            <w:autoSpaceDE w:val="0"/>
            <w:autoSpaceDN w:val="0"/>
            <w:adjustRightInd w:val="0"/>
            <w:spacing w:after="0"/>
            <w:jc w:val="left"/>
          </w:pPr>
        </w:pPrChange>
      </w:pPr>
      <w:ins w:id="2493" w:author="Willian" w:date="2016-11-29T00:01:00Z">
        <w:r w:rsidRPr="00442191">
          <w:rPr>
            <w:rFonts w:ascii="Menlo" w:hAnsi="Menlo" w:cs="Menlo"/>
            <w:sz w:val="18"/>
            <w:szCs w:val="18"/>
            <w:rPrChange w:id="2494" w:author="Willian" w:date="2016-11-29T00:01:00Z">
              <w:rPr>
                <w:rFonts w:ascii="Menlo" w:hAnsi="Menlo" w:cs="Menlo"/>
                <w:sz w:val="28"/>
                <w:szCs w:val="28"/>
              </w:rPr>
            </w:rPrChange>
          </w:rPr>
          <w:t xml:space="preserve">    }</w:t>
        </w:r>
      </w:ins>
    </w:p>
    <w:p w14:paraId="2D0CC2BA" w14:textId="77777777" w:rsidR="00442191" w:rsidRPr="00442191" w:rsidRDefault="00442191" w:rsidP="00442191">
      <w:pPr>
        <w:ind w:left="567"/>
        <w:rPr>
          <w:ins w:id="2495" w:author="Willian" w:date="2016-11-29T00:01:00Z"/>
          <w:rFonts w:ascii="Menlo" w:hAnsi="Menlo" w:cs="Menlo"/>
          <w:sz w:val="18"/>
          <w:szCs w:val="18"/>
          <w:rPrChange w:id="2496" w:author="Willian" w:date="2016-11-29T00:01:00Z">
            <w:rPr>
              <w:ins w:id="2497" w:author="Willian" w:date="2016-11-29T00:01:00Z"/>
              <w:rFonts w:ascii="Menlo" w:hAnsi="Menlo" w:cs="Menlo"/>
              <w:sz w:val="28"/>
              <w:szCs w:val="28"/>
            </w:rPr>
          </w:rPrChange>
        </w:rPr>
        <w:pPrChange w:id="2498" w:author="Willian" w:date="2016-11-29T00:01:00Z">
          <w:pPr>
            <w:shd w:val="clear" w:color="auto" w:fill="FBFBFB"/>
            <w:spacing w:after="288" w:line="312" w:lineRule="atLeast"/>
          </w:pPr>
        </w:pPrChange>
      </w:pPr>
      <w:ins w:id="2499" w:author="Willian" w:date="2016-11-29T00:01:00Z">
        <w:r w:rsidRPr="00442191">
          <w:rPr>
            <w:rFonts w:ascii="Menlo" w:hAnsi="Menlo" w:cs="Menlo"/>
            <w:sz w:val="18"/>
            <w:szCs w:val="18"/>
            <w:rPrChange w:id="2500" w:author="Willian" w:date="2016-11-29T00:01:00Z">
              <w:rPr>
                <w:rFonts w:ascii="Menlo" w:hAnsi="Menlo" w:cs="Menlo"/>
                <w:sz w:val="28"/>
                <w:szCs w:val="28"/>
              </w:rPr>
            </w:rPrChange>
          </w:rPr>
          <w:t>}</w:t>
        </w:r>
      </w:ins>
    </w:p>
    <w:p w14:paraId="3F7D4927" w14:textId="5D973282" w:rsidR="00120ECD" w:rsidRPr="00552719" w:rsidRDefault="00120ECD" w:rsidP="00442191">
      <w:pPr>
        <w:rPr>
          <w:ins w:id="2501" w:author="Willian" w:date="2016-11-28T20:44:00Z"/>
        </w:rPr>
        <w:pPrChange w:id="2502" w:author="Willian" w:date="2016-11-28T21:15:00Z">
          <w:pPr>
            <w:shd w:val="clear" w:color="auto" w:fill="FBFBFB"/>
            <w:spacing w:after="288" w:line="312" w:lineRule="atLeast"/>
          </w:pPr>
        </w:pPrChange>
      </w:pPr>
      <w:ins w:id="2503" w:author="Willian" w:date="2016-11-28T20:44:00Z">
        <w:r w:rsidRPr="00552719">
          <w:t xml:space="preserve">Você também pode excluir usuários da seção </w:t>
        </w:r>
        <w:proofErr w:type="spellStart"/>
        <w:r w:rsidRPr="00552719">
          <w:t>Authentication</w:t>
        </w:r>
        <w:proofErr w:type="spellEnd"/>
        <w:r w:rsidRPr="00552719">
          <w:t xml:space="preserve"> do </w:t>
        </w:r>
        <w:proofErr w:type="spellStart"/>
        <w:r w:rsidRPr="00552719">
          <w:t>Firebase</w:t>
        </w:r>
        <w:proofErr w:type="spellEnd"/>
        <w:r w:rsidRPr="00552719">
          <w:t xml:space="preserve"> console, na página </w:t>
        </w:r>
        <w:proofErr w:type="spellStart"/>
        <w:r w:rsidRPr="00552719">
          <w:t>Users</w:t>
        </w:r>
        <w:proofErr w:type="spellEnd"/>
        <w:r w:rsidRPr="00552719">
          <w:t>.</w:t>
        </w:r>
      </w:ins>
    </w:p>
    <w:p w14:paraId="446C2446" w14:textId="77777777" w:rsidR="00120ECD" w:rsidRPr="00552719" w:rsidRDefault="00120ECD" w:rsidP="00105795">
      <w:pPr>
        <w:rPr>
          <w:ins w:id="2504" w:author="Willian" w:date="2016-11-28T20:44:00Z"/>
        </w:rPr>
        <w:pPrChange w:id="2505" w:author="Willian" w:date="2016-11-28T21:15:00Z">
          <w:pPr>
            <w:shd w:val="clear" w:color="auto" w:fill="FBFBFB"/>
            <w:spacing w:after="288" w:line="312" w:lineRule="atLeast"/>
          </w:pPr>
        </w:pPrChange>
      </w:pPr>
      <w:ins w:id="2506" w:author="Willian" w:date="2016-11-28T20:44:00Z">
        <w:r w:rsidRPr="00552719">
          <w:t xml:space="preserve">Importante: Para excluir um usuário, ele deve ter feito </w:t>
        </w:r>
        <w:proofErr w:type="spellStart"/>
        <w:r w:rsidRPr="00552719">
          <w:t>login</w:t>
        </w:r>
        <w:proofErr w:type="spellEnd"/>
        <w:r w:rsidRPr="00552719">
          <w:t xml:space="preserve"> recentemente. Consulte </w:t>
        </w:r>
        <w:proofErr w:type="spellStart"/>
        <w:r w:rsidRPr="00552719">
          <w:t>Reautenticar</w:t>
        </w:r>
        <w:proofErr w:type="spellEnd"/>
        <w:r w:rsidRPr="00552719">
          <w:t xml:space="preserve"> um usuário.</w:t>
        </w:r>
      </w:ins>
    </w:p>
    <w:p w14:paraId="03B879BC" w14:textId="77777777" w:rsidR="00120ECD" w:rsidRPr="00552719" w:rsidRDefault="00120ECD">
      <w:pPr>
        <w:pStyle w:val="Ttulo3"/>
        <w:rPr>
          <w:ins w:id="2507" w:author="Willian" w:date="2016-11-28T20:44:00Z"/>
          <w:rPrChange w:id="2508" w:author="Willian" w:date="2016-11-28T20:46:00Z">
            <w:rPr>
              <w:ins w:id="2509" w:author="Willian" w:date="2016-11-28T20:44:00Z"/>
              <w:rFonts w:ascii="Calibri" w:eastAsia="Times New Roman" w:hAnsi="Calibri"/>
              <w:color w:val="333333"/>
              <w:sz w:val="29"/>
              <w:szCs w:val="29"/>
            </w:rPr>
          </w:rPrChange>
        </w:rPr>
        <w:pPrChange w:id="2510" w:author="Willian" w:date="2016-11-28T20:50:00Z">
          <w:pPr>
            <w:pStyle w:val="Ttulo4"/>
            <w:shd w:val="clear" w:color="auto" w:fill="FBFBFB"/>
            <w:spacing w:before="312" w:after="158"/>
          </w:pPr>
        </w:pPrChange>
      </w:pPr>
      <w:proofErr w:type="spellStart"/>
      <w:ins w:id="2511" w:author="Willian" w:date="2016-11-28T20:44:00Z">
        <w:r w:rsidRPr="00552719">
          <w:rPr>
            <w:rPrChange w:id="2512" w:author="Willian" w:date="2016-11-28T20:46:00Z">
              <w:rPr>
                <w:rFonts w:ascii="Calibri" w:eastAsia="Times New Roman" w:hAnsi="Calibri"/>
                <w:b/>
                <w:bCs/>
                <w:color w:val="333333"/>
                <w:sz w:val="29"/>
                <w:szCs w:val="29"/>
              </w:rPr>
            </w:rPrChange>
          </w:rPr>
          <w:t>Reautenticar</w:t>
        </w:r>
        <w:proofErr w:type="spellEnd"/>
        <w:r w:rsidRPr="00552719">
          <w:rPr>
            <w:rPrChange w:id="2513" w:author="Willian" w:date="2016-11-28T20:46:00Z">
              <w:rPr>
                <w:rFonts w:ascii="Calibri" w:eastAsia="Times New Roman" w:hAnsi="Calibri"/>
                <w:b/>
                <w:bCs/>
                <w:color w:val="333333"/>
                <w:sz w:val="29"/>
                <w:szCs w:val="29"/>
              </w:rPr>
            </w:rPrChange>
          </w:rPr>
          <w:t xml:space="preserve"> um usuário</w:t>
        </w:r>
      </w:ins>
    </w:p>
    <w:p w14:paraId="5722CEC7" w14:textId="77777777" w:rsidR="00120ECD" w:rsidRPr="00552719" w:rsidRDefault="00120ECD" w:rsidP="00105795">
      <w:pPr>
        <w:rPr>
          <w:ins w:id="2514" w:author="Willian" w:date="2016-11-28T20:44:00Z"/>
        </w:rPr>
        <w:pPrChange w:id="2515" w:author="Willian" w:date="2016-11-28T21:15:00Z">
          <w:pPr>
            <w:shd w:val="clear" w:color="auto" w:fill="FBFBFB"/>
            <w:spacing w:after="288" w:line="312" w:lineRule="atLeast"/>
          </w:pPr>
        </w:pPrChange>
      </w:pPr>
      <w:ins w:id="2516" w:author="Willian" w:date="2016-11-28T20:44:00Z">
        <w:r w:rsidRPr="00552719">
          <w:t xml:space="preserve">Algumas ações que apresentam riscos à segurança — como excluir uma conta, definir um endereço de e-mail primário e alterar uma senha — exigem que o usuário tenha feito </w:t>
        </w:r>
        <w:proofErr w:type="spellStart"/>
        <w:r w:rsidRPr="00552719">
          <w:t>login</w:t>
        </w:r>
        <w:proofErr w:type="spellEnd"/>
        <w:r w:rsidRPr="00552719">
          <w:t xml:space="preserve"> recentemente. Se você realizar uma dessas ações e o usuário tiver feito </w:t>
        </w:r>
        <w:proofErr w:type="spellStart"/>
        <w:r w:rsidRPr="00552719">
          <w:t>login</w:t>
        </w:r>
        <w:proofErr w:type="spellEnd"/>
        <w:r w:rsidRPr="00552719">
          <w:t xml:space="preserve"> há muito tempo, a ação falhará com o erro </w:t>
        </w:r>
        <w:proofErr w:type="spellStart"/>
        <w:proofErr w:type="gramStart"/>
        <w:r w:rsidRPr="00552719">
          <w:t>FIRAuthErrorCodeCredentialTooOld</w:t>
        </w:r>
        <w:proofErr w:type="spellEnd"/>
        <w:r w:rsidRPr="00552719">
          <w:t xml:space="preserve"> .</w:t>
        </w:r>
        <w:proofErr w:type="gramEnd"/>
        <w:r w:rsidRPr="00552719">
          <w:t xml:space="preserve"> Quando isso ocorrer, </w:t>
        </w:r>
        <w:proofErr w:type="spellStart"/>
        <w:r w:rsidRPr="00552719">
          <w:t>reautentique</w:t>
        </w:r>
        <w:proofErr w:type="spellEnd"/>
        <w:r w:rsidRPr="00552719">
          <w:t xml:space="preserve"> o usuário obtendo novas credenciais de </w:t>
        </w:r>
        <w:proofErr w:type="spellStart"/>
        <w:r w:rsidRPr="00552719">
          <w:t>login</w:t>
        </w:r>
        <w:proofErr w:type="spellEnd"/>
        <w:r w:rsidRPr="00552719">
          <w:t xml:space="preserve"> do usuário e passando-as para </w:t>
        </w:r>
        <w:proofErr w:type="spellStart"/>
        <w:r w:rsidRPr="00552719">
          <w:t>reauthenticate</w:t>
        </w:r>
        <w:proofErr w:type="spellEnd"/>
        <w:r w:rsidRPr="00552719">
          <w:t>. Por exemplo:</w:t>
        </w:r>
      </w:ins>
    </w:p>
    <w:p w14:paraId="753B515A" w14:textId="77777777" w:rsidR="00380783" w:rsidRPr="00380783" w:rsidRDefault="00380783" w:rsidP="00380783">
      <w:pPr>
        <w:widowControl w:val="0"/>
        <w:tabs>
          <w:tab w:val="left" w:pos="692"/>
        </w:tabs>
        <w:autoSpaceDE w:val="0"/>
        <w:autoSpaceDN w:val="0"/>
        <w:adjustRightInd w:val="0"/>
        <w:spacing w:after="0"/>
        <w:ind w:left="567"/>
        <w:jc w:val="left"/>
        <w:rPr>
          <w:ins w:id="2517" w:author="Willian" w:date="2016-11-29T00:02:00Z"/>
          <w:rFonts w:ascii="Menlo" w:hAnsi="Menlo" w:cs="Menlo"/>
          <w:sz w:val="18"/>
          <w:szCs w:val="18"/>
          <w:rPrChange w:id="2518" w:author="Willian" w:date="2016-11-29T00:03:00Z">
            <w:rPr>
              <w:ins w:id="2519" w:author="Willian" w:date="2016-11-29T00:02:00Z"/>
              <w:rFonts w:ascii="Menlo" w:hAnsi="Menlo" w:cs="Menlo"/>
              <w:sz w:val="28"/>
              <w:szCs w:val="28"/>
            </w:rPr>
          </w:rPrChange>
        </w:rPr>
        <w:pPrChange w:id="2520" w:author="Willian" w:date="2016-11-29T00:03:00Z">
          <w:pPr>
            <w:widowControl w:val="0"/>
            <w:tabs>
              <w:tab w:val="left" w:pos="692"/>
            </w:tabs>
            <w:autoSpaceDE w:val="0"/>
            <w:autoSpaceDN w:val="0"/>
            <w:adjustRightInd w:val="0"/>
            <w:spacing w:after="0"/>
            <w:jc w:val="left"/>
          </w:pPr>
        </w:pPrChange>
      </w:pPr>
      <w:proofErr w:type="spellStart"/>
      <w:proofErr w:type="gramStart"/>
      <w:ins w:id="2521" w:author="Willian" w:date="2016-11-29T00:02:00Z">
        <w:r w:rsidRPr="00380783">
          <w:rPr>
            <w:rFonts w:ascii="Menlo" w:hAnsi="Menlo" w:cs="Menlo"/>
            <w:color w:val="AA0D91"/>
            <w:sz w:val="18"/>
            <w:szCs w:val="18"/>
            <w:rPrChange w:id="2522" w:author="Willian" w:date="2016-11-29T00:03:00Z">
              <w:rPr>
                <w:rFonts w:ascii="Menlo" w:hAnsi="Menlo" w:cs="Menlo"/>
                <w:color w:val="AA0D91"/>
                <w:sz w:val="28"/>
                <w:szCs w:val="28"/>
              </w:rPr>
            </w:rPrChange>
          </w:rPr>
          <w:t>let</w:t>
        </w:r>
        <w:proofErr w:type="spellEnd"/>
        <w:proofErr w:type="gramEnd"/>
        <w:r w:rsidRPr="00380783">
          <w:rPr>
            <w:rFonts w:ascii="Menlo" w:hAnsi="Menlo" w:cs="Menlo"/>
            <w:sz w:val="18"/>
            <w:szCs w:val="18"/>
            <w:rPrChange w:id="2523" w:author="Willian" w:date="2016-11-29T00:03:00Z">
              <w:rPr>
                <w:rFonts w:ascii="Menlo" w:hAnsi="Menlo" w:cs="Menlo"/>
                <w:sz w:val="28"/>
                <w:szCs w:val="28"/>
              </w:rPr>
            </w:rPrChange>
          </w:rPr>
          <w:t xml:space="preserve"> </w:t>
        </w:r>
        <w:proofErr w:type="spellStart"/>
        <w:r w:rsidRPr="00380783">
          <w:rPr>
            <w:rFonts w:ascii="Menlo" w:hAnsi="Menlo" w:cs="Menlo"/>
            <w:sz w:val="18"/>
            <w:szCs w:val="18"/>
            <w:rPrChange w:id="2524" w:author="Willian" w:date="2016-11-29T00:03:00Z">
              <w:rPr>
                <w:rFonts w:ascii="Menlo" w:hAnsi="Menlo" w:cs="Menlo"/>
                <w:sz w:val="28"/>
                <w:szCs w:val="28"/>
              </w:rPr>
            </w:rPrChange>
          </w:rPr>
          <w:t>user</w:t>
        </w:r>
        <w:proofErr w:type="spellEnd"/>
        <w:r w:rsidRPr="00380783">
          <w:rPr>
            <w:rFonts w:ascii="Menlo" w:hAnsi="Menlo" w:cs="Menlo"/>
            <w:sz w:val="18"/>
            <w:szCs w:val="18"/>
            <w:rPrChange w:id="2525" w:author="Willian" w:date="2016-11-29T00:03:00Z">
              <w:rPr>
                <w:rFonts w:ascii="Menlo" w:hAnsi="Menlo" w:cs="Menlo"/>
                <w:sz w:val="28"/>
                <w:szCs w:val="28"/>
              </w:rPr>
            </w:rPrChange>
          </w:rPr>
          <w:t xml:space="preserve"> = </w:t>
        </w:r>
        <w:proofErr w:type="spellStart"/>
        <w:r w:rsidRPr="00380783">
          <w:rPr>
            <w:rFonts w:ascii="Menlo" w:hAnsi="Menlo" w:cs="Menlo"/>
            <w:color w:val="3F6E74"/>
            <w:sz w:val="18"/>
            <w:szCs w:val="18"/>
            <w:rPrChange w:id="2526" w:author="Willian" w:date="2016-11-29T00:03:00Z">
              <w:rPr>
                <w:rFonts w:ascii="Menlo" w:hAnsi="Menlo" w:cs="Menlo"/>
                <w:color w:val="3F6E74"/>
                <w:sz w:val="28"/>
                <w:szCs w:val="28"/>
              </w:rPr>
            </w:rPrChange>
          </w:rPr>
          <w:t>FIRAuth</w:t>
        </w:r>
        <w:r w:rsidRPr="00380783">
          <w:rPr>
            <w:rFonts w:ascii="Menlo" w:hAnsi="Menlo" w:cs="Menlo"/>
            <w:sz w:val="18"/>
            <w:szCs w:val="18"/>
            <w:rPrChange w:id="2527" w:author="Willian" w:date="2016-11-29T00:03:00Z">
              <w:rPr>
                <w:rFonts w:ascii="Menlo" w:hAnsi="Menlo" w:cs="Menlo"/>
                <w:sz w:val="28"/>
                <w:szCs w:val="28"/>
              </w:rPr>
            </w:rPrChange>
          </w:rPr>
          <w:t>.</w:t>
        </w:r>
        <w:r w:rsidRPr="00380783">
          <w:rPr>
            <w:rFonts w:ascii="Menlo" w:hAnsi="Menlo" w:cs="Menlo"/>
            <w:color w:val="26474B"/>
            <w:sz w:val="18"/>
            <w:szCs w:val="18"/>
            <w:rPrChange w:id="2528" w:author="Willian" w:date="2016-11-29T00:03:00Z">
              <w:rPr>
                <w:rFonts w:ascii="Menlo" w:hAnsi="Menlo" w:cs="Menlo"/>
                <w:color w:val="26474B"/>
                <w:sz w:val="28"/>
                <w:szCs w:val="28"/>
              </w:rPr>
            </w:rPrChange>
          </w:rPr>
          <w:t>auth</w:t>
        </w:r>
        <w:proofErr w:type="spellEnd"/>
        <w:r w:rsidRPr="00380783">
          <w:rPr>
            <w:rFonts w:ascii="Menlo" w:hAnsi="Menlo" w:cs="Menlo"/>
            <w:sz w:val="18"/>
            <w:szCs w:val="18"/>
            <w:rPrChange w:id="2529" w:author="Willian" w:date="2016-11-29T00:03:00Z">
              <w:rPr>
                <w:rFonts w:ascii="Menlo" w:hAnsi="Menlo" w:cs="Menlo"/>
                <w:sz w:val="28"/>
                <w:szCs w:val="28"/>
              </w:rPr>
            </w:rPrChange>
          </w:rPr>
          <w:t>()?.</w:t>
        </w:r>
        <w:proofErr w:type="spellStart"/>
        <w:r w:rsidRPr="00380783">
          <w:rPr>
            <w:rFonts w:ascii="Menlo" w:hAnsi="Menlo" w:cs="Menlo"/>
            <w:color w:val="3F6E74"/>
            <w:sz w:val="18"/>
            <w:szCs w:val="18"/>
            <w:rPrChange w:id="2530" w:author="Willian" w:date="2016-11-29T00:03:00Z">
              <w:rPr>
                <w:rFonts w:ascii="Menlo" w:hAnsi="Menlo" w:cs="Menlo"/>
                <w:color w:val="3F6E74"/>
                <w:sz w:val="28"/>
                <w:szCs w:val="28"/>
              </w:rPr>
            </w:rPrChange>
          </w:rPr>
          <w:t>currentUser</w:t>
        </w:r>
        <w:proofErr w:type="spellEnd"/>
      </w:ins>
    </w:p>
    <w:p w14:paraId="7FACD237" w14:textId="77777777" w:rsidR="00380783" w:rsidRPr="00380783" w:rsidRDefault="00380783" w:rsidP="00380783">
      <w:pPr>
        <w:widowControl w:val="0"/>
        <w:tabs>
          <w:tab w:val="left" w:pos="692"/>
        </w:tabs>
        <w:autoSpaceDE w:val="0"/>
        <w:autoSpaceDN w:val="0"/>
        <w:adjustRightInd w:val="0"/>
        <w:spacing w:after="0"/>
        <w:ind w:left="567"/>
        <w:jc w:val="left"/>
        <w:rPr>
          <w:ins w:id="2531" w:author="Willian" w:date="2016-11-29T00:02:00Z"/>
          <w:rFonts w:ascii="Menlo" w:hAnsi="Menlo" w:cs="Menlo"/>
          <w:sz w:val="18"/>
          <w:szCs w:val="18"/>
          <w:rPrChange w:id="2532" w:author="Willian" w:date="2016-11-29T00:03:00Z">
            <w:rPr>
              <w:ins w:id="2533" w:author="Willian" w:date="2016-11-29T00:02:00Z"/>
              <w:rFonts w:ascii="Menlo" w:hAnsi="Menlo" w:cs="Menlo"/>
              <w:sz w:val="28"/>
              <w:szCs w:val="28"/>
            </w:rPr>
          </w:rPrChange>
        </w:rPr>
        <w:pPrChange w:id="2534" w:author="Willian" w:date="2016-11-29T00:03:00Z">
          <w:pPr>
            <w:widowControl w:val="0"/>
            <w:tabs>
              <w:tab w:val="left" w:pos="692"/>
            </w:tabs>
            <w:autoSpaceDE w:val="0"/>
            <w:autoSpaceDN w:val="0"/>
            <w:adjustRightInd w:val="0"/>
            <w:spacing w:after="0"/>
            <w:jc w:val="left"/>
          </w:pPr>
        </w:pPrChange>
      </w:pPr>
      <w:proofErr w:type="gramStart"/>
      <w:ins w:id="2535" w:author="Willian" w:date="2016-11-29T00:02:00Z">
        <w:r w:rsidRPr="00380783">
          <w:rPr>
            <w:rFonts w:ascii="Menlo" w:hAnsi="Menlo" w:cs="Menlo"/>
            <w:color w:val="AA0D91"/>
            <w:sz w:val="18"/>
            <w:szCs w:val="18"/>
            <w:rPrChange w:id="2536" w:author="Willian" w:date="2016-11-29T00:03:00Z">
              <w:rPr>
                <w:rFonts w:ascii="Menlo" w:hAnsi="Menlo" w:cs="Menlo"/>
                <w:color w:val="AA0D91"/>
                <w:sz w:val="28"/>
                <w:szCs w:val="28"/>
              </w:rPr>
            </w:rPrChange>
          </w:rPr>
          <w:t>var</w:t>
        </w:r>
        <w:proofErr w:type="gramEnd"/>
        <w:r w:rsidRPr="00380783">
          <w:rPr>
            <w:rFonts w:ascii="Menlo" w:hAnsi="Menlo" w:cs="Menlo"/>
            <w:sz w:val="18"/>
            <w:szCs w:val="18"/>
            <w:rPrChange w:id="2537" w:author="Willian" w:date="2016-11-29T00:03:00Z">
              <w:rPr>
                <w:rFonts w:ascii="Menlo" w:hAnsi="Menlo" w:cs="Menlo"/>
                <w:sz w:val="28"/>
                <w:szCs w:val="28"/>
              </w:rPr>
            </w:rPrChange>
          </w:rPr>
          <w:t xml:space="preserve"> </w:t>
        </w:r>
        <w:proofErr w:type="spellStart"/>
        <w:r w:rsidRPr="00380783">
          <w:rPr>
            <w:rFonts w:ascii="Menlo" w:hAnsi="Menlo" w:cs="Menlo"/>
            <w:sz w:val="18"/>
            <w:szCs w:val="18"/>
            <w:rPrChange w:id="2538" w:author="Willian" w:date="2016-11-29T00:03:00Z">
              <w:rPr>
                <w:rFonts w:ascii="Menlo" w:hAnsi="Menlo" w:cs="Menlo"/>
                <w:sz w:val="28"/>
                <w:szCs w:val="28"/>
              </w:rPr>
            </w:rPrChange>
          </w:rPr>
          <w:t>credential</w:t>
        </w:r>
        <w:proofErr w:type="spellEnd"/>
        <w:r w:rsidRPr="00380783">
          <w:rPr>
            <w:rFonts w:ascii="Menlo" w:hAnsi="Menlo" w:cs="Menlo"/>
            <w:sz w:val="18"/>
            <w:szCs w:val="18"/>
            <w:rPrChange w:id="2539" w:author="Willian" w:date="2016-11-29T00:03:00Z">
              <w:rPr>
                <w:rFonts w:ascii="Menlo" w:hAnsi="Menlo" w:cs="Menlo"/>
                <w:sz w:val="28"/>
                <w:szCs w:val="28"/>
              </w:rPr>
            </w:rPrChange>
          </w:rPr>
          <w:t xml:space="preserve">: </w:t>
        </w:r>
        <w:proofErr w:type="spellStart"/>
        <w:r w:rsidRPr="00380783">
          <w:rPr>
            <w:rFonts w:ascii="Menlo" w:hAnsi="Menlo" w:cs="Menlo"/>
            <w:color w:val="3F6E74"/>
            <w:sz w:val="18"/>
            <w:szCs w:val="18"/>
            <w:rPrChange w:id="2540" w:author="Willian" w:date="2016-11-29T00:03:00Z">
              <w:rPr>
                <w:rFonts w:ascii="Menlo" w:hAnsi="Menlo" w:cs="Menlo"/>
                <w:color w:val="3F6E74"/>
                <w:sz w:val="28"/>
                <w:szCs w:val="28"/>
              </w:rPr>
            </w:rPrChange>
          </w:rPr>
          <w:t>FIRAuthCredential</w:t>
        </w:r>
        <w:proofErr w:type="spellEnd"/>
      </w:ins>
    </w:p>
    <w:p w14:paraId="57F1C6C7" w14:textId="77777777" w:rsidR="00380783" w:rsidRPr="00380783" w:rsidRDefault="00380783" w:rsidP="00380783">
      <w:pPr>
        <w:widowControl w:val="0"/>
        <w:tabs>
          <w:tab w:val="left" w:pos="692"/>
        </w:tabs>
        <w:autoSpaceDE w:val="0"/>
        <w:autoSpaceDN w:val="0"/>
        <w:adjustRightInd w:val="0"/>
        <w:spacing w:after="0"/>
        <w:jc w:val="left"/>
        <w:rPr>
          <w:ins w:id="2541" w:author="Willian" w:date="2016-11-29T00:02:00Z"/>
          <w:rFonts w:ascii="Menlo" w:hAnsi="Menlo" w:cs="Menlo"/>
          <w:sz w:val="18"/>
          <w:szCs w:val="18"/>
          <w:rPrChange w:id="2542" w:author="Willian" w:date="2016-11-29T00:03:00Z">
            <w:rPr>
              <w:ins w:id="2543" w:author="Willian" w:date="2016-11-29T00:02:00Z"/>
              <w:rFonts w:ascii="Menlo" w:hAnsi="Menlo" w:cs="Menlo"/>
              <w:sz w:val="28"/>
              <w:szCs w:val="28"/>
            </w:rPr>
          </w:rPrChange>
        </w:rPr>
        <w:pPrChange w:id="2544" w:author="Willian" w:date="2016-11-29T00:03:00Z">
          <w:pPr>
            <w:widowControl w:val="0"/>
            <w:tabs>
              <w:tab w:val="left" w:pos="692"/>
            </w:tabs>
            <w:autoSpaceDE w:val="0"/>
            <w:autoSpaceDN w:val="0"/>
            <w:adjustRightInd w:val="0"/>
            <w:spacing w:after="0"/>
            <w:jc w:val="left"/>
          </w:pPr>
        </w:pPrChange>
      </w:pPr>
    </w:p>
    <w:p w14:paraId="7163AEF6" w14:textId="77777777" w:rsidR="00380783" w:rsidRPr="00380783" w:rsidRDefault="00380783" w:rsidP="00380783">
      <w:pPr>
        <w:widowControl w:val="0"/>
        <w:tabs>
          <w:tab w:val="left" w:pos="692"/>
        </w:tabs>
        <w:autoSpaceDE w:val="0"/>
        <w:autoSpaceDN w:val="0"/>
        <w:adjustRightInd w:val="0"/>
        <w:spacing w:after="0"/>
        <w:ind w:left="567"/>
        <w:jc w:val="left"/>
        <w:rPr>
          <w:ins w:id="2545" w:author="Willian" w:date="2016-11-29T00:02:00Z"/>
          <w:rFonts w:ascii="Menlo" w:hAnsi="Menlo" w:cs="Menlo"/>
          <w:sz w:val="18"/>
          <w:szCs w:val="18"/>
          <w:rPrChange w:id="2546" w:author="Willian" w:date="2016-11-29T00:03:00Z">
            <w:rPr>
              <w:ins w:id="2547" w:author="Willian" w:date="2016-11-29T00:02:00Z"/>
              <w:rFonts w:ascii="Menlo" w:hAnsi="Menlo" w:cs="Menlo"/>
              <w:sz w:val="28"/>
              <w:szCs w:val="28"/>
            </w:rPr>
          </w:rPrChange>
        </w:rPr>
        <w:pPrChange w:id="2548" w:author="Willian" w:date="2016-11-29T00:03:00Z">
          <w:pPr>
            <w:widowControl w:val="0"/>
            <w:tabs>
              <w:tab w:val="left" w:pos="692"/>
            </w:tabs>
            <w:autoSpaceDE w:val="0"/>
            <w:autoSpaceDN w:val="0"/>
            <w:adjustRightInd w:val="0"/>
            <w:spacing w:after="0"/>
            <w:jc w:val="left"/>
          </w:pPr>
        </w:pPrChange>
      </w:pPr>
      <w:proofErr w:type="spellStart"/>
      <w:proofErr w:type="gramStart"/>
      <w:ins w:id="2549" w:author="Willian" w:date="2016-11-29T00:02:00Z">
        <w:r w:rsidRPr="00380783">
          <w:rPr>
            <w:rFonts w:ascii="Menlo" w:hAnsi="Menlo" w:cs="Menlo"/>
            <w:color w:val="3F6E74"/>
            <w:sz w:val="18"/>
            <w:szCs w:val="18"/>
            <w:rPrChange w:id="2550" w:author="Willian" w:date="2016-11-29T00:03:00Z">
              <w:rPr>
                <w:rFonts w:ascii="Menlo" w:hAnsi="Menlo" w:cs="Menlo"/>
                <w:color w:val="3F6E74"/>
                <w:sz w:val="28"/>
                <w:szCs w:val="28"/>
              </w:rPr>
            </w:rPrChange>
          </w:rPr>
          <w:t>user</w:t>
        </w:r>
        <w:proofErr w:type="spellEnd"/>
        <w:proofErr w:type="gramEnd"/>
        <w:r w:rsidRPr="00380783">
          <w:rPr>
            <w:rFonts w:ascii="Menlo" w:hAnsi="Menlo" w:cs="Menlo"/>
            <w:sz w:val="18"/>
            <w:szCs w:val="18"/>
            <w:rPrChange w:id="2551" w:author="Willian" w:date="2016-11-29T00:03:00Z">
              <w:rPr>
                <w:rFonts w:ascii="Menlo" w:hAnsi="Menlo" w:cs="Menlo"/>
                <w:sz w:val="28"/>
                <w:szCs w:val="28"/>
              </w:rPr>
            </w:rPrChange>
          </w:rPr>
          <w:t>?.</w:t>
        </w:r>
        <w:proofErr w:type="spellStart"/>
        <w:r w:rsidRPr="00380783">
          <w:rPr>
            <w:rFonts w:ascii="Menlo" w:hAnsi="Menlo" w:cs="Menlo"/>
            <w:sz w:val="18"/>
            <w:szCs w:val="18"/>
            <w:rPrChange w:id="2552" w:author="Willian" w:date="2016-11-29T00:03:00Z">
              <w:rPr>
                <w:rFonts w:ascii="Menlo" w:hAnsi="Menlo" w:cs="Menlo"/>
                <w:sz w:val="28"/>
                <w:szCs w:val="28"/>
              </w:rPr>
            </w:rPrChange>
          </w:rPr>
          <w:t>reauthenticate</w:t>
        </w:r>
        <w:proofErr w:type="spellEnd"/>
        <w:r w:rsidRPr="00380783">
          <w:rPr>
            <w:rFonts w:ascii="Menlo" w:hAnsi="Menlo" w:cs="Menlo"/>
            <w:sz w:val="18"/>
            <w:szCs w:val="18"/>
            <w:rPrChange w:id="2553" w:author="Willian" w:date="2016-11-29T00:03:00Z">
              <w:rPr>
                <w:rFonts w:ascii="Menlo" w:hAnsi="Menlo" w:cs="Menlo"/>
                <w:sz w:val="28"/>
                <w:szCs w:val="28"/>
              </w:rPr>
            </w:rPrChange>
          </w:rPr>
          <w:t>(</w:t>
        </w:r>
        <w:proofErr w:type="spellStart"/>
        <w:r w:rsidRPr="00380783">
          <w:rPr>
            <w:rFonts w:ascii="Menlo" w:hAnsi="Menlo" w:cs="Menlo"/>
            <w:sz w:val="18"/>
            <w:szCs w:val="18"/>
            <w:rPrChange w:id="2554" w:author="Willian" w:date="2016-11-29T00:03:00Z">
              <w:rPr>
                <w:rFonts w:ascii="Menlo" w:hAnsi="Menlo" w:cs="Menlo"/>
                <w:sz w:val="28"/>
                <w:szCs w:val="28"/>
              </w:rPr>
            </w:rPrChange>
          </w:rPr>
          <w:t>with</w:t>
        </w:r>
        <w:proofErr w:type="spellEnd"/>
        <w:r w:rsidRPr="00380783">
          <w:rPr>
            <w:rFonts w:ascii="Menlo" w:hAnsi="Menlo" w:cs="Menlo"/>
            <w:sz w:val="18"/>
            <w:szCs w:val="18"/>
            <w:rPrChange w:id="2555" w:author="Willian" w:date="2016-11-29T00:03:00Z">
              <w:rPr>
                <w:rFonts w:ascii="Menlo" w:hAnsi="Menlo" w:cs="Menlo"/>
                <w:sz w:val="28"/>
                <w:szCs w:val="28"/>
              </w:rPr>
            </w:rPrChange>
          </w:rPr>
          <w:t xml:space="preserve">: </w:t>
        </w:r>
        <w:proofErr w:type="spellStart"/>
        <w:r w:rsidRPr="00380783">
          <w:rPr>
            <w:rFonts w:ascii="Menlo" w:hAnsi="Menlo" w:cs="Menlo"/>
            <w:color w:val="3F6E74"/>
            <w:sz w:val="18"/>
            <w:szCs w:val="18"/>
            <w:rPrChange w:id="2556" w:author="Willian" w:date="2016-11-29T00:03:00Z">
              <w:rPr>
                <w:rFonts w:ascii="Menlo" w:hAnsi="Menlo" w:cs="Menlo"/>
                <w:color w:val="3F6E74"/>
                <w:sz w:val="28"/>
                <w:szCs w:val="28"/>
              </w:rPr>
            </w:rPrChange>
          </w:rPr>
          <w:t>credential</w:t>
        </w:r>
        <w:proofErr w:type="spellEnd"/>
        <w:r w:rsidRPr="00380783">
          <w:rPr>
            <w:rFonts w:ascii="Menlo" w:hAnsi="Menlo" w:cs="Menlo"/>
            <w:sz w:val="18"/>
            <w:szCs w:val="18"/>
            <w:rPrChange w:id="2557" w:author="Willian" w:date="2016-11-29T00:03:00Z">
              <w:rPr>
                <w:rFonts w:ascii="Menlo" w:hAnsi="Menlo" w:cs="Menlo"/>
                <w:sz w:val="28"/>
                <w:szCs w:val="28"/>
              </w:rPr>
            </w:rPrChange>
          </w:rPr>
          <w:t xml:space="preserve">) { </w:t>
        </w:r>
        <w:proofErr w:type="spellStart"/>
        <w:r w:rsidRPr="00380783">
          <w:rPr>
            <w:rFonts w:ascii="Menlo" w:hAnsi="Menlo" w:cs="Menlo"/>
            <w:sz w:val="18"/>
            <w:szCs w:val="18"/>
            <w:rPrChange w:id="2558" w:author="Willian" w:date="2016-11-29T00:03:00Z">
              <w:rPr>
                <w:rFonts w:ascii="Menlo" w:hAnsi="Menlo" w:cs="Menlo"/>
                <w:sz w:val="28"/>
                <w:szCs w:val="28"/>
              </w:rPr>
            </w:rPrChange>
          </w:rPr>
          <w:t>error</w:t>
        </w:r>
        <w:proofErr w:type="spellEnd"/>
        <w:r w:rsidRPr="00380783">
          <w:rPr>
            <w:rFonts w:ascii="Menlo" w:hAnsi="Menlo" w:cs="Menlo"/>
            <w:sz w:val="18"/>
            <w:szCs w:val="18"/>
            <w:rPrChange w:id="2559" w:author="Willian" w:date="2016-11-29T00:03:00Z">
              <w:rPr>
                <w:rFonts w:ascii="Menlo" w:hAnsi="Menlo" w:cs="Menlo"/>
                <w:sz w:val="28"/>
                <w:szCs w:val="28"/>
              </w:rPr>
            </w:rPrChange>
          </w:rPr>
          <w:t xml:space="preserve"> </w:t>
        </w:r>
        <w:r w:rsidRPr="00380783">
          <w:rPr>
            <w:rFonts w:ascii="Menlo" w:hAnsi="Menlo" w:cs="Menlo"/>
            <w:color w:val="AA0D91"/>
            <w:sz w:val="18"/>
            <w:szCs w:val="18"/>
            <w:rPrChange w:id="2560" w:author="Willian" w:date="2016-11-29T00:03:00Z">
              <w:rPr>
                <w:rFonts w:ascii="Menlo" w:hAnsi="Menlo" w:cs="Menlo"/>
                <w:color w:val="AA0D91"/>
                <w:sz w:val="28"/>
                <w:szCs w:val="28"/>
              </w:rPr>
            </w:rPrChange>
          </w:rPr>
          <w:t>in</w:t>
        </w:r>
      </w:ins>
    </w:p>
    <w:p w14:paraId="183BF813" w14:textId="77777777" w:rsidR="00380783" w:rsidRPr="00380783" w:rsidRDefault="00380783" w:rsidP="00380783">
      <w:pPr>
        <w:widowControl w:val="0"/>
        <w:tabs>
          <w:tab w:val="left" w:pos="692"/>
        </w:tabs>
        <w:autoSpaceDE w:val="0"/>
        <w:autoSpaceDN w:val="0"/>
        <w:adjustRightInd w:val="0"/>
        <w:spacing w:after="0"/>
        <w:ind w:left="567"/>
        <w:jc w:val="left"/>
        <w:rPr>
          <w:ins w:id="2561" w:author="Willian" w:date="2016-11-29T00:02:00Z"/>
          <w:rFonts w:ascii="Menlo" w:hAnsi="Menlo" w:cs="Menlo"/>
          <w:sz w:val="18"/>
          <w:szCs w:val="18"/>
          <w:rPrChange w:id="2562" w:author="Willian" w:date="2016-11-29T00:03:00Z">
            <w:rPr>
              <w:ins w:id="2563" w:author="Willian" w:date="2016-11-29T00:02:00Z"/>
              <w:rFonts w:ascii="Menlo" w:hAnsi="Menlo" w:cs="Menlo"/>
              <w:sz w:val="28"/>
              <w:szCs w:val="28"/>
            </w:rPr>
          </w:rPrChange>
        </w:rPr>
        <w:pPrChange w:id="2564" w:author="Willian" w:date="2016-11-29T00:03:00Z">
          <w:pPr>
            <w:widowControl w:val="0"/>
            <w:tabs>
              <w:tab w:val="left" w:pos="692"/>
            </w:tabs>
            <w:autoSpaceDE w:val="0"/>
            <w:autoSpaceDN w:val="0"/>
            <w:adjustRightInd w:val="0"/>
            <w:spacing w:after="0"/>
            <w:jc w:val="left"/>
          </w:pPr>
        </w:pPrChange>
      </w:pPr>
      <w:ins w:id="2565" w:author="Willian" w:date="2016-11-29T00:02:00Z">
        <w:r w:rsidRPr="00380783">
          <w:rPr>
            <w:rFonts w:ascii="Menlo" w:hAnsi="Menlo" w:cs="Menlo"/>
            <w:sz w:val="18"/>
            <w:szCs w:val="18"/>
            <w:rPrChange w:id="2566" w:author="Willian" w:date="2016-11-29T00:03:00Z">
              <w:rPr>
                <w:rFonts w:ascii="Menlo" w:hAnsi="Menlo" w:cs="Menlo"/>
                <w:sz w:val="28"/>
                <w:szCs w:val="28"/>
              </w:rPr>
            </w:rPrChange>
          </w:rPr>
          <w:t xml:space="preserve">    </w:t>
        </w:r>
        <w:proofErr w:type="spellStart"/>
        <w:proofErr w:type="gramStart"/>
        <w:r w:rsidRPr="00380783">
          <w:rPr>
            <w:rFonts w:ascii="Menlo" w:hAnsi="Menlo" w:cs="Menlo"/>
            <w:color w:val="AA0D91"/>
            <w:sz w:val="18"/>
            <w:szCs w:val="18"/>
            <w:rPrChange w:id="2567" w:author="Willian" w:date="2016-11-29T00:03:00Z">
              <w:rPr>
                <w:rFonts w:ascii="Menlo" w:hAnsi="Menlo" w:cs="Menlo"/>
                <w:color w:val="AA0D91"/>
                <w:sz w:val="28"/>
                <w:szCs w:val="28"/>
              </w:rPr>
            </w:rPrChange>
          </w:rPr>
          <w:t>if</w:t>
        </w:r>
        <w:proofErr w:type="spellEnd"/>
        <w:proofErr w:type="gramEnd"/>
        <w:r w:rsidRPr="00380783">
          <w:rPr>
            <w:rFonts w:ascii="Menlo" w:hAnsi="Menlo" w:cs="Menlo"/>
            <w:sz w:val="18"/>
            <w:szCs w:val="18"/>
            <w:rPrChange w:id="2568" w:author="Willian" w:date="2016-11-29T00:03:00Z">
              <w:rPr>
                <w:rFonts w:ascii="Menlo" w:hAnsi="Menlo" w:cs="Menlo"/>
                <w:sz w:val="28"/>
                <w:szCs w:val="28"/>
              </w:rPr>
            </w:rPrChange>
          </w:rPr>
          <w:t xml:space="preserve"> </w:t>
        </w:r>
        <w:proofErr w:type="spellStart"/>
        <w:r w:rsidRPr="00380783">
          <w:rPr>
            <w:rFonts w:ascii="Menlo" w:hAnsi="Menlo" w:cs="Menlo"/>
            <w:color w:val="AA0D91"/>
            <w:sz w:val="18"/>
            <w:szCs w:val="18"/>
            <w:rPrChange w:id="2569" w:author="Willian" w:date="2016-11-29T00:03:00Z">
              <w:rPr>
                <w:rFonts w:ascii="Menlo" w:hAnsi="Menlo" w:cs="Menlo"/>
                <w:color w:val="AA0D91"/>
                <w:sz w:val="28"/>
                <w:szCs w:val="28"/>
              </w:rPr>
            </w:rPrChange>
          </w:rPr>
          <w:t>let</w:t>
        </w:r>
        <w:proofErr w:type="spellEnd"/>
        <w:r w:rsidRPr="00380783">
          <w:rPr>
            <w:rFonts w:ascii="Menlo" w:hAnsi="Menlo" w:cs="Menlo"/>
            <w:sz w:val="18"/>
            <w:szCs w:val="18"/>
            <w:rPrChange w:id="2570" w:author="Willian" w:date="2016-11-29T00:03:00Z">
              <w:rPr>
                <w:rFonts w:ascii="Menlo" w:hAnsi="Menlo" w:cs="Menlo"/>
                <w:sz w:val="28"/>
                <w:szCs w:val="28"/>
              </w:rPr>
            </w:rPrChange>
          </w:rPr>
          <w:t xml:space="preserve"> </w:t>
        </w:r>
        <w:proofErr w:type="spellStart"/>
        <w:r w:rsidRPr="00380783">
          <w:rPr>
            <w:rFonts w:ascii="Menlo" w:hAnsi="Menlo" w:cs="Menlo"/>
            <w:sz w:val="18"/>
            <w:szCs w:val="18"/>
            <w:rPrChange w:id="2571" w:author="Willian" w:date="2016-11-29T00:03:00Z">
              <w:rPr>
                <w:rFonts w:ascii="Menlo" w:hAnsi="Menlo" w:cs="Menlo"/>
                <w:sz w:val="28"/>
                <w:szCs w:val="28"/>
              </w:rPr>
            </w:rPrChange>
          </w:rPr>
          <w:t>error</w:t>
        </w:r>
        <w:proofErr w:type="spellEnd"/>
        <w:r w:rsidRPr="00380783">
          <w:rPr>
            <w:rFonts w:ascii="Menlo" w:hAnsi="Menlo" w:cs="Menlo"/>
            <w:sz w:val="18"/>
            <w:szCs w:val="18"/>
            <w:rPrChange w:id="2572" w:author="Willian" w:date="2016-11-29T00:03:00Z">
              <w:rPr>
                <w:rFonts w:ascii="Menlo" w:hAnsi="Menlo" w:cs="Menlo"/>
                <w:sz w:val="28"/>
                <w:szCs w:val="28"/>
              </w:rPr>
            </w:rPrChange>
          </w:rPr>
          <w:t xml:space="preserve"> = </w:t>
        </w:r>
        <w:proofErr w:type="spellStart"/>
        <w:r w:rsidRPr="00380783">
          <w:rPr>
            <w:rFonts w:ascii="Menlo" w:hAnsi="Menlo" w:cs="Menlo"/>
            <w:sz w:val="18"/>
            <w:szCs w:val="18"/>
            <w:rPrChange w:id="2573" w:author="Willian" w:date="2016-11-29T00:03:00Z">
              <w:rPr>
                <w:rFonts w:ascii="Menlo" w:hAnsi="Menlo" w:cs="Menlo"/>
                <w:sz w:val="28"/>
                <w:szCs w:val="28"/>
              </w:rPr>
            </w:rPrChange>
          </w:rPr>
          <w:t>error</w:t>
        </w:r>
        <w:proofErr w:type="spellEnd"/>
        <w:r w:rsidRPr="00380783">
          <w:rPr>
            <w:rFonts w:ascii="Menlo" w:hAnsi="Menlo" w:cs="Menlo"/>
            <w:sz w:val="18"/>
            <w:szCs w:val="18"/>
            <w:rPrChange w:id="2574" w:author="Willian" w:date="2016-11-29T00:03:00Z">
              <w:rPr>
                <w:rFonts w:ascii="Menlo" w:hAnsi="Menlo" w:cs="Menlo"/>
                <w:sz w:val="28"/>
                <w:szCs w:val="28"/>
              </w:rPr>
            </w:rPrChange>
          </w:rPr>
          <w:t xml:space="preserve"> {</w:t>
        </w:r>
      </w:ins>
    </w:p>
    <w:p w14:paraId="4FA8A92C" w14:textId="7071CF8C" w:rsidR="00380783" w:rsidRPr="00380783" w:rsidRDefault="00380783" w:rsidP="00380783">
      <w:pPr>
        <w:widowControl w:val="0"/>
        <w:tabs>
          <w:tab w:val="left" w:pos="692"/>
        </w:tabs>
        <w:autoSpaceDE w:val="0"/>
        <w:autoSpaceDN w:val="0"/>
        <w:adjustRightInd w:val="0"/>
        <w:spacing w:after="0"/>
        <w:ind w:left="567"/>
        <w:jc w:val="left"/>
        <w:rPr>
          <w:ins w:id="2575" w:author="Willian" w:date="2016-11-29T00:02:00Z"/>
          <w:rFonts w:ascii="Menlo" w:hAnsi="Menlo" w:cs="Menlo"/>
          <w:color w:val="007400"/>
          <w:sz w:val="18"/>
          <w:szCs w:val="18"/>
          <w:rPrChange w:id="2576" w:author="Willian" w:date="2016-11-29T00:03:00Z">
            <w:rPr>
              <w:ins w:id="2577" w:author="Willian" w:date="2016-11-29T00:02:00Z"/>
              <w:rFonts w:ascii="Menlo" w:hAnsi="Menlo" w:cs="Menlo"/>
              <w:color w:val="007400"/>
              <w:sz w:val="28"/>
              <w:szCs w:val="28"/>
            </w:rPr>
          </w:rPrChange>
        </w:rPr>
        <w:pPrChange w:id="2578" w:author="Willian" w:date="2016-11-29T00:03:00Z">
          <w:pPr>
            <w:widowControl w:val="0"/>
            <w:tabs>
              <w:tab w:val="left" w:pos="692"/>
            </w:tabs>
            <w:autoSpaceDE w:val="0"/>
            <w:autoSpaceDN w:val="0"/>
            <w:adjustRightInd w:val="0"/>
            <w:spacing w:after="0"/>
            <w:jc w:val="left"/>
          </w:pPr>
        </w:pPrChange>
      </w:pPr>
      <w:ins w:id="2579" w:author="Willian" w:date="2016-11-29T00:02:00Z">
        <w:r w:rsidRPr="00380783">
          <w:rPr>
            <w:rFonts w:ascii="Menlo" w:hAnsi="Menlo" w:cs="Menlo"/>
            <w:sz w:val="18"/>
            <w:szCs w:val="18"/>
            <w:rPrChange w:id="2580" w:author="Willian" w:date="2016-11-29T00:03:00Z">
              <w:rPr>
                <w:rFonts w:ascii="Menlo" w:hAnsi="Menlo" w:cs="Menlo"/>
                <w:sz w:val="28"/>
                <w:szCs w:val="28"/>
              </w:rPr>
            </w:rPrChange>
          </w:rPr>
          <w:t xml:space="preserve">        </w:t>
        </w:r>
        <w:r w:rsidRPr="00380783">
          <w:rPr>
            <w:rFonts w:ascii="Menlo" w:hAnsi="Menlo" w:cs="Menlo"/>
            <w:color w:val="007400"/>
            <w:sz w:val="18"/>
            <w:szCs w:val="18"/>
            <w:rPrChange w:id="2581" w:author="Willian" w:date="2016-11-29T00:03:00Z">
              <w:rPr>
                <w:rFonts w:ascii="Menlo" w:hAnsi="Menlo" w:cs="Menlo"/>
                <w:color w:val="007400"/>
                <w:sz w:val="28"/>
                <w:szCs w:val="28"/>
              </w:rPr>
            </w:rPrChange>
          </w:rPr>
          <w:t xml:space="preserve">// </w:t>
        </w:r>
      </w:ins>
      <w:ins w:id="2582" w:author="Willian" w:date="2016-11-29T00:03:00Z">
        <w:r>
          <w:rPr>
            <w:rFonts w:ascii="Menlo" w:hAnsi="Menlo" w:cs="Menlo"/>
            <w:color w:val="007400"/>
            <w:sz w:val="18"/>
            <w:szCs w:val="18"/>
          </w:rPr>
          <w:t>Um erro aconteceu</w:t>
        </w:r>
      </w:ins>
    </w:p>
    <w:p w14:paraId="146EE6A3" w14:textId="77777777" w:rsidR="00380783" w:rsidRPr="00380783" w:rsidRDefault="00380783" w:rsidP="00380783">
      <w:pPr>
        <w:widowControl w:val="0"/>
        <w:tabs>
          <w:tab w:val="left" w:pos="692"/>
        </w:tabs>
        <w:autoSpaceDE w:val="0"/>
        <w:autoSpaceDN w:val="0"/>
        <w:adjustRightInd w:val="0"/>
        <w:spacing w:after="0"/>
        <w:ind w:left="567"/>
        <w:jc w:val="left"/>
        <w:rPr>
          <w:ins w:id="2583" w:author="Willian" w:date="2016-11-29T00:02:00Z"/>
          <w:rFonts w:ascii="Menlo" w:hAnsi="Menlo" w:cs="Menlo"/>
          <w:sz w:val="18"/>
          <w:szCs w:val="18"/>
          <w:rPrChange w:id="2584" w:author="Willian" w:date="2016-11-29T00:03:00Z">
            <w:rPr>
              <w:ins w:id="2585" w:author="Willian" w:date="2016-11-29T00:02:00Z"/>
              <w:rFonts w:ascii="Menlo" w:hAnsi="Menlo" w:cs="Menlo"/>
              <w:sz w:val="28"/>
              <w:szCs w:val="28"/>
            </w:rPr>
          </w:rPrChange>
        </w:rPr>
        <w:pPrChange w:id="2586" w:author="Willian" w:date="2016-11-29T00:03:00Z">
          <w:pPr>
            <w:widowControl w:val="0"/>
            <w:tabs>
              <w:tab w:val="left" w:pos="692"/>
            </w:tabs>
            <w:autoSpaceDE w:val="0"/>
            <w:autoSpaceDN w:val="0"/>
            <w:adjustRightInd w:val="0"/>
            <w:spacing w:after="0"/>
            <w:jc w:val="left"/>
          </w:pPr>
        </w:pPrChange>
      </w:pPr>
      <w:ins w:id="2587" w:author="Willian" w:date="2016-11-29T00:02:00Z">
        <w:r w:rsidRPr="00380783">
          <w:rPr>
            <w:rFonts w:ascii="Menlo" w:hAnsi="Menlo" w:cs="Menlo"/>
            <w:sz w:val="18"/>
            <w:szCs w:val="18"/>
            <w:rPrChange w:id="2588" w:author="Willian" w:date="2016-11-29T00:03:00Z">
              <w:rPr>
                <w:rFonts w:ascii="Menlo" w:hAnsi="Menlo" w:cs="Menlo"/>
                <w:sz w:val="28"/>
                <w:szCs w:val="28"/>
              </w:rPr>
            </w:rPrChange>
          </w:rPr>
          <w:t xml:space="preserve">    } </w:t>
        </w:r>
        <w:proofErr w:type="spellStart"/>
        <w:r w:rsidRPr="00380783">
          <w:rPr>
            <w:rFonts w:ascii="Menlo" w:hAnsi="Menlo" w:cs="Menlo"/>
            <w:color w:val="AA0D91"/>
            <w:sz w:val="18"/>
            <w:szCs w:val="18"/>
            <w:rPrChange w:id="2589" w:author="Willian" w:date="2016-11-29T00:03:00Z">
              <w:rPr>
                <w:rFonts w:ascii="Menlo" w:hAnsi="Menlo" w:cs="Menlo"/>
                <w:color w:val="AA0D91"/>
                <w:sz w:val="28"/>
                <w:szCs w:val="28"/>
              </w:rPr>
            </w:rPrChange>
          </w:rPr>
          <w:t>else</w:t>
        </w:r>
        <w:proofErr w:type="spellEnd"/>
        <w:r w:rsidRPr="00380783">
          <w:rPr>
            <w:rFonts w:ascii="Menlo" w:hAnsi="Menlo" w:cs="Menlo"/>
            <w:sz w:val="18"/>
            <w:szCs w:val="18"/>
            <w:rPrChange w:id="2590" w:author="Willian" w:date="2016-11-29T00:03:00Z">
              <w:rPr>
                <w:rFonts w:ascii="Menlo" w:hAnsi="Menlo" w:cs="Menlo"/>
                <w:sz w:val="28"/>
                <w:szCs w:val="28"/>
              </w:rPr>
            </w:rPrChange>
          </w:rPr>
          <w:t xml:space="preserve"> {</w:t>
        </w:r>
      </w:ins>
    </w:p>
    <w:p w14:paraId="7D92B308" w14:textId="0EBF3A9C" w:rsidR="00380783" w:rsidRPr="00380783" w:rsidRDefault="00380783" w:rsidP="00380783">
      <w:pPr>
        <w:widowControl w:val="0"/>
        <w:tabs>
          <w:tab w:val="left" w:pos="692"/>
        </w:tabs>
        <w:autoSpaceDE w:val="0"/>
        <w:autoSpaceDN w:val="0"/>
        <w:adjustRightInd w:val="0"/>
        <w:spacing w:after="0"/>
        <w:ind w:left="567"/>
        <w:jc w:val="left"/>
        <w:rPr>
          <w:ins w:id="2591" w:author="Willian" w:date="2016-11-29T00:02:00Z"/>
          <w:rFonts w:ascii="Menlo" w:hAnsi="Menlo" w:cs="Menlo"/>
          <w:color w:val="007400"/>
          <w:sz w:val="18"/>
          <w:szCs w:val="18"/>
          <w:rPrChange w:id="2592" w:author="Willian" w:date="2016-11-29T00:03:00Z">
            <w:rPr>
              <w:ins w:id="2593" w:author="Willian" w:date="2016-11-29T00:02:00Z"/>
              <w:rFonts w:ascii="Menlo" w:hAnsi="Menlo" w:cs="Menlo"/>
              <w:color w:val="007400"/>
              <w:sz w:val="28"/>
              <w:szCs w:val="28"/>
            </w:rPr>
          </w:rPrChange>
        </w:rPr>
        <w:pPrChange w:id="2594" w:author="Willian" w:date="2016-11-29T00:03:00Z">
          <w:pPr>
            <w:widowControl w:val="0"/>
            <w:tabs>
              <w:tab w:val="left" w:pos="692"/>
            </w:tabs>
            <w:autoSpaceDE w:val="0"/>
            <w:autoSpaceDN w:val="0"/>
            <w:adjustRightInd w:val="0"/>
            <w:spacing w:after="0"/>
            <w:jc w:val="left"/>
          </w:pPr>
        </w:pPrChange>
      </w:pPr>
      <w:ins w:id="2595" w:author="Willian" w:date="2016-11-29T00:02:00Z">
        <w:r w:rsidRPr="00380783">
          <w:rPr>
            <w:rFonts w:ascii="Menlo" w:hAnsi="Menlo" w:cs="Menlo"/>
            <w:sz w:val="18"/>
            <w:szCs w:val="18"/>
            <w:rPrChange w:id="2596" w:author="Willian" w:date="2016-11-29T00:03:00Z">
              <w:rPr>
                <w:rFonts w:ascii="Menlo" w:hAnsi="Menlo" w:cs="Menlo"/>
                <w:sz w:val="28"/>
                <w:szCs w:val="28"/>
              </w:rPr>
            </w:rPrChange>
          </w:rPr>
          <w:t xml:space="preserve">        </w:t>
        </w:r>
        <w:r w:rsidRPr="00380783">
          <w:rPr>
            <w:rFonts w:ascii="Menlo" w:hAnsi="Menlo" w:cs="Menlo"/>
            <w:color w:val="007400"/>
            <w:sz w:val="18"/>
            <w:szCs w:val="18"/>
            <w:rPrChange w:id="2597" w:author="Willian" w:date="2016-11-29T00:03:00Z">
              <w:rPr>
                <w:rFonts w:ascii="Menlo" w:hAnsi="Menlo" w:cs="Menlo"/>
                <w:color w:val="007400"/>
                <w:sz w:val="28"/>
                <w:szCs w:val="28"/>
              </w:rPr>
            </w:rPrChange>
          </w:rPr>
          <w:t xml:space="preserve">// </w:t>
        </w:r>
      </w:ins>
      <w:ins w:id="2598" w:author="Willian" w:date="2016-11-29T00:03:00Z">
        <w:r>
          <w:rPr>
            <w:rFonts w:ascii="Menlo" w:hAnsi="Menlo" w:cs="Menlo"/>
            <w:color w:val="007400"/>
            <w:sz w:val="18"/>
            <w:szCs w:val="18"/>
          </w:rPr>
          <w:t>Usuário</w:t>
        </w:r>
      </w:ins>
      <w:ins w:id="2599" w:author="Willian" w:date="2016-11-29T00:02:00Z">
        <w:r w:rsidRPr="00380783">
          <w:rPr>
            <w:rFonts w:ascii="Menlo" w:hAnsi="Menlo" w:cs="Menlo"/>
            <w:color w:val="007400"/>
            <w:sz w:val="18"/>
            <w:szCs w:val="18"/>
            <w:rPrChange w:id="2600" w:author="Willian" w:date="2016-11-29T00:03:00Z">
              <w:rPr>
                <w:rFonts w:ascii="Menlo" w:hAnsi="Menlo" w:cs="Menlo"/>
                <w:color w:val="007400"/>
                <w:sz w:val="28"/>
                <w:szCs w:val="28"/>
              </w:rPr>
            </w:rPrChange>
          </w:rPr>
          <w:t xml:space="preserve"> </w:t>
        </w:r>
        <w:proofErr w:type="spellStart"/>
        <w:r w:rsidRPr="00380783">
          <w:rPr>
            <w:rFonts w:ascii="Menlo" w:hAnsi="Menlo" w:cs="Menlo"/>
            <w:color w:val="007400"/>
            <w:sz w:val="18"/>
            <w:szCs w:val="18"/>
            <w:rPrChange w:id="2601" w:author="Willian" w:date="2016-11-29T00:03:00Z">
              <w:rPr>
                <w:rFonts w:ascii="Menlo" w:hAnsi="Menlo" w:cs="Menlo"/>
                <w:color w:val="007400"/>
                <w:sz w:val="28"/>
                <w:szCs w:val="28"/>
              </w:rPr>
            </w:rPrChange>
          </w:rPr>
          <w:t>re-aut</w:t>
        </w:r>
      </w:ins>
      <w:ins w:id="2602" w:author="Willian" w:date="2016-11-29T00:03:00Z">
        <w:r>
          <w:rPr>
            <w:rFonts w:ascii="Menlo" w:hAnsi="Menlo" w:cs="Menlo"/>
            <w:color w:val="007400"/>
            <w:sz w:val="18"/>
            <w:szCs w:val="18"/>
          </w:rPr>
          <w:t>enticado</w:t>
        </w:r>
      </w:ins>
      <w:proofErr w:type="spellEnd"/>
      <w:ins w:id="2603" w:author="Willian" w:date="2016-11-29T00:02:00Z">
        <w:r w:rsidRPr="00380783">
          <w:rPr>
            <w:rFonts w:ascii="Menlo" w:hAnsi="Menlo" w:cs="Menlo"/>
            <w:color w:val="007400"/>
            <w:sz w:val="18"/>
            <w:szCs w:val="18"/>
            <w:rPrChange w:id="2604" w:author="Willian" w:date="2016-11-29T00:03:00Z">
              <w:rPr>
                <w:rFonts w:ascii="Menlo" w:hAnsi="Menlo" w:cs="Menlo"/>
                <w:color w:val="007400"/>
                <w:sz w:val="28"/>
                <w:szCs w:val="28"/>
              </w:rPr>
            </w:rPrChange>
          </w:rPr>
          <w:t>.</w:t>
        </w:r>
      </w:ins>
    </w:p>
    <w:p w14:paraId="7FEB4678" w14:textId="77777777" w:rsidR="00380783" w:rsidRPr="00380783" w:rsidRDefault="00380783" w:rsidP="00380783">
      <w:pPr>
        <w:widowControl w:val="0"/>
        <w:tabs>
          <w:tab w:val="left" w:pos="692"/>
        </w:tabs>
        <w:autoSpaceDE w:val="0"/>
        <w:autoSpaceDN w:val="0"/>
        <w:adjustRightInd w:val="0"/>
        <w:spacing w:after="0"/>
        <w:ind w:left="567"/>
        <w:jc w:val="left"/>
        <w:rPr>
          <w:ins w:id="2605" w:author="Willian" w:date="2016-11-29T00:02:00Z"/>
          <w:rFonts w:ascii="Menlo" w:hAnsi="Menlo" w:cs="Menlo"/>
          <w:sz w:val="18"/>
          <w:szCs w:val="18"/>
          <w:rPrChange w:id="2606" w:author="Willian" w:date="2016-11-29T00:03:00Z">
            <w:rPr>
              <w:ins w:id="2607" w:author="Willian" w:date="2016-11-29T00:02:00Z"/>
              <w:rFonts w:ascii="Menlo" w:hAnsi="Menlo" w:cs="Menlo"/>
              <w:sz w:val="28"/>
              <w:szCs w:val="28"/>
            </w:rPr>
          </w:rPrChange>
        </w:rPr>
        <w:pPrChange w:id="2608" w:author="Willian" w:date="2016-11-29T00:03:00Z">
          <w:pPr>
            <w:widowControl w:val="0"/>
            <w:tabs>
              <w:tab w:val="left" w:pos="692"/>
            </w:tabs>
            <w:autoSpaceDE w:val="0"/>
            <w:autoSpaceDN w:val="0"/>
            <w:adjustRightInd w:val="0"/>
            <w:spacing w:after="0"/>
            <w:jc w:val="left"/>
          </w:pPr>
        </w:pPrChange>
      </w:pPr>
      <w:ins w:id="2609" w:author="Willian" w:date="2016-11-29T00:02:00Z">
        <w:r w:rsidRPr="00380783">
          <w:rPr>
            <w:rFonts w:ascii="Menlo" w:hAnsi="Menlo" w:cs="Menlo"/>
            <w:sz w:val="18"/>
            <w:szCs w:val="18"/>
            <w:rPrChange w:id="2610" w:author="Willian" w:date="2016-11-29T00:03:00Z">
              <w:rPr>
                <w:rFonts w:ascii="Menlo" w:hAnsi="Menlo" w:cs="Menlo"/>
                <w:sz w:val="28"/>
                <w:szCs w:val="28"/>
              </w:rPr>
            </w:rPrChange>
          </w:rPr>
          <w:t xml:space="preserve">    }</w:t>
        </w:r>
      </w:ins>
    </w:p>
    <w:p w14:paraId="71B11393" w14:textId="7FFB6080" w:rsidR="00120ECD" w:rsidRPr="00380783" w:rsidRDefault="00380783" w:rsidP="00380783">
      <w:pPr>
        <w:ind w:left="567"/>
        <w:rPr>
          <w:ins w:id="2611" w:author="Willian" w:date="2016-11-28T20:44:00Z"/>
          <w:sz w:val="18"/>
          <w:szCs w:val="18"/>
          <w:rPrChange w:id="2612" w:author="Willian" w:date="2016-11-29T00:03:00Z">
            <w:rPr>
              <w:ins w:id="2613" w:author="Willian" w:date="2016-11-28T20:44:00Z"/>
              <w:rFonts w:ascii="Calibri" w:eastAsia="Times New Roman" w:hAnsi="Calibri"/>
              <w:color w:val="333333"/>
              <w:sz w:val="20"/>
              <w:szCs w:val="20"/>
            </w:rPr>
          </w:rPrChange>
        </w:rPr>
        <w:pPrChange w:id="2614" w:author="Willian" w:date="2016-11-29T00:03:00Z">
          <w:pPr/>
        </w:pPrChange>
      </w:pPr>
      <w:ins w:id="2615" w:author="Willian" w:date="2016-11-29T00:02:00Z">
        <w:r w:rsidRPr="00380783">
          <w:rPr>
            <w:rFonts w:ascii="Menlo" w:hAnsi="Menlo" w:cs="Menlo"/>
            <w:sz w:val="18"/>
            <w:szCs w:val="18"/>
            <w:rPrChange w:id="2616" w:author="Willian" w:date="2016-11-29T00:03:00Z">
              <w:rPr>
                <w:rFonts w:ascii="Menlo" w:hAnsi="Menlo" w:cs="Menlo"/>
                <w:sz w:val="28"/>
                <w:szCs w:val="28"/>
              </w:rPr>
            </w:rPrChange>
          </w:rPr>
          <w:t>}</w:t>
        </w:r>
      </w:ins>
    </w:p>
    <w:p w14:paraId="7986AD77" w14:textId="619FEF9F" w:rsidR="00105795" w:rsidRDefault="00105795" w:rsidP="00105795">
      <w:pPr>
        <w:pStyle w:val="Ttulo2"/>
        <w:rPr>
          <w:ins w:id="2617" w:author="Willian" w:date="2016-11-28T21:17:00Z"/>
        </w:rPr>
        <w:pPrChange w:id="2618" w:author="Willian" w:date="2016-11-28T21:17:00Z">
          <w:pPr>
            <w:pStyle w:val="PargrafodaLista"/>
          </w:pPr>
        </w:pPrChange>
      </w:pPr>
      <w:ins w:id="2619" w:author="Willian" w:date="2016-11-28T21:17:00Z">
        <w:r>
          <w:lastRenderedPageBreak/>
          <w:t xml:space="preserve">Implementando </w:t>
        </w:r>
        <w:proofErr w:type="spellStart"/>
        <w:r>
          <w:t>login</w:t>
        </w:r>
        <w:proofErr w:type="spellEnd"/>
        <w:r>
          <w:t xml:space="preserve"> por e-mail e senha</w:t>
        </w:r>
      </w:ins>
    </w:p>
    <w:p w14:paraId="5963B83D" w14:textId="3DCBBD0B" w:rsidR="00105795" w:rsidRDefault="00105795" w:rsidP="00105795">
      <w:pPr>
        <w:rPr>
          <w:ins w:id="2620" w:author="Willian" w:date="2016-11-28T21:17:00Z"/>
        </w:rPr>
        <w:pPrChange w:id="2621" w:author="Willian" w:date="2016-11-28T21:17:00Z">
          <w:pPr>
            <w:pStyle w:val="PargrafodaLista"/>
          </w:pPr>
        </w:pPrChange>
      </w:pPr>
      <w:ins w:id="2622" w:author="Willian" w:date="2016-11-28T21:17:00Z">
        <w:r>
          <w:t xml:space="preserve">Nesta aula iremos implementar o básico para obtermos um </w:t>
        </w:r>
        <w:proofErr w:type="spellStart"/>
        <w:r>
          <w:t>login</w:t>
        </w:r>
        <w:proofErr w:type="spellEnd"/>
        <w:r>
          <w:t xml:space="preserve"> via </w:t>
        </w:r>
        <w:proofErr w:type="spellStart"/>
        <w:r>
          <w:t>e-email</w:t>
        </w:r>
        <w:proofErr w:type="spellEnd"/>
        <w:r>
          <w:t xml:space="preserve"> e senha utilizando o </w:t>
        </w:r>
        <w:proofErr w:type="spellStart"/>
        <w:r>
          <w:t>Firebase</w:t>
        </w:r>
        <w:proofErr w:type="spellEnd"/>
        <w:r>
          <w:t>.</w:t>
        </w:r>
      </w:ins>
    </w:p>
    <w:p w14:paraId="7CA05F82" w14:textId="0419591F" w:rsidR="00105795" w:rsidRDefault="00105795" w:rsidP="00105795">
      <w:pPr>
        <w:rPr>
          <w:ins w:id="2623" w:author="Willian" w:date="2016-11-28T21:18:00Z"/>
        </w:rPr>
        <w:pPrChange w:id="2624" w:author="Willian" w:date="2016-11-28T21:17:00Z">
          <w:pPr>
            <w:pStyle w:val="PargrafodaLista"/>
          </w:pPr>
        </w:pPrChange>
      </w:pPr>
      <w:ins w:id="2625" w:author="Willian" w:date="2016-11-28T21:18:00Z">
        <w:r>
          <w:t xml:space="preserve">Para esta aula criamos a tela de </w:t>
        </w:r>
        <w:proofErr w:type="spellStart"/>
        <w:r>
          <w:t>login</w:t>
        </w:r>
        <w:proofErr w:type="spellEnd"/>
        <w:r>
          <w:t xml:space="preserve"> para você ela se encontra no material de apoio</w:t>
        </w:r>
      </w:ins>
    </w:p>
    <w:p w14:paraId="5B7CA798" w14:textId="3572943C" w:rsidR="00105795" w:rsidRPr="00FE4210" w:rsidRDefault="00105795" w:rsidP="00FE4210">
      <w:pPr>
        <w:ind w:left="567"/>
        <w:rPr>
          <w:ins w:id="2626" w:author="Willian" w:date="2016-11-28T21:19:00Z"/>
          <w:b/>
          <w:color w:val="7030A0"/>
          <w:rPrChange w:id="2627" w:author="Willian" w:date="2016-11-28T21:20:00Z">
            <w:rPr>
              <w:ins w:id="2628" w:author="Willian" w:date="2016-11-28T21:19:00Z"/>
              <w:b/>
            </w:rPr>
          </w:rPrChange>
        </w:rPr>
        <w:pPrChange w:id="2629" w:author="Willian" w:date="2016-11-28T21:20:00Z">
          <w:pPr>
            <w:pStyle w:val="PargrafodaLista"/>
          </w:pPr>
        </w:pPrChange>
      </w:pPr>
      <w:ins w:id="2630" w:author="Willian" w:date="2016-11-28T21:19:00Z">
        <w:r w:rsidRPr="00FE4210">
          <w:rPr>
            <w:b/>
            <w:color w:val="7030A0"/>
            <w:rPrChange w:id="2631" w:author="Willian" w:date="2016-11-28T21:20:00Z">
              <w:rPr>
                <w:b/>
              </w:rPr>
            </w:rPrChange>
          </w:rPr>
          <w:t>Material de apoio</w:t>
        </w:r>
      </w:ins>
    </w:p>
    <w:p w14:paraId="583647F0" w14:textId="705CA8A4" w:rsidR="00105795" w:rsidRDefault="00FE4210" w:rsidP="00FE4210">
      <w:pPr>
        <w:ind w:left="567"/>
        <w:rPr>
          <w:ins w:id="2632" w:author="Willian" w:date="2016-11-28T21:20:00Z"/>
          <w:color w:val="7030A0"/>
        </w:rPr>
        <w:pPrChange w:id="2633" w:author="Willian" w:date="2016-11-28T21:20:00Z">
          <w:pPr>
            <w:pStyle w:val="PargrafodaLista"/>
          </w:pPr>
        </w:pPrChange>
      </w:pPr>
      <w:ins w:id="2634" w:author="Willian" w:date="2016-11-28T21:19:00Z">
        <w:r w:rsidRPr="00FE4210">
          <w:rPr>
            <w:color w:val="7030A0"/>
            <w:rPrChange w:id="2635" w:author="Willian" w:date="2016-11-28T21:20:00Z">
              <w:rPr/>
            </w:rPrChange>
          </w:rPr>
          <w:t xml:space="preserve">O ponto de partida para esta atividade se encontra no arquivo </w:t>
        </w:r>
      </w:ins>
      <w:ins w:id="2636" w:author="Willian" w:date="2016-11-28T21:20:00Z">
        <w:r w:rsidRPr="00FE4210">
          <w:rPr>
            <w:b/>
            <w:color w:val="7030A0"/>
            <w:rPrChange w:id="2637" w:author="Willian" w:date="2016-11-28T21:20:00Z">
              <w:rPr>
                <w:b/>
              </w:rPr>
            </w:rPrChange>
          </w:rPr>
          <w:t>Unidade_6_-_Aula_2_-_Exemplo_1.zip</w:t>
        </w:r>
        <w:r w:rsidRPr="00FE4210">
          <w:rPr>
            <w:color w:val="7030A0"/>
            <w:rPrChange w:id="2638" w:author="Willian" w:date="2016-11-28T21:20:00Z">
              <w:rPr/>
            </w:rPrChange>
          </w:rPr>
          <w:t>, na pasta do material de apoio.</w:t>
        </w:r>
      </w:ins>
    </w:p>
    <w:p w14:paraId="530F2540" w14:textId="77777777" w:rsidR="00FE4210" w:rsidRDefault="00FE4210" w:rsidP="00FE4210">
      <w:pPr>
        <w:pBdr>
          <w:bottom w:val="single" w:sz="4" w:space="1" w:color="auto"/>
        </w:pBdr>
        <w:rPr>
          <w:ins w:id="2639" w:author="Willian" w:date="2016-11-28T21:20:00Z"/>
        </w:rPr>
        <w:pPrChange w:id="2640" w:author="Willian" w:date="2016-11-28T21:21:00Z">
          <w:pPr>
            <w:pStyle w:val="PargrafodaLista"/>
          </w:pPr>
        </w:pPrChange>
      </w:pPr>
    </w:p>
    <w:p w14:paraId="7D1DDA45" w14:textId="4CDFDE6B" w:rsidR="00FE4210" w:rsidRDefault="00FE4210" w:rsidP="00FE4210">
      <w:pPr>
        <w:rPr>
          <w:ins w:id="2641" w:author="Willian" w:date="2016-11-29T00:15:00Z"/>
        </w:rPr>
        <w:pPrChange w:id="2642" w:author="Willian" w:date="2016-11-28T21:21:00Z">
          <w:pPr>
            <w:pStyle w:val="PargrafodaLista"/>
          </w:pPr>
        </w:pPrChange>
      </w:pPr>
      <w:ins w:id="2643" w:author="Willian" w:date="2016-11-28T21:21:00Z">
        <w:r>
          <w:t xml:space="preserve">Nesta aula termos que utilizar o </w:t>
        </w:r>
        <w:proofErr w:type="spellStart"/>
        <w:r>
          <w:t>Firebase</w:t>
        </w:r>
        <w:proofErr w:type="spellEnd"/>
        <w:r>
          <w:t xml:space="preserve">. Então você precisará utilizar o mesmo arquivo </w:t>
        </w:r>
        <w:proofErr w:type="spellStart"/>
        <w:r>
          <w:rPr>
            <w:b/>
          </w:rPr>
          <w:t>GoogleServices</w:t>
        </w:r>
      </w:ins>
      <w:ins w:id="2644" w:author="Willian" w:date="2016-11-28T21:22:00Z">
        <w:r>
          <w:rPr>
            <w:b/>
          </w:rPr>
          <w:t>-Info.plist</w:t>
        </w:r>
        <w:proofErr w:type="spellEnd"/>
        <w:r>
          <w:t xml:space="preserve"> que você utilizou na aula passada. Caso você opte por utilizar o arquivo que já está no material de apoio, você não conseguirá ver os usu</w:t>
        </w:r>
      </w:ins>
      <w:ins w:id="2645" w:author="Willian" w:date="2016-11-28T21:23:00Z">
        <w:r>
          <w:t xml:space="preserve">ários registrados pelo console do </w:t>
        </w:r>
        <w:proofErr w:type="spellStart"/>
        <w:r>
          <w:t>firebase</w:t>
        </w:r>
        <w:proofErr w:type="spellEnd"/>
        <w:r>
          <w:t>, mas conseguirá prosseguir até o final da aula normalmente.</w:t>
        </w:r>
      </w:ins>
    </w:p>
    <w:p w14:paraId="71641734" w14:textId="27DB1084" w:rsidR="00D63DE5" w:rsidRDefault="00D63DE5" w:rsidP="00D63DE5">
      <w:pPr>
        <w:pStyle w:val="Ttulo3"/>
        <w:rPr>
          <w:ins w:id="2646" w:author="Willian" w:date="2016-11-28T23:43:00Z"/>
        </w:rPr>
        <w:pPrChange w:id="2647" w:author="Willian" w:date="2016-11-29T00:15:00Z">
          <w:pPr>
            <w:pStyle w:val="PargrafodaLista"/>
          </w:pPr>
        </w:pPrChange>
      </w:pPr>
      <w:ins w:id="2648" w:author="Willian" w:date="2016-11-29T00:15:00Z">
        <w:r>
          <w:t xml:space="preserve">Ativando o provedor de </w:t>
        </w:r>
        <w:proofErr w:type="spellStart"/>
        <w:r>
          <w:t>login</w:t>
        </w:r>
      </w:ins>
      <w:proofErr w:type="spellEnd"/>
    </w:p>
    <w:p w14:paraId="3B592613" w14:textId="6016CC65" w:rsidR="00771553" w:rsidRDefault="00771553" w:rsidP="00FE4210">
      <w:pPr>
        <w:rPr>
          <w:ins w:id="2649" w:author="Willian" w:date="2016-11-28T23:43:00Z"/>
        </w:rPr>
        <w:pPrChange w:id="2650" w:author="Willian" w:date="2016-11-28T21:21:00Z">
          <w:pPr>
            <w:pStyle w:val="PargrafodaLista"/>
          </w:pPr>
        </w:pPrChange>
      </w:pPr>
      <w:ins w:id="2651" w:author="Willian" w:date="2016-11-28T23:43:00Z">
        <w:r>
          <w:t xml:space="preserve">Para conseguirmos usar este recurso, devemos primeiro </w:t>
        </w:r>
        <w:r w:rsidR="00D15A07">
          <w:t xml:space="preserve">habilitar a opção de </w:t>
        </w:r>
        <w:proofErr w:type="spellStart"/>
        <w:r w:rsidR="00D15A07">
          <w:t>login</w:t>
        </w:r>
        <w:proofErr w:type="spellEnd"/>
        <w:r w:rsidR="00D15A07">
          <w:t xml:space="preserve"> via </w:t>
        </w:r>
        <w:proofErr w:type="spellStart"/>
        <w:r w:rsidR="00D15A07">
          <w:t>email</w:t>
        </w:r>
        <w:proofErr w:type="spellEnd"/>
        <w:r w:rsidR="00D15A07">
          <w:t xml:space="preserve">/senha no </w:t>
        </w:r>
        <w:proofErr w:type="spellStart"/>
        <w:r w:rsidR="00D15A07">
          <w:t>Firebase</w:t>
        </w:r>
        <w:proofErr w:type="spellEnd"/>
        <w:r w:rsidR="00D15A07">
          <w:t xml:space="preserve"> console. Siga os passos:</w:t>
        </w:r>
      </w:ins>
    </w:p>
    <w:p w14:paraId="5FE7F109" w14:textId="4C129351" w:rsidR="00D15A07" w:rsidRDefault="00D15A07" w:rsidP="00D15A07">
      <w:pPr>
        <w:pStyle w:val="PargrafodaLista"/>
        <w:numPr>
          <w:ilvl w:val="0"/>
          <w:numId w:val="55"/>
        </w:numPr>
        <w:rPr>
          <w:ins w:id="2652" w:author="Willian" w:date="2016-11-28T23:45:00Z"/>
        </w:rPr>
        <w:pPrChange w:id="2653" w:author="Willian" w:date="2016-11-28T23:44:00Z">
          <w:pPr>
            <w:pStyle w:val="PargrafodaLista"/>
          </w:pPr>
        </w:pPrChange>
      </w:pPr>
      <w:ins w:id="2654" w:author="Willian" w:date="2016-11-28T23:44:00Z">
        <w:r>
          <w:t xml:space="preserve">Entre no </w:t>
        </w:r>
        <w:proofErr w:type="spellStart"/>
        <w:r>
          <w:t>Firebase</w:t>
        </w:r>
        <w:proofErr w:type="spellEnd"/>
        <w:r>
          <w:t xml:space="preserve"> Console.</w:t>
        </w:r>
      </w:ins>
    </w:p>
    <w:p w14:paraId="31256C47" w14:textId="5145D688" w:rsidR="003F6A95" w:rsidRDefault="00D63DE5" w:rsidP="00D15A07">
      <w:pPr>
        <w:pStyle w:val="PargrafodaLista"/>
        <w:numPr>
          <w:ilvl w:val="0"/>
          <w:numId w:val="55"/>
        </w:numPr>
        <w:rPr>
          <w:ins w:id="2655" w:author="Willian" w:date="2016-11-29T00:11:00Z"/>
        </w:rPr>
        <w:pPrChange w:id="2656" w:author="Willian" w:date="2016-11-28T23:44:00Z">
          <w:pPr>
            <w:pStyle w:val="PargrafodaLista"/>
          </w:pPr>
        </w:pPrChange>
      </w:pPr>
      <w:ins w:id="2657" w:author="Willian" w:date="2016-11-29T00:10:00Z">
        <w:r>
          <w:t xml:space="preserve">Entre no projeto </w:t>
        </w:r>
        <w:proofErr w:type="spellStart"/>
        <w:r>
          <w:t>MusicProject</w:t>
        </w:r>
      </w:ins>
      <w:proofErr w:type="spellEnd"/>
    </w:p>
    <w:p w14:paraId="6139FABA" w14:textId="288638E9" w:rsidR="00D63DE5" w:rsidRDefault="00D63DE5" w:rsidP="00D63DE5">
      <w:pPr>
        <w:rPr>
          <w:ins w:id="2658" w:author="Willian" w:date="2016-11-29T00:10:00Z"/>
        </w:rPr>
        <w:pPrChange w:id="2659" w:author="Willian" w:date="2016-11-29T00:11:00Z">
          <w:pPr>
            <w:pStyle w:val="PargrafodaLista"/>
          </w:pPr>
        </w:pPrChange>
      </w:pPr>
      <w:ins w:id="2660" w:author="Willian" w:date="2016-11-29T00:12:00Z">
        <w:r>
          <w:rPr>
            <w:noProof/>
          </w:rPr>
          <w:drawing>
            <wp:inline distT="0" distB="0" distL="0" distR="0" wp14:anchorId="404214B1" wp14:editId="6BEBF58E">
              <wp:extent cx="5733415" cy="315722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6-11-28 às 22.12.04.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3157220"/>
                      </a:xfrm>
                      <a:prstGeom prst="rect">
                        <a:avLst/>
                      </a:prstGeom>
                    </pic:spPr>
                  </pic:pic>
                </a:graphicData>
              </a:graphic>
            </wp:inline>
          </w:drawing>
        </w:r>
      </w:ins>
    </w:p>
    <w:p w14:paraId="3891ED35" w14:textId="56383588" w:rsidR="00D63DE5" w:rsidRDefault="00D63DE5" w:rsidP="00D15A07">
      <w:pPr>
        <w:pStyle w:val="PargrafodaLista"/>
        <w:numPr>
          <w:ilvl w:val="0"/>
          <w:numId w:val="55"/>
        </w:numPr>
        <w:rPr>
          <w:ins w:id="2661" w:author="Willian" w:date="2016-11-29T00:13:00Z"/>
        </w:rPr>
        <w:pPrChange w:id="2662" w:author="Willian" w:date="2016-11-28T23:44:00Z">
          <w:pPr>
            <w:pStyle w:val="PargrafodaLista"/>
          </w:pPr>
        </w:pPrChange>
      </w:pPr>
      <w:ins w:id="2663" w:author="Willian" w:date="2016-11-29T00:10:00Z">
        <w:r>
          <w:t xml:space="preserve">Clique na opção </w:t>
        </w:r>
        <w:proofErr w:type="spellStart"/>
        <w:r>
          <w:t>Athentication</w:t>
        </w:r>
        <w:proofErr w:type="spellEnd"/>
        <w:r>
          <w:t xml:space="preserve"> no menu lateral</w:t>
        </w:r>
      </w:ins>
      <w:ins w:id="2664" w:author="Willian" w:date="2016-11-29T00:12:00Z">
        <w:r>
          <w:t>.</w:t>
        </w:r>
      </w:ins>
    </w:p>
    <w:p w14:paraId="2DD7954D" w14:textId="77DDF0B2" w:rsidR="00D63DE5" w:rsidRDefault="00D63DE5" w:rsidP="00D63DE5">
      <w:pPr>
        <w:jc w:val="center"/>
        <w:rPr>
          <w:ins w:id="2665" w:author="Willian" w:date="2016-11-29T00:10:00Z"/>
        </w:rPr>
        <w:pPrChange w:id="2666" w:author="Willian" w:date="2016-11-29T00:14:00Z">
          <w:pPr>
            <w:pStyle w:val="PargrafodaLista"/>
          </w:pPr>
        </w:pPrChange>
      </w:pPr>
      <w:ins w:id="2667" w:author="Willian" w:date="2016-11-29T00:13:00Z">
        <w:r>
          <w:rPr>
            <w:noProof/>
          </w:rPr>
          <w:drawing>
            <wp:inline distT="0" distB="0" distL="0" distR="0" wp14:anchorId="1867DD2B" wp14:editId="3648580D">
              <wp:extent cx="1532467" cy="321733"/>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6-11-28 às 22.12.14.png"/>
                      <pic:cNvPicPr/>
                    </pic:nvPicPr>
                    <pic:blipFill rotWithShape="1">
                      <a:blip r:embed="rId24">
                        <a:extLst>
                          <a:ext uri="{28A0092B-C50C-407E-A947-70E740481C1C}">
                            <a14:useLocalDpi xmlns:a14="http://schemas.microsoft.com/office/drawing/2010/main" val="0"/>
                          </a:ext>
                        </a:extLst>
                      </a:blip>
                      <a:srcRect t="1" r="27285" b="1618"/>
                      <a:stretch/>
                    </pic:blipFill>
                    <pic:spPr bwMode="auto">
                      <a:xfrm>
                        <a:off x="0" y="0"/>
                        <a:ext cx="1589098" cy="333622"/>
                      </a:xfrm>
                      <a:prstGeom prst="rect">
                        <a:avLst/>
                      </a:prstGeom>
                      <a:ln>
                        <a:noFill/>
                      </a:ln>
                      <a:extLst>
                        <a:ext uri="{53640926-AAD7-44D8-BBD7-CCE9431645EC}">
                          <a14:shadowObscured xmlns:a14="http://schemas.microsoft.com/office/drawing/2010/main"/>
                        </a:ext>
                      </a:extLst>
                    </pic:spPr>
                  </pic:pic>
                </a:graphicData>
              </a:graphic>
            </wp:inline>
          </w:drawing>
        </w:r>
      </w:ins>
    </w:p>
    <w:p w14:paraId="2CA553CF" w14:textId="1DDFCD66" w:rsidR="00D63DE5" w:rsidRDefault="00D63DE5" w:rsidP="00D15A07">
      <w:pPr>
        <w:pStyle w:val="PargrafodaLista"/>
        <w:numPr>
          <w:ilvl w:val="0"/>
          <w:numId w:val="55"/>
        </w:numPr>
        <w:rPr>
          <w:ins w:id="2668" w:author="Willian" w:date="2016-11-29T00:13:00Z"/>
        </w:rPr>
        <w:pPrChange w:id="2669" w:author="Willian" w:date="2016-11-28T23:44:00Z">
          <w:pPr>
            <w:pStyle w:val="PargrafodaLista"/>
          </w:pPr>
        </w:pPrChange>
      </w:pPr>
      <w:ins w:id="2670" w:author="Willian" w:date="2016-11-29T00:12:00Z">
        <w:r>
          <w:t xml:space="preserve">Clique em </w:t>
        </w:r>
      </w:ins>
      <w:ins w:id="2671" w:author="Willian" w:date="2016-11-29T00:13:00Z">
        <w:r>
          <w:t>CONFIGURAR MÉTODO DE LOGIN</w:t>
        </w:r>
      </w:ins>
    </w:p>
    <w:p w14:paraId="01621688" w14:textId="7966B5AF" w:rsidR="00D63DE5" w:rsidRDefault="00D63DE5" w:rsidP="00D63DE5">
      <w:pPr>
        <w:jc w:val="center"/>
        <w:rPr>
          <w:ins w:id="2672" w:author="Willian" w:date="2016-11-29T00:13:00Z"/>
        </w:rPr>
        <w:pPrChange w:id="2673" w:author="Willian" w:date="2016-11-29T00:14:00Z">
          <w:pPr>
            <w:pStyle w:val="PargrafodaLista"/>
          </w:pPr>
        </w:pPrChange>
      </w:pPr>
      <w:ins w:id="2674" w:author="Willian" w:date="2016-11-29T00:13:00Z">
        <w:r>
          <w:rPr>
            <w:noProof/>
          </w:rPr>
          <w:lastRenderedPageBreak/>
          <w:drawing>
            <wp:inline distT="0" distB="0" distL="0" distR="0" wp14:anchorId="7454FAEC" wp14:editId="68B53086">
              <wp:extent cx="2566035" cy="66250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11-28 às 22.12.22.png"/>
                      <pic:cNvPicPr/>
                    </pic:nvPicPr>
                    <pic:blipFill>
                      <a:blip r:embed="rId25">
                        <a:extLst>
                          <a:ext uri="{28A0092B-C50C-407E-A947-70E740481C1C}">
                            <a14:useLocalDpi xmlns:a14="http://schemas.microsoft.com/office/drawing/2010/main" val="0"/>
                          </a:ext>
                        </a:extLst>
                      </a:blip>
                      <a:stretch>
                        <a:fillRect/>
                      </a:stretch>
                    </pic:blipFill>
                    <pic:spPr>
                      <a:xfrm>
                        <a:off x="0" y="0"/>
                        <a:ext cx="2590258" cy="668758"/>
                      </a:xfrm>
                      <a:prstGeom prst="rect">
                        <a:avLst/>
                      </a:prstGeom>
                    </pic:spPr>
                  </pic:pic>
                </a:graphicData>
              </a:graphic>
            </wp:inline>
          </w:drawing>
        </w:r>
      </w:ins>
    </w:p>
    <w:p w14:paraId="6E0C5C85" w14:textId="5D8CE60B" w:rsidR="00D63DE5" w:rsidRPr="00D63DE5" w:rsidRDefault="00D63DE5" w:rsidP="00D15A07">
      <w:pPr>
        <w:pStyle w:val="PargrafodaLista"/>
        <w:numPr>
          <w:ilvl w:val="0"/>
          <w:numId w:val="55"/>
        </w:numPr>
        <w:rPr>
          <w:ins w:id="2675" w:author="Willian" w:date="2016-11-29T00:12:00Z"/>
          <w:rPrChange w:id="2676" w:author="Willian" w:date="2016-11-29T00:12:00Z">
            <w:rPr>
              <w:ins w:id="2677" w:author="Willian" w:date="2016-11-29T00:12:00Z"/>
              <w:b/>
            </w:rPr>
          </w:rPrChange>
        </w:rPr>
        <w:pPrChange w:id="2678" w:author="Willian" w:date="2016-11-28T23:44:00Z">
          <w:pPr>
            <w:pStyle w:val="PargrafodaLista"/>
          </w:pPr>
        </w:pPrChange>
      </w:pPr>
      <w:ins w:id="2679" w:author="Willian" w:date="2016-11-29T00:11:00Z">
        <w:r>
          <w:t xml:space="preserve">Selecione o provedor de </w:t>
        </w:r>
        <w:proofErr w:type="spellStart"/>
        <w:r>
          <w:t>login</w:t>
        </w:r>
        <w:proofErr w:type="spellEnd"/>
        <w:r>
          <w:t xml:space="preserve"> </w:t>
        </w:r>
        <w:r>
          <w:rPr>
            <w:b/>
          </w:rPr>
          <w:t>E-mail/senha</w:t>
        </w:r>
      </w:ins>
    </w:p>
    <w:p w14:paraId="456A8071" w14:textId="2A235082" w:rsidR="00D63DE5" w:rsidRPr="00D63DE5" w:rsidRDefault="00D63DE5" w:rsidP="00D63DE5">
      <w:pPr>
        <w:rPr>
          <w:ins w:id="2680" w:author="Willian" w:date="2016-11-29T00:11:00Z"/>
          <w:rPrChange w:id="2681" w:author="Willian" w:date="2016-11-29T00:11:00Z">
            <w:rPr>
              <w:ins w:id="2682" w:author="Willian" w:date="2016-11-29T00:11:00Z"/>
              <w:b/>
            </w:rPr>
          </w:rPrChange>
        </w:rPr>
        <w:pPrChange w:id="2683" w:author="Willian" w:date="2016-11-29T00:12:00Z">
          <w:pPr>
            <w:pStyle w:val="PargrafodaLista"/>
          </w:pPr>
        </w:pPrChange>
      </w:pPr>
      <w:ins w:id="2684" w:author="Willian" w:date="2016-11-29T00:14:00Z">
        <w:r>
          <w:rPr>
            <w:noProof/>
          </w:rPr>
          <w:drawing>
            <wp:inline distT="0" distB="0" distL="0" distR="0" wp14:anchorId="27D465F7" wp14:editId="2B8EC102">
              <wp:extent cx="5733415" cy="662940"/>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Tela 2016-11-28 às 22.12.30.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662940"/>
                      </a:xfrm>
                      <a:prstGeom prst="rect">
                        <a:avLst/>
                      </a:prstGeom>
                    </pic:spPr>
                  </pic:pic>
                </a:graphicData>
              </a:graphic>
            </wp:inline>
          </w:drawing>
        </w:r>
      </w:ins>
    </w:p>
    <w:p w14:paraId="499F6B36" w14:textId="03E0C6DF" w:rsidR="00D63DE5" w:rsidRDefault="00D63DE5" w:rsidP="00D15A07">
      <w:pPr>
        <w:pStyle w:val="PargrafodaLista"/>
        <w:numPr>
          <w:ilvl w:val="0"/>
          <w:numId w:val="55"/>
        </w:numPr>
        <w:rPr>
          <w:ins w:id="2685" w:author="Willian" w:date="2016-11-28T23:43:00Z"/>
        </w:rPr>
        <w:pPrChange w:id="2686" w:author="Willian" w:date="2016-11-28T23:44:00Z">
          <w:pPr>
            <w:pStyle w:val="PargrafodaLista"/>
          </w:pPr>
        </w:pPrChange>
      </w:pPr>
      <w:ins w:id="2687" w:author="Willian" w:date="2016-11-29T00:11:00Z">
        <w:r>
          <w:t>Ative-o e finalize</w:t>
        </w:r>
      </w:ins>
    </w:p>
    <w:p w14:paraId="581CC76F" w14:textId="747CB8C2" w:rsidR="00771553" w:rsidRDefault="00D63DE5" w:rsidP="00D63DE5">
      <w:pPr>
        <w:jc w:val="center"/>
        <w:rPr>
          <w:ins w:id="2688" w:author="Willian" w:date="2016-11-28T21:23:00Z"/>
        </w:rPr>
        <w:pPrChange w:id="2689" w:author="Willian" w:date="2016-11-29T00:14:00Z">
          <w:pPr>
            <w:pStyle w:val="PargrafodaLista"/>
          </w:pPr>
        </w:pPrChange>
      </w:pPr>
      <w:ins w:id="2690" w:author="Willian" w:date="2016-11-29T00:14:00Z">
        <w:r>
          <w:rPr>
            <w:noProof/>
          </w:rPr>
          <w:drawing>
            <wp:inline distT="0" distB="0" distL="0" distR="0" wp14:anchorId="6FC8D1E0" wp14:editId="39306830">
              <wp:extent cx="965835" cy="39112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16-11-28 às 22.12.42.png"/>
                      <pic:cNvPicPr/>
                    </pic:nvPicPr>
                    <pic:blipFill>
                      <a:blip r:embed="rId27">
                        <a:extLst>
                          <a:ext uri="{28A0092B-C50C-407E-A947-70E740481C1C}">
                            <a14:useLocalDpi xmlns:a14="http://schemas.microsoft.com/office/drawing/2010/main" val="0"/>
                          </a:ext>
                        </a:extLst>
                      </a:blip>
                      <a:stretch>
                        <a:fillRect/>
                      </a:stretch>
                    </pic:blipFill>
                    <pic:spPr>
                      <a:xfrm>
                        <a:off x="0" y="0"/>
                        <a:ext cx="982437" cy="397846"/>
                      </a:xfrm>
                      <a:prstGeom prst="rect">
                        <a:avLst/>
                      </a:prstGeom>
                    </pic:spPr>
                  </pic:pic>
                </a:graphicData>
              </a:graphic>
            </wp:inline>
          </w:drawing>
        </w:r>
      </w:ins>
    </w:p>
    <w:p w14:paraId="67AB0483" w14:textId="3B5E44CA" w:rsidR="00EB431C" w:rsidRDefault="00EB431C" w:rsidP="00EB431C">
      <w:pPr>
        <w:pStyle w:val="Ttulo3"/>
        <w:rPr>
          <w:ins w:id="2691" w:author="Willian" w:date="2016-11-29T00:15:00Z"/>
        </w:rPr>
        <w:pPrChange w:id="2692" w:author="Willian" w:date="2016-11-29T00:15:00Z">
          <w:pPr>
            <w:pStyle w:val="PargrafodaLista"/>
          </w:pPr>
        </w:pPrChange>
      </w:pPr>
      <w:ins w:id="2693" w:author="Willian" w:date="2016-11-29T00:15:00Z">
        <w:r>
          <w:t>Instalando dependências</w:t>
        </w:r>
      </w:ins>
    </w:p>
    <w:p w14:paraId="76CA7CFA" w14:textId="2562CDF9" w:rsidR="00FE4210" w:rsidRDefault="00FE4210" w:rsidP="00FE4210">
      <w:pPr>
        <w:rPr>
          <w:ins w:id="2694" w:author="Willian" w:date="2016-11-28T21:26:00Z"/>
        </w:rPr>
        <w:pPrChange w:id="2695" w:author="Willian" w:date="2016-11-28T21:21:00Z">
          <w:pPr>
            <w:pStyle w:val="PargrafodaLista"/>
          </w:pPr>
        </w:pPrChange>
      </w:pPr>
      <w:ins w:id="2696" w:author="Willian" w:date="2016-11-28T21:26:00Z">
        <w:r>
          <w:t xml:space="preserve">Para utilizar o serviço de autenticação, precisamos instalá-lo via </w:t>
        </w:r>
        <w:proofErr w:type="spellStart"/>
        <w:r>
          <w:t>CocoaPods</w:t>
        </w:r>
        <w:proofErr w:type="spellEnd"/>
        <w:r>
          <w:t>, então:</w:t>
        </w:r>
      </w:ins>
    </w:p>
    <w:p w14:paraId="2EA259FB" w14:textId="6660849F" w:rsidR="00FE4210" w:rsidRDefault="00FE4210" w:rsidP="00FE4210">
      <w:pPr>
        <w:pStyle w:val="PargrafodaLista"/>
        <w:numPr>
          <w:ilvl w:val="0"/>
          <w:numId w:val="54"/>
        </w:numPr>
        <w:rPr>
          <w:ins w:id="2697" w:author="Willian" w:date="2016-11-28T21:28:00Z"/>
        </w:rPr>
        <w:pPrChange w:id="2698" w:author="Willian" w:date="2016-11-28T21:27:00Z">
          <w:pPr>
            <w:pStyle w:val="PargrafodaLista"/>
          </w:pPr>
        </w:pPrChange>
      </w:pPr>
      <w:ins w:id="2699" w:author="Willian" w:date="2016-11-28T21:27:00Z">
        <w:r>
          <w:t xml:space="preserve">Abra o </w:t>
        </w:r>
        <w:proofErr w:type="spellStart"/>
        <w:r>
          <w:t>Podfile</w:t>
        </w:r>
        <w:proofErr w:type="spellEnd"/>
        <w:r>
          <w:t xml:space="preserve"> e adicione mais um </w:t>
        </w:r>
        <w:proofErr w:type="spellStart"/>
        <w:r>
          <w:t>pod</w:t>
        </w:r>
        <w:proofErr w:type="spellEnd"/>
        <w:r>
          <w:t>:</w:t>
        </w:r>
      </w:ins>
    </w:p>
    <w:p w14:paraId="69242E87" w14:textId="2AB97BF9" w:rsidR="00FE4210" w:rsidRPr="00D72E00" w:rsidRDefault="00D72E00" w:rsidP="00FE4210">
      <w:pPr>
        <w:ind w:left="360"/>
        <w:rPr>
          <w:ins w:id="2700" w:author="Willian" w:date="2016-11-28T21:27:00Z"/>
          <w:sz w:val="18"/>
          <w:szCs w:val="18"/>
          <w:rPrChange w:id="2701" w:author="Willian" w:date="2016-11-28T21:31:00Z">
            <w:rPr>
              <w:ins w:id="2702" w:author="Willian" w:date="2016-11-28T21:27:00Z"/>
            </w:rPr>
          </w:rPrChange>
        </w:rPr>
        <w:pPrChange w:id="2703" w:author="Willian" w:date="2016-11-28T21:28:00Z">
          <w:pPr>
            <w:pStyle w:val="PargrafodaLista"/>
          </w:pPr>
        </w:pPrChange>
      </w:pPr>
      <w:proofErr w:type="spellStart"/>
      <w:proofErr w:type="gramStart"/>
      <w:ins w:id="2704" w:author="Willian" w:date="2016-11-28T21:30:00Z">
        <w:r w:rsidRPr="00D72E00">
          <w:rPr>
            <w:rFonts w:ascii="Menlo" w:hAnsi="Menlo" w:cs="Menlo"/>
            <w:sz w:val="18"/>
            <w:szCs w:val="18"/>
            <w:rPrChange w:id="2705" w:author="Willian" w:date="2016-11-28T21:31:00Z">
              <w:rPr>
                <w:rFonts w:ascii="Menlo" w:hAnsi="Menlo" w:cs="Menlo"/>
                <w:sz w:val="28"/>
                <w:szCs w:val="28"/>
              </w:rPr>
            </w:rPrChange>
          </w:rPr>
          <w:t>pod</w:t>
        </w:r>
        <w:proofErr w:type="spellEnd"/>
        <w:proofErr w:type="gramEnd"/>
        <w:r w:rsidRPr="00D72E00">
          <w:rPr>
            <w:rFonts w:ascii="Menlo" w:hAnsi="Menlo" w:cs="Menlo"/>
            <w:sz w:val="18"/>
            <w:szCs w:val="18"/>
            <w:rPrChange w:id="2706" w:author="Willian" w:date="2016-11-28T21:31:00Z">
              <w:rPr>
                <w:rFonts w:ascii="Menlo" w:hAnsi="Menlo" w:cs="Menlo"/>
                <w:sz w:val="28"/>
                <w:szCs w:val="28"/>
              </w:rPr>
            </w:rPrChange>
          </w:rPr>
          <w:t xml:space="preserve"> </w:t>
        </w:r>
        <w:r w:rsidRPr="00D72E00">
          <w:rPr>
            <w:rFonts w:ascii="Menlo" w:hAnsi="Menlo" w:cs="Menlo"/>
            <w:color w:val="1C00CF"/>
            <w:sz w:val="18"/>
            <w:szCs w:val="18"/>
            <w:rPrChange w:id="2707" w:author="Willian" w:date="2016-11-28T21:31:00Z">
              <w:rPr>
                <w:rFonts w:ascii="Menlo" w:hAnsi="Menlo" w:cs="Menlo"/>
                <w:color w:val="1C00CF"/>
                <w:sz w:val="28"/>
                <w:szCs w:val="28"/>
              </w:rPr>
            </w:rPrChange>
          </w:rPr>
          <w:t>'</w:t>
        </w:r>
        <w:proofErr w:type="spellStart"/>
        <w:r w:rsidRPr="00D72E00">
          <w:rPr>
            <w:rFonts w:ascii="Menlo" w:hAnsi="Menlo" w:cs="Menlo"/>
            <w:color w:val="1C00CF"/>
            <w:sz w:val="18"/>
            <w:szCs w:val="18"/>
            <w:rPrChange w:id="2708" w:author="Willian" w:date="2016-11-28T21:31:00Z">
              <w:rPr>
                <w:rFonts w:ascii="Menlo" w:hAnsi="Menlo" w:cs="Menlo"/>
                <w:color w:val="1C00CF"/>
                <w:sz w:val="28"/>
                <w:szCs w:val="28"/>
              </w:rPr>
            </w:rPrChange>
          </w:rPr>
          <w:t>Firebase</w:t>
        </w:r>
        <w:proofErr w:type="spellEnd"/>
        <w:r w:rsidRPr="00D72E00">
          <w:rPr>
            <w:rFonts w:ascii="Menlo" w:hAnsi="Menlo" w:cs="Menlo"/>
            <w:color w:val="1C00CF"/>
            <w:sz w:val="18"/>
            <w:szCs w:val="18"/>
            <w:rPrChange w:id="2709" w:author="Willian" w:date="2016-11-28T21:31:00Z">
              <w:rPr>
                <w:rFonts w:ascii="Menlo" w:hAnsi="Menlo" w:cs="Menlo"/>
                <w:color w:val="1C00CF"/>
                <w:sz w:val="28"/>
                <w:szCs w:val="28"/>
              </w:rPr>
            </w:rPrChange>
          </w:rPr>
          <w:t>/</w:t>
        </w:r>
        <w:proofErr w:type="spellStart"/>
        <w:r w:rsidRPr="00D72E00">
          <w:rPr>
            <w:rFonts w:ascii="Menlo" w:hAnsi="Menlo" w:cs="Menlo"/>
            <w:color w:val="1C00CF"/>
            <w:sz w:val="18"/>
            <w:szCs w:val="18"/>
            <w:rPrChange w:id="2710" w:author="Willian" w:date="2016-11-28T21:31:00Z">
              <w:rPr>
                <w:rFonts w:ascii="Menlo" w:hAnsi="Menlo" w:cs="Menlo"/>
                <w:color w:val="1C00CF"/>
                <w:sz w:val="28"/>
                <w:szCs w:val="28"/>
              </w:rPr>
            </w:rPrChange>
          </w:rPr>
          <w:t>Auth</w:t>
        </w:r>
        <w:proofErr w:type="spellEnd"/>
        <w:r w:rsidRPr="00D72E00">
          <w:rPr>
            <w:rFonts w:ascii="Menlo" w:hAnsi="Menlo" w:cs="Menlo"/>
            <w:color w:val="1C00CF"/>
            <w:sz w:val="18"/>
            <w:szCs w:val="18"/>
            <w:rPrChange w:id="2711" w:author="Willian" w:date="2016-11-28T21:31:00Z">
              <w:rPr>
                <w:rFonts w:ascii="Menlo" w:hAnsi="Menlo" w:cs="Menlo"/>
                <w:color w:val="1C00CF"/>
                <w:sz w:val="28"/>
                <w:szCs w:val="28"/>
              </w:rPr>
            </w:rPrChange>
          </w:rPr>
          <w:t>'</w:t>
        </w:r>
      </w:ins>
    </w:p>
    <w:p w14:paraId="4E11D0DB" w14:textId="5FD50796" w:rsidR="00FE4210" w:rsidRDefault="00FE4210" w:rsidP="00FE4210">
      <w:pPr>
        <w:pStyle w:val="PargrafodaLista"/>
        <w:numPr>
          <w:ilvl w:val="0"/>
          <w:numId w:val="54"/>
        </w:numPr>
        <w:rPr>
          <w:ins w:id="2712" w:author="Willian" w:date="2016-11-28T21:31:00Z"/>
        </w:rPr>
        <w:pPrChange w:id="2713" w:author="Willian" w:date="2016-11-28T21:27:00Z">
          <w:pPr>
            <w:pStyle w:val="PargrafodaLista"/>
          </w:pPr>
        </w:pPrChange>
      </w:pPr>
      <w:ins w:id="2714" w:author="Willian" w:date="2016-11-28T21:27:00Z">
        <w:r>
          <w:t xml:space="preserve">Seu </w:t>
        </w:r>
        <w:proofErr w:type="spellStart"/>
        <w:r>
          <w:t>Podfile</w:t>
        </w:r>
        <w:proofErr w:type="spellEnd"/>
        <w:r>
          <w:t xml:space="preserve"> ficará parecido com este:</w:t>
        </w:r>
      </w:ins>
    </w:p>
    <w:p w14:paraId="4C8B2ECA" w14:textId="77777777" w:rsidR="00D72E00" w:rsidRPr="00D72E00" w:rsidRDefault="00D72E00" w:rsidP="00D72E00">
      <w:pPr>
        <w:widowControl w:val="0"/>
        <w:tabs>
          <w:tab w:val="left" w:pos="692"/>
        </w:tabs>
        <w:autoSpaceDE w:val="0"/>
        <w:autoSpaceDN w:val="0"/>
        <w:adjustRightInd w:val="0"/>
        <w:spacing w:after="0"/>
        <w:jc w:val="left"/>
        <w:rPr>
          <w:ins w:id="2715" w:author="Willian" w:date="2016-11-28T21:31:00Z"/>
          <w:rFonts w:ascii="Menlo" w:hAnsi="Menlo" w:cs="Menlo"/>
          <w:sz w:val="18"/>
          <w:szCs w:val="18"/>
          <w:rPrChange w:id="2716" w:author="Willian" w:date="2016-11-28T21:31:00Z">
            <w:rPr>
              <w:ins w:id="2717" w:author="Willian" w:date="2016-11-28T21:31:00Z"/>
            </w:rPr>
          </w:rPrChange>
        </w:rPr>
        <w:pPrChange w:id="2718"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p>
    <w:p w14:paraId="128EE1BD" w14:textId="77777777" w:rsidR="00D72E00" w:rsidRPr="00D72E00" w:rsidRDefault="00D72E00" w:rsidP="00D72E00">
      <w:pPr>
        <w:widowControl w:val="0"/>
        <w:tabs>
          <w:tab w:val="left" w:pos="692"/>
        </w:tabs>
        <w:autoSpaceDE w:val="0"/>
        <w:autoSpaceDN w:val="0"/>
        <w:adjustRightInd w:val="0"/>
        <w:spacing w:after="0"/>
        <w:ind w:left="360"/>
        <w:jc w:val="left"/>
        <w:rPr>
          <w:ins w:id="2719" w:author="Willian" w:date="2016-11-28T21:31:00Z"/>
          <w:rFonts w:ascii="Menlo" w:hAnsi="Menlo" w:cs="Menlo"/>
          <w:sz w:val="18"/>
          <w:szCs w:val="18"/>
          <w:rPrChange w:id="2720" w:author="Willian" w:date="2016-11-28T21:31:00Z">
            <w:rPr>
              <w:ins w:id="2721" w:author="Willian" w:date="2016-11-28T21:31:00Z"/>
            </w:rPr>
          </w:rPrChange>
        </w:rPr>
        <w:pPrChange w:id="2722"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proofErr w:type="spellStart"/>
      <w:proofErr w:type="gramStart"/>
      <w:ins w:id="2723" w:author="Willian" w:date="2016-11-28T21:31:00Z">
        <w:r w:rsidRPr="00D72E00">
          <w:rPr>
            <w:rFonts w:ascii="Menlo" w:hAnsi="Menlo" w:cs="Menlo"/>
            <w:sz w:val="18"/>
            <w:szCs w:val="18"/>
            <w:rPrChange w:id="2724" w:author="Willian" w:date="2016-11-28T21:31:00Z">
              <w:rPr/>
            </w:rPrChange>
          </w:rPr>
          <w:t>target</w:t>
        </w:r>
        <w:proofErr w:type="spellEnd"/>
        <w:proofErr w:type="gramEnd"/>
        <w:r w:rsidRPr="00D72E00">
          <w:rPr>
            <w:rFonts w:ascii="Menlo" w:hAnsi="Menlo" w:cs="Menlo"/>
            <w:sz w:val="18"/>
            <w:szCs w:val="18"/>
            <w:rPrChange w:id="2725" w:author="Willian" w:date="2016-11-28T21:31:00Z">
              <w:rPr/>
            </w:rPrChange>
          </w:rPr>
          <w:t xml:space="preserve"> </w:t>
        </w:r>
        <w:r w:rsidRPr="00D72E00">
          <w:rPr>
            <w:rFonts w:ascii="Menlo" w:hAnsi="Menlo" w:cs="Menlo"/>
            <w:color w:val="1C00CF"/>
            <w:sz w:val="18"/>
            <w:szCs w:val="18"/>
            <w:rPrChange w:id="2726" w:author="Willian" w:date="2016-11-28T21:31:00Z">
              <w:rPr/>
            </w:rPrChange>
          </w:rPr>
          <w:t>'</w:t>
        </w:r>
        <w:proofErr w:type="spellStart"/>
        <w:r w:rsidRPr="00D72E00">
          <w:rPr>
            <w:rFonts w:ascii="Menlo" w:hAnsi="Menlo" w:cs="Menlo"/>
            <w:color w:val="1C00CF"/>
            <w:sz w:val="18"/>
            <w:szCs w:val="18"/>
            <w:rPrChange w:id="2727" w:author="Willian" w:date="2016-11-28T21:31:00Z">
              <w:rPr/>
            </w:rPrChange>
          </w:rPr>
          <w:t>MusicProject</w:t>
        </w:r>
        <w:proofErr w:type="spellEnd"/>
        <w:r w:rsidRPr="00D72E00">
          <w:rPr>
            <w:rFonts w:ascii="Menlo" w:hAnsi="Menlo" w:cs="Menlo"/>
            <w:color w:val="1C00CF"/>
            <w:sz w:val="18"/>
            <w:szCs w:val="18"/>
            <w:rPrChange w:id="2728" w:author="Willian" w:date="2016-11-28T21:31:00Z">
              <w:rPr/>
            </w:rPrChange>
          </w:rPr>
          <w:t>'</w:t>
        </w:r>
        <w:r w:rsidRPr="00D72E00">
          <w:rPr>
            <w:rFonts w:ascii="Menlo" w:hAnsi="Menlo" w:cs="Menlo"/>
            <w:sz w:val="18"/>
            <w:szCs w:val="18"/>
            <w:rPrChange w:id="2729" w:author="Willian" w:date="2016-11-28T21:31:00Z">
              <w:rPr/>
            </w:rPrChange>
          </w:rPr>
          <w:t xml:space="preserve"> </w:t>
        </w:r>
        <w:r w:rsidRPr="00D72E00">
          <w:rPr>
            <w:rFonts w:ascii="Menlo" w:hAnsi="Menlo" w:cs="Menlo"/>
            <w:color w:val="AA0D91"/>
            <w:sz w:val="18"/>
            <w:szCs w:val="18"/>
            <w:rPrChange w:id="2730" w:author="Willian" w:date="2016-11-28T21:31:00Z">
              <w:rPr>
                <w:color w:val="AA0D91"/>
              </w:rPr>
            </w:rPrChange>
          </w:rPr>
          <w:t>do</w:t>
        </w:r>
      </w:ins>
    </w:p>
    <w:p w14:paraId="7DDB1F5D" w14:textId="356EBACC" w:rsidR="00D72E00" w:rsidRPr="00D72E00" w:rsidRDefault="00D72E00" w:rsidP="00D72E00">
      <w:pPr>
        <w:widowControl w:val="0"/>
        <w:tabs>
          <w:tab w:val="left" w:pos="692"/>
        </w:tabs>
        <w:autoSpaceDE w:val="0"/>
        <w:autoSpaceDN w:val="0"/>
        <w:adjustRightInd w:val="0"/>
        <w:spacing w:after="0"/>
        <w:ind w:left="360"/>
        <w:jc w:val="left"/>
        <w:rPr>
          <w:ins w:id="2731" w:author="Willian" w:date="2016-11-28T21:31:00Z"/>
          <w:rFonts w:ascii="Menlo" w:hAnsi="Menlo" w:cs="Menlo"/>
          <w:sz w:val="18"/>
          <w:szCs w:val="18"/>
          <w:rPrChange w:id="2732" w:author="Willian" w:date="2016-11-28T21:31:00Z">
            <w:rPr>
              <w:ins w:id="2733" w:author="Willian" w:date="2016-11-28T21:31:00Z"/>
            </w:rPr>
          </w:rPrChange>
        </w:rPr>
        <w:pPrChange w:id="2734"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proofErr w:type="spellStart"/>
      <w:proofErr w:type="gramStart"/>
      <w:ins w:id="2735" w:author="Willian" w:date="2016-11-28T21:31:00Z">
        <w:r w:rsidRPr="00D72E00">
          <w:rPr>
            <w:rFonts w:ascii="Menlo" w:hAnsi="Menlo" w:cs="Menlo"/>
            <w:sz w:val="18"/>
            <w:szCs w:val="18"/>
            <w:rPrChange w:id="2736" w:author="Willian" w:date="2016-11-28T21:31:00Z">
              <w:rPr/>
            </w:rPrChange>
          </w:rPr>
          <w:t>use</w:t>
        </w:r>
        <w:proofErr w:type="gramEnd"/>
        <w:r w:rsidRPr="00D72E00">
          <w:rPr>
            <w:rFonts w:ascii="Menlo" w:hAnsi="Menlo" w:cs="Menlo"/>
            <w:sz w:val="18"/>
            <w:szCs w:val="18"/>
            <w:rPrChange w:id="2737" w:author="Willian" w:date="2016-11-28T21:31:00Z">
              <w:rPr/>
            </w:rPrChange>
          </w:rPr>
          <w:t>_frameworks</w:t>
        </w:r>
        <w:proofErr w:type="spellEnd"/>
        <w:r w:rsidRPr="00D72E00">
          <w:rPr>
            <w:rFonts w:ascii="Menlo" w:hAnsi="Menlo" w:cs="Menlo"/>
            <w:sz w:val="18"/>
            <w:szCs w:val="18"/>
            <w:rPrChange w:id="2738" w:author="Willian" w:date="2016-11-28T21:31:00Z">
              <w:rPr/>
            </w:rPrChange>
          </w:rPr>
          <w:t>!</w:t>
        </w:r>
      </w:ins>
    </w:p>
    <w:p w14:paraId="5A4F3F93" w14:textId="77777777" w:rsidR="00D72E00" w:rsidRPr="00D72E00" w:rsidRDefault="00D72E00" w:rsidP="00D72E00">
      <w:pPr>
        <w:widowControl w:val="0"/>
        <w:tabs>
          <w:tab w:val="left" w:pos="692"/>
        </w:tabs>
        <w:autoSpaceDE w:val="0"/>
        <w:autoSpaceDN w:val="0"/>
        <w:adjustRightInd w:val="0"/>
        <w:spacing w:after="0"/>
        <w:ind w:left="360"/>
        <w:jc w:val="left"/>
        <w:rPr>
          <w:ins w:id="2739" w:author="Willian" w:date="2016-11-28T21:31:00Z"/>
          <w:rFonts w:ascii="Menlo" w:hAnsi="Menlo" w:cs="Menlo"/>
          <w:sz w:val="18"/>
          <w:szCs w:val="18"/>
          <w:rPrChange w:id="2740" w:author="Willian" w:date="2016-11-28T21:31:00Z">
            <w:rPr>
              <w:ins w:id="2741" w:author="Willian" w:date="2016-11-28T21:31:00Z"/>
            </w:rPr>
          </w:rPrChange>
        </w:rPr>
        <w:pPrChange w:id="2742"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p>
    <w:p w14:paraId="2D46CFEF" w14:textId="77777777" w:rsidR="00D72E00" w:rsidRPr="00D72E00" w:rsidRDefault="00D72E00" w:rsidP="00D72E00">
      <w:pPr>
        <w:widowControl w:val="0"/>
        <w:tabs>
          <w:tab w:val="left" w:pos="692"/>
        </w:tabs>
        <w:autoSpaceDE w:val="0"/>
        <w:autoSpaceDN w:val="0"/>
        <w:adjustRightInd w:val="0"/>
        <w:spacing w:after="0"/>
        <w:ind w:left="360"/>
        <w:jc w:val="left"/>
        <w:rPr>
          <w:ins w:id="2743" w:author="Willian" w:date="2016-11-28T21:31:00Z"/>
          <w:rFonts w:ascii="Menlo" w:hAnsi="Menlo" w:cs="Menlo"/>
          <w:sz w:val="18"/>
          <w:szCs w:val="18"/>
          <w:rPrChange w:id="2744" w:author="Willian" w:date="2016-11-28T21:31:00Z">
            <w:rPr>
              <w:ins w:id="2745" w:author="Willian" w:date="2016-11-28T21:31:00Z"/>
            </w:rPr>
          </w:rPrChange>
        </w:rPr>
        <w:pPrChange w:id="2746"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ins w:id="2747" w:author="Willian" w:date="2016-11-28T21:31:00Z">
        <w:r w:rsidRPr="00D72E00">
          <w:rPr>
            <w:rFonts w:ascii="Menlo" w:hAnsi="Menlo" w:cs="Menlo"/>
            <w:sz w:val="18"/>
            <w:szCs w:val="18"/>
            <w:rPrChange w:id="2748" w:author="Willian" w:date="2016-11-28T21:31:00Z">
              <w:rPr/>
            </w:rPrChange>
          </w:rPr>
          <w:t xml:space="preserve">  </w:t>
        </w:r>
        <w:proofErr w:type="spellStart"/>
        <w:proofErr w:type="gramStart"/>
        <w:r w:rsidRPr="00D72E00">
          <w:rPr>
            <w:rFonts w:ascii="Menlo" w:hAnsi="Menlo" w:cs="Menlo"/>
            <w:sz w:val="18"/>
            <w:szCs w:val="18"/>
            <w:rPrChange w:id="2749" w:author="Willian" w:date="2016-11-28T21:31:00Z">
              <w:rPr/>
            </w:rPrChange>
          </w:rPr>
          <w:t>pod</w:t>
        </w:r>
        <w:proofErr w:type="spellEnd"/>
        <w:proofErr w:type="gramEnd"/>
        <w:r w:rsidRPr="00D72E00">
          <w:rPr>
            <w:rFonts w:ascii="Menlo" w:hAnsi="Menlo" w:cs="Menlo"/>
            <w:sz w:val="18"/>
            <w:szCs w:val="18"/>
            <w:rPrChange w:id="2750" w:author="Willian" w:date="2016-11-28T21:31:00Z">
              <w:rPr/>
            </w:rPrChange>
          </w:rPr>
          <w:t xml:space="preserve"> </w:t>
        </w:r>
        <w:r w:rsidRPr="00D72E00">
          <w:rPr>
            <w:rFonts w:ascii="Menlo" w:hAnsi="Menlo" w:cs="Menlo"/>
            <w:color w:val="1C00CF"/>
            <w:sz w:val="18"/>
            <w:szCs w:val="18"/>
            <w:rPrChange w:id="2751" w:author="Willian" w:date="2016-11-28T21:31:00Z">
              <w:rPr/>
            </w:rPrChange>
          </w:rPr>
          <w:t>'</w:t>
        </w:r>
        <w:proofErr w:type="spellStart"/>
        <w:r w:rsidRPr="00D72E00">
          <w:rPr>
            <w:rFonts w:ascii="Menlo" w:hAnsi="Menlo" w:cs="Menlo"/>
            <w:color w:val="1C00CF"/>
            <w:sz w:val="18"/>
            <w:szCs w:val="18"/>
            <w:rPrChange w:id="2752" w:author="Willian" w:date="2016-11-28T21:31:00Z">
              <w:rPr/>
            </w:rPrChange>
          </w:rPr>
          <w:t>Firebase</w:t>
        </w:r>
        <w:proofErr w:type="spellEnd"/>
        <w:r w:rsidRPr="00D72E00">
          <w:rPr>
            <w:rFonts w:ascii="Menlo" w:hAnsi="Menlo" w:cs="Menlo"/>
            <w:color w:val="1C00CF"/>
            <w:sz w:val="18"/>
            <w:szCs w:val="18"/>
            <w:rPrChange w:id="2753" w:author="Willian" w:date="2016-11-28T21:31:00Z">
              <w:rPr/>
            </w:rPrChange>
          </w:rPr>
          <w:t>/Core'</w:t>
        </w:r>
      </w:ins>
    </w:p>
    <w:p w14:paraId="10A3BC06" w14:textId="77777777" w:rsidR="00D72E00" w:rsidRPr="00D72E00" w:rsidRDefault="00D72E00" w:rsidP="00D72E00">
      <w:pPr>
        <w:widowControl w:val="0"/>
        <w:tabs>
          <w:tab w:val="left" w:pos="692"/>
        </w:tabs>
        <w:autoSpaceDE w:val="0"/>
        <w:autoSpaceDN w:val="0"/>
        <w:adjustRightInd w:val="0"/>
        <w:spacing w:after="0"/>
        <w:ind w:left="360"/>
        <w:jc w:val="left"/>
        <w:rPr>
          <w:ins w:id="2754" w:author="Willian" w:date="2016-11-28T21:31:00Z"/>
          <w:rFonts w:ascii="Menlo" w:hAnsi="Menlo" w:cs="Menlo"/>
          <w:sz w:val="18"/>
          <w:szCs w:val="18"/>
          <w:rPrChange w:id="2755" w:author="Willian" w:date="2016-11-28T21:31:00Z">
            <w:rPr>
              <w:ins w:id="2756" w:author="Willian" w:date="2016-11-28T21:31:00Z"/>
            </w:rPr>
          </w:rPrChange>
        </w:rPr>
        <w:pPrChange w:id="2757"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ins w:id="2758" w:author="Willian" w:date="2016-11-28T21:31:00Z">
        <w:r w:rsidRPr="00D72E00">
          <w:rPr>
            <w:rFonts w:ascii="Menlo" w:hAnsi="Menlo" w:cs="Menlo"/>
            <w:sz w:val="18"/>
            <w:szCs w:val="18"/>
            <w:rPrChange w:id="2759" w:author="Willian" w:date="2016-11-28T21:31:00Z">
              <w:rPr/>
            </w:rPrChange>
          </w:rPr>
          <w:t xml:space="preserve">  </w:t>
        </w:r>
        <w:proofErr w:type="spellStart"/>
        <w:proofErr w:type="gramStart"/>
        <w:r w:rsidRPr="00D72E00">
          <w:rPr>
            <w:rFonts w:ascii="Menlo" w:hAnsi="Menlo" w:cs="Menlo"/>
            <w:sz w:val="18"/>
            <w:szCs w:val="18"/>
            <w:rPrChange w:id="2760" w:author="Willian" w:date="2016-11-28T21:31:00Z">
              <w:rPr/>
            </w:rPrChange>
          </w:rPr>
          <w:t>pod</w:t>
        </w:r>
        <w:proofErr w:type="spellEnd"/>
        <w:proofErr w:type="gramEnd"/>
        <w:r w:rsidRPr="00D72E00">
          <w:rPr>
            <w:rFonts w:ascii="Menlo" w:hAnsi="Menlo" w:cs="Menlo"/>
            <w:sz w:val="18"/>
            <w:szCs w:val="18"/>
            <w:rPrChange w:id="2761" w:author="Willian" w:date="2016-11-28T21:31:00Z">
              <w:rPr/>
            </w:rPrChange>
          </w:rPr>
          <w:t xml:space="preserve"> </w:t>
        </w:r>
        <w:r w:rsidRPr="00D72E00">
          <w:rPr>
            <w:rFonts w:ascii="Menlo" w:hAnsi="Menlo" w:cs="Menlo"/>
            <w:color w:val="1C00CF"/>
            <w:sz w:val="18"/>
            <w:szCs w:val="18"/>
            <w:rPrChange w:id="2762" w:author="Willian" w:date="2016-11-28T21:31:00Z">
              <w:rPr/>
            </w:rPrChange>
          </w:rPr>
          <w:t>'</w:t>
        </w:r>
        <w:proofErr w:type="spellStart"/>
        <w:r w:rsidRPr="00D72E00">
          <w:rPr>
            <w:rFonts w:ascii="Menlo" w:hAnsi="Menlo" w:cs="Menlo"/>
            <w:color w:val="1C00CF"/>
            <w:sz w:val="18"/>
            <w:szCs w:val="18"/>
            <w:rPrChange w:id="2763" w:author="Willian" w:date="2016-11-28T21:31:00Z">
              <w:rPr/>
            </w:rPrChange>
          </w:rPr>
          <w:t>Firebase</w:t>
        </w:r>
        <w:proofErr w:type="spellEnd"/>
        <w:r w:rsidRPr="00D72E00">
          <w:rPr>
            <w:rFonts w:ascii="Menlo" w:hAnsi="Menlo" w:cs="Menlo"/>
            <w:color w:val="1C00CF"/>
            <w:sz w:val="18"/>
            <w:szCs w:val="18"/>
            <w:rPrChange w:id="2764" w:author="Willian" w:date="2016-11-28T21:31:00Z">
              <w:rPr/>
            </w:rPrChange>
          </w:rPr>
          <w:t>/</w:t>
        </w:r>
        <w:proofErr w:type="spellStart"/>
        <w:r w:rsidRPr="00D72E00">
          <w:rPr>
            <w:rFonts w:ascii="Menlo" w:hAnsi="Menlo" w:cs="Menlo"/>
            <w:color w:val="1C00CF"/>
            <w:sz w:val="18"/>
            <w:szCs w:val="18"/>
            <w:rPrChange w:id="2765" w:author="Willian" w:date="2016-11-28T21:31:00Z">
              <w:rPr/>
            </w:rPrChange>
          </w:rPr>
          <w:t>Auth</w:t>
        </w:r>
        <w:proofErr w:type="spellEnd"/>
        <w:r w:rsidRPr="00D72E00">
          <w:rPr>
            <w:rFonts w:ascii="Menlo" w:hAnsi="Menlo" w:cs="Menlo"/>
            <w:color w:val="1C00CF"/>
            <w:sz w:val="18"/>
            <w:szCs w:val="18"/>
            <w:rPrChange w:id="2766" w:author="Willian" w:date="2016-11-28T21:31:00Z">
              <w:rPr/>
            </w:rPrChange>
          </w:rPr>
          <w:t>'</w:t>
        </w:r>
      </w:ins>
    </w:p>
    <w:p w14:paraId="7470EE7E" w14:textId="77777777" w:rsidR="00D72E00" w:rsidRPr="00D72E00" w:rsidRDefault="00D72E00" w:rsidP="00D72E00">
      <w:pPr>
        <w:widowControl w:val="0"/>
        <w:tabs>
          <w:tab w:val="left" w:pos="692"/>
        </w:tabs>
        <w:autoSpaceDE w:val="0"/>
        <w:autoSpaceDN w:val="0"/>
        <w:adjustRightInd w:val="0"/>
        <w:spacing w:after="0"/>
        <w:ind w:left="360"/>
        <w:jc w:val="left"/>
        <w:rPr>
          <w:ins w:id="2767" w:author="Willian" w:date="2016-11-28T21:31:00Z"/>
          <w:rFonts w:ascii="Menlo" w:hAnsi="Menlo" w:cs="Menlo"/>
          <w:sz w:val="18"/>
          <w:szCs w:val="18"/>
          <w:rPrChange w:id="2768" w:author="Willian" w:date="2016-11-28T21:31:00Z">
            <w:rPr>
              <w:ins w:id="2769" w:author="Willian" w:date="2016-11-28T21:31:00Z"/>
            </w:rPr>
          </w:rPrChange>
        </w:rPr>
        <w:pPrChange w:id="2770"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p>
    <w:p w14:paraId="2B7A6072" w14:textId="77777777" w:rsidR="00D72E00" w:rsidRPr="00D72E00" w:rsidRDefault="00D72E00" w:rsidP="00D72E00">
      <w:pPr>
        <w:widowControl w:val="0"/>
        <w:tabs>
          <w:tab w:val="left" w:pos="692"/>
        </w:tabs>
        <w:autoSpaceDE w:val="0"/>
        <w:autoSpaceDN w:val="0"/>
        <w:adjustRightInd w:val="0"/>
        <w:spacing w:after="0"/>
        <w:ind w:left="360"/>
        <w:jc w:val="left"/>
        <w:rPr>
          <w:ins w:id="2771" w:author="Willian" w:date="2016-11-28T21:31:00Z"/>
          <w:rFonts w:ascii="Menlo" w:hAnsi="Menlo" w:cs="Menlo"/>
          <w:sz w:val="18"/>
          <w:szCs w:val="18"/>
          <w:rPrChange w:id="2772" w:author="Willian" w:date="2016-11-28T21:31:00Z">
            <w:rPr>
              <w:ins w:id="2773" w:author="Willian" w:date="2016-11-28T21:31:00Z"/>
            </w:rPr>
          </w:rPrChange>
        </w:rPr>
        <w:pPrChange w:id="2774" w:author="Willian" w:date="2016-11-28T21:31:00Z">
          <w:pPr>
            <w:pStyle w:val="PargrafodaLista"/>
            <w:widowControl w:val="0"/>
            <w:numPr>
              <w:numId w:val="54"/>
            </w:numPr>
            <w:tabs>
              <w:tab w:val="left" w:pos="692"/>
            </w:tabs>
            <w:autoSpaceDE w:val="0"/>
            <w:autoSpaceDN w:val="0"/>
            <w:adjustRightInd w:val="0"/>
            <w:spacing w:after="0"/>
            <w:ind w:hanging="360"/>
            <w:jc w:val="left"/>
          </w:pPr>
        </w:pPrChange>
      </w:pPr>
      <w:proofErr w:type="spellStart"/>
      <w:proofErr w:type="gramStart"/>
      <w:ins w:id="2775" w:author="Willian" w:date="2016-11-28T21:31:00Z">
        <w:r w:rsidRPr="00D72E00">
          <w:rPr>
            <w:rFonts w:ascii="Menlo" w:hAnsi="Menlo" w:cs="Menlo"/>
            <w:color w:val="AA0D91"/>
            <w:sz w:val="18"/>
            <w:szCs w:val="18"/>
            <w:rPrChange w:id="2776" w:author="Willian" w:date="2016-11-28T21:31:00Z">
              <w:rPr/>
            </w:rPrChange>
          </w:rPr>
          <w:t>end</w:t>
        </w:r>
        <w:proofErr w:type="spellEnd"/>
        <w:proofErr w:type="gramEnd"/>
      </w:ins>
    </w:p>
    <w:p w14:paraId="28D5C3A5" w14:textId="77777777" w:rsidR="00D72E00" w:rsidRDefault="00D72E00" w:rsidP="00D72E00">
      <w:pPr>
        <w:rPr>
          <w:ins w:id="2777" w:author="Willian" w:date="2016-11-28T21:27:00Z"/>
        </w:rPr>
        <w:pPrChange w:id="2778" w:author="Willian" w:date="2016-11-28T21:31:00Z">
          <w:pPr>
            <w:pStyle w:val="PargrafodaLista"/>
          </w:pPr>
        </w:pPrChange>
      </w:pPr>
    </w:p>
    <w:p w14:paraId="7D0ABBC1" w14:textId="5C09D394" w:rsidR="00D72E00" w:rsidRDefault="00FE4210" w:rsidP="00D72E00">
      <w:pPr>
        <w:pStyle w:val="PargrafodaLista"/>
        <w:numPr>
          <w:ilvl w:val="0"/>
          <w:numId w:val="54"/>
        </w:numPr>
        <w:rPr>
          <w:ins w:id="2779" w:author="Willian" w:date="2016-11-28T21:31:00Z"/>
        </w:rPr>
        <w:pPrChange w:id="2780" w:author="Willian" w:date="2016-11-28T21:31:00Z">
          <w:pPr>
            <w:pStyle w:val="PargrafodaLista"/>
          </w:pPr>
        </w:pPrChange>
      </w:pPr>
      <w:ins w:id="2781" w:author="Willian" w:date="2016-11-28T21:27:00Z">
        <w:r>
          <w:t>Abra seu terminal e navegue até o diretório do projeto, então execute o comando de instalação:</w:t>
        </w:r>
      </w:ins>
    </w:p>
    <w:p w14:paraId="0006CDC7" w14:textId="2D868F79" w:rsidR="00D72E00" w:rsidRDefault="00D72E00" w:rsidP="00D72E00">
      <w:pPr>
        <w:jc w:val="center"/>
        <w:rPr>
          <w:ins w:id="2782" w:author="Willian" w:date="2016-11-28T21:32:00Z"/>
        </w:rPr>
        <w:pPrChange w:id="2783" w:author="Willian" w:date="2016-11-28T21:32:00Z">
          <w:pPr>
            <w:pStyle w:val="PargrafodaLista"/>
          </w:pPr>
        </w:pPrChange>
      </w:pPr>
      <w:proofErr w:type="spellStart"/>
      <w:proofErr w:type="gramStart"/>
      <w:ins w:id="2784" w:author="Willian" w:date="2016-11-28T21:31:00Z">
        <w:r>
          <w:t>pod</w:t>
        </w:r>
        <w:proofErr w:type="spellEnd"/>
        <w:proofErr w:type="gramEnd"/>
        <w:r>
          <w:t xml:space="preserve"> </w:t>
        </w:r>
        <w:proofErr w:type="spellStart"/>
        <w:r>
          <w:t>install</w:t>
        </w:r>
      </w:ins>
      <w:proofErr w:type="spellEnd"/>
    </w:p>
    <w:p w14:paraId="1E3AE43C" w14:textId="08FF1900" w:rsidR="00D72E00" w:rsidRDefault="00D72E00" w:rsidP="00D72E00">
      <w:pPr>
        <w:rPr>
          <w:ins w:id="2785" w:author="Willian" w:date="2016-11-29T00:15:00Z"/>
        </w:rPr>
        <w:pPrChange w:id="2786" w:author="Willian" w:date="2016-11-28T21:32:00Z">
          <w:pPr>
            <w:pStyle w:val="PargrafodaLista"/>
          </w:pPr>
        </w:pPrChange>
      </w:pPr>
      <w:ins w:id="2787" w:author="Willian" w:date="2016-11-28T21:32:00Z">
        <w:r>
          <w:t xml:space="preserve">O </w:t>
        </w:r>
        <w:proofErr w:type="spellStart"/>
        <w:r>
          <w:t>Firebase</w:t>
        </w:r>
        <w:proofErr w:type="spellEnd"/>
        <w:r>
          <w:t xml:space="preserve"> </w:t>
        </w:r>
        <w:proofErr w:type="spellStart"/>
        <w:r>
          <w:t>Authentication</w:t>
        </w:r>
        <w:proofErr w:type="spellEnd"/>
        <w:r>
          <w:t xml:space="preserve"> será instalado depois disso.</w:t>
        </w:r>
      </w:ins>
    </w:p>
    <w:p w14:paraId="2A81D0D3" w14:textId="77777777" w:rsidR="00EB431C" w:rsidRDefault="00EB431C" w:rsidP="00D72E00">
      <w:pPr>
        <w:rPr>
          <w:ins w:id="2788" w:author="Willian" w:date="2016-11-29T00:15:00Z"/>
        </w:rPr>
        <w:pPrChange w:id="2789" w:author="Willian" w:date="2016-11-28T21:32:00Z">
          <w:pPr>
            <w:pStyle w:val="PargrafodaLista"/>
          </w:pPr>
        </w:pPrChange>
      </w:pPr>
    </w:p>
    <w:p w14:paraId="722BDD39" w14:textId="1CBCA70F" w:rsidR="00EB431C" w:rsidRDefault="00EB431C" w:rsidP="00EB431C">
      <w:pPr>
        <w:pStyle w:val="Ttulo3"/>
        <w:rPr>
          <w:ins w:id="2790" w:author="Willian" w:date="2016-11-29T00:16:00Z"/>
        </w:rPr>
        <w:pPrChange w:id="2791" w:author="Willian" w:date="2016-11-29T00:15:00Z">
          <w:pPr>
            <w:pStyle w:val="PargrafodaLista"/>
          </w:pPr>
        </w:pPrChange>
      </w:pPr>
      <w:ins w:id="2792" w:author="Willian" w:date="2016-11-29T00:15:00Z">
        <w:r>
          <w:t>Implementando os m</w:t>
        </w:r>
      </w:ins>
      <w:ins w:id="2793" w:author="Willian" w:date="2016-11-29T00:16:00Z">
        <w:r>
          <w:t xml:space="preserve">étodos do SDK </w:t>
        </w:r>
        <w:proofErr w:type="spellStart"/>
        <w:r>
          <w:t>Firebase</w:t>
        </w:r>
        <w:proofErr w:type="spellEnd"/>
        <w:r>
          <w:t xml:space="preserve"> </w:t>
        </w:r>
        <w:proofErr w:type="spellStart"/>
        <w:r>
          <w:t>Authentication</w:t>
        </w:r>
        <w:proofErr w:type="spellEnd"/>
      </w:ins>
    </w:p>
    <w:p w14:paraId="0C619F94" w14:textId="77777777" w:rsidR="00EB431C" w:rsidRDefault="00EB431C" w:rsidP="00EB431C">
      <w:pPr>
        <w:rPr>
          <w:ins w:id="2794" w:author="Willian" w:date="2016-11-29T00:16:00Z"/>
        </w:rPr>
      </w:pPr>
      <w:ins w:id="2795" w:author="Willian" w:date="2016-11-29T00:16:00Z">
        <w:r>
          <w:t xml:space="preserve">Primeiro veja a tela de </w:t>
        </w:r>
        <w:proofErr w:type="spellStart"/>
        <w:r>
          <w:t>Login</w:t>
        </w:r>
        <w:proofErr w:type="spellEnd"/>
        <w:r>
          <w:t xml:space="preserve"> que foi criada:</w:t>
        </w:r>
      </w:ins>
    </w:p>
    <w:p w14:paraId="5C872C9E" w14:textId="1FCCAA4B" w:rsidR="00EB431C" w:rsidRDefault="00650206" w:rsidP="00650206">
      <w:pPr>
        <w:jc w:val="center"/>
        <w:rPr>
          <w:ins w:id="2796" w:author="Willian" w:date="2016-11-29T00:16:00Z"/>
        </w:rPr>
        <w:pPrChange w:id="2797" w:author="Willian" w:date="2016-11-29T00:17:00Z">
          <w:pPr>
            <w:pStyle w:val="PargrafodaLista"/>
          </w:pPr>
        </w:pPrChange>
      </w:pPr>
      <w:ins w:id="2798" w:author="Willian" w:date="2016-11-29T00:17:00Z">
        <w:r>
          <w:rPr>
            <w:noProof/>
          </w:rPr>
          <w:lastRenderedPageBreak/>
          <w:drawing>
            <wp:inline distT="0" distB="0" distL="0" distR="0" wp14:anchorId="09ADD39E" wp14:editId="445BA707">
              <wp:extent cx="2958895" cy="52603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or Screen Shot 29 de nov de 2016 00.17.20.png"/>
                      <pic:cNvPicPr/>
                    </pic:nvPicPr>
                    <pic:blipFill>
                      <a:blip r:embed="rId28">
                        <a:extLst>
                          <a:ext uri="{28A0092B-C50C-407E-A947-70E740481C1C}">
                            <a14:useLocalDpi xmlns:a14="http://schemas.microsoft.com/office/drawing/2010/main" val="0"/>
                          </a:ext>
                        </a:extLst>
                      </a:blip>
                      <a:stretch>
                        <a:fillRect/>
                      </a:stretch>
                    </pic:blipFill>
                    <pic:spPr>
                      <a:xfrm>
                        <a:off x="0" y="0"/>
                        <a:ext cx="2972125" cy="5283860"/>
                      </a:xfrm>
                      <a:prstGeom prst="rect">
                        <a:avLst/>
                      </a:prstGeom>
                    </pic:spPr>
                  </pic:pic>
                </a:graphicData>
              </a:graphic>
            </wp:inline>
          </w:drawing>
        </w:r>
      </w:ins>
    </w:p>
    <w:p w14:paraId="12352AEE" w14:textId="665C5DB0" w:rsidR="00EB431C" w:rsidRPr="00EB431C" w:rsidRDefault="00EB431C" w:rsidP="00EB431C">
      <w:pPr>
        <w:rPr>
          <w:ins w:id="2799" w:author="Willian" w:date="2016-11-29T00:15:00Z"/>
          <w:rPrChange w:id="2800" w:author="Willian" w:date="2016-11-29T00:16:00Z">
            <w:rPr>
              <w:ins w:id="2801" w:author="Willian" w:date="2016-11-29T00:15:00Z"/>
            </w:rPr>
          </w:rPrChange>
        </w:rPr>
        <w:pPrChange w:id="2802" w:author="Willian" w:date="2016-11-29T00:16:00Z">
          <w:pPr>
            <w:pStyle w:val="PargrafodaLista"/>
          </w:pPr>
        </w:pPrChange>
      </w:pPr>
      <w:ins w:id="2803" w:author="Willian" w:date="2016-11-29T00:16:00Z">
        <w:r>
          <w:t xml:space="preserve">Nela temos o campo e-mail e senha, normalmente. Também temos um botão para cadastro e outro para </w:t>
        </w:r>
        <w:proofErr w:type="spellStart"/>
        <w:r>
          <w:t>login</w:t>
        </w:r>
        <w:proofErr w:type="spellEnd"/>
        <w:r>
          <w:t xml:space="preserve"> (entrar).</w:t>
        </w:r>
      </w:ins>
    </w:p>
    <w:p w14:paraId="17D2C36E" w14:textId="77777777" w:rsidR="00EB431C" w:rsidRDefault="00EB431C" w:rsidP="00D72E00">
      <w:pPr>
        <w:rPr>
          <w:ins w:id="2804" w:author="Willian" w:date="2016-11-28T21:26:00Z"/>
        </w:rPr>
        <w:pPrChange w:id="2805" w:author="Willian" w:date="2016-11-28T21:32:00Z">
          <w:pPr>
            <w:pStyle w:val="PargrafodaLista"/>
          </w:pPr>
        </w:pPrChange>
      </w:pPr>
    </w:p>
    <w:p w14:paraId="246BD283" w14:textId="1563696F" w:rsidR="00FE4210" w:rsidRDefault="00FE4210" w:rsidP="00FE4210">
      <w:pPr>
        <w:rPr>
          <w:ins w:id="2806" w:author="Willian" w:date="2016-11-28T21:24:00Z"/>
        </w:rPr>
        <w:pPrChange w:id="2807" w:author="Willian" w:date="2016-11-28T21:21:00Z">
          <w:pPr>
            <w:pStyle w:val="PargrafodaLista"/>
          </w:pPr>
        </w:pPrChange>
      </w:pPr>
      <w:ins w:id="2808" w:author="Willian" w:date="2016-11-28T21:24:00Z">
        <w:r>
          <w:t>A primeira ação que iremos implementar é o cadastro de usuários então siga os seguintes passos:</w:t>
        </w:r>
      </w:ins>
    </w:p>
    <w:p w14:paraId="3114E39E" w14:textId="77777777" w:rsidR="000F7402" w:rsidRDefault="00FE4210" w:rsidP="00D72E00">
      <w:pPr>
        <w:pStyle w:val="PargrafodaLista"/>
        <w:numPr>
          <w:ilvl w:val="0"/>
          <w:numId w:val="53"/>
        </w:numPr>
        <w:rPr>
          <w:ins w:id="2809" w:author="Willian" w:date="2016-11-28T21:36:00Z"/>
        </w:rPr>
        <w:pPrChange w:id="2810" w:author="Willian" w:date="2016-11-28T21:32:00Z">
          <w:pPr>
            <w:pStyle w:val="PargrafodaLista"/>
          </w:pPr>
        </w:pPrChange>
      </w:pPr>
      <w:ins w:id="2811" w:author="Willian" w:date="2016-11-28T21:25:00Z">
        <w:r>
          <w:t xml:space="preserve">Abra o arquivo </w:t>
        </w:r>
        <w:proofErr w:type="spellStart"/>
        <w:r>
          <w:rPr>
            <w:b/>
          </w:rPr>
          <w:t>LoginViewController.swift</w:t>
        </w:r>
      </w:ins>
      <w:proofErr w:type="spellEnd"/>
      <w:ins w:id="2812" w:author="Willian" w:date="2016-11-28T21:36:00Z">
        <w:r w:rsidR="000F7402">
          <w:rPr>
            <w:b/>
          </w:rPr>
          <w:t xml:space="preserve">, </w:t>
        </w:r>
        <w:r w:rsidR="000F7402">
          <w:t xml:space="preserve">e importe a biblioteca </w:t>
        </w:r>
        <w:proofErr w:type="spellStart"/>
        <w:r w:rsidR="000F7402">
          <w:t>Firebase</w:t>
        </w:r>
        <w:proofErr w:type="spellEnd"/>
        <w:r w:rsidR="000F7402">
          <w:t>. Insira a seguinte linha no topo do arquivo:</w:t>
        </w:r>
      </w:ins>
    </w:p>
    <w:p w14:paraId="21A019C0" w14:textId="77777777" w:rsidR="00352129" w:rsidRPr="00352129" w:rsidRDefault="00352129" w:rsidP="00352129">
      <w:pPr>
        <w:ind w:left="360"/>
        <w:jc w:val="center"/>
        <w:rPr>
          <w:ins w:id="2813" w:author="Willian" w:date="2016-11-28T21:38:00Z"/>
          <w:sz w:val="18"/>
          <w:szCs w:val="18"/>
          <w:rPrChange w:id="2814" w:author="Willian" w:date="2016-11-28T21:38:00Z">
            <w:rPr>
              <w:ins w:id="2815" w:author="Willian" w:date="2016-11-28T21:38:00Z"/>
              <w:rFonts w:ascii="Menlo" w:hAnsi="Menlo" w:cs="Menlo"/>
              <w:sz w:val="28"/>
              <w:szCs w:val="28"/>
            </w:rPr>
          </w:rPrChange>
        </w:rPr>
        <w:pPrChange w:id="2816" w:author="Willian" w:date="2016-11-28T21:38:00Z">
          <w:pPr>
            <w:pStyle w:val="PargrafodaLista"/>
          </w:pPr>
        </w:pPrChange>
      </w:pPr>
      <w:proofErr w:type="gramStart"/>
      <w:ins w:id="2817" w:author="Willian" w:date="2016-11-28T21:38:00Z">
        <w:r w:rsidRPr="00352129">
          <w:rPr>
            <w:rFonts w:ascii="Menlo" w:hAnsi="Menlo" w:cs="Menlo"/>
            <w:color w:val="AA0D91"/>
            <w:sz w:val="18"/>
            <w:szCs w:val="18"/>
            <w:rPrChange w:id="2818" w:author="Willian" w:date="2016-11-28T21:38:00Z">
              <w:rPr>
                <w:color w:val="AA0D91"/>
              </w:rPr>
            </w:rPrChange>
          </w:rPr>
          <w:t>import</w:t>
        </w:r>
        <w:proofErr w:type="gramEnd"/>
        <w:r w:rsidRPr="00352129">
          <w:rPr>
            <w:rFonts w:ascii="Menlo" w:hAnsi="Menlo" w:cs="Menlo"/>
            <w:sz w:val="18"/>
            <w:szCs w:val="18"/>
            <w:rPrChange w:id="2819" w:author="Willian" w:date="2016-11-28T21:38:00Z">
              <w:rPr/>
            </w:rPrChange>
          </w:rPr>
          <w:t xml:space="preserve"> </w:t>
        </w:r>
        <w:proofErr w:type="spellStart"/>
        <w:r w:rsidRPr="00352129">
          <w:rPr>
            <w:rFonts w:ascii="Menlo" w:hAnsi="Menlo" w:cs="Menlo"/>
            <w:sz w:val="18"/>
            <w:szCs w:val="18"/>
            <w:rPrChange w:id="2820" w:author="Willian" w:date="2016-11-28T21:38:00Z">
              <w:rPr/>
            </w:rPrChange>
          </w:rPr>
          <w:t>Firebase</w:t>
        </w:r>
        <w:proofErr w:type="spellEnd"/>
      </w:ins>
    </w:p>
    <w:p w14:paraId="2B7DD50F" w14:textId="1608AC80" w:rsidR="00FE4210" w:rsidRPr="00D72E00" w:rsidRDefault="00FE4210" w:rsidP="00D72E00">
      <w:pPr>
        <w:pStyle w:val="PargrafodaLista"/>
        <w:numPr>
          <w:ilvl w:val="0"/>
          <w:numId w:val="53"/>
        </w:numPr>
        <w:rPr>
          <w:ins w:id="2821" w:author="Willian" w:date="2016-11-28T21:32:00Z"/>
          <w:rPrChange w:id="2822" w:author="Willian" w:date="2016-11-28T21:32:00Z">
            <w:rPr>
              <w:ins w:id="2823" w:author="Willian" w:date="2016-11-28T21:32:00Z"/>
              <w:b/>
            </w:rPr>
          </w:rPrChange>
        </w:rPr>
        <w:pPrChange w:id="2824" w:author="Willian" w:date="2016-11-28T21:32:00Z">
          <w:pPr>
            <w:pStyle w:val="PargrafodaLista"/>
          </w:pPr>
        </w:pPrChange>
      </w:pPr>
      <w:ins w:id="2825" w:author="Willian" w:date="2016-11-28T21:25:00Z">
        <w:r>
          <w:rPr>
            <w:b/>
          </w:rPr>
          <w:t xml:space="preserve"> </w:t>
        </w:r>
        <w:r w:rsidR="000F7402">
          <w:t>V</w:t>
        </w:r>
        <w:r>
          <w:t>eja que temos dois @</w:t>
        </w:r>
        <w:proofErr w:type="spellStart"/>
        <w:r>
          <w:t>IBActions</w:t>
        </w:r>
        <w:proofErr w:type="spellEnd"/>
        <w:r>
          <w:t xml:space="preserve">, um para </w:t>
        </w:r>
        <w:proofErr w:type="spellStart"/>
        <w:r>
          <w:t>login</w:t>
        </w:r>
        <w:proofErr w:type="spellEnd"/>
        <w:r>
          <w:t xml:space="preserve"> outro para cadastro. Localize o método de cadastro </w:t>
        </w:r>
      </w:ins>
      <w:proofErr w:type="spellStart"/>
      <w:proofErr w:type="gramStart"/>
      <w:ins w:id="2826" w:author="Willian" w:date="2016-11-28T21:26:00Z">
        <w:r w:rsidRPr="00FE4210">
          <w:rPr>
            <w:b/>
          </w:rPr>
          <w:t>registerButtonTouchUpInside</w:t>
        </w:r>
        <w:proofErr w:type="spellEnd"/>
        <w:r>
          <w:rPr>
            <w:b/>
          </w:rPr>
          <w:t>(</w:t>
        </w:r>
        <w:proofErr w:type="gramEnd"/>
        <w:r>
          <w:rPr>
            <w:b/>
          </w:rPr>
          <w:t>).</w:t>
        </w:r>
      </w:ins>
    </w:p>
    <w:p w14:paraId="4DC01CEA" w14:textId="0E293AFA" w:rsidR="00D72E00" w:rsidRDefault="00D72E00" w:rsidP="00D72E00">
      <w:pPr>
        <w:pStyle w:val="PargrafodaLista"/>
        <w:numPr>
          <w:ilvl w:val="0"/>
          <w:numId w:val="53"/>
        </w:numPr>
        <w:rPr>
          <w:ins w:id="2827" w:author="Willian" w:date="2016-11-29T00:18:00Z"/>
        </w:rPr>
        <w:pPrChange w:id="2828" w:author="Willian" w:date="2016-11-28T21:33:00Z">
          <w:pPr>
            <w:pStyle w:val="PargrafodaLista"/>
          </w:pPr>
        </w:pPrChange>
      </w:pPr>
      <w:ins w:id="2829" w:author="Willian" w:date="2016-11-28T21:33:00Z">
        <w:r>
          <w:t>Nele vamos inserir os métodos de cadastro. Primeiro vamos validar se os campos estão vazios</w:t>
        </w:r>
      </w:ins>
      <w:ins w:id="2830" w:author="Willian" w:date="2016-11-29T00:20:00Z">
        <w:r w:rsidR="006E4FF2">
          <w:t>. Crie um método</w:t>
        </w:r>
      </w:ins>
      <w:ins w:id="2831" w:author="Willian" w:date="2016-11-28T21:33:00Z">
        <w:r>
          <w:t>:</w:t>
        </w:r>
      </w:ins>
    </w:p>
    <w:p w14:paraId="45CA704F" w14:textId="77777777" w:rsidR="006E4FF2" w:rsidRPr="006E4FF2" w:rsidRDefault="006E4FF2" w:rsidP="006E4FF2">
      <w:pPr>
        <w:widowControl w:val="0"/>
        <w:tabs>
          <w:tab w:val="left" w:pos="692"/>
        </w:tabs>
        <w:autoSpaceDE w:val="0"/>
        <w:autoSpaceDN w:val="0"/>
        <w:adjustRightInd w:val="0"/>
        <w:spacing w:after="0"/>
        <w:ind w:left="1134"/>
        <w:jc w:val="left"/>
        <w:rPr>
          <w:ins w:id="2832" w:author="Willian" w:date="2016-11-29T00:19:00Z"/>
          <w:rFonts w:ascii="Menlo" w:hAnsi="Menlo" w:cs="Menlo"/>
          <w:sz w:val="18"/>
          <w:szCs w:val="18"/>
          <w:rPrChange w:id="2833" w:author="Willian" w:date="2016-11-29T00:19:00Z">
            <w:rPr>
              <w:ins w:id="2834" w:author="Willian" w:date="2016-11-29T00:19:00Z"/>
            </w:rPr>
          </w:rPrChange>
        </w:rPr>
        <w:pPrChange w:id="2835"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proofErr w:type="spellStart"/>
      <w:proofErr w:type="gramStart"/>
      <w:ins w:id="2836" w:author="Willian" w:date="2016-11-29T00:19:00Z">
        <w:r w:rsidRPr="006E4FF2">
          <w:rPr>
            <w:rFonts w:ascii="Menlo" w:hAnsi="Menlo" w:cs="Menlo"/>
            <w:color w:val="AA0D91"/>
            <w:sz w:val="18"/>
            <w:szCs w:val="18"/>
            <w:rPrChange w:id="2837" w:author="Willian" w:date="2016-11-29T00:19:00Z">
              <w:rPr>
                <w:color w:val="AA0D91"/>
              </w:rPr>
            </w:rPrChange>
          </w:rPr>
          <w:t>func</w:t>
        </w:r>
        <w:proofErr w:type="spellEnd"/>
        <w:proofErr w:type="gramEnd"/>
        <w:r w:rsidRPr="006E4FF2">
          <w:rPr>
            <w:rFonts w:ascii="Menlo" w:hAnsi="Menlo" w:cs="Menlo"/>
            <w:sz w:val="18"/>
            <w:szCs w:val="18"/>
            <w:rPrChange w:id="2838" w:author="Willian" w:date="2016-11-29T00:19:00Z">
              <w:rPr/>
            </w:rPrChange>
          </w:rPr>
          <w:t xml:space="preserve"> </w:t>
        </w:r>
        <w:proofErr w:type="spellStart"/>
        <w:r w:rsidRPr="006E4FF2">
          <w:rPr>
            <w:rFonts w:ascii="Menlo" w:hAnsi="Menlo" w:cs="Menlo"/>
            <w:sz w:val="18"/>
            <w:szCs w:val="18"/>
            <w:rPrChange w:id="2839" w:author="Willian" w:date="2016-11-29T00:19:00Z">
              <w:rPr/>
            </w:rPrChange>
          </w:rPr>
          <w:t>isValid</w:t>
        </w:r>
        <w:proofErr w:type="spellEnd"/>
        <w:r w:rsidRPr="006E4FF2">
          <w:rPr>
            <w:rFonts w:ascii="Menlo" w:hAnsi="Menlo" w:cs="Menlo"/>
            <w:sz w:val="18"/>
            <w:szCs w:val="18"/>
            <w:rPrChange w:id="2840" w:author="Willian" w:date="2016-11-29T00:19:00Z">
              <w:rPr/>
            </w:rPrChange>
          </w:rPr>
          <w:t xml:space="preserve">() -&gt; </w:t>
        </w:r>
        <w:proofErr w:type="spellStart"/>
        <w:r w:rsidRPr="006E4FF2">
          <w:rPr>
            <w:rFonts w:ascii="Menlo" w:hAnsi="Menlo" w:cs="Menlo"/>
            <w:color w:val="5C2699"/>
            <w:sz w:val="18"/>
            <w:szCs w:val="18"/>
            <w:rPrChange w:id="2841" w:author="Willian" w:date="2016-11-29T00:19:00Z">
              <w:rPr>
                <w:color w:val="5C2699"/>
              </w:rPr>
            </w:rPrChange>
          </w:rPr>
          <w:t>Bool</w:t>
        </w:r>
        <w:proofErr w:type="spellEnd"/>
        <w:r w:rsidRPr="006E4FF2">
          <w:rPr>
            <w:rFonts w:ascii="Menlo" w:hAnsi="Menlo" w:cs="Menlo"/>
            <w:sz w:val="18"/>
            <w:szCs w:val="18"/>
            <w:rPrChange w:id="2842" w:author="Willian" w:date="2016-11-29T00:19:00Z">
              <w:rPr/>
            </w:rPrChange>
          </w:rPr>
          <w:t xml:space="preserve"> {</w:t>
        </w:r>
      </w:ins>
    </w:p>
    <w:p w14:paraId="0243736D" w14:textId="77777777" w:rsidR="006E4FF2" w:rsidRPr="006E4FF2" w:rsidRDefault="006E4FF2" w:rsidP="006E4FF2">
      <w:pPr>
        <w:widowControl w:val="0"/>
        <w:tabs>
          <w:tab w:val="left" w:pos="692"/>
        </w:tabs>
        <w:autoSpaceDE w:val="0"/>
        <w:autoSpaceDN w:val="0"/>
        <w:adjustRightInd w:val="0"/>
        <w:spacing w:after="0"/>
        <w:ind w:left="1134"/>
        <w:jc w:val="left"/>
        <w:rPr>
          <w:ins w:id="2843" w:author="Willian" w:date="2016-11-29T00:19:00Z"/>
          <w:rFonts w:ascii="Menlo" w:hAnsi="Menlo" w:cs="Menlo"/>
          <w:sz w:val="18"/>
          <w:szCs w:val="18"/>
          <w:rPrChange w:id="2844" w:author="Willian" w:date="2016-11-29T00:19:00Z">
            <w:rPr>
              <w:ins w:id="2845" w:author="Willian" w:date="2016-11-29T00:19:00Z"/>
            </w:rPr>
          </w:rPrChange>
        </w:rPr>
        <w:pPrChange w:id="2846"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847" w:author="Willian" w:date="2016-11-29T00:19:00Z">
        <w:r w:rsidRPr="006E4FF2">
          <w:rPr>
            <w:rFonts w:ascii="Menlo" w:hAnsi="Menlo" w:cs="Menlo"/>
            <w:sz w:val="18"/>
            <w:szCs w:val="18"/>
            <w:rPrChange w:id="2848" w:author="Willian" w:date="2016-11-29T00:19:00Z">
              <w:rPr/>
            </w:rPrChange>
          </w:rPr>
          <w:t xml:space="preserve">    </w:t>
        </w:r>
        <w:proofErr w:type="spellStart"/>
        <w:proofErr w:type="gramStart"/>
        <w:r w:rsidRPr="006E4FF2">
          <w:rPr>
            <w:rFonts w:ascii="Menlo" w:hAnsi="Menlo" w:cs="Menlo"/>
            <w:color w:val="AA0D91"/>
            <w:sz w:val="18"/>
            <w:szCs w:val="18"/>
            <w:rPrChange w:id="2849" w:author="Willian" w:date="2016-11-29T00:19:00Z">
              <w:rPr>
                <w:color w:val="AA0D91"/>
              </w:rPr>
            </w:rPrChange>
          </w:rPr>
          <w:t>if</w:t>
        </w:r>
        <w:proofErr w:type="spellEnd"/>
        <w:proofErr w:type="gramEnd"/>
        <w:r w:rsidRPr="006E4FF2">
          <w:rPr>
            <w:rFonts w:ascii="Menlo" w:hAnsi="Menlo" w:cs="Menlo"/>
            <w:sz w:val="18"/>
            <w:szCs w:val="18"/>
            <w:rPrChange w:id="2850" w:author="Willian" w:date="2016-11-29T00:19:00Z">
              <w:rPr/>
            </w:rPrChange>
          </w:rPr>
          <w:t xml:space="preserve"> (emailTextField.</w:t>
        </w:r>
        <w:proofErr w:type="spellStart"/>
        <w:r w:rsidRPr="006E4FF2">
          <w:rPr>
            <w:rFonts w:ascii="Menlo" w:hAnsi="Menlo" w:cs="Menlo"/>
            <w:sz w:val="18"/>
            <w:szCs w:val="18"/>
            <w:rPrChange w:id="2851" w:author="Willian" w:date="2016-11-29T00:19:00Z">
              <w:rPr/>
            </w:rPrChange>
          </w:rPr>
          <w:t>text</w:t>
        </w:r>
        <w:proofErr w:type="spellEnd"/>
        <w:r w:rsidRPr="006E4FF2">
          <w:rPr>
            <w:rFonts w:ascii="Menlo" w:hAnsi="Menlo" w:cs="Menlo"/>
            <w:sz w:val="18"/>
            <w:szCs w:val="18"/>
            <w:rPrChange w:id="2852" w:author="Willian" w:date="2016-11-29T00:19:00Z">
              <w:rPr/>
            </w:rPrChange>
          </w:rPr>
          <w:t>?.</w:t>
        </w:r>
        <w:proofErr w:type="spellStart"/>
        <w:r w:rsidRPr="006E4FF2">
          <w:rPr>
            <w:rFonts w:ascii="Menlo" w:hAnsi="Menlo" w:cs="Menlo"/>
            <w:sz w:val="18"/>
            <w:szCs w:val="18"/>
            <w:rPrChange w:id="2853" w:author="Willian" w:date="2016-11-29T00:19:00Z">
              <w:rPr/>
            </w:rPrChange>
          </w:rPr>
          <w:t>isEmpty</w:t>
        </w:r>
        <w:proofErr w:type="spellEnd"/>
        <w:r w:rsidRPr="006E4FF2">
          <w:rPr>
            <w:rFonts w:ascii="Menlo" w:hAnsi="Menlo" w:cs="Menlo"/>
            <w:sz w:val="18"/>
            <w:szCs w:val="18"/>
            <w:rPrChange w:id="2854" w:author="Willian" w:date="2016-11-29T00:19:00Z">
              <w:rPr/>
            </w:rPrChange>
          </w:rPr>
          <w:t>)! || (</w:t>
        </w:r>
        <w:proofErr w:type="gramStart"/>
        <w:r w:rsidRPr="006E4FF2">
          <w:rPr>
            <w:rFonts w:ascii="Menlo" w:hAnsi="Menlo" w:cs="Menlo"/>
            <w:sz w:val="18"/>
            <w:szCs w:val="18"/>
            <w:rPrChange w:id="2855" w:author="Willian" w:date="2016-11-29T00:19:00Z">
              <w:rPr/>
            </w:rPrChange>
          </w:rPr>
          <w:t>passwordTextField.</w:t>
        </w:r>
        <w:proofErr w:type="spellStart"/>
        <w:r w:rsidRPr="006E4FF2">
          <w:rPr>
            <w:rFonts w:ascii="Menlo" w:hAnsi="Menlo" w:cs="Menlo"/>
            <w:sz w:val="18"/>
            <w:szCs w:val="18"/>
            <w:rPrChange w:id="2856" w:author="Willian" w:date="2016-11-29T00:19:00Z">
              <w:rPr/>
            </w:rPrChange>
          </w:rPr>
          <w:t>text</w:t>
        </w:r>
        <w:proofErr w:type="spellEnd"/>
        <w:r w:rsidRPr="006E4FF2">
          <w:rPr>
            <w:rFonts w:ascii="Menlo" w:hAnsi="Menlo" w:cs="Menlo"/>
            <w:sz w:val="18"/>
            <w:szCs w:val="18"/>
            <w:rPrChange w:id="2857" w:author="Willian" w:date="2016-11-29T00:19:00Z">
              <w:rPr/>
            </w:rPrChange>
          </w:rPr>
          <w:t>?.</w:t>
        </w:r>
        <w:proofErr w:type="spellStart"/>
        <w:proofErr w:type="gramEnd"/>
        <w:r w:rsidRPr="006E4FF2">
          <w:rPr>
            <w:rFonts w:ascii="Menlo" w:hAnsi="Menlo" w:cs="Menlo"/>
            <w:sz w:val="18"/>
            <w:szCs w:val="18"/>
            <w:rPrChange w:id="2858" w:author="Willian" w:date="2016-11-29T00:19:00Z">
              <w:rPr/>
            </w:rPrChange>
          </w:rPr>
          <w:t>isEmpty</w:t>
        </w:r>
        <w:proofErr w:type="spellEnd"/>
        <w:r w:rsidRPr="006E4FF2">
          <w:rPr>
            <w:rFonts w:ascii="Menlo" w:hAnsi="Menlo" w:cs="Menlo"/>
            <w:sz w:val="18"/>
            <w:szCs w:val="18"/>
            <w:rPrChange w:id="2859" w:author="Willian" w:date="2016-11-29T00:19:00Z">
              <w:rPr/>
            </w:rPrChange>
          </w:rPr>
          <w:t>)! {</w:t>
        </w:r>
      </w:ins>
    </w:p>
    <w:p w14:paraId="70AFBF36" w14:textId="77777777" w:rsidR="006E4FF2" w:rsidRPr="006E4FF2" w:rsidRDefault="006E4FF2" w:rsidP="006E4FF2">
      <w:pPr>
        <w:widowControl w:val="0"/>
        <w:tabs>
          <w:tab w:val="left" w:pos="692"/>
        </w:tabs>
        <w:autoSpaceDE w:val="0"/>
        <w:autoSpaceDN w:val="0"/>
        <w:adjustRightInd w:val="0"/>
        <w:spacing w:after="0"/>
        <w:ind w:left="1134"/>
        <w:jc w:val="left"/>
        <w:rPr>
          <w:ins w:id="2860" w:author="Willian" w:date="2016-11-29T00:19:00Z"/>
          <w:rFonts w:ascii="Menlo" w:hAnsi="Menlo" w:cs="Menlo"/>
          <w:sz w:val="18"/>
          <w:szCs w:val="18"/>
          <w:rPrChange w:id="2861" w:author="Willian" w:date="2016-11-29T00:19:00Z">
            <w:rPr>
              <w:ins w:id="2862" w:author="Willian" w:date="2016-11-29T00:19:00Z"/>
            </w:rPr>
          </w:rPrChange>
        </w:rPr>
        <w:pPrChange w:id="2863"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864" w:author="Willian" w:date="2016-11-29T00:19:00Z">
        <w:r w:rsidRPr="006E4FF2">
          <w:rPr>
            <w:rFonts w:ascii="Menlo" w:hAnsi="Menlo" w:cs="Menlo"/>
            <w:sz w:val="18"/>
            <w:szCs w:val="18"/>
            <w:rPrChange w:id="2865" w:author="Willian" w:date="2016-11-29T00:19:00Z">
              <w:rPr/>
            </w:rPrChange>
          </w:rPr>
          <w:t xml:space="preserve">        </w:t>
        </w:r>
        <w:proofErr w:type="spellStart"/>
        <w:proofErr w:type="gramStart"/>
        <w:r w:rsidRPr="006E4FF2">
          <w:rPr>
            <w:rFonts w:ascii="Menlo" w:hAnsi="Menlo" w:cs="Menlo"/>
            <w:color w:val="AA0D91"/>
            <w:sz w:val="18"/>
            <w:szCs w:val="18"/>
            <w:rPrChange w:id="2866" w:author="Willian" w:date="2016-11-29T00:19:00Z">
              <w:rPr>
                <w:color w:val="AA0D91"/>
              </w:rPr>
            </w:rPrChange>
          </w:rPr>
          <w:t>let</w:t>
        </w:r>
        <w:proofErr w:type="spellEnd"/>
        <w:proofErr w:type="gramEnd"/>
        <w:r w:rsidRPr="006E4FF2">
          <w:rPr>
            <w:rFonts w:ascii="Menlo" w:hAnsi="Menlo" w:cs="Menlo"/>
            <w:sz w:val="18"/>
            <w:szCs w:val="18"/>
            <w:rPrChange w:id="2867" w:author="Willian" w:date="2016-11-29T00:19:00Z">
              <w:rPr/>
            </w:rPrChange>
          </w:rPr>
          <w:t xml:space="preserve"> </w:t>
        </w:r>
        <w:proofErr w:type="spellStart"/>
        <w:r w:rsidRPr="006E4FF2">
          <w:rPr>
            <w:rFonts w:ascii="Menlo" w:hAnsi="Menlo" w:cs="Menlo"/>
            <w:sz w:val="18"/>
            <w:szCs w:val="18"/>
            <w:rPrChange w:id="2868" w:author="Willian" w:date="2016-11-29T00:19:00Z">
              <w:rPr/>
            </w:rPrChange>
          </w:rPr>
          <w:t>alert</w:t>
        </w:r>
        <w:proofErr w:type="spellEnd"/>
        <w:r w:rsidRPr="006E4FF2">
          <w:rPr>
            <w:rFonts w:ascii="Menlo" w:hAnsi="Menlo" w:cs="Menlo"/>
            <w:sz w:val="18"/>
            <w:szCs w:val="18"/>
            <w:rPrChange w:id="2869" w:author="Willian" w:date="2016-11-29T00:19:00Z">
              <w:rPr/>
            </w:rPrChange>
          </w:rPr>
          <w:t xml:space="preserve"> = </w:t>
        </w:r>
        <w:proofErr w:type="spellStart"/>
        <w:r w:rsidRPr="006E4FF2">
          <w:rPr>
            <w:rFonts w:ascii="Menlo" w:hAnsi="Menlo" w:cs="Menlo"/>
            <w:sz w:val="18"/>
            <w:szCs w:val="18"/>
            <w:rPrChange w:id="2870" w:author="Willian" w:date="2016-11-29T00:19:00Z">
              <w:rPr/>
            </w:rPrChange>
          </w:rPr>
          <w:t>UIAlertController</w:t>
        </w:r>
        <w:proofErr w:type="spellEnd"/>
        <w:r w:rsidRPr="006E4FF2">
          <w:rPr>
            <w:rFonts w:ascii="Menlo" w:hAnsi="Menlo" w:cs="Menlo"/>
            <w:sz w:val="18"/>
            <w:szCs w:val="18"/>
            <w:rPrChange w:id="2871" w:author="Willian" w:date="2016-11-29T00:19:00Z">
              <w:rPr/>
            </w:rPrChange>
          </w:rPr>
          <w:t>(</w:t>
        </w:r>
        <w:proofErr w:type="spellStart"/>
        <w:r w:rsidRPr="006E4FF2">
          <w:rPr>
            <w:rFonts w:ascii="Menlo" w:hAnsi="Menlo" w:cs="Menlo"/>
            <w:sz w:val="18"/>
            <w:szCs w:val="18"/>
            <w:rPrChange w:id="2872" w:author="Willian" w:date="2016-11-29T00:19:00Z">
              <w:rPr/>
            </w:rPrChange>
          </w:rPr>
          <w:t>title</w:t>
        </w:r>
        <w:proofErr w:type="spellEnd"/>
        <w:r w:rsidRPr="006E4FF2">
          <w:rPr>
            <w:rFonts w:ascii="Menlo" w:hAnsi="Menlo" w:cs="Menlo"/>
            <w:sz w:val="18"/>
            <w:szCs w:val="18"/>
            <w:rPrChange w:id="2873" w:author="Willian" w:date="2016-11-29T00:19:00Z">
              <w:rPr/>
            </w:rPrChange>
          </w:rPr>
          <w:t xml:space="preserve">: </w:t>
        </w:r>
        <w:r w:rsidRPr="006E4FF2">
          <w:rPr>
            <w:rFonts w:ascii="Menlo" w:hAnsi="Menlo" w:cs="Menlo"/>
            <w:color w:val="C41A16"/>
            <w:sz w:val="18"/>
            <w:szCs w:val="18"/>
            <w:rPrChange w:id="2874" w:author="Willian" w:date="2016-11-29T00:19:00Z">
              <w:rPr>
                <w:color w:val="C41A16"/>
              </w:rPr>
            </w:rPrChange>
          </w:rPr>
          <w:t>"Atenção"</w:t>
        </w:r>
        <w:r w:rsidRPr="006E4FF2">
          <w:rPr>
            <w:rFonts w:ascii="Menlo" w:hAnsi="Menlo" w:cs="Menlo"/>
            <w:sz w:val="18"/>
            <w:szCs w:val="18"/>
            <w:rPrChange w:id="2875" w:author="Willian" w:date="2016-11-29T00:19:00Z">
              <w:rPr/>
            </w:rPrChange>
          </w:rPr>
          <w:t xml:space="preserve">, </w:t>
        </w:r>
        <w:proofErr w:type="spellStart"/>
        <w:r w:rsidRPr="006E4FF2">
          <w:rPr>
            <w:rFonts w:ascii="Menlo" w:hAnsi="Menlo" w:cs="Menlo"/>
            <w:sz w:val="18"/>
            <w:szCs w:val="18"/>
            <w:rPrChange w:id="2876" w:author="Willian" w:date="2016-11-29T00:19:00Z">
              <w:rPr/>
            </w:rPrChange>
          </w:rPr>
          <w:t>message</w:t>
        </w:r>
        <w:proofErr w:type="spellEnd"/>
        <w:r w:rsidRPr="006E4FF2">
          <w:rPr>
            <w:rFonts w:ascii="Menlo" w:hAnsi="Menlo" w:cs="Menlo"/>
            <w:sz w:val="18"/>
            <w:szCs w:val="18"/>
            <w:rPrChange w:id="2877" w:author="Willian" w:date="2016-11-29T00:19:00Z">
              <w:rPr/>
            </w:rPrChange>
          </w:rPr>
          <w:t xml:space="preserve">: </w:t>
        </w:r>
        <w:r w:rsidRPr="006E4FF2">
          <w:rPr>
            <w:rFonts w:ascii="Menlo" w:hAnsi="Menlo" w:cs="Menlo"/>
            <w:color w:val="C41A16"/>
            <w:sz w:val="18"/>
            <w:szCs w:val="18"/>
            <w:rPrChange w:id="2878" w:author="Willian" w:date="2016-11-29T00:19:00Z">
              <w:rPr>
                <w:color w:val="C41A16"/>
              </w:rPr>
            </w:rPrChange>
          </w:rPr>
          <w:t>"Todos os campos são obrigatórios. Preencha todos os campos."</w:t>
        </w:r>
        <w:r w:rsidRPr="006E4FF2">
          <w:rPr>
            <w:rFonts w:ascii="Menlo" w:hAnsi="Menlo" w:cs="Menlo"/>
            <w:sz w:val="18"/>
            <w:szCs w:val="18"/>
            <w:rPrChange w:id="2879" w:author="Willian" w:date="2016-11-29T00:19:00Z">
              <w:rPr/>
            </w:rPrChange>
          </w:rPr>
          <w:t xml:space="preserve">, </w:t>
        </w:r>
        <w:proofErr w:type="spellStart"/>
        <w:r w:rsidRPr="006E4FF2">
          <w:rPr>
            <w:rFonts w:ascii="Menlo" w:hAnsi="Menlo" w:cs="Menlo"/>
            <w:sz w:val="18"/>
            <w:szCs w:val="18"/>
            <w:rPrChange w:id="2880" w:author="Willian" w:date="2016-11-29T00:19:00Z">
              <w:rPr/>
            </w:rPrChange>
          </w:rPr>
          <w:t>preferredStyle</w:t>
        </w:r>
        <w:proofErr w:type="spellEnd"/>
        <w:proofErr w:type="gramStart"/>
        <w:r w:rsidRPr="006E4FF2">
          <w:rPr>
            <w:rFonts w:ascii="Menlo" w:hAnsi="Menlo" w:cs="Menlo"/>
            <w:sz w:val="18"/>
            <w:szCs w:val="18"/>
            <w:rPrChange w:id="2881" w:author="Willian" w:date="2016-11-29T00:19:00Z">
              <w:rPr/>
            </w:rPrChange>
          </w:rPr>
          <w:t>: .</w:t>
        </w:r>
        <w:proofErr w:type="spellStart"/>
        <w:r w:rsidRPr="006E4FF2">
          <w:rPr>
            <w:rFonts w:ascii="Menlo" w:hAnsi="Menlo" w:cs="Menlo"/>
            <w:sz w:val="18"/>
            <w:szCs w:val="18"/>
            <w:rPrChange w:id="2882" w:author="Willian" w:date="2016-11-29T00:19:00Z">
              <w:rPr/>
            </w:rPrChange>
          </w:rPr>
          <w:t>alert</w:t>
        </w:r>
        <w:proofErr w:type="spellEnd"/>
        <w:proofErr w:type="gramEnd"/>
        <w:r w:rsidRPr="006E4FF2">
          <w:rPr>
            <w:rFonts w:ascii="Menlo" w:hAnsi="Menlo" w:cs="Menlo"/>
            <w:sz w:val="18"/>
            <w:szCs w:val="18"/>
            <w:rPrChange w:id="2883" w:author="Willian" w:date="2016-11-29T00:19:00Z">
              <w:rPr/>
            </w:rPrChange>
          </w:rPr>
          <w:t>)</w:t>
        </w:r>
      </w:ins>
    </w:p>
    <w:p w14:paraId="214777AD" w14:textId="77777777" w:rsidR="006E4FF2" w:rsidRPr="006E4FF2" w:rsidRDefault="006E4FF2" w:rsidP="006E4FF2">
      <w:pPr>
        <w:widowControl w:val="0"/>
        <w:tabs>
          <w:tab w:val="left" w:pos="692"/>
        </w:tabs>
        <w:autoSpaceDE w:val="0"/>
        <w:autoSpaceDN w:val="0"/>
        <w:adjustRightInd w:val="0"/>
        <w:spacing w:after="0"/>
        <w:ind w:left="1134"/>
        <w:jc w:val="left"/>
        <w:rPr>
          <w:ins w:id="2884" w:author="Willian" w:date="2016-11-29T00:19:00Z"/>
          <w:rFonts w:ascii="Menlo" w:hAnsi="Menlo" w:cs="Menlo"/>
          <w:sz w:val="18"/>
          <w:szCs w:val="18"/>
          <w:rPrChange w:id="2885" w:author="Willian" w:date="2016-11-29T00:19:00Z">
            <w:rPr>
              <w:ins w:id="2886" w:author="Willian" w:date="2016-11-29T00:19:00Z"/>
            </w:rPr>
          </w:rPrChange>
        </w:rPr>
        <w:pPrChange w:id="2887"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888" w:author="Willian" w:date="2016-11-29T00:19:00Z">
        <w:r w:rsidRPr="006E4FF2">
          <w:rPr>
            <w:rFonts w:ascii="Menlo" w:hAnsi="Menlo" w:cs="Menlo"/>
            <w:sz w:val="18"/>
            <w:szCs w:val="18"/>
            <w:rPrChange w:id="2889" w:author="Willian" w:date="2016-11-29T00:19:00Z">
              <w:rPr/>
            </w:rPrChange>
          </w:rPr>
          <w:lastRenderedPageBreak/>
          <w:t xml:space="preserve">        </w:t>
        </w:r>
        <w:proofErr w:type="spellStart"/>
        <w:proofErr w:type="gramStart"/>
        <w:r w:rsidRPr="006E4FF2">
          <w:rPr>
            <w:rFonts w:ascii="Menlo" w:hAnsi="Menlo" w:cs="Menlo"/>
            <w:color w:val="AA0D91"/>
            <w:sz w:val="18"/>
            <w:szCs w:val="18"/>
            <w:rPrChange w:id="2890" w:author="Willian" w:date="2016-11-29T00:19:00Z">
              <w:rPr>
                <w:color w:val="AA0D91"/>
              </w:rPr>
            </w:rPrChange>
          </w:rPr>
          <w:t>let</w:t>
        </w:r>
        <w:proofErr w:type="spellEnd"/>
        <w:proofErr w:type="gramEnd"/>
        <w:r w:rsidRPr="006E4FF2">
          <w:rPr>
            <w:rFonts w:ascii="Menlo" w:hAnsi="Menlo" w:cs="Menlo"/>
            <w:sz w:val="18"/>
            <w:szCs w:val="18"/>
            <w:rPrChange w:id="2891" w:author="Willian" w:date="2016-11-29T00:19:00Z">
              <w:rPr/>
            </w:rPrChange>
          </w:rPr>
          <w:t xml:space="preserve"> </w:t>
        </w:r>
        <w:proofErr w:type="spellStart"/>
        <w:r w:rsidRPr="006E4FF2">
          <w:rPr>
            <w:rFonts w:ascii="Menlo" w:hAnsi="Menlo" w:cs="Menlo"/>
            <w:sz w:val="18"/>
            <w:szCs w:val="18"/>
            <w:rPrChange w:id="2892" w:author="Willian" w:date="2016-11-29T00:19:00Z">
              <w:rPr/>
            </w:rPrChange>
          </w:rPr>
          <w:t>okAction</w:t>
        </w:r>
        <w:proofErr w:type="spellEnd"/>
        <w:r w:rsidRPr="006E4FF2">
          <w:rPr>
            <w:rFonts w:ascii="Menlo" w:hAnsi="Menlo" w:cs="Menlo"/>
            <w:sz w:val="18"/>
            <w:szCs w:val="18"/>
            <w:rPrChange w:id="2893" w:author="Willian" w:date="2016-11-29T00:19:00Z">
              <w:rPr/>
            </w:rPrChange>
          </w:rPr>
          <w:t xml:space="preserve"> = </w:t>
        </w:r>
        <w:proofErr w:type="spellStart"/>
        <w:r w:rsidRPr="006E4FF2">
          <w:rPr>
            <w:rFonts w:ascii="Menlo" w:hAnsi="Menlo" w:cs="Menlo"/>
            <w:sz w:val="18"/>
            <w:szCs w:val="18"/>
            <w:rPrChange w:id="2894" w:author="Willian" w:date="2016-11-29T00:19:00Z">
              <w:rPr/>
            </w:rPrChange>
          </w:rPr>
          <w:t>UIAlertAction</w:t>
        </w:r>
        <w:proofErr w:type="spellEnd"/>
        <w:r w:rsidRPr="006E4FF2">
          <w:rPr>
            <w:rFonts w:ascii="Menlo" w:hAnsi="Menlo" w:cs="Menlo"/>
            <w:sz w:val="18"/>
            <w:szCs w:val="18"/>
            <w:rPrChange w:id="2895" w:author="Willian" w:date="2016-11-29T00:19:00Z">
              <w:rPr/>
            </w:rPrChange>
          </w:rPr>
          <w:t>(</w:t>
        </w:r>
        <w:proofErr w:type="spellStart"/>
        <w:r w:rsidRPr="006E4FF2">
          <w:rPr>
            <w:rFonts w:ascii="Menlo" w:hAnsi="Menlo" w:cs="Menlo"/>
            <w:sz w:val="18"/>
            <w:szCs w:val="18"/>
            <w:rPrChange w:id="2896" w:author="Willian" w:date="2016-11-29T00:19:00Z">
              <w:rPr/>
            </w:rPrChange>
          </w:rPr>
          <w:t>title</w:t>
        </w:r>
        <w:proofErr w:type="spellEnd"/>
        <w:r w:rsidRPr="006E4FF2">
          <w:rPr>
            <w:rFonts w:ascii="Menlo" w:hAnsi="Menlo" w:cs="Menlo"/>
            <w:sz w:val="18"/>
            <w:szCs w:val="18"/>
            <w:rPrChange w:id="2897" w:author="Willian" w:date="2016-11-29T00:19:00Z">
              <w:rPr/>
            </w:rPrChange>
          </w:rPr>
          <w:t xml:space="preserve">: </w:t>
        </w:r>
        <w:r w:rsidRPr="006E4FF2">
          <w:rPr>
            <w:rFonts w:ascii="Menlo" w:hAnsi="Menlo" w:cs="Menlo"/>
            <w:color w:val="C41A16"/>
            <w:sz w:val="18"/>
            <w:szCs w:val="18"/>
            <w:rPrChange w:id="2898" w:author="Willian" w:date="2016-11-29T00:19:00Z">
              <w:rPr>
                <w:color w:val="C41A16"/>
              </w:rPr>
            </w:rPrChange>
          </w:rPr>
          <w:t>"OK"</w:t>
        </w:r>
        <w:r w:rsidRPr="006E4FF2">
          <w:rPr>
            <w:rFonts w:ascii="Menlo" w:hAnsi="Menlo" w:cs="Menlo"/>
            <w:sz w:val="18"/>
            <w:szCs w:val="18"/>
            <w:rPrChange w:id="2899" w:author="Willian" w:date="2016-11-29T00:19:00Z">
              <w:rPr/>
            </w:rPrChange>
          </w:rPr>
          <w:t xml:space="preserve">, </w:t>
        </w:r>
        <w:proofErr w:type="spellStart"/>
        <w:r w:rsidRPr="006E4FF2">
          <w:rPr>
            <w:rFonts w:ascii="Menlo" w:hAnsi="Menlo" w:cs="Menlo"/>
            <w:sz w:val="18"/>
            <w:szCs w:val="18"/>
            <w:rPrChange w:id="2900" w:author="Willian" w:date="2016-11-29T00:19:00Z">
              <w:rPr/>
            </w:rPrChange>
          </w:rPr>
          <w:t>style</w:t>
        </w:r>
        <w:proofErr w:type="spellEnd"/>
        <w:r w:rsidRPr="006E4FF2">
          <w:rPr>
            <w:rFonts w:ascii="Menlo" w:hAnsi="Menlo" w:cs="Menlo"/>
            <w:sz w:val="18"/>
            <w:szCs w:val="18"/>
            <w:rPrChange w:id="2901" w:author="Willian" w:date="2016-11-29T00:19:00Z">
              <w:rPr/>
            </w:rPrChange>
          </w:rPr>
          <w:t>: .</w:t>
        </w:r>
        <w:r w:rsidRPr="006E4FF2">
          <w:rPr>
            <w:rFonts w:ascii="Menlo" w:hAnsi="Menlo" w:cs="Menlo"/>
            <w:color w:val="AA0D91"/>
            <w:sz w:val="18"/>
            <w:szCs w:val="18"/>
            <w:rPrChange w:id="2902" w:author="Willian" w:date="2016-11-29T00:19:00Z">
              <w:rPr>
                <w:color w:val="AA0D91"/>
              </w:rPr>
            </w:rPrChange>
          </w:rPr>
          <w:t>default</w:t>
        </w:r>
        <w:r w:rsidRPr="006E4FF2">
          <w:rPr>
            <w:rFonts w:ascii="Menlo" w:hAnsi="Menlo" w:cs="Menlo"/>
            <w:sz w:val="18"/>
            <w:szCs w:val="18"/>
            <w:rPrChange w:id="2903" w:author="Willian" w:date="2016-11-29T00:19:00Z">
              <w:rPr/>
            </w:rPrChange>
          </w:rPr>
          <w:t xml:space="preserve">, </w:t>
        </w:r>
        <w:proofErr w:type="spellStart"/>
        <w:r w:rsidRPr="006E4FF2">
          <w:rPr>
            <w:rFonts w:ascii="Menlo" w:hAnsi="Menlo" w:cs="Menlo"/>
            <w:sz w:val="18"/>
            <w:szCs w:val="18"/>
            <w:rPrChange w:id="2904" w:author="Willian" w:date="2016-11-29T00:19:00Z">
              <w:rPr/>
            </w:rPrChange>
          </w:rPr>
          <w:t>handler</w:t>
        </w:r>
        <w:proofErr w:type="spellEnd"/>
        <w:r w:rsidRPr="006E4FF2">
          <w:rPr>
            <w:rFonts w:ascii="Menlo" w:hAnsi="Menlo" w:cs="Menlo"/>
            <w:sz w:val="18"/>
            <w:szCs w:val="18"/>
            <w:rPrChange w:id="2905" w:author="Willian" w:date="2016-11-29T00:19:00Z">
              <w:rPr/>
            </w:rPrChange>
          </w:rPr>
          <w:t xml:space="preserve">: </w:t>
        </w:r>
        <w:proofErr w:type="spellStart"/>
        <w:r w:rsidRPr="006E4FF2">
          <w:rPr>
            <w:rFonts w:ascii="Menlo" w:hAnsi="Menlo" w:cs="Menlo"/>
            <w:color w:val="AA0D91"/>
            <w:sz w:val="18"/>
            <w:szCs w:val="18"/>
            <w:rPrChange w:id="2906" w:author="Willian" w:date="2016-11-29T00:19:00Z">
              <w:rPr>
                <w:color w:val="AA0D91"/>
              </w:rPr>
            </w:rPrChange>
          </w:rPr>
          <w:t>nil</w:t>
        </w:r>
        <w:proofErr w:type="spellEnd"/>
        <w:r w:rsidRPr="006E4FF2">
          <w:rPr>
            <w:rFonts w:ascii="Menlo" w:hAnsi="Menlo" w:cs="Menlo"/>
            <w:sz w:val="18"/>
            <w:szCs w:val="18"/>
            <w:rPrChange w:id="2907" w:author="Willian" w:date="2016-11-29T00:19:00Z">
              <w:rPr/>
            </w:rPrChange>
          </w:rPr>
          <w:t>)</w:t>
        </w:r>
      </w:ins>
    </w:p>
    <w:p w14:paraId="4DC6F865" w14:textId="77777777" w:rsidR="006E4FF2" w:rsidRPr="006E4FF2" w:rsidRDefault="006E4FF2" w:rsidP="006E4FF2">
      <w:pPr>
        <w:widowControl w:val="0"/>
        <w:tabs>
          <w:tab w:val="left" w:pos="692"/>
        </w:tabs>
        <w:autoSpaceDE w:val="0"/>
        <w:autoSpaceDN w:val="0"/>
        <w:adjustRightInd w:val="0"/>
        <w:spacing w:after="0"/>
        <w:ind w:left="1134"/>
        <w:jc w:val="left"/>
        <w:rPr>
          <w:ins w:id="2908" w:author="Willian" w:date="2016-11-29T00:19:00Z"/>
          <w:rFonts w:ascii="Menlo" w:hAnsi="Menlo" w:cs="Menlo"/>
          <w:sz w:val="18"/>
          <w:szCs w:val="18"/>
          <w:rPrChange w:id="2909" w:author="Willian" w:date="2016-11-29T00:19:00Z">
            <w:rPr>
              <w:ins w:id="2910" w:author="Willian" w:date="2016-11-29T00:19:00Z"/>
            </w:rPr>
          </w:rPrChange>
        </w:rPr>
        <w:pPrChange w:id="2911"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12" w:author="Willian" w:date="2016-11-29T00:19:00Z">
        <w:r w:rsidRPr="006E4FF2">
          <w:rPr>
            <w:rFonts w:ascii="Menlo" w:hAnsi="Menlo" w:cs="Menlo"/>
            <w:sz w:val="18"/>
            <w:szCs w:val="18"/>
            <w:rPrChange w:id="2913" w:author="Willian" w:date="2016-11-29T00:19:00Z">
              <w:rPr/>
            </w:rPrChange>
          </w:rPr>
          <w:t xml:space="preserve">        </w:t>
        </w:r>
        <w:proofErr w:type="spellStart"/>
        <w:proofErr w:type="gramStart"/>
        <w:r w:rsidRPr="006E4FF2">
          <w:rPr>
            <w:rFonts w:ascii="Menlo" w:hAnsi="Menlo" w:cs="Menlo"/>
            <w:sz w:val="18"/>
            <w:szCs w:val="18"/>
            <w:rPrChange w:id="2914" w:author="Willian" w:date="2016-11-29T00:19:00Z">
              <w:rPr/>
            </w:rPrChange>
          </w:rPr>
          <w:t>alert.addAction</w:t>
        </w:r>
        <w:proofErr w:type="spellEnd"/>
        <w:proofErr w:type="gramEnd"/>
        <w:r w:rsidRPr="006E4FF2">
          <w:rPr>
            <w:rFonts w:ascii="Menlo" w:hAnsi="Menlo" w:cs="Menlo"/>
            <w:sz w:val="18"/>
            <w:szCs w:val="18"/>
            <w:rPrChange w:id="2915" w:author="Willian" w:date="2016-11-29T00:19:00Z">
              <w:rPr/>
            </w:rPrChange>
          </w:rPr>
          <w:t>(</w:t>
        </w:r>
        <w:proofErr w:type="spellStart"/>
        <w:r w:rsidRPr="006E4FF2">
          <w:rPr>
            <w:rFonts w:ascii="Menlo" w:hAnsi="Menlo" w:cs="Menlo"/>
            <w:sz w:val="18"/>
            <w:szCs w:val="18"/>
            <w:rPrChange w:id="2916" w:author="Willian" w:date="2016-11-29T00:19:00Z">
              <w:rPr/>
            </w:rPrChange>
          </w:rPr>
          <w:t>okAction</w:t>
        </w:r>
        <w:proofErr w:type="spellEnd"/>
        <w:r w:rsidRPr="006E4FF2">
          <w:rPr>
            <w:rFonts w:ascii="Menlo" w:hAnsi="Menlo" w:cs="Menlo"/>
            <w:sz w:val="18"/>
            <w:szCs w:val="18"/>
            <w:rPrChange w:id="2917" w:author="Willian" w:date="2016-11-29T00:19:00Z">
              <w:rPr/>
            </w:rPrChange>
          </w:rPr>
          <w:t>)</w:t>
        </w:r>
      </w:ins>
    </w:p>
    <w:p w14:paraId="65341EA5" w14:textId="77777777" w:rsidR="006E4FF2" w:rsidRPr="006E4FF2" w:rsidRDefault="006E4FF2" w:rsidP="006E4FF2">
      <w:pPr>
        <w:widowControl w:val="0"/>
        <w:tabs>
          <w:tab w:val="left" w:pos="692"/>
        </w:tabs>
        <w:autoSpaceDE w:val="0"/>
        <w:autoSpaceDN w:val="0"/>
        <w:adjustRightInd w:val="0"/>
        <w:spacing w:after="0"/>
        <w:ind w:left="1134"/>
        <w:jc w:val="left"/>
        <w:rPr>
          <w:ins w:id="2918" w:author="Willian" w:date="2016-11-29T00:19:00Z"/>
          <w:rFonts w:ascii="Menlo" w:hAnsi="Menlo" w:cs="Menlo"/>
          <w:sz w:val="18"/>
          <w:szCs w:val="18"/>
          <w:rPrChange w:id="2919" w:author="Willian" w:date="2016-11-29T00:19:00Z">
            <w:rPr>
              <w:ins w:id="2920" w:author="Willian" w:date="2016-11-29T00:19:00Z"/>
            </w:rPr>
          </w:rPrChange>
        </w:rPr>
        <w:pPrChange w:id="2921"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22" w:author="Willian" w:date="2016-11-29T00:19:00Z">
        <w:r w:rsidRPr="006E4FF2">
          <w:rPr>
            <w:rFonts w:ascii="Menlo" w:hAnsi="Menlo" w:cs="Menlo"/>
            <w:sz w:val="18"/>
            <w:szCs w:val="18"/>
            <w:rPrChange w:id="2923" w:author="Willian" w:date="2016-11-29T00:19:00Z">
              <w:rPr/>
            </w:rPrChange>
          </w:rPr>
          <w:t xml:space="preserve">        </w:t>
        </w:r>
        <w:proofErr w:type="spellStart"/>
        <w:proofErr w:type="gramStart"/>
        <w:r w:rsidRPr="006E4FF2">
          <w:rPr>
            <w:rFonts w:ascii="Menlo" w:hAnsi="Menlo" w:cs="Menlo"/>
            <w:sz w:val="18"/>
            <w:szCs w:val="18"/>
            <w:rPrChange w:id="2924" w:author="Willian" w:date="2016-11-29T00:19:00Z">
              <w:rPr/>
            </w:rPrChange>
          </w:rPr>
          <w:t>present</w:t>
        </w:r>
        <w:proofErr w:type="spellEnd"/>
        <w:r w:rsidRPr="006E4FF2">
          <w:rPr>
            <w:rFonts w:ascii="Menlo" w:hAnsi="Menlo" w:cs="Menlo"/>
            <w:sz w:val="18"/>
            <w:szCs w:val="18"/>
            <w:rPrChange w:id="2925" w:author="Willian" w:date="2016-11-29T00:19:00Z">
              <w:rPr/>
            </w:rPrChange>
          </w:rPr>
          <w:t>(</w:t>
        </w:r>
        <w:proofErr w:type="spellStart"/>
        <w:proofErr w:type="gramEnd"/>
        <w:r w:rsidRPr="006E4FF2">
          <w:rPr>
            <w:rFonts w:ascii="Menlo" w:hAnsi="Menlo" w:cs="Menlo"/>
            <w:sz w:val="18"/>
            <w:szCs w:val="18"/>
            <w:rPrChange w:id="2926" w:author="Willian" w:date="2016-11-29T00:19:00Z">
              <w:rPr/>
            </w:rPrChange>
          </w:rPr>
          <w:t>alert</w:t>
        </w:r>
        <w:proofErr w:type="spellEnd"/>
        <w:r w:rsidRPr="006E4FF2">
          <w:rPr>
            <w:rFonts w:ascii="Menlo" w:hAnsi="Menlo" w:cs="Menlo"/>
            <w:sz w:val="18"/>
            <w:szCs w:val="18"/>
            <w:rPrChange w:id="2927" w:author="Willian" w:date="2016-11-29T00:19:00Z">
              <w:rPr/>
            </w:rPrChange>
          </w:rPr>
          <w:t xml:space="preserve">, </w:t>
        </w:r>
        <w:proofErr w:type="spellStart"/>
        <w:r w:rsidRPr="006E4FF2">
          <w:rPr>
            <w:rFonts w:ascii="Menlo" w:hAnsi="Menlo" w:cs="Menlo"/>
            <w:sz w:val="18"/>
            <w:szCs w:val="18"/>
            <w:rPrChange w:id="2928" w:author="Willian" w:date="2016-11-29T00:19:00Z">
              <w:rPr/>
            </w:rPrChange>
          </w:rPr>
          <w:t>animated</w:t>
        </w:r>
        <w:proofErr w:type="spellEnd"/>
        <w:r w:rsidRPr="006E4FF2">
          <w:rPr>
            <w:rFonts w:ascii="Menlo" w:hAnsi="Menlo" w:cs="Menlo"/>
            <w:sz w:val="18"/>
            <w:szCs w:val="18"/>
            <w:rPrChange w:id="2929" w:author="Willian" w:date="2016-11-29T00:19:00Z">
              <w:rPr/>
            </w:rPrChange>
          </w:rPr>
          <w:t xml:space="preserve">: </w:t>
        </w:r>
        <w:proofErr w:type="spellStart"/>
        <w:r w:rsidRPr="006E4FF2">
          <w:rPr>
            <w:rFonts w:ascii="Menlo" w:hAnsi="Menlo" w:cs="Menlo"/>
            <w:color w:val="AA0D91"/>
            <w:sz w:val="18"/>
            <w:szCs w:val="18"/>
            <w:rPrChange w:id="2930" w:author="Willian" w:date="2016-11-29T00:19:00Z">
              <w:rPr>
                <w:color w:val="AA0D91"/>
              </w:rPr>
            </w:rPrChange>
          </w:rPr>
          <w:t>true</w:t>
        </w:r>
        <w:proofErr w:type="spellEnd"/>
        <w:r w:rsidRPr="006E4FF2">
          <w:rPr>
            <w:rFonts w:ascii="Menlo" w:hAnsi="Menlo" w:cs="Menlo"/>
            <w:sz w:val="18"/>
            <w:szCs w:val="18"/>
            <w:rPrChange w:id="2931" w:author="Willian" w:date="2016-11-29T00:19:00Z">
              <w:rPr/>
            </w:rPrChange>
          </w:rPr>
          <w:t xml:space="preserve">, </w:t>
        </w:r>
        <w:proofErr w:type="spellStart"/>
        <w:r w:rsidRPr="006E4FF2">
          <w:rPr>
            <w:rFonts w:ascii="Menlo" w:hAnsi="Menlo" w:cs="Menlo"/>
            <w:sz w:val="18"/>
            <w:szCs w:val="18"/>
            <w:rPrChange w:id="2932" w:author="Willian" w:date="2016-11-29T00:19:00Z">
              <w:rPr/>
            </w:rPrChange>
          </w:rPr>
          <w:t>completion</w:t>
        </w:r>
        <w:proofErr w:type="spellEnd"/>
        <w:r w:rsidRPr="006E4FF2">
          <w:rPr>
            <w:rFonts w:ascii="Menlo" w:hAnsi="Menlo" w:cs="Menlo"/>
            <w:sz w:val="18"/>
            <w:szCs w:val="18"/>
            <w:rPrChange w:id="2933" w:author="Willian" w:date="2016-11-29T00:19:00Z">
              <w:rPr/>
            </w:rPrChange>
          </w:rPr>
          <w:t xml:space="preserve">: </w:t>
        </w:r>
        <w:proofErr w:type="spellStart"/>
        <w:r w:rsidRPr="006E4FF2">
          <w:rPr>
            <w:rFonts w:ascii="Menlo" w:hAnsi="Menlo" w:cs="Menlo"/>
            <w:color w:val="AA0D91"/>
            <w:sz w:val="18"/>
            <w:szCs w:val="18"/>
            <w:rPrChange w:id="2934" w:author="Willian" w:date="2016-11-29T00:19:00Z">
              <w:rPr>
                <w:color w:val="AA0D91"/>
              </w:rPr>
            </w:rPrChange>
          </w:rPr>
          <w:t>nil</w:t>
        </w:r>
        <w:proofErr w:type="spellEnd"/>
        <w:r w:rsidRPr="006E4FF2">
          <w:rPr>
            <w:rFonts w:ascii="Menlo" w:hAnsi="Menlo" w:cs="Menlo"/>
            <w:sz w:val="18"/>
            <w:szCs w:val="18"/>
            <w:rPrChange w:id="2935" w:author="Willian" w:date="2016-11-29T00:19:00Z">
              <w:rPr/>
            </w:rPrChange>
          </w:rPr>
          <w:t>)</w:t>
        </w:r>
      </w:ins>
    </w:p>
    <w:p w14:paraId="1B88859F" w14:textId="77777777" w:rsidR="006E4FF2" w:rsidRPr="006E4FF2" w:rsidRDefault="006E4FF2" w:rsidP="006E4FF2">
      <w:pPr>
        <w:widowControl w:val="0"/>
        <w:tabs>
          <w:tab w:val="left" w:pos="692"/>
        </w:tabs>
        <w:autoSpaceDE w:val="0"/>
        <w:autoSpaceDN w:val="0"/>
        <w:adjustRightInd w:val="0"/>
        <w:spacing w:after="0"/>
        <w:ind w:left="1134"/>
        <w:jc w:val="left"/>
        <w:rPr>
          <w:ins w:id="2936" w:author="Willian" w:date="2016-11-29T00:19:00Z"/>
          <w:rFonts w:ascii="Menlo" w:hAnsi="Menlo" w:cs="Menlo"/>
          <w:sz w:val="18"/>
          <w:szCs w:val="18"/>
          <w:rPrChange w:id="2937" w:author="Willian" w:date="2016-11-29T00:19:00Z">
            <w:rPr>
              <w:ins w:id="2938" w:author="Willian" w:date="2016-11-29T00:19:00Z"/>
            </w:rPr>
          </w:rPrChange>
        </w:rPr>
        <w:pPrChange w:id="2939"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40" w:author="Willian" w:date="2016-11-29T00:19:00Z">
        <w:r w:rsidRPr="006E4FF2">
          <w:rPr>
            <w:rFonts w:ascii="Menlo" w:hAnsi="Menlo" w:cs="Menlo"/>
            <w:sz w:val="18"/>
            <w:szCs w:val="18"/>
            <w:rPrChange w:id="2941" w:author="Willian" w:date="2016-11-29T00:19:00Z">
              <w:rPr/>
            </w:rPrChange>
          </w:rPr>
          <w:t xml:space="preserve">        </w:t>
        </w:r>
      </w:ins>
    </w:p>
    <w:p w14:paraId="5F7AEAE5" w14:textId="77777777" w:rsidR="006E4FF2" w:rsidRPr="006E4FF2" w:rsidRDefault="006E4FF2" w:rsidP="006E4FF2">
      <w:pPr>
        <w:widowControl w:val="0"/>
        <w:tabs>
          <w:tab w:val="left" w:pos="692"/>
        </w:tabs>
        <w:autoSpaceDE w:val="0"/>
        <w:autoSpaceDN w:val="0"/>
        <w:adjustRightInd w:val="0"/>
        <w:spacing w:after="0"/>
        <w:ind w:left="1134"/>
        <w:jc w:val="left"/>
        <w:rPr>
          <w:ins w:id="2942" w:author="Willian" w:date="2016-11-29T00:19:00Z"/>
          <w:rFonts w:ascii="Menlo" w:hAnsi="Menlo" w:cs="Menlo"/>
          <w:sz w:val="18"/>
          <w:szCs w:val="18"/>
          <w:rPrChange w:id="2943" w:author="Willian" w:date="2016-11-29T00:19:00Z">
            <w:rPr>
              <w:ins w:id="2944" w:author="Willian" w:date="2016-11-29T00:19:00Z"/>
            </w:rPr>
          </w:rPrChange>
        </w:rPr>
        <w:pPrChange w:id="2945"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46" w:author="Willian" w:date="2016-11-29T00:19:00Z">
        <w:r w:rsidRPr="006E4FF2">
          <w:rPr>
            <w:rFonts w:ascii="Menlo" w:hAnsi="Menlo" w:cs="Menlo"/>
            <w:sz w:val="18"/>
            <w:szCs w:val="18"/>
            <w:rPrChange w:id="2947" w:author="Willian" w:date="2016-11-29T00:19:00Z">
              <w:rPr/>
            </w:rPrChange>
          </w:rPr>
          <w:t xml:space="preserve">        </w:t>
        </w:r>
        <w:proofErr w:type="spellStart"/>
        <w:proofErr w:type="gramStart"/>
        <w:r w:rsidRPr="006E4FF2">
          <w:rPr>
            <w:rFonts w:ascii="Menlo" w:hAnsi="Menlo" w:cs="Menlo"/>
            <w:color w:val="AA0D91"/>
            <w:sz w:val="18"/>
            <w:szCs w:val="18"/>
            <w:rPrChange w:id="2948" w:author="Willian" w:date="2016-11-29T00:19:00Z">
              <w:rPr/>
            </w:rPrChange>
          </w:rPr>
          <w:t>return</w:t>
        </w:r>
        <w:proofErr w:type="spellEnd"/>
        <w:proofErr w:type="gramEnd"/>
        <w:r w:rsidRPr="006E4FF2">
          <w:rPr>
            <w:rFonts w:ascii="Menlo" w:hAnsi="Menlo" w:cs="Menlo"/>
            <w:sz w:val="18"/>
            <w:szCs w:val="18"/>
            <w:rPrChange w:id="2949" w:author="Willian" w:date="2016-11-29T00:19:00Z">
              <w:rPr/>
            </w:rPrChange>
          </w:rPr>
          <w:t xml:space="preserve"> </w:t>
        </w:r>
        <w:r w:rsidRPr="006E4FF2">
          <w:rPr>
            <w:rFonts w:ascii="Menlo" w:hAnsi="Menlo" w:cs="Menlo"/>
            <w:color w:val="AA0D91"/>
            <w:sz w:val="18"/>
            <w:szCs w:val="18"/>
            <w:rPrChange w:id="2950" w:author="Willian" w:date="2016-11-29T00:19:00Z">
              <w:rPr/>
            </w:rPrChange>
          </w:rPr>
          <w:t>false</w:t>
        </w:r>
      </w:ins>
    </w:p>
    <w:p w14:paraId="09922DA2" w14:textId="77777777" w:rsidR="006E4FF2" w:rsidRPr="006E4FF2" w:rsidRDefault="006E4FF2" w:rsidP="006E4FF2">
      <w:pPr>
        <w:widowControl w:val="0"/>
        <w:tabs>
          <w:tab w:val="left" w:pos="692"/>
        </w:tabs>
        <w:autoSpaceDE w:val="0"/>
        <w:autoSpaceDN w:val="0"/>
        <w:adjustRightInd w:val="0"/>
        <w:spacing w:after="0"/>
        <w:ind w:left="1134"/>
        <w:jc w:val="left"/>
        <w:rPr>
          <w:ins w:id="2951" w:author="Willian" w:date="2016-11-29T00:19:00Z"/>
          <w:rFonts w:ascii="Menlo" w:hAnsi="Menlo" w:cs="Menlo"/>
          <w:sz w:val="18"/>
          <w:szCs w:val="18"/>
          <w:rPrChange w:id="2952" w:author="Willian" w:date="2016-11-29T00:19:00Z">
            <w:rPr>
              <w:ins w:id="2953" w:author="Willian" w:date="2016-11-29T00:19:00Z"/>
            </w:rPr>
          </w:rPrChange>
        </w:rPr>
        <w:pPrChange w:id="2954"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55" w:author="Willian" w:date="2016-11-29T00:19:00Z">
        <w:r w:rsidRPr="006E4FF2">
          <w:rPr>
            <w:rFonts w:ascii="Menlo" w:hAnsi="Menlo" w:cs="Menlo"/>
            <w:sz w:val="18"/>
            <w:szCs w:val="18"/>
            <w:rPrChange w:id="2956" w:author="Willian" w:date="2016-11-29T00:19:00Z">
              <w:rPr/>
            </w:rPrChange>
          </w:rPr>
          <w:t xml:space="preserve">    }</w:t>
        </w:r>
      </w:ins>
    </w:p>
    <w:p w14:paraId="47ED5C8B" w14:textId="77777777" w:rsidR="006E4FF2" w:rsidRPr="006E4FF2" w:rsidRDefault="006E4FF2" w:rsidP="006E4FF2">
      <w:pPr>
        <w:widowControl w:val="0"/>
        <w:tabs>
          <w:tab w:val="left" w:pos="692"/>
        </w:tabs>
        <w:autoSpaceDE w:val="0"/>
        <w:autoSpaceDN w:val="0"/>
        <w:adjustRightInd w:val="0"/>
        <w:spacing w:after="0"/>
        <w:ind w:left="1134"/>
        <w:jc w:val="left"/>
        <w:rPr>
          <w:ins w:id="2957" w:author="Willian" w:date="2016-11-29T00:19:00Z"/>
          <w:rFonts w:ascii="Menlo" w:hAnsi="Menlo" w:cs="Menlo"/>
          <w:sz w:val="18"/>
          <w:szCs w:val="18"/>
          <w:rPrChange w:id="2958" w:author="Willian" w:date="2016-11-29T00:19:00Z">
            <w:rPr>
              <w:ins w:id="2959" w:author="Willian" w:date="2016-11-29T00:19:00Z"/>
            </w:rPr>
          </w:rPrChange>
        </w:rPr>
        <w:pPrChange w:id="2960"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61" w:author="Willian" w:date="2016-11-29T00:19:00Z">
        <w:r w:rsidRPr="006E4FF2">
          <w:rPr>
            <w:rFonts w:ascii="Menlo" w:hAnsi="Menlo" w:cs="Menlo"/>
            <w:sz w:val="18"/>
            <w:szCs w:val="18"/>
            <w:rPrChange w:id="2962" w:author="Willian" w:date="2016-11-29T00:19:00Z">
              <w:rPr/>
            </w:rPrChange>
          </w:rPr>
          <w:t xml:space="preserve">    </w:t>
        </w:r>
      </w:ins>
    </w:p>
    <w:p w14:paraId="78041F47" w14:textId="77777777" w:rsidR="006E4FF2" w:rsidRPr="006E4FF2" w:rsidRDefault="006E4FF2" w:rsidP="006E4FF2">
      <w:pPr>
        <w:widowControl w:val="0"/>
        <w:tabs>
          <w:tab w:val="left" w:pos="692"/>
        </w:tabs>
        <w:autoSpaceDE w:val="0"/>
        <w:autoSpaceDN w:val="0"/>
        <w:adjustRightInd w:val="0"/>
        <w:spacing w:after="0"/>
        <w:ind w:left="1134"/>
        <w:jc w:val="left"/>
        <w:rPr>
          <w:ins w:id="2963" w:author="Willian" w:date="2016-11-29T00:19:00Z"/>
          <w:rFonts w:ascii="Menlo" w:hAnsi="Menlo" w:cs="Menlo"/>
          <w:sz w:val="18"/>
          <w:szCs w:val="18"/>
          <w:rPrChange w:id="2964" w:author="Willian" w:date="2016-11-29T00:19:00Z">
            <w:rPr>
              <w:ins w:id="2965" w:author="Willian" w:date="2016-11-29T00:19:00Z"/>
            </w:rPr>
          </w:rPrChange>
        </w:rPr>
        <w:pPrChange w:id="2966" w:author="Willian" w:date="2016-11-29T00:19:00Z">
          <w:pPr>
            <w:pStyle w:val="PargrafodaLista"/>
            <w:widowControl w:val="0"/>
            <w:numPr>
              <w:numId w:val="53"/>
            </w:numPr>
            <w:tabs>
              <w:tab w:val="left" w:pos="692"/>
            </w:tabs>
            <w:autoSpaceDE w:val="0"/>
            <w:autoSpaceDN w:val="0"/>
            <w:adjustRightInd w:val="0"/>
            <w:spacing w:after="0"/>
            <w:ind w:hanging="360"/>
            <w:jc w:val="left"/>
          </w:pPr>
        </w:pPrChange>
      </w:pPr>
      <w:ins w:id="2967" w:author="Willian" w:date="2016-11-29T00:19:00Z">
        <w:r w:rsidRPr="006E4FF2">
          <w:rPr>
            <w:rFonts w:ascii="Menlo" w:hAnsi="Menlo" w:cs="Menlo"/>
            <w:sz w:val="18"/>
            <w:szCs w:val="18"/>
            <w:rPrChange w:id="2968" w:author="Willian" w:date="2016-11-29T00:19:00Z">
              <w:rPr/>
            </w:rPrChange>
          </w:rPr>
          <w:t xml:space="preserve">    </w:t>
        </w:r>
        <w:proofErr w:type="spellStart"/>
        <w:proofErr w:type="gramStart"/>
        <w:r w:rsidRPr="006E4FF2">
          <w:rPr>
            <w:rFonts w:ascii="Menlo" w:hAnsi="Menlo" w:cs="Menlo"/>
            <w:color w:val="AA0D91"/>
            <w:sz w:val="18"/>
            <w:szCs w:val="18"/>
            <w:rPrChange w:id="2969" w:author="Willian" w:date="2016-11-29T00:19:00Z">
              <w:rPr/>
            </w:rPrChange>
          </w:rPr>
          <w:t>return</w:t>
        </w:r>
        <w:proofErr w:type="spellEnd"/>
        <w:proofErr w:type="gramEnd"/>
        <w:r w:rsidRPr="006E4FF2">
          <w:rPr>
            <w:rFonts w:ascii="Menlo" w:hAnsi="Menlo" w:cs="Menlo"/>
            <w:sz w:val="18"/>
            <w:szCs w:val="18"/>
            <w:rPrChange w:id="2970" w:author="Willian" w:date="2016-11-29T00:19:00Z">
              <w:rPr/>
            </w:rPrChange>
          </w:rPr>
          <w:t xml:space="preserve"> </w:t>
        </w:r>
        <w:proofErr w:type="spellStart"/>
        <w:r w:rsidRPr="006E4FF2">
          <w:rPr>
            <w:rFonts w:ascii="Menlo" w:hAnsi="Menlo" w:cs="Menlo"/>
            <w:color w:val="AA0D91"/>
            <w:sz w:val="18"/>
            <w:szCs w:val="18"/>
            <w:rPrChange w:id="2971" w:author="Willian" w:date="2016-11-29T00:19:00Z">
              <w:rPr/>
            </w:rPrChange>
          </w:rPr>
          <w:t>true</w:t>
        </w:r>
        <w:proofErr w:type="spellEnd"/>
      </w:ins>
    </w:p>
    <w:p w14:paraId="6A4EB9E8" w14:textId="5130DE61" w:rsidR="00650206" w:rsidRPr="006E4FF2" w:rsidRDefault="006E4FF2" w:rsidP="006E4FF2">
      <w:pPr>
        <w:ind w:left="1134"/>
        <w:rPr>
          <w:ins w:id="2972" w:author="Willian" w:date="2016-11-28T21:38:00Z"/>
          <w:sz w:val="18"/>
          <w:szCs w:val="18"/>
          <w:rPrChange w:id="2973" w:author="Willian" w:date="2016-11-29T00:19:00Z">
            <w:rPr>
              <w:ins w:id="2974" w:author="Willian" w:date="2016-11-28T21:38:00Z"/>
            </w:rPr>
          </w:rPrChange>
        </w:rPr>
        <w:pPrChange w:id="2975" w:author="Willian" w:date="2016-11-29T00:19:00Z">
          <w:pPr>
            <w:pStyle w:val="PargrafodaLista"/>
          </w:pPr>
        </w:pPrChange>
      </w:pPr>
      <w:ins w:id="2976" w:author="Willian" w:date="2016-11-29T00:19:00Z">
        <w:r w:rsidRPr="006E4FF2">
          <w:rPr>
            <w:rFonts w:ascii="Menlo" w:hAnsi="Menlo" w:cs="Menlo"/>
            <w:sz w:val="18"/>
            <w:szCs w:val="18"/>
            <w:rPrChange w:id="2977" w:author="Willian" w:date="2016-11-29T00:19:00Z">
              <w:rPr/>
            </w:rPrChange>
          </w:rPr>
          <w:t>}</w:t>
        </w:r>
      </w:ins>
    </w:p>
    <w:p w14:paraId="1F194A50" w14:textId="77777777" w:rsidR="00352129" w:rsidRDefault="00352129" w:rsidP="00352129">
      <w:pPr>
        <w:rPr>
          <w:ins w:id="2978" w:author="Willian" w:date="2016-11-29T00:18:00Z"/>
        </w:rPr>
        <w:pPrChange w:id="2979" w:author="Willian" w:date="2016-11-28T21:38:00Z">
          <w:pPr>
            <w:pStyle w:val="PargrafodaLista"/>
          </w:pPr>
        </w:pPrChange>
      </w:pPr>
    </w:p>
    <w:p w14:paraId="5EC852D9" w14:textId="461F3A5B" w:rsidR="006E4FF2" w:rsidRDefault="00650206" w:rsidP="006E4FF2">
      <w:pPr>
        <w:ind w:left="1134"/>
        <w:rPr>
          <w:ins w:id="2980" w:author="Willian" w:date="2016-11-28T21:33:00Z"/>
        </w:rPr>
        <w:pPrChange w:id="2981" w:author="Willian" w:date="2016-11-29T00:20:00Z">
          <w:pPr>
            <w:pStyle w:val="PargrafodaLista"/>
          </w:pPr>
        </w:pPrChange>
      </w:pPr>
      <w:ins w:id="2982" w:author="Willian" w:date="2016-11-29T00:18:00Z">
        <w:r>
          <w:t xml:space="preserve">DICA: Vamos precisar desta validação no método de </w:t>
        </w:r>
        <w:proofErr w:type="spellStart"/>
        <w:r>
          <w:t>Login</w:t>
        </w:r>
        <w:proofErr w:type="spellEnd"/>
        <w:r>
          <w:t>, então separamos em um método.</w:t>
        </w:r>
      </w:ins>
      <w:ins w:id="2983" w:author="Willian" w:date="2016-11-29T00:19:00Z">
        <w:r w:rsidR="006E4FF2">
          <w:t xml:space="preserve"> Este método mostra um </w:t>
        </w:r>
        <w:proofErr w:type="spellStart"/>
        <w:r w:rsidR="006E4FF2">
          <w:t>Alert</w:t>
        </w:r>
        <w:proofErr w:type="spellEnd"/>
        <w:r w:rsidR="006E4FF2">
          <w:t xml:space="preserve"> quando os campos se mostram inv</w:t>
        </w:r>
      </w:ins>
      <w:ins w:id="2984" w:author="Willian" w:date="2016-11-29T00:20:00Z">
        <w:r w:rsidR="006E4FF2">
          <w:t>álidos (vazios)</w:t>
        </w:r>
      </w:ins>
    </w:p>
    <w:p w14:paraId="35487A33" w14:textId="5A1AEE4B" w:rsidR="00D72E00" w:rsidRDefault="006E4FF2" w:rsidP="00D72E00">
      <w:pPr>
        <w:pStyle w:val="PargrafodaLista"/>
        <w:numPr>
          <w:ilvl w:val="0"/>
          <w:numId w:val="53"/>
        </w:numPr>
        <w:jc w:val="left"/>
        <w:rPr>
          <w:ins w:id="2985" w:author="Willian" w:date="2016-11-29T00:21:00Z"/>
        </w:rPr>
        <w:pPrChange w:id="2986" w:author="Willian" w:date="2016-11-28T21:33:00Z">
          <w:pPr>
            <w:pStyle w:val="PargrafodaLista"/>
          </w:pPr>
        </w:pPrChange>
      </w:pPr>
      <w:ins w:id="2987" w:author="Willian" w:date="2016-11-29T00:20:00Z">
        <w:r>
          <w:t xml:space="preserve">No método </w:t>
        </w:r>
        <w:proofErr w:type="spellStart"/>
        <w:proofErr w:type="gramStart"/>
        <w:r>
          <w:rPr>
            <w:b/>
          </w:rPr>
          <w:t>registerTouchUpInside</w:t>
        </w:r>
        <w:proofErr w:type="spellEnd"/>
        <w:r>
          <w:rPr>
            <w:b/>
          </w:rPr>
          <w:t>(</w:t>
        </w:r>
        <w:proofErr w:type="gramEnd"/>
        <w:r>
          <w:rPr>
            <w:b/>
          </w:rPr>
          <w:t xml:space="preserve">) </w:t>
        </w:r>
        <w:r>
          <w:t>faça uso do método de validaç</w:t>
        </w:r>
      </w:ins>
      <w:ins w:id="2988" w:author="Willian" w:date="2016-11-29T00:21:00Z">
        <w:r>
          <w:t>ão:</w:t>
        </w:r>
      </w:ins>
    </w:p>
    <w:p w14:paraId="0D0B322A" w14:textId="77777777" w:rsidR="00215E70" w:rsidRPr="00215E70" w:rsidRDefault="00215E70" w:rsidP="00215E70">
      <w:pPr>
        <w:widowControl w:val="0"/>
        <w:tabs>
          <w:tab w:val="left" w:pos="692"/>
        </w:tabs>
        <w:autoSpaceDE w:val="0"/>
        <w:autoSpaceDN w:val="0"/>
        <w:adjustRightInd w:val="0"/>
        <w:spacing w:after="0"/>
        <w:ind w:left="1134"/>
        <w:jc w:val="left"/>
        <w:rPr>
          <w:ins w:id="2989" w:author="Willian" w:date="2016-11-29T00:21:00Z"/>
          <w:rFonts w:ascii="Menlo" w:hAnsi="Menlo" w:cs="Menlo"/>
          <w:sz w:val="18"/>
          <w:szCs w:val="18"/>
          <w:rPrChange w:id="2990" w:author="Willian" w:date="2016-11-29T00:22:00Z">
            <w:rPr>
              <w:ins w:id="2991" w:author="Willian" w:date="2016-11-29T00:21:00Z"/>
            </w:rPr>
          </w:rPrChange>
        </w:rPr>
        <w:pPrChange w:id="2992" w:author="Willian" w:date="2016-11-29T00:22:00Z">
          <w:pPr>
            <w:pStyle w:val="PargrafodaLista"/>
            <w:widowControl w:val="0"/>
            <w:numPr>
              <w:numId w:val="53"/>
            </w:numPr>
            <w:tabs>
              <w:tab w:val="left" w:pos="692"/>
            </w:tabs>
            <w:autoSpaceDE w:val="0"/>
            <w:autoSpaceDN w:val="0"/>
            <w:adjustRightInd w:val="0"/>
            <w:spacing w:after="0"/>
            <w:ind w:hanging="360"/>
            <w:jc w:val="left"/>
          </w:pPr>
        </w:pPrChange>
      </w:pPr>
      <w:ins w:id="2993" w:author="Willian" w:date="2016-11-29T00:21:00Z">
        <w:r w:rsidRPr="00215E70">
          <w:rPr>
            <w:rFonts w:ascii="Menlo" w:hAnsi="Menlo" w:cs="Menlo"/>
            <w:color w:val="AA0D91"/>
            <w:sz w:val="18"/>
            <w:szCs w:val="18"/>
            <w:rPrChange w:id="2994" w:author="Willian" w:date="2016-11-29T00:22:00Z">
              <w:rPr>
                <w:color w:val="AA0D91"/>
              </w:rPr>
            </w:rPrChange>
          </w:rPr>
          <w:t>@</w:t>
        </w:r>
        <w:proofErr w:type="spellStart"/>
        <w:r w:rsidRPr="00215E70">
          <w:rPr>
            <w:rFonts w:ascii="Menlo" w:hAnsi="Menlo" w:cs="Menlo"/>
            <w:color w:val="AA0D91"/>
            <w:sz w:val="18"/>
            <w:szCs w:val="18"/>
            <w:rPrChange w:id="2995" w:author="Willian" w:date="2016-11-29T00:22:00Z">
              <w:rPr>
                <w:color w:val="AA0D91"/>
              </w:rPr>
            </w:rPrChange>
          </w:rPr>
          <w:t>IBAction</w:t>
        </w:r>
        <w:proofErr w:type="spellEnd"/>
        <w:r w:rsidRPr="00215E70">
          <w:rPr>
            <w:rFonts w:ascii="Menlo" w:hAnsi="Menlo" w:cs="Menlo"/>
            <w:sz w:val="18"/>
            <w:szCs w:val="18"/>
            <w:rPrChange w:id="2996" w:author="Willian" w:date="2016-11-29T00:22:00Z">
              <w:rPr/>
            </w:rPrChange>
          </w:rPr>
          <w:t xml:space="preserve"> </w:t>
        </w:r>
        <w:proofErr w:type="spellStart"/>
        <w:r w:rsidRPr="00215E70">
          <w:rPr>
            <w:rFonts w:ascii="Menlo" w:hAnsi="Menlo" w:cs="Menlo"/>
            <w:color w:val="AA0D91"/>
            <w:sz w:val="18"/>
            <w:szCs w:val="18"/>
            <w:rPrChange w:id="2997" w:author="Willian" w:date="2016-11-29T00:22:00Z">
              <w:rPr>
                <w:color w:val="AA0D91"/>
              </w:rPr>
            </w:rPrChange>
          </w:rPr>
          <w:t>func</w:t>
        </w:r>
        <w:proofErr w:type="spellEnd"/>
        <w:r w:rsidRPr="00215E70">
          <w:rPr>
            <w:rFonts w:ascii="Menlo" w:hAnsi="Menlo" w:cs="Menlo"/>
            <w:sz w:val="18"/>
            <w:szCs w:val="18"/>
            <w:rPrChange w:id="2998" w:author="Willian" w:date="2016-11-29T00:22:00Z">
              <w:rPr/>
            </w:rPrChange>
          </w:rPr>
          <w:t xml:space="preserve"> </w:t>
        </w:r>
        <w:proofErr w:type="spellStart"/>
        <w:proofErr w:type="gramStart"/>
        <w:r w:rsidRPr="00215E70">
          <w:rPr>
            <w:rFonts w:ascii="Menlo" w:hAnsi="Menlo" w:cs="Menlo"/>
            <w:sz w:val="18"/>
            <w:szCs w:val="18"/>
            <w:rPrChange w:id="2999" w:author="Willian" w:date="2016-11-29T00:22:00Z">
              <w:rPr/>
            </w:rPrChange>
          </w:rPr>
          <w:t>registerButtonTouchUpInside</w:t>
        </w:r>
        <w:proofErr w:type="spellEnd"/>
        <w:r w:rsidRPr="00215E70">
          <w:rPr>
            <w:rFonts w:ascii="Menlo" w:hAnsi="Menlo" w:cs="Menlo"/>
            <w:sz w:val="18"/>
            <w:szCs w:val="18"/>
            <w:rPrChange w:id="3000" w:author="Willian" w:date="2016-11-29T00:22:00Z">
              <w:rPr/>
            </w:rPrChange>
          </w:rPr>
          <w:t>(</w:t>
        </w:r>
        <w:proofErr w:type="gramEnd"/>
        <w:r w:rsidRPr="00215E70">
          <w:rPr>
            <w:rFonts w:ascii="Menlo" w:hAnsi="Menlo" w:cs="Menlo"/>
            <w:color w:val="AA0D91"/>
            <w:sz w:val="18"/>
            <w:szCs w:val="18"/>
            <w:rPrChange w:id="3001" w:author="Willian" w:date="2016-11-29T00:22:00Z">
              <w:rPr>
                <w:color w:val="AA0D91"/>
              </w:rPr>
            </w:rPrChange>
          </w:rPr>
          <w:t>_</w:t>
        </w:r>
        <w:r w:rsidRPr="00215E70">
          <w:rPr>
            <w:rFonts w:ascii="Menlo" w:hAnsi="Menlo" w:cs="Menlo"/>
            <w:sz w:val="18"/>
            <w:szCs w:val="18"/>
            <w:rPrChange w:id="3002" w:author="Willian" w:date="2016-11-29T00:22:00Z">
              <w:rPr/>
            </w:rPrChange>
          </w:rPr>
          <w:t xml:space="preserve"> </w:t>
        </w:r>
        <w:proofErr w:type="spellStart"/>
        <w:r w:rsidRPr="00215E70">
          <w:rPr>
            <w:rFonts w:ascii="Menlo" w:hAnsi="Menlo" w:cs="Menlo"/>
            <w:sz w:val="18"/>
            <w:szCs w:val="18"/>
            <w:rPrChange w:id="3003" w:author="Willian" w:date="2016-11-29T00:22:00Z">
              <w:rPr/>
            </w:rPrChange>
          </w:rPr>
          <w:t>sender</w:t>
        </w:r>
        <w:proofErr w:type="spellEnd"/>
        <w:r w:rsidRPr="00215E70">
          <w:rPr>
            <w:rFonts w:ascii="Menlo" w:hAnsi="Menlo" w:cs="Menlo"/>
            <w:sz w:val="18"/>
            <w:szCs w:val="18"/>
            <w:rPrChange w:id="3004" w:author="Willian" w:date="2016-11-29T00:22:00Z">
              <w:rPr/>
            </w:rPrChange>
          </w:rPr>
          <w:t xml:space="preserve">: </w:t>
        </w:r>
        <w:proofErr w:type="spellStart"/>
        <w:r w:rsidRPr="00215E70">
          <w:rPr>
            <w:rFonts w:ascii="Menlo" w:hAnsi="Menlo" w:cs="Menlo"/>
            <w:color w:val="5C2699"/>
            <w:sz w:val="18"/>
            <w:szCs w:val="18"/>
            <w:rPrChange w:id="3005" w:author="Willian" w:date="2016-11-29T00:22:00Z">
              <w:rPr>
                <w:color w:val="5C2699"/>
              </w:rPr>
            </w:rPrChange>
          </w:rPr>
          <w:t>UIButton</w:t>
        </w:r>
        <w:proofErr w:type="spellEnd"/>
        <w:r w:rsidRPr="00215E70">
          <w:rPr>
            <w:rFonts w:ascii="Menlo" w:hAnsi="Menlo" w:cs="Menlo"/>
            <w:sz w:val="18"/>
            <w:szCs w:val="18"/>
            <w:rPrChange w:id="3006" w:author="Willian" w:date="2016-11-29T00:22:00Z">
              <w:rPr/>
            </w:rPrChange>
          </w:rPr>
          <w:t>) {</w:t>
        </w:r>
      </w:ins>
    </w:p>
    <w:p w14:paraId="01902AD6" w14:textId="77777777" w:rsidR="00215E70" w:rsidRPr="00215E70" w:rsidRDefault="00215E70" w:rsidP="00215E70">
      <w:pPr>
        <w:widowControl w:val="0"/>
        <w:tabs>
          <w:tab w:val="left" w:pos="692"/>
        </w:tabs>
        <w:autoSpaceDE w:val="0"/>
        <w:autoSpaceDN w:val="0"/>
        <w:adjustRightInd w:val="0"/>
        <w:spacing w:after="0"/>
        <w:ind w:left="1134"/>
        <w:jc w:val="left"/>
        <w:rPr>
          <w:ins w:id="3007" w:author="Willian" w:date="2016-11-29T00:21:00Z"/>
          <w:rFonts w:ascii="Menlo" w:hAnsi="Menlo" w:cs="Menlo"/>
          <w:sz w:val="18"/>
          <w:szCs w:val="18"/>
          <w:rPrChange w:id="3008" w:author="Willian" w:date="2016-11-29T00:22:00Z">
            <w:rPr>
              <w:ins w:id="3009" w:author="Willian" w:date="2016-11-29T00:21:00Z"/>
            </w:rPr>
          </w:rPrChange>
        </w:rPr>
        <w:pPrChange w:id="3010" w:author="Willian" w:date="2016-11-29T00:22:00Z">
          <w:pPr>
            <w:pStyle w:val="PargrafodaLista"/>
            <w:widowControl w:val="0"/>
            <w:numPr>
              <w:numId w:val="53"/>
            </w:numPr>
            <w:tabs>
              <w:tab w:val="left" w:pos="692"/>
            </w:tabs>
            <w:autoSpaceDE w:val="0"/>
            <w:autoSpaceDN w:val="0"/>
            <w:adjustRightInd w:val="0"/>
            <w:spacing w:after="0"/>
            <w:ind w:hanging="360"/>
            <w:jc w:val="left"/>
          </w:pPr>
        </w:pPrChange>
      </w:pPr>
      <w:ins w:id="3011" w:author="Willian" w:date="2016-11-29T00:21:00Z">
        <w:r w:rsidRPr="00215E70">
          <w:rPr>
            <w:rFonts w:ascii="Menlo" w:hAnsi="Menlo" w:cs="Menlo"/>
            <w:sz w:val="18"/>
            <w:szCs w:val="18"/>
            <w:rPrChange w:id="3012" w:author="Willian" w:date="2016-11-29T00:22:00Z">
              <w:rPr/>
            </w:rPrChange>
          </w:rPr>
          <w:t xml:space="preserve">    </w:t>
        </w:r>
        <w:proofErr w:type="spellStart"/>
        <w:proofErr w:type="gramStart"/>
        <w:r w:rsidRPr="00215E70">
          <w:rPr>
            <w:rFonts w:ascii="Menlo" w:hAnsi="Menlo" w:cs="Menlo"/>
            <w:color w:val="AA0D91"/>
            <w:sz w:val="18"/>
            <w:szCs w:val="18"/>
            <w:rPrChange w:id="3013" w:author="Willian" w:date="2016-11-29T00:22:00Z">
              <w:rPr>
                <w:color w:val="AA0D91"/>
              </w:rPr>
            </w:rPrChange>
          </w:rPr>
          <w:t>if</w:t>
        </w:r>
        <w:proofErr w:type="spellEnd"/>
        <w:proofErr w:type="gramEnd"/>
        <w:r w:rsidRPr="00215E70">
          <w:rPr>
            <w:rFonts w:ascii="Menlo" w:hAnsi="Menlo" w:cs="Menlo"/>
            <w:sz w:val="18"/>
            <w:szCs w:val="18"/>
            <w:rPrChange w:id="3014" w:author="Willian" w:date="2016-11-29T00:22:00Z">
              <w:rPr/>
            </w:rPrChange>
          </w:rPr>
          <w:t xml:space="preserve"> </w:t>
        </w:r>
        <w:proofErr w:type="spellStart"/>
        <w:r w:rsidRPr="00215E70">
          <w:rPr>
            <w:rFonts w:ascii="Menlo" w:hAnsi="Menlo" w:cs="Menlo"/>
            <w:sz w:val="18"/>
            <w:szCs w:val="18"/>
            <w:rPrChange w:id="3015" w:author="Willian" w:date="2016-11-29T00:22:00Z">
              <w:rPr/>
            </w:rPrChange>
          </w:rPr>
          <w:t>isValid</w:t>
        </w:r>
        <w:proofErr w:type="spellEnd"/>
        <w:r w:rsidRPr="00215E70">
          <w:rPr>
            <w:rFonts w:ascii="Menlo" w:hAnsi="Menlo" w:cs="Menlo"/>
            <w:sz w:val="18"/>
            <w:szCs w:val="18"/>
            <w:rPrChange w:id="3016" w:author="Willian" w:date="2016-11-29T00:22:00Z">
              <w:rPr/>
            </w:rPrChange>
          </w:rPr>
          <w:t>() {</w:t>
        </w:r>
      </w:ins>
    </w:p>
    <w:p w14:paraId="12C8025A" w14:textId="77777777" w:rsidR="00215E70" w:rsidRPr="00215E70" w:rsidRDefault="00215E70" w:rsidP="00215E70">
      <w:pPr>
        <w:widowControl w:val="0"/>
        <w:tabs>
          <w:tab w:val="left" w:pos="692"/>
        </w:tabs>
        <w:autoSpaceDE w:val="0"/>
        <w:autoSpaceDN w:val="0"/>
        <w:adjustRightInd w:val="0"/>
        <w:spacing w:after="0"/>
        <w:ind w:left="1134"/>
        <w:jc w:val="left"/>
        <w:rPr>
          <w:ins w:id="3017" w:author="Willian" w:date="2016-11-29T00:21:00Z"/>
          <w:rFonts w:ascii="Menlo" w:hAnsi="Menlo" w:cs="Menlo"/>
          <w:color w:val="007400"/>
          <w:sz w:val="18"/>
          <w:szCs w:val="18"/>
          <w:rPrChange w:id="3018" w:author="Willian" w:date="2016-11-29T00:22:00Z">
            <w:rPr>
              <w:ins w:id="3019" w:author="Willian" w:date="2016-11-29T00:21:00Z"/>
              <w:color w:val="007400"/>
            </w:rPr>
          </w:rPrChange>
        </w:rPr>
        <w:pPrChange w:id="3020" w:author="Willian" w:date="2016-11-29T00:22:00Z">
          <w:pPr>
            <w:pStyle w:val="PargrafodaLista"/>
            <w:widowControl w:val="0"/>
            <w:numPr>
              <w:numId w:val="53"/>
            </w:numPr>
            <w:tabs>
              <w:tab w:val="left" w:pos="692"/>
            </w:tabs>
            <w:autoSpaceDE w:val="0"/>
            <w:autoSpaceDN w:val="0"/>
            <w:adjustRightInd w:val="0"/>
            <w:spacing w:after="0"/>
            <w:ind w:hanging="360"/>
            <w:jc w:val="left"/>
          </w:pPr>
        </w:pPrChange>
      </w:pPr>
      <w:ins w:id="3021" w:author="Willian" w:date="2016-11-29T00:21:00Z">
        <w:r w:rsidRPr="00215E70">
          <w:rPr>
            <w:rFonts w:ascii="Menlo" w:hAnsi="Menlo" w:cs="Menlo"/>
            <w:sz w:val="18"/>
            <w:szCs w:val="18"/>
            <w:rPrChange w:id="3022" w:author="Willian" w:date="2016-11-29T00:22:00Z">
              <w:rPr/>
            </w:rPrChange>
          </w:rPr>
          <w:t xml:space="preserve">        </w:t>
        </w:r>
        <w:r w:rsidRPr="00215E70">
          <w:rPr>
            <w:rFonts w:ascii="Menlo" w:hAnsi="Menlo" w:cs="Menlo"/>
            <w:color w:val="007400"/>
            <w:sz w:val="18"/>
            <w:szCs w:val="18"/>
            <w:rPrChange w:id="3023" w:author="Willian" w:date="2016-11-29T00:22:00Z">
              <w:rPr>
                <w:color w:val="007400"/>
              </w:rPr>
            </w:rPrChange>
          </w:rPr>
          <w:t>// ...</w:t>
        </w:r>
      </w:ins>
    </w:p>
    <w:p w14:paraId="1E0EE96D" w14:textId="77777777" w:rsidR="00215E70" w:rsidRPr="00215E70" w:rsidRDefault="00215E70" w:rsidP="00215E70">
      <w:pPr>
        <w:widowControl w:val="0"/>
        <w:tabs>
          <w:tab w:val="left" w:pos="692"/>
        </w:tabs>
        <w:autoSpaceDE w:val="0"/>
        <w:autoSpaceDN w:val="0"/>
        <w:adjustRightInd w:val="0"/>
        <w:spacing w:after="0"/>
        <w:ind w:left="1134"/>
        <w:jc w:val="left"/>
        <w:rPr>
          <w:ins w:id="3024" w:author="Willian" w:date="2016-11-29T00:21:00Z"/>
          <w:rFonts w:ascii="Menlo" w:hAnsi="Menlo" w:cs="Menlo"/>
          <w:sz w:val="18"/>
          <w:szCs w:val="18"/>
          <w:rPrChange w:id="3025" w:author="Willian" w:date="2016-11-29T00:22:00Z">
            <w:rPr>
              <w:ins w:id="3026" w:author="Willian" w:date="2016-11-29T00:21:00Z"/>
            </w:rPr>
          </w:rPrChange>
        </w:rPr>
        <w:pPrChange w:id="3027" w:author="Willian" w:date="2016-11-29T00:22:00Z">
          <w:pPr>
            <w:pStyle w:val="PargrafodaLista"/>
            <w:widowControl w:val="0"/>
            <w:numPr>
              <w:numId w:val="53"/>
            </w:numPr>
            <w:tabs>
              <w:tab w:val="left" w:pos="692"/>
            </w:tabs>
            <w:autoSpaceDE w:val="0"/>
            <w:autoSpaceDN w:val="0"/>
            <w:adjustRightInd w:val="0"/>
            <w:spacing w:after="0"/>
            <w:ind w:hanging="360"/>
            <w:jc w:val="left"/>
          </w:pPr>
        </w:pPrChange>
      </w:pPr>
      <w:ins w:id="3028" w:author="Willian" w:date="2016-11-29T00:21:00Z">
        <w:r w:rsidRPr="00215E70">
          <w:rPr>
            <w:rFonts w:ascii="Menlo" w:hAnsi="Menlo" w:cs="Menlo"/>
            <w:sz w:val="18"/>
            <w:szCs w:val="18"/>
            <w:rPrChange w:id="3029" w:author="Willian" w:date="2016-11-29T00:22:00Z">
              <w:rPr/>
            </w:rPrChange>
          </w:rPr>
          <w:t xml:space="preserve">    }</w:t>
        </w:r>
      </w:ins>
    </w:p>
    <w:p w14:paraId="2BADF130" w14:textId="3D1DB874" w:rsidR="00215E70" w:rsidRPr="00215E70" w:rsidRDefault="00215E70" w:rsidP="00215E70">
      <w:pPr>
        <w:ind w:left="1134"/>
        <w:jc w:val="left"/>
        <w:rPr>
          <w:ins w:id="3030" w:author="Willian" w:date="2016-11-29T00:20:00Z"/>
          <w:sz w:val="18"/>
          <w:szCs w:val="18"/>
          <w:rPrChange w:id="3031" w:author="Willian" w:date="2016-11-29T00:22:00Z">
            <w:rPr>
              <w:ins w:id="3032" w:author="Willian" w:date="2016-11-29T00:20:00Z"/>
            </w:rPr>
          </w:rPrChange>
        </w:rPr>
        <w:pPrChange w:id="3033" w:author="Willian" w:date="2016-11-29T00:22:00Z">
          <w:pPr>
            <w:pStyle w:val="PargrafodaLista"/>
          </w:pPr>
        </w:pPrChange>
      </w:pPr>
      <w:ins w:id="3034" w:author="Willian" w:date="2016-11-29T00:21:00Z">
        <w:r w:rsidRPr="00215E70">
          <w:rPr>
            <w:rFonts w:ascii="Menlo" w:hAnsi="Menlo" w:cs="Menlo"/>
            <w:sz w:val="18"/>
            <w:szCs w:val="18"/>
            <w:rPrChange w:id="3035" w:author="Willian" w:date="2016-11-29T00:22:00Z">
              <w:rPr/>
            </w:rPrChange>
          </w:rPr>
          <w:t>}</w:t>
        </w:r>
      </w:ins>
    </w:p>
    <w:p w14:paraId="7E66E57E" w14:textId="77777777" w:rsidR="006E4FF2" w:rsidRDefault="006E4FF2" w:rsidP="006E4FF2">
      <w:pPr>
        <w:pStyle w:val="PargrafodaLista"/>
        <w:numPr>
          <w:ilvl w:val="0"/>
          <w:numId w:val="53"/>
        </w:numPr>
        <w:jc w:val="left"/>
        <w:rPr>
          <w:ins w:id="3036" w:author="Willian" w:date="2016-11-29T00:20:00Z"/>
        </w:rPr>
      </w:pPr>
      <w:ins w:id="3037" w:author="Willian" w:date="2016-11-29T00:20:00Z">
        <w:r>
          <w:t xml:space="preserve">Agora basta chamarmos o serviço do </w:t>
        </w:r>
        <w:proofErr w:type="spellStart"/>
        <w:r>
          <w:t>Firebase</w:t>
        </w:r>
        <w:proofErr w:type="spellEnd"/>
        <w:r>
          <w:t xml:space="preserve"> para cadastrarmos um novo usuário no </w:t>
        </w:r>
        <w:proofErr w:type="spellStart"/>
        <w:r>
          <w:t>backend</w:t>
        </w:r>
        <w:proofErr w:type="spellEnd"/>
        <w:r>
          <w:t>:</w:t>
        </w:r>
      </w:ins>
    </w:p>
    <w:p w14:paraId="5B149834" w14:textId="77777777" w:rsidR="00215E70" w:rsidRPr="00215E70" w:rsidRDefault="00215E70" w:rsidP="00215E70">
      <w:pPr>
        <w:widowControl w:val="0"/>
        <w:tabs>
          <w:tab w:val="left" w:pos="692"/>
        </w:tabs>
        <w:autoSpaceDE w:val="0"/>
        <w:autoSpaceDN w:val="0"/>
        <w:adjustRightInd w:val="0"/>
        <w:spacing w:after="0"/>
        <w:ind w:left="1134"/>
        <w:jc w:val="left"/>
        <w:rPr>
          <w:ins w:id="3038" w:author="Willian" w:date="2016-11-29T00:22:00Z"/>
          <w:rFonts w:ascii="Menlo" w:hAnsi="Menlo" w:cs="Menlo"/>
          <w:sz w:val="18"/>
          <w:szCs w:val="18"/>
          <w:rPrChange w:id="3039" w:author="Willian" w:date="2016-11-29T00:23:00Z">
            <w:rPr>
              <w:ins w:id="3040" w:author="Willian" w:date="2016-11-29T00:22:00Z"/>
            </w:rPr>
          </w:rPrChange>
        </w:rPr>
        <w:pPrChange w:id="304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042" w:author="Willian" w:date="2016-11-29T00:22:00Z">
        <w:r w:rsidRPr="00215E70">
          <w:rPr>
            <w:rFonts w:ascii="Menlo" w:hAnsi="Menlo" w:cs="Menlo"/>
            <w:color w:val="AA0D91"/>
            <w:sz w:val="18"/>
            <w:szCs w:val="18"/>
            <w:rPrChange w:id="3043" w:author="Willian" w:date="2016-11-29T00:23:00Z">
              <w:rPr>
                <w:color w:val="AA0D91"/>
              </w:rPr>
            </w:rPrChange>
          </w:rPr>
          <w:t>@</w:t>
        </w:r>
        <w:proofErr w:type="spellStart"/>
        <w:r w:rsidRPr="00215E70">
          <w:rPr>
            <w:rFonts w:ascii="Menlo" w:hAnsi="Menlo" w:cs="Menlo"/>
            <w:color w:val="AA0D91"/>
            <w:sz w:val="18"/>
            <w:szCs w:val="18"/>
            <w:rPrChange w:id="3044" w:author="Willian" w:date="2016-11-29T00:23:00Z">
              <w:rPr>
                <w:color w:val="AA0D91"/>
              </w:rPr>
            </w:rPrChange>
          </w:rPr>
          <w:t>IBAction</w:t>
        </w:r>
        <w:proofErr w:type="spellEnd"/>
        <w:r w:rsidRPr="00215E70">
          <w:rPr>
            <w:rFonts w:ascii="Menlo" w:hAnsi="Menlo" w:cs="Menlo"/>
            <w:sz w:val="18"/>
            <w:szCs w:val="18"/>
            <w:rPrChange w:id="3045" w:author="Willian" w:date="2016-11-29T00:23:00Z">
              <w:rPr/>
            </w:rPrChange>
          </w:rPr>
          <w:t xml:space="preserve"> </w:t>
        </w:r>
        <w:proofErr w:type="spellStart"/>
        <w:r w:rsidRPr="00215E70">
          <w:rPr>
            <w:rFonts w:ascii="Menlo" w:hAnsi="Menlo" w:cs="Menlo"/>
            <w:color w:val="AA0D91"/>
            <w:sz w:val="18"/>
            <w:szCs w:val="18"/>
            <w:rPrChange w:id="3046" w:author="Willian" w:date="2016-11-29T00:23:00Z">
              <w:rPr>
                <w:color w:val="AA0D91"/>
              </w:rPr>
            </w:rPrChange>
          </w:rPr>
          <w:t>func</w:t>
        </w:r>
        <w:proofErr w:type="spellEnd"/>
        <w:r w:rsidRPr="00215E70">
          <w:rPr>
            <w:rFonts w:ascii="Menlo" w:hAnsi="Menlo" w:cs="Menlo"/>
            <w:sz w:val="18"/>
            <w:szCs w:val="18"/>
            <w:rPrChange w:id="3047" w:author="Willian" w:date="2016-11-29T00:23:00Z">
              <w:rPr/>
            </w:rPrChange>
          </w:rPr>
          <w:t xml:space="preserve"> </w:t>
        </w:r>
        <w:proofErr w:type="spellStart"/>
        <w:proofErr w:type="gramStart"/>
        <w:r w:rsidRPr="00215E70">
          <w:rPr>
            <w:rFonts w:ascii="Menlo" w:hAnsi="Menlo" w:cs="Menlo"/>
            <w:sz w:val="18"/>
            <w:szCs w:val="18"/>
            <w:rPrChange w:id="3048" w:author="Willian" w:date="2016-11-29T00:23:00Z">
              <w:rPr/>
            </w:rPrChange>
          </w:rPr>
          <w:t>registerButtonTouchUpInside</w:t>
        </w:r>
        <w:proofErr w:type="spellEnd"/>
        <w:r w:rsidRPr="00215E70">
          <w:rPr>
            <w:rFonts w:ascii="Menlo" w:hAnsi="Menlo" w:cs="Menlo"/>
            <w:sz w:val="18"/>
            <w:szCs w:val="18"/>
            <w:rPrChange w:id="3049" w:author="Willian" w:date="2016-11-29T00:23:00Z">
              <w:rPr/>
            </w:rPrChange>
          </w:rPr>
          <w:t>(</w:t>
        </w:r>
        <w:proofErr w:type="gramEnd"/>
        <w:r w:rsidRPr="00215E70">
          <w:rPr>
            <w:rFonts w:ascii="Menlo" w:hAnsi="Menlo" w:cs="Menlo"/>
            <w:color w:val="AA0D91"/>
            <w:sz w:val="18"/>
            <w:szCs w:val="18"/>
            <w:rPrChange w:id="3050" w:author="Willian" w:date="2016-11-29T00:23:00Z">
              <w:rPr>
                <w:color w:val="AA0D91"/>
              </w:rPr>
            </w:rPrChange>
          </w:rPr>
          <w:t>_</w:t>
        </w:r>
        <w:r w:rsidRPr="00215E70">
          <w:rPr>
            <w:rFonts w:ascii="Menlo" w:hAnsi="Menlo" w:cs="Menlo"/>
            <w:sz w:val="18"/>
            <w:szCs w:val="18"/>
            <w:rPrChange w:id="3051" w:author="Willian" w:date="2016-11-29T00:23:00Z">
              <w:rPr/>
            </w:rPrChange>
          </w:rPr>
          <w:t xml:space="preserve"> </w:t>
        </w:r>
        <w:proofErr w:type="spellStart"/>
        <w:r w:rsidRPr="00215E70">
          <w:rPr>
            <w:rFonts w:ascii="Menlo" w:hAnsi="Menlo" w:cs="Menlo"/>
            <w:sz w:val="18"/>
            <w:szCs w:val="18"/>
            <w:rPrChange w:id="3052" w:author="Willian" w:date="2016-11-29T00:23:00Z">
              <w:rPr/>
            </w:rPrChange>
          </w:rPr>
          <w:t>sender</w:t>
        </w:r>
        <w:proofErr w:type="spellEnd"/>
        <w:r w:rsidRPr="00215E70">
          <w:rPr>
            <w:rFonts w:ascii="Menlo" w:hAnsi="Menlo" w:cs="Menlo"/>
            <w:sz w:val="18"/>
            <w:szCs w:val="18"/>
            <w:rPrChange w:id="3053" w:author="Willian" w:date="2016-11-29T00:23:00Z">
              <w:rPr/>
            </w:rPrChange>
          </w:rPr>
          <w:t xml:space="preserve">: </w:t>
        </w:r>
        <w:proofErr w:type="spellStart"/>
        <w:r w:rsidRPr="00215E70">
          <w:rPr>
            <w:rFonts w:ascii="Menlo" w:hAnsi="Menlo" w:cs="Menlo"/>
            <w:color w:val="5C2699"/>
            <w:sz w:val="18"/>
            <w:szCs w:val="18"/>
            <w:rPrChange w:id="3054" w:author="Willian" w:date="2016-11-29T00:23:00Z">
              <w:rPr>
                <w:color w:val="5C2699"/>
              </w:rPr>
            </w:rPrChange>
          </w:rPr>
          <w:t>UIButton</w:t>
        </w:r>
        <w:proofErr w:type="spellEnd"/>
        <w:r w:rsidRPr="00215E70">
          <w:rPr>
            <w:rFonts w:ascii="Menlo" w:hAnsi="Menlo" w:cs="Menlo"/>
            <w:sz w:val="18"/>
            <w:szCs w:val="18"/>
            <w:rPrChange w:id="3055" w:author="Willian" w:date="2016-11-29T00:23:00Z">
              <w:rPr/>
            </w:rPrChange>
          </w:rPr>
          <w:t>) {</w:t>
        </w:r>
      </w:ins>
    </w:p>
    <w:p w14:paraId="401FDB15" w14:textId="77777777" w:rsidR="00215E70" w:rsidRPr="00215E70" w:rsidRDefault="00215E70" w:rsidP="00215E70">
      <w:pPr>
        <w:widowControl w:val="0"/>
        <w:tabs>
          <w:tab w:val="left" w:pos="692"/>
        </w:tabs>
        <w:autoSpaceDE w:val="0"/>
        <w:autoSpaceDN w:val="0"/>
        <w:adjustRightInd w:val="0"/>
        <w:spacing w:after="0"/>
        <w:ind w:left="1134"/>
        <w:jc w:val="left"/>
        <w:rPr>
          <w:ins w:id="3056" w:author="Willian" w:date="2016-11-29T00:22:00Z"/>
          <w:rFonts w:ascii="Menlo" w:hAnsi="Menlo" w:cs="Menlo"/>
          <w:sz w:val="18"/>
          <w:szCs w:val="18"/>
          <w:rPrChange w:id="3057" w:author="Willian" w:date="2016-11-29T00:23:00Z">
            <w:rPr>
              <w:ins w:id="3058" w:author="Willian" w:date="2016-11-29T00:22:00Z"/>
            </w:rPr>
          </w:rPrChange>
        </w:rPr>
        <w:pPrChange w:id="3059"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060" w:author="Willian" w:date="2016-11-29T00:22:00Z">
        <w:r w:rsidRPr="00215E70">
          <w:rPr>
            <w:rFonts w:ascii="Menlo" w:hAnsi="Menlo" w:cs="Menlo"/>
            <w:sz w:val="18"/>
            <w:szCs w:val="18"/>
            <w:rPrChange w:id="3061" w:author="Willian" w:date="2016-11-29T00:23:00Z">
              <w:rPr/>
            </w:rPrChange>
          </w:rPr>
          <w:t xml:space="preserve">        </w:t>
        </w:r>
        <w:proofErr w:type="spellStart"/>
        <w:proofErr w:type="gramStart"/>
        <w:r w:rsidRPr="00215E70">
          <w:rPr>
            <w:rFonts w:ascii="Menlo" w:hAnsi="Menlo" w:cs="Menlo"/>
            <w:color w:val="AA0D91"/>
            <w:sz w:val="18"/>
            <w:szCs w:val="18"/>
            <w:rPrChange w:id="3062" w:author="Willian" w:date="2016-11-29T00:23:00Z">
              <w:rPr>
                <w:color w:val="AA0D91"/>
              </w:rPr>
            </w:rPrChange>
          </w:rPr>
          <w:t>if</w:t>
        </w:r>
        <w:proofErr w:type="spellEnd"/>
        <w:proofErr w:type="gramEnd"/>
        <w:r w:rsidRPr="00215E70">
          <w:rPr>
            <w:rFonts w:ascii="Menlo" w:hAnsi="Menlo" w:cs="Menlo"/>
            <w:sz w:val="18"/>
            <w:szCs w:val="18"/>
            <w:rPrChange w:id="3063" w:author="Willian" w:date="2016-11-29T00:23:00Z">
              <w:rPr/>
            </w:rPrChange>
          </w:rPr>
          <w:t xml:space="preserve"> </w:t>
        </w:r>
        <w:proofErr w:type="spellStart"/>
        <w:r w:rsidRPr="00215E70">
          <w:rPr>
            <w:rFonts w:ascii="Menlo" w:hAnsi="Menlo" w:cs="Menlo"/>
            <w:color w:val="26474B"/>
            <w:sz w:val="18"/>
            <w:szCs w:val="18"/>
            <w:rPrChange w:id="3064" w:author="Willian" w:date="2016-11-29T00:23:00Z">
              <w:rPr>
                <w:color w:val="26474B"/>
              </w:rPr>
            </w:rPrChange>
          </w:rPr>
          <w:t>isValid</w:t>
        </w:r>
        <w:proofErr w:type="spellEnd"/>
        <w:r w:rsidRPr="00215E70">
          <w:rPr>
            <w:rFonts w:ascii="Menlo" w:hAnsi="Menlo" w:cs="Menlo"/>
            <w:sz w:val="18"/>
            <w:szCs w:val="18"/>
            <w:rPrChange w:id="3065" w:author="Willian" w:date="2016-11-29T00:23:00Z">
              <w:rPr/>
            </w:rPrChange>
          </w:rPr>
          <w:t>() {</w:t>
        </w:r>
      </w:ins>
    </w:p>
    <w:p w14:paraId="21248674" w14:textId="77777777" w:rsidR="00215E70" w:rsidRPr="00215E70" w:rsidRDefault="00215E70" w:rsidP="00215E70">
      <w:pPr>
        <w:widowControl w:val="0"/>
        <w:tabs>
          <w:tab w:val="left" w:pos="692"/>
        </w:tabs>
        <w:autoSpaceDE w:val="0"/>
        <w:autoSpaceDN w:val="0"/>
        <w:adjustRightInd w:val="0"/>
        <w:spacing w:after="0"/>
        <w:ind w:left="1134"/>
        <w:jc w:val="left"/>
        <w:rPr>
          <w:ins w:id="3066" w:author="Willian" w:date="2016-11-29T00:22:00Z"/>
          <w:rFonts w:ascii="Menlo" w:hAnsi="Menlo" w:cs="Menlo"/>
          <w:sz w:val="18"/>
          <w:szCs w:val="18"/>
          <w:rPrChange w:id="3067" w:author="Willian" w:date="2016-11-29T00:23:00Z">
            <w:rPr>
              <w:ins w:id="3068" w:author="Willian" w:date="2016-11-29T00:22:00Z"/>
            </w:rPr>
          </w:rPrChange>
        </w:rPr>
        <w:pPrChange w:id="3069"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070" w:author="Willian" w:date="2016-11-29T00:22:00Z">
        <w:r w:rsidRPr="00215E70">
          <w:rPr>
            <w:rFonts w:ascii="Menlo" w:hAnsi="Menlo" w:cs="Menlo"/>
            <w:sz w:val="18"/>
            <w:szCs w:val="18"/>
            <w:rPrChange w:id="3071" w:author="Willian" w:date="2016-11-29T00:23:00Z">
              <w:rPr/>
            </w:rPrChange>
          </w:rPr>
          <w:t xml:space="preserve">            </w:t>
        </w:r>
        <w:proofErr w:type="spellStart"/>
        <w:r w:rsidRPr="00215E70">
          <w:rPr>
            <w:rFonts w:ascii="Menlo" w:hAnsi="Menlo" w:cs="Menlo"/>
            <w:color w:val="3F6E74"/>
            <w:sz w:val="18"/>
            <w:szCs w:val="18"/>
            <w:rPrChange w:id="3072" w:author="Willian" w:date="2016-11-29T00:23:00Z">
              <w:rPr>
                <w:color w:val="3F6E74"/>
              </w:rPr>
            </w:rPrChange>
          </w:rPr>
          <w:t>FIRAuth</w:t>
        </w:r>
        <w:r w:rsidRPr="00215E70">
          <w:rPr>
            <w:rFonts w:ascii="Menlo" w:hAnsi="Menlo" w:cs="Menlo"/>
            <w:sz w:val="18"/>
            <w:szCs w:val="18"/>
            <w:rPrChange w:id="3073" w:author="Willian" w:date="2016-11-29T00:23:00Z">
              <w:rPr/>
            </w:rPrChange>
          </w:rPr>
          <w:t>.</w:t>
        </w:r>
        <w:r w:rsidRPr="00215E70">
          <w:rPr>
            <w:rFonts w:ascii="Menlo" w:hAnsi="Menlo" w:cs="Menlo"/>
            <w:color w:val="26474B"/>
            <w:sz w:val="18"/>
            <w:szCs w:val="18"/>
            <w:rPrChange w:id="3074" w:author="Willian" w:date="2016-11-29T00:23:00Z">
              <w:rPr>
                <w:color w:val="26474B"/>
              </w:rPr>
            </w:rPrChange>
          </w:rPr>
          <w:t>auth</w:t>
        </w:r>
        <w:proofErr w:type="spellEnd"/>
        <w:r w:rsidRPr="00215E70">
          <w:rPr>
            <w:rFonts w:ascii="Menlo" w:hAnsi="Menlo" w:cs="Menlo"/>
            <w:sz w:val="18"/>
            <w:szCs w:val="18"/>
            <w:rPrChange w:id="3075" w:author="Willian" w:date="2016-11-29T00:23:00Z">
              <w:rPr/>
            </w:rPrChange>
          </w:rPr>
          <w:t>(</w:t>
        </w:r>
        <w:proofErr w:type="gramStart"/>
        <w:r w:rsidRPr="00215E70">
          <w:rPr>
            <w:rFonts w:ascii="Menlo" w:hAnsi="Menlo" w:cs="Menlo"/>
            <w:sz w:val="18"/>
            <w:szCs w:val="18"/>
            <w:rPrChange w:id="3076" w:author="Willian" w:date="2016-11-29T00:23:00Z">
              <w:rPr/>
            </w:rPrChange>
          </w:rPr>
          <w:t>)?.</w:t>
        </w:r>
        <w:proofErr w:type="spellStart"/>
        <w:proofErr w:type="gramEnd"/>
        <w:r w:rsidRPr="00215E70">
          <w:rPr>
            <w:rFonts w:ascii="Menlo" w:hAnsi="Menlo" w:cs="Menlo"/>
            <w:color w:val="26474B"/>
            <w:sz w:val="18"/>
            <w:szCs w:val="18"/>
            <w:rPrChange w:id="3077" w:author="Willian" w:date="2016-11-29T00:23:00Z">
              <w:rPr>
                <w:color w:val="26474B"/>
              </w:rPr>
            </w:rPrChange>
          </w:rPr>
          <w:t>createUser</w:t>
        </w:r>
        <w:proofErr w:type="spellEnd"/>
        <w:r w:rsidRPr="00215E70">
          <w:rPr>
            <w:rFonts w:ascii="Menlo" w:hAnsi="Menlo" w:cs="Menlo"/>
            <w:sz w:val="18"/>
            <w:szCs w:val="18"/>
            <w:rPrChange w:id="3078" w:author="Willian" w:date="2016-11-29T00:23:00Z">
              <w:rPr/>
            </w:rPrChange>
          </w:rPr>
          <w:t>(</w:t>
        </w:r>
        <w:proofErr w:type="spellStart"/>
        <w:r w:rsidRPr="00215E70">
          <w:rPr>
            <w:rFonts w:ascii="Menlo" w:hAnsi="Menlo" w:cs="Menlo"/>
            <w:sz w:val="18"/>
            <w:szCs w:val="18"/>
            <w:rPrChange w:id="3079" w:author="Willian" w:date="2016-11-29T00:23:00Z">
              <w:rPr/>
            </w:rPrChange>
          </w:rPr>
          <w:t>withEmail</w:t>
        </w:r>
        <w:proofErr w:type="spellEnd"/>
        <w:r w:rsidRPr="00215E70">
          <w:rPr>
            <w:rFonts w:ascii="Menlo" w:hAnsi="Menlo" w:cs="Menlo"/>
            <w:sz w:val="18"/>
            <w:szCs w:val="18"/>
            <w:rPrChange w:id="3080" w:author="Willian" w:date="2016-11-29T00:23:00Z">
              <w:rPr/>
            </w:rPrChange>
          </w:rPr>
          <w:t xml:space="preserve">: </w:t>
        </w:r>
        <w:proofErr w:type="spellStart"/>
        <w:r w:rsidRPr="00215E70">
          <w:rPr>
            <w:rFonts w:ascii="Menlo" w:hAnsi="Menlo" w:cs="Menlo"/>
            <w:color w:val="3F6E74"/>
            <w:sz w:val="18"/>
            <w:szCs w:val="18"/>
            <w:rPrChange w:id="3081" w:author="Willian" w:date="2016-11-29T00:23:00Z">
              <w:rPr>
                <w:color w:val="3F6E74"/>
              </w:rPr>
            </w:rPrChange>
          </w:rPr>
          <w:t>emailTextField</w:t>
        </w:r>
        <w:r w:rsidRPr="00215E70">
          <w:rPr>
            <w:rFonts w:ascii="Menlo" w:hAnsi="Menlo" w:cs="Menlo"/>
            <w:sz w:val="18"/>
            <w:szCs w:val="18"/>
            <w:rPrChange w:id="3082" w:author="Willian" w:date="2016-11-29T00:23:00Z">
              <w:rPr/>
            </w:rPrChange>
          </w:rPr>
          <w:t>.</w:t>
        </w:r>
        <w:r w:rsidRPr="00215E70">
          <w:rPr>
            <w:rFonts w:ascii="Menlo" w:hAnsi="Menlo" w:cs="Menlo"/>
            <w:color w:val="5C2699"/>
            <w:sz w:val="18"/>
            <w:szCs w:val="18"/>
            <w:rPrChange w:id="3083" w:author="Willian" w:date="2016-11-29T00:23:00Z">
              <w:rPr>
                <w:color w:val="5C2699"/>
              </w:rPr>
            </w:rPrChange>
          </w:rPr>
          <w:t>text</w:t>
        </w:r>
        <w:proofErr w:type="spellEnd"/>
        <w:r w:rsidRPr="00215E70">
          <w:rPr>
            <w:rFonts w:ascii="Menlo" w:hAnsi="Menlo" w:cs="Menlo"/>
            <w:sz w:val="18"/>
            <w:szCs w:val="18"/>
            <w:rPrChange w:id="3084" w:author="Willian" w:date="2016-11-29T00:23:00Z">
              <w:rPr/>
            </w:rPrChange>
          </w:rPr>
          <w:t xml:space="preserve">!, </w:t>
        </w:r>
        <w:proofErr w:type="spellStart"/>
        <w:r w:rsidRPr="00215E70">
          <w:rPr>
            <w:rFonts w:ascii="Menlo" w:hAnsi="Menlo" w:cs="Menlo"/>
            <w:sz w:val="18"/>
            <w:szCs w:val="18"/>
            <w:rPrChange w:id="3085" w:author="Willian" w:date="2016-11-29T00:23:00Z">
              <w:rPr/>
            </w:rPrChange>
          </w:rPr>
          <w:t>password</w:t>
        </w:r>
        <w:proofErr w:type="spellEnd"/>
        <w:r w:rsidRPr="00215E70">
          <w:rPr>
            <w:rFonts w:ascii="Menlo" w:hAnsi="Menlo" w:cs="Menlo"/>
            <w:sz w:val="18"/>
            <w:szCs w:val="18"/>
            <w:rPrChange w:id="3086" w:author="Willian" w:date="2016-11-29T00:23:00Z">
              <w:rPr/>
            </w:rPrChange>
          </w:rPr>
          <w:t xml:space="preserve">: </w:t>
        </w:r>
        <w:proofErr w:type="spellStart"/>
        <w:r w:rsidRPr="00215E70">
          <w:rPr>
            <w:rFonts w:ascii="Menlo" w:hAnsi="Menlo" w:cs="Menlo"/>
            <w:color w:val="3F6E74"/>
            <w:sz w:val="18"/>
            <w:szCs w:val="18"/>
            <w:rPrChange w:id="3087" w:author="Willian" w:date="2016-11-29T00:23:00Z">
              <w:rPr>
                <w:color w:val="3F6E74"/>
              </w:rPr>
            </w:rPrChange>
          </w:rPr>
          <w:t>passwordTextField</w:t>
        </w:r>
        <w:r w:rsidRPr="00215E70">
          <w:rPr>
            <w:rFonts w:ascii="Menlo" w:hAnsi="Menlo" w:cs="Menlo"/>
            <w:sz w:val="18"/>
            <w:szCs w:val="18"/>
            <w:rPrChange w:id="3088" w:author="Willian" w:date="2016-11-29T00:23:00Z">
              <w:rPr/>
            </w:rPrChange>
          </w:rPr>
          <w:t>.</w:t>
        </w:r>
        <w:r w:rsidRPr="00215E70">
          <w:rPr>
            <w:rFonts w:ascii="Menlo" w:hAnsi="Menlo" w:cs="Menlo"/>
            <w:color w:val="5C2699"/>
            <w:sz w:val="18"/>
            <w:szCs w:val="18"/>
            <w:rPrChange w:id="3089" w:author="Willian" w:date="2016-11-29T00:23:00Z">
              <w:rPr>
                <w:color w:val="5C2699"/>
              </w:rPr>
            </w:rPrChange>
          </w:rPr>
          <w:t>text</w:t>
        </w:r>
        <w:proofErr w:type="spellEnd"/>
        <w:r w:rsidRPr="00215E70">
          <w:rPr>
            <w:rFonts w:ascii="Menlo" w:hAnsi="Menlo" w:cs="Menlo"/>
            <w:sz w:val="18"/>
            <w:szCs w:val="18"/>
            <w:rPrChange w:id="3090" w:author="Willian" w:date="2016-11-29T00:23:00Z">
              <w:rPr/>
            </w:rPrChange>
          </w:rPr>
          <w:t xml:space="preserve">!) </w:t>
        </w:r>
        <w:proofErr w:type="gramStart"/>
        <w:r w:rsidRPr="00215E70">
          <w:rPr>
            <w:rFonts w:ascii="Menlo" w:hAnsi="Menlo" w:cs="Menlo"/>
            <w:sz w:val="18"/>
            <w:szCs w:val="18"/>
            <w:rPrChange w:id="3091" w:author="Willian" w:date="2016-11-29T00:23:00Z">
              <w:rPr/>
            </w:rPrChange>
          </w:rPr>
          <w:t>{ (</w:t>
        </w:r>
        <w:proofErr w:type="spellStart"/>
        <w:proofErr w:type="gramEnd"/>
        <w:r w:rsidRPr="00215E70">
          <w:rPr>
            <w:rFonts w:ascii="Menlo" w:hAnsi="Menlo" w:cs="Menlo"/>
            <w:sz w:val="18"/>
            <w:szCs w:val="18"/>
            <w:rPrChange w:id="3092" w:author="Willian" w:date="2016-11-29T00:23:00Z">
              <w:rPr/>
            </w:rPrChange>
          </w:rPr>
          <w:t>user</w:t>
        </w:r>
        <w:proofErr w:type="spellEnd"/>
        <w:r w:rsidRPr="00215E70">
          <w:rPr>
            <w:rFonts w:ascii="Menlo" w:hAnsi="Menlo" w:cs="Menlo"/>
            <w:sz w:val="18"/>
            <w:szCs w:val="18"/>
            <w:rPrChange w:id="3093" w:author="Willian" w:date="2016-11-29T00:23:00Z">
              <w:rPr/>
            </w:rPrChange>
          </w:rPr>
          <w:t xml:space="preserve">, </w:t>
        </w:r>
        <w:proofErr w:type="spellStart"/>
        <w:r w:rsidRPr="00215E70">
          <w:rPr>
            <w:rFonts w:ascii="Menlo" w:hAnsi="Menlo" w:cs="Menlo"/>
            <w:sz w:val="18"/>
            <w:szCs w:val="18"/>
            <w:rPrChange w:id="3094" w:author="Willian" w:date="2016-11-29T00:23:00Z">
              <w:rPr/>
            </w:rPrChange>
          </w:rPr>
          <w:t>error</w:t>
        </w:r>
        <w:proofErr w:type="spellEnd"/>
        <w:r w:rsidRPr="00215E70">
          <w:rPr>
            <w:rFonts w:ascii="Menlo" w:hAnsi="Menlo" w:cs="Menlo"/>
            <w:sz w:val="18"/>
            <w:szCs w:val="18"/>
            <w:rPrChange w:id="3095" w:author="Willian" w:date="2016-11-29T00:23:00Z">
              <w:rPr/>
            </w:rPrChange>
          </w:rPr>
          <w:t xml:space="preserve">) </w:t>
        </w:r>
        <w:r w:rsidRPr="00215E70">
          <w:rPr>
            <w:rFonts w:ascii="Menlo" w:hAnsi="Menlo" w:cs="Menlo"/>
            <w:color w:val="AA0D91"/>
            <w:sz w:val="18"/>
            <w:szCs w:val="18"/>
            <w:rPrChange w:id="3096" w:author="Willian" w:date="2016-11-29T00:23:00Z">
              <w:rPr>
                <w:color w:val="AA0D91"/>
              </w:rPr>
            </w:rPrChange>
          </w:rPr>
          <w:t>in</w:t>
        </w:r>
      </w:ins>
    </w:p>
    <w:p w14:paraId="1146D11B" w14:textId="77777777" w:rsidR="00215E70" w:rsidRPr="00215E70" w:rsidRDefault="00215E70" w:rsidP="00215E70">
      <w:pPr>
        <w:widowControl w:val="0"/>
        <w:tabs>
          <w:tab w:val="left" w:pos="692"/>
        </w:tabs>
        <w:autoSpaceDE w:val="0"/>
        <w:autoSpaceDN w:val="0"/>
        <w:adjustRightInd w:val="0"/>
        <w:spacing w:after="0"/>
        <w:ind w:left="1134"/>
        <w:jc w:val="left"/>
        <w:rPr>
          <w:ins w:id="3097" w:author="Willian" w:date="2016-11-29T00:22:00Z"/>
          <w:rFonts w:ascii="Menlo" w:hAnsi="Menlo" w:cs="Menlo"/>
          <w:sz w:val="18"/>
          <w:szCs w:val="18"/>
          <w:rPrChange w:id="3098" w:author="Willian" w:date="2016-11-29T00:23:00Z">
            <w:rPr>
              <w:ins w:id="3099" w:author="Willian" w:date="2016-11-29T00:22:00Z"/>
            </w:rPr>
          </w:rPrChange>
        </w:rPr>
        <w:pPrChange w:id="3100"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01" w:author="Willian" w:date="2016-11-29T00:22:00Z">
        <w:r w:rsidRPr="00215E70">
          <w:rPr>
            <w:rFonts w:ascii="Menlo" w:hAnsi="Menlo" w:cs="Menlo"/>
            <w:sz w:val="18"/>
            <w:szCs w:val="18"/>
            <w:rPrChange w:id="3102" w:author="Willian" w:date="2016-11-29T00:23:00Z">
              <w:rPr/>
            </w:rPrChange>
          </w:rPr>
          <w:t xml:space="preserve">                </w:t>
        </w:r>
      </w:ins>
    </w:p>
    <w:p w14:paraId="64D0BECA" w14:textId="77777777" w:rsidR="00215E70" w:rsidRPr="00215E70" w:rsidRDefault="00215E70" w:rsidP="00215E70">
      <w:pPr>
        <w:widowControl w:val="0"/>
        <w:tabs>
          <w:tab w:val="left" w:pos="692"/>
        </w:tabs>
        <w:autoSpaceDE w:val="0"/>
        <w:autoSpaceDN w:val="0"/>
        <w:adjustRightInd w:val="0"/>
        <w:spacing w:after="0"/>
        <w:ind w:left="1134"/>
        <w:jc w:val="left"/>
        <w:rPr>
          <w:ins w:id="3103" w:author="Willian" w:date="2016-11-29T00:22:00Z"/>
          <w:rFonts w:ascii="Menlo" w:hAnsi="Menlo" w:cs="Menlo"/>
          <w:sz w:val="18"/>
          <w:szCs w:val="18"/>
          <w:rPrChange w:id="3104" w:author="Willian" w:date="2016-11-29T00:23:00Z">
            <w:rPr>
              <w:ins w:id="3105" w:author="Willian" w:date="2016-11-29T00:22:00Z"/>
            </w:rPr>
          </w:rPrChange>
        </w:rPr>
        <w:pPrChange w:id="3106"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07" w:author="Willian" w:date="2016-11-29T00:22:00Z">
        <w:r w:rsidRPr="00215E70">
          <w:rPr>
            <w:rFonts w:ascii="Menlo" w:hAnsi="Menlo" w:cs="Menlo"/>
            <w:sz w:val="18"/>
            <w:szCs w:val="18"/>
            <w:rPrChange w:id="3108" w:author="Willian" w:date="2016-11-29T00:23:00Z">
              <w:rPr/>
            </w:rPrChange>
          </w:rPr>
          <w:t xml:space="preserve">                </w:t>
        </w:r>
        <w:proofErr w:type="spellStart"/>
        <w:proofErr w:type="gramStart"/>
        <w:r w:rsidRPr="00215E70">
          <w:rPr>
            <w:rFonts w:ascii="Menlo" w:hAnsi="Menlo" w:cs="Menlo"/>
            <w:color w:val="AA0D91"/>
            <w:sz w:val="18"/>
            <w:szCs w:val="18"/>
            <w:rPrChange w:id="3109" w:author="Willian" w:date="2016-11-29T00:23:00Z">
              <w:rPr>
                <w:color w:val="AA0D91"/>
              </w:rPr>
            </w:rPrChange>
          </w:rPr>
          <w:t>if</w:t>
        </w:r>
        <w:proofErr w:type="spellEnd"/>
        <w:proofErr w:type="gramEnd"/>
        <w:r w:rsidRPr="00215E70">
          <w:rPr>
            <w:rFonts w:ascii="Menlo" w:hAnsi="Menlo" w:cs="Menlo"/>
            <w:sz w:val="18"/>
            <w:szCs w:val="18"/>
            <w:rPrChange w:id="3110" w:author="Willian" w:date="2016-11-29T00:23:00Z">
              <w:rPr/>
            </w:rPrChange>
          </w:rPr>
          <w:t xml:space="preserve"> </w:t>
        </w:r>
        <w:proofErr w:type="spellStart"/>
        <w:r w:rsidRPr="00215E70">
          <w:rPr>
            <w:rFonts w:ascii="Menlo" w:hAnsi="Menlo" w:cs="Menlo"/>
            <w:sz w:val="18"/>
            <w:szCs w:val="18"/>
            <w:rPrChange w:id="3111" w:author="Willian" w:date="2016-11-29T00:23:00Z">
              <w:rPr/>
            </w:rPrChange>
          </w:rPr>
          <w:t>error</w:t>
        </w:r>
        <w:proofErr w:type="spellEnd"/>
        <w:r w:rsidRPr="00215E70">
          <w:rPr>
            <w:rFonts w:ascii="Menlo" w:hAnsi="Menlo" w:cs="Menlo"/>
            <w:sz w:val="18"/>
            <w:szCs w:val="18"/>
            <w:rPrChange w:id="3112" w:author="Willian" w:date="2016-11-29T00:23:00Z">
              <w:rPr/>
            </w:rPrChange>
          </w:rPr>
          <w:t xml:space="preserve"> != </w:t>
        </w:r>
        <w:proofErr w:type="spellStart"/>
        <w:r w:rsidRPr="00215E70">
          <w:rPr>
            <w:rFonts w:ascii="Menlo" w:hAnsi="Menlo" w:cs="Menlo"/>
            <w:color w:val="AA0D91"/>
            <w:sz w:val="18"/>
            <w:szCs w:val="18"/>
            <w:rPrChange w:id="3113" w:author="Willian" w:date="2016-11-29T00:23:00Z">
              <w:rPr>
                <w:color w:val="AA0D91"/>
              </w:rPr>
            </w:rPrChange>
          </w:rPr>
          <w:t>nil</w:t>
        </w:r>
        <w:proofErr w:type="spellEnd"/>
        <w:r w:rsidRPr="00215E70">
          <w:rPr>
            <w:rFonts w:ascii="Menlo" w:hAnsi="Menlo" w:cs="Menlo"/>
            <w:sz w:val="18"/>
            <w:szCs w:val="18"/>
            <w:rPrChange w:id="3114" w:author="Willian" w:date="2016-11-29T00:23:00Z">
              <w:rPr/>
            </w:rPrChange>
          </w:rPr>
          <w:t xml:space="preserve"> {</w:t>
        </w:r>
      </w:ins>
    </w:p>
    <w:p w14:paraId="37343E40" w14:textId="77777777" w:rsidR="00215E70" w:rsidRPr="00215E70" w:rsidRDefault="00215E70" w:rsidP="00215E70">
      <w:pPr>
        <w:widowControl w:val="0"/>
        <w:tabs>
          <w:tab w:val="left" w:pos="692"/>
        </w:tabs>
        <w:autoSpaceDE w:val="0"/>
        <w:autoSpaceDN w:val="0"/>
        <w:adjustRightInd w:val="0"/>
        <w:spacing w:after="0"/>
        <w:ind w:left="1134"/>
        <w:jc w:val="left"/>
        <w:rPr>
          <w:ins w:id="3115" w:author="Willian" w:date="2016-11-29T00:22:00Z"/>
          <w:rFonts w:ascii="Menlo" w:hAnsi="Menlo" w:cs="Menlo"/>
          <w:color w:val="007400"/>
          <w:sz w:val="18"/>
          <w:szCs w:val="18"/>
          <w:rPrChange w:id="3116" w:author="Willian" w:date="2016-11-29T00:23:00Z">
            <w:rPr>
              <w:ins w:id="3117" w:author="Willian" w:date="2016-11-29T00:22:00Z"/>
            </w:rPr>
          </w:rPrChange>
        </w:rPr>
        <w:pPrChange w:id="311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19" w:author="Willian" w:date="2016-11-29T00:22:00Z">
        <w:r w:rsidRPr="00215E70">
          <w:rPr>
            <w:rFonts w:ascii="Menlo" w:hAnsi="Menlo" w:cs="Menlo"/>
            <w:sz w:val="18"/>
            <w:szCs w:val="18"/>
            <w:rPrChange w:id="3120" w:author="Willian" w:date="2016-11-29T00:23:00Z">
              <w:rPr/>
            </w:rPrChange>
          </w:rPr>
          <w:t xml:space="preserve">                    </w:t>
        </w:r>
        <w:r w:rsidRPr="00215E70">
          <w:rPr>
            <w:rFonts w:ascii="Menlo" w:hAnsi="Menlo" w:cs="Menlo"/>
            <w:color w:val="007400"/>
            <w:sz w:val="18"/>
            <w:szCs w:val="18"/>
            <w:rPrChange w:id="3121" w:author="Willian" w:date="2016-11-29T00:23:00Z">
              <w:rPr/>
            </w:rPrChange>
          </w:rPr>
          <w:t>// Tratamento do erro</w:t>
        </w:r>
      </w:ins>
    </w:p>
    <w:p w14:paraId="6A44E22F" w14:textId="77777777" w:rsidR="00215E70" w:rsidRPr="00215E70" w:rsidRDefault="00215E70" w:rsidP="00215E70">
      <w:pPr>
        <w:widowControl w:val="0"/>
        <w:tabs>
          <w:tab w:val="left" w:pos="692"/>
        </w:tabs>
        <w:autoSpaceDE w:val="0"/>
        <w:autoSpaceDN w:val="0"/>
        <w:adjustRightInd w:val="0"/>
        <w:spacing w:after="0"/>
        <w:ind w:left="1134"/>
        <w:jc w:val="left"/>
        <w:rPr>
          <w:ins w:id="3122" w:author="Willian" w:date="2016-11-29T00:22:00Z"/>
          <w:rFonts w:ascii="Menlo" w:hAnsi="Menlo" w:cs="Menlo"/>
          <w:sz w:val="18"/>
          <w:szCs w:val="18"/>
          <w:rPrChange w:id="3123" w:author="Willian" w:date="2016-11-29T00:23:00Z">
            <w:rPr>
              <w:ins w:id="3124" w:author="Willian" w:date="2016-11-29T00:22:00Z"/>
            </w:rPr>
          </w:rPrChange>
        </w:rPr>
        <w:pPrChange w:id="3125"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26" w:author="Willian" w:date="2016-11-29T00:22:00Z">
        <w:r w:rsidRPr="00215E70">
          <w:rPr>
            <w:rFonts w:ascii="Menlo" w:hAnsi="Menlo" w:cs="Menlo"/>
            <w:sz w:val="18"/>
            <w:szCs w:val="18"/>
            <w:rPrChange w:id="3127" w:author="Willian" w:date="2016-11-29T00:23:00Z">
              <w:rPr/>
            </w:rPrChange>
          </w:rPr>
          <w:t xml:space="preserve">                </w:t>
        </w:r>
        <w:proofErr w:type="gramStart"/>
        <w:r w:rsidRPr="00215E70">
          <w:rPr>
            <w:rFonts w:ascii="Menlo" w:hAnsi="Menlo" w:cs="Menlo"/>
            <w:sz w:val="18"/>
            <w:szCs w:val="18"/>
            <w:rPrChange w:id="3128" w:author="Willian" w:date="2016-11-29T00:23:00Z">
              <w:rPr/>
            </w:rPrChange>
          </w:rPr>
          <w:t>}</w:t>
        </w:r>
        <w:proofErr w:type="spellStart"/>
        <w:r w:rsidRPr="00215E70">
          <w:rPr>
            <w:rFonts w:ascii="Menlo" w:hAnsi="Menlo" w:cs="Menlo"/>
            <w:color w:val="AA0D91"/>
            <w:sz w:val="18"/>
            <w:szCs w:val="18"/>
            <w:rPrChange w:id="3129" w:author="Willian" w:date="2016-11-29T00:23:00Z">
              <w:rPr>
                <w:color w:val="AA0D91"/>
              </w:rPr>
            </w:rPrChange>
          </w:rPr>
          <w:t>else</w:t>
        </w:r>
        <w:proofErr w:type="spellEnd"/>
        <w:proofErr w:type="gramEnd"/>
        <w:r w:rsidRPr="00215E70">
          <w:rPr>
            <w:rFonts w:ascii="Menlo" w:hAnsi="Menlo" w:cs="Menlo"/>
            <w:sz w:val="18"/>
            <w:szCs w:val="18"/>
            <w:rPrChange w:id="3130" w:author="Willian" w:date="2016-11-29T00:23:00Z">
              <w:rPr/>
            </w:rPrChange>
          </w:rPr>
          <w:t>{</w:t>
        </w:r>
      </w:ins>
    </w:p>
    <w:p w14:paraId="6FA6031B" w14:textId="77777777" w:rsidR="00215E70" w:rsidRPr="00215E70" w:rsidRDefault="00215E70" w:rsidP="00215E70">
      <w:pPr>
        <w:widowControl w:val="0"/>
        <w:tabs>
          <w:tab w:val="left" w:pos="692"/>
        </w:tabs>
        <w:autoSpaceDE w:val="0"/>
        <w:autoSpaceDN w:val="0"/>
        <w:adjustRightInd w:val="0"/>
        <w:spacing w:after="0"/>
        <w:ind w:left="1134"/>
        <w:jc w:val="left"/>
        <w:rPr>
          <w:ins w:id="3131" w:author="Willian" w:date="2016-11-29T00:22:00Z"/>
          <w:rFonts w:ascii="Menlo" w:hAnsi="Menlo" w:cs="Menlo"/>
          <w:sz w:val="18"/>
          <w:szCs w:val="18"/>
          <w:rPrChange w:id="3132" w:author="Willian" w:date="2016-11-29T00:23:00Z">
            <w:rPr>
              <w:ins w:id="3133" w:author="Willian" w:date="2016-11-29T00:22:00Z"/>
            </w:rPr>
          </w:rPrChange>
        </w:rPr>
        <w:pPrChange w:id="3134"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35" w:author="Willian" w:date="2016-11-29T00:22:00Z">
        <w:r w:rsidRPr="00215E70">
          <w:rPr>
            <w:rFonts w:ascii="Menlo" w:hAnsi="Menlo" w:cs="Menlo"/>
            <w:sz w:val="18"/>
            <w:szCs w:val="18"/>
            <w:rPrChange w:id="3136" w:author="Willian" w:date="2016-11-29T00:23:00Z">
              <w:rPr/>
            </w:rPrChange>
          </w:rPr>
          <w:t xml:space="preserve">                    </w:t>
        </w:r>
        <w:proofErr w:type="spellStart"/>
        <w:proofErr w:type="gramStart"/>
        <w:r w:rsidRPr="00215E70">
          <w:rPr>
            <w:rFonts w:ascii="Menlo" w:hAnsi="Menlo" w:cs="Menlo"/>
            <w:color w:val="AA0D91"/>
            <w:sz w:val="18"/>
            <w:szCs w:val="18"/>
            <w:rPrChange w:id="3137" w:author="Willian" w:date="2016-11-29T00:23:00Z">
              <w:rPr>
                <w:color w:val="AA0D91"/>
              </w:rPr>
            </w:rPrChange>
          </w:rPr>
          <w:t>let</w:t>
        </w:r>
        <w:proofErr w:type="spellEnd"/>
        <w:proofErr w:type="gramEnd"/>
        <w:r w:rsidRPr="00215E70">
          <w:rPr>
            <w:rFonts w:ascii="Menlo" w:hAnsi="Menlo" w:cs="Menlo"/>
            <w:sz w:val="18"/>
            <w:szCs w:val="18"/>
            <w:rPrChange w:id="3138" w:author="Willian" w:date="2016-11-29T00:23:00Z">
              <w:rPr/>
            </w:rPrChange>
          </w:rPr>
          <w:t xml:space="preserve"> </w:t>
        </w:r>
        <w:proofErr w:type="spellStart"/>
        <w:r w:rsidRPr="00215E70">
          <w:rPr>
            <w:rFonts w:ascii="Menlo" w:hAnsi="Menlo" w:cs="Menlo"/>
            <w:sz w:val="18"/>
            <w:szCs w:val="18"/>
            <w:rPrChange w:id="3139" w:author="Willian" w:date="2016-11-29T00:23:00Z">
              <w:rPr/>
            </w:rPrChange>
          </w:rPr>
          <w:t>alert</w:t>
        </w:r>
        <w:proofErr w:type="spellEnd"/>
        <w:r w:rsidRPr="00215E70">
          <w:rPr>
            <w:rFonts w:ascii="Menlo" w:hAnsi="Menlo" w:cs="Menlo"/>
            <w:sz w:val="18"/>
            <w:szCs w:val="18"/>
            <w:rPrChange w:id="3140" w:author="Willian" w:date="2016-11-29T00:23:00Z">
              <w:rPr/>
            </w:rPrChange>
          </w:rPr>
          <w:t xml:space="preserve"> = </w:t>
        </w:r>
        <w:proofErr w:type="spellStart"/>
        <w:r w:rsidRPr="00215E70">
          <w:rPr>
            <w:rFonts w:ascii="Menlo" w:hAnsi="Menlo" w:cs="Menlo"/>
            <w:color w:val="5C2699"/>
            <w:sz w:val="18"/>
            <w:szCs w:val="18"/>
            <w:rPrChange w:id="3141" w:author="Willian" w:date="2016-11-29T00:23:00Z">
              <w:rPr>
                <w:color w:val="5C2699"/>
              </w:rPr>
            </w:rPrChange>
          </w:rPr>
          <w:t>UIAlertController</w:t>
        </w:r>
        <w:proofErr w:type="spellEnd"/>
        <w:r w:rsidRPr="00215E70">
          <w:rPr>
            <w:rFonts w:ascii="Menlo" w:hAnsi="Menlo" w:cs="Menlo"/>
            <w:sz w:val="18"/>
            <w:szCs w:val="18"/>
            <w:rPrChange w:id="3142" w:author="Willian" w:date="2016-11-29T00:23:00Z">
              <w:rPr/>
            </w:rPrChange>
          </w:rPr>
          <w:t>(</w:t>
        </w:r>
        <w:proofErr w:type="spellStart"/>
        <w:r w:rsidRPr="00215E70">
          <w:rPr>
            <w:rFonts w:ascii="Menlo" w:hAnsi="Menlo" w:cs="Menlo"/>
            <w:sz w:val="18"/>
            <w:szCs w:val="18"/>
            <w:rPrChange w:id="3143" w:author="Willian" w:date="2016-11-29T00:23:00Z">
              <w:rPr/>
            </w:rPrChange>
          </w:rPr>
          <w:t>title</w:t>
        </w:r>
        <w:proofErr w:type="spellEnd"/>
        <w:r w:rsidRPr="00215E70">
          <w:rPr>
            <w:rFonts w:ascii="Menlo" w:hAnsi="Menlo" w:cs="Menlo"/>
            <w:sz w:val="18"/>
            <w:szCs w:val="18"/>
            <w:rPrChange w:id="3144" w:author="Willian" w:date="2016-11-29T00:23:00Z">
              <w:rPr/>
            </w:rPrChange>
          </w:rPr>
          <w:t xml:space="preserve">: </w:t>
        </w:r>
        <w:r w:rsidRPr="00215E70">
          <w:rPr>
            <w:rFonts w:ascii="Menlo" w:hAnsi="Menlo" w:cs="Menlo"/>
            <w:color w:val="C41A16"/>
            <w:sz w:val="18"/>
            <w:szCs w:val="18"/>
            <w:rPrChange w:id="3145" w:author="Willian" w:date="2016-11-29T00:23:00Z">
              <w:rPr>
                <w:color w:val="C41A16"/>
              </w:rPr>
            </w:rPrChange>
          </w:rPr>
          <w:t>"Sucesso"</w:t>
        </w:r>
        <w:r w:rsidRPr="00215E70">
          <w:rPr>
            <w:rFonts w:ascii="Menlo" w:hAnsi="Menlo" w:cs="Menlo"/>
            <w:sz w:val="18"/>
            <w:szCs w:val="18"/>
            <w:rPrChange w:id="3146" w:author="Willian" w:date="2016-11-29T00:23:00Z">
              <w:rPr/>
            </w:rPrChange>
          </w:rPr>
          <w:t xml:space="preserve">, </w:t>
        </w:r>
        <w:proofErr w:type="spellStart"/>
        <w:r w:rsidRPr="00215E70">
          <w:rPr>
            <w:rFonts w:ascii="Menlo" w:hAnsi="Menlo" w:cs="Menlo"/>
            <w:sz w:val="18"/>
            <w:szCs w:val="18"/>
            <w:rPrChange w:id="3147" w:author="Willian" w:date="2016-11-29T00:23:00Z">
              <w:rPr/>
            </w:rPrChange>
          </w:rPr>
          <w:t>message</w:t>
        </w:r>
        <w:proofErr w:type="spellEnd"/>
        <w:r w:rsidRPr="00215E70">
          <w:rPr>
            <w:rFonts w:ascii="Menlo" w:hAnsi="Menlo" w:cs="Menlo"/>
            <w:sz w:val="18"/>
            <w:szCs w:val="18"/>
            <w:rPrChange w:id="3148" w:author="Willian" w:date="2016-11-29T00:23:00Z">
              <w:rPr/>
            </w:rPrChange>
          </w:rPr>
          <w:t xml:space="preserve">: </w:t>
        </w:r>
        <w:r w:rsidRPr="00215E70">
          <w:rPr>
            <w:rFonts w:ascii="Menlo" w:hAnsi="Menlo" w:cs="Menlo"/>
            <w:color w:val="C41A16"/>
            <w:sz w:val="18"/>
            <w:szCs w:val="18"/>
            <w:rPrChange w:id="3149" w:author="Willian" w:date="2016-11-29T00:23:00Z">
              <w:rPr>
                <w:color w:val="C41A16"/>
              </w:rPr>
            </w:rPrChange>
          </w:rPr>
          <w:t>"Você foi cadastrado com sucesso!"</w:t>
        </w:r>
        <w:r w:rsidRPr="00215E70">
          <w:rPr>
            <w:rFonts w:ascii="Menlo" w:hAnsi="Menlo" w:cs="Menlo"/>
            <w:sz w:val="18"/>
            <w:szCs w:val="18"/>
            <w:rPrChange w:id="3150" w:author="Willian" w:date="2016-11-29T00:23:00Z">
              <w:rPr/>
            </w:rPrChange>
          </w:rPr>
          <w:t xml:space="preserve">, </w:t>
        </w:r>
        <w:proofErr w:type="spellStart"/>
        <w:r w:rsidRPr="00215E70">
          <w:rPr>
            <w:rFonts w:ascii="Menlo" w:hAnsi="Menlo" w:cs="Menlo"/>
            <w:sz w:val="18"/>
            <w:szCs w:val="18"/>
            <w:rPrChange w:id="3151" w:author="Willian" w:date="2016-11-29T00:23:00Z">
              <w:rPr/>
            </w:rPrChange>
          </w:rPr>
          <w:t>preferredStyle</w:t>
        </w:r>
        <w:proofErr w:type="spellEnd"/>
        <w:r w:rsidRPr="00215E70">
          <w:rPr>
            <w:rFonts w:ascii="Menlo" w:hAnsi="Menlo" w:cs="Menlo"/>
            <w:sz w:val="18"/>
            <w:szCs w:val="18"/>
            <w:rPrChange w:id="3152" w:author="Willian" w:date="2016-11-29T00:23:00Z">
              <w:rPr/>
            </w:rPrChange>
          </w:rPr>
          <w:t>: .</w:t>
        </w:r>
        <w:proofErr w:type="spellStart"/>
        <w:r w:rsidRPr="00215E70">
          <w:rPr>
            <w:rFonts w:ascii="Menlo" w:hAnsi="Menlo" w:cs="Menlo"/>
            <w:color w:val="2E0D6E"/>
            <w:sz w:val="18"/>
            <w:szCs w:val="18"/>
            <w:rPrChange w:id="3153" w:author="Willian" w:date="2016-11-29T00:23:00Z">
              <w:rPr>
                <w:color w:val="2E0D6E"/>
              </w:rPr>
            </w:rPrChange>
          </w:rPr>
          <w:t>alert</w:t>
        </w:r>
        <w:proofErr w:type="spellEnd"/>
        <w:r w:rsidRPr="00215E70">
          <w:rPr>
            <w:rFonts w:ascii="Menlo" w:hAnsi="Menlo" w:cs="Menlo"/>
            <w:sz w:val="18"/>
            <w:szCs w:val="18"/>
            <w:rPrChange w:id="3154" w:author="Willian" w:date="2016-11-29T00:23:00Z">
              <w:rPr/>
            </w:rPrChange>
          </w:rPr>
          <w:t>)</w:t>
        </w:r>
      </w:ins>
    </w:p>
    <w:p w14:paraId="4ED22170" w14:textId="77777777" w:rsidR="00215E70" w:rsidRPr="00215E70" w:rsidRDefault="00215E70" w:rsidP="00215E70">
      <w:pPr>
        <w:widowControl w:val="0"/>
        <w:tabs>
          <w:tab w:val="left" w:pos="692"/>
        </w:tabs>
        <w:autoSpaceDE w:val="0"/>
        <w:autoSpaceDN w:val="0"/>
        <w:adjustRightInd w:val="0"/>
        <w:spacing w:after="0"/>
        <w:ind w:left="1134"/>
        <w:jc w:val="left"/>
        <w:rPr>
          <w:ins w:id="3155" w:author="Willian" w:date="2016-11-29T00:22:00Z"/>
          <w:rFonts w:ascii="Menlo" w:hAnsi="Menlo" w:cs="Menlo"/>
          <w:sz w:val="18"/>
          <w:szCs w:val="18"/>
          <w:rPrChange w:id="3156" w:author="Willian" w:date="2016-11-29T00:23:00Z">
            <w:rPr>
              <w:ins w:id="3157" w:author="Willian" w:date="2016-11-29T00:22:00Z"/>
            </w:rPr>
          </w:rPrChange>
        </w:rPr>
        <w:pPrChange w:id="315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59" w:author="Willian" w:date="2016-11-29T00:22:00Z">
        <w:r w:rsidRPr="00215E70">
          <w:rPr>
            <w:rFonts w:ascii="Menlo" w:hAnsi="Menlo" w:cs="Menlo"/>
            <w:sz w:val="18"/>
            <w:szCs w:val="18"/>
            <w:rPrChange w:id="3160" w:author="Willian" w:date="2016-11-29T00:23:00Z">
              <w:rPr/>
            </w:rPrChange>
          </w:rPr>
          <w:t xml:space="preserve">                    </w:t>
        </w:r>
        <w:proofErr w:type="spellStart"/>
        <w:proofErr w:type="gramStart"/>
        <w:r w:rsidRPr="00215E70">
          <w:rPr>
            <w:rFonts w:ascii="Menlo" w:hAnsi="Menlo" w:cs="Menlo"/>
            <w:color w:val="AA0D91"/>
            <w:sz w:val="18"/>
            <w:szCs w:val="18"/>
            <w:rPrChange w:id="3161" w:author="Willian" w:date="2016-11-29T00:23:00Z">
              <w:rPr>
                <w:color w:val="AA0D91"/>
              </w:rPr>
            </w:rPrChange>
          </w:rPr>
          <w:t>let</w:t>
        </w:r>
        <w:proofErr w:type="spellEnd"/>
        <w:proofErr w:type="gramEnd"/>
        <w:r w:rsidRPr="00215E70">
          <w:rPr>
            <w:rFonts w:ascii="Menlo" w:hAnsi="Menlo" w:cs="Menlo"/>
            <w:sz w:val="18"/>
            <w:szCs w:val="18"/>
            <w:rPrChange w:id="3162" w:author="Willian" w:date="2016-11-29T00:23:00Z">
              <w:rPr/>
            </w:rPrChange>
          </w:rPr>
          <w:t xml:space="preserve"> </w:t>
        </w:r>
        <w:proofErr w:type="spellStart"/>
        <w:r w:rsidRPr="00215E70">
          <w:rPr>
            <w:rFonts w:ascii="Menlo" w:hAnsi="Menlo" w:cs="Menlo"/>
            <w:sz w:val="18"/>
            <w:szCs w:val="18"/>
            <w:rPrChange w:id="3163" w:author="Willian" w:date="2016-11-29T00:23:00Z">
              <w:rPr/>
            </w:rPrChange>
          </w:rPr>
          <w:t>okAction</w:t>
        </w:r>
        <w:proofErr w:type="spellEnd"/>
        <w:r w:rsidRPr="00215E70">
          <w:rPr>
            <w:rFonts w:ascii="Menlo" w:hAnsi="Menlo" w:cs="Menlo"/>
            <w:sz w:val="18"/>
            <w:szCs w:val="18"/>
            <w:rPrChange w:id="3164" w:author="Willian" w:date="2016-11-29T00:23:00Z">
              <w:rPr/>
            </w:rPrChange>
          </w:rPr>
          <w:t xml:space="preserve"> = </w:t>
        </w:r>
        <w:proofErr w:type="spellStart"/>
        <w:r w:rsidRPr="00215E70">
          <w:rPr>
            <w:rFonts w:ascii="Menlo" w:hAnsi="Menlo" w:cs="Menlo"/>
            <w:color w:val="5C2699"/>
            <w:sz w:val="18"/>
            <w:szCs w:val="18"/>
            <w:rPrChange w:id="3165" w:author="Willian" w:date="2016-11-29T00:23:00Z">
              <w:rPr>
                <w:color w:val="5C2699"/>
              </w:rPr>
            </w:rPrChange>
          </w:rPr>
          <w:t>UIAlertAction</w:t>
        </w:r>
        <w:proofErr w:type="spellEnd"/>
        <w:r w:rsidRPr="00215E70">
          <w:rPr>
            <w:rFonts w:ascii="Menlo" w:hAnsi="Menlo" w:cs="Menlo"/>
            <w:sz w:val="18"/>
            <w:szCs w:val="18"/>
            <w:rPrChange w:id="3166" w:author="Willian" w:date="2016-11-29T00:23:00Z">
              <w:rPr/>
            </w:rPrChange>
          </w:rPr>
          <w:t>(</w:t>
        </w:r>
        <w:proofErr w:type="spellStart"/>
        <w:r w:rsidRPr="00215E70">
          <w:rPr>
            <w:rFonts w:ascii="Menlo" w:hAnsi="Menlo" w:cs="Menlo"/>
            <w:sz w:val="18"/>
            <w:szCs w:val="18"/>
            <w:rPrChange w:id="3167" w:author="Willian" w:date="2016-11-29T00:23:00Z">
              <w:rPr/>
            </w:rPrChange>
          </w:rPr>
          <w:t>title</w:t>
        </w:r>
        <w:proofErr w:type="spellEnd"/>
        <w:r w:rsidRPr="00215E70">
          <w:rPr>
            <w:rFonts w:ascii="Menlo" w:hAnsi="Menlo" w:cs="Menlo"/>
            <w:sz w:val="18"/>
            <w:szCs w:val="18"/>
            <w:rPrChange w:id="3168" w:author="Willian" w:date="2016-11-29T00:23:00Z">
              <w:rPr/>
            </w:rPrChange>
          </w:rPr>
          <w:t xml:space="preserve">: </w:t>
        </w:r>
        <w:r w:rsidRPr="00215E70">
          <w:rPr>
            <w:rFonts w:ascii="Menlo" w:hAnsi="Menlo" w:cs="Menlo"/>
            <w:color w:val="C41A16"/>
            <w:sz w:val="18"/>
            <w:szCs w:val="18"/>
            <w:rPrChange w:id="3169" w:author="Willian" w:date="2016-11-29T00:23:00Z">
              <w:rPr>
                <w:color w:val="C41A16"/>
              </w:rPr>
            </w:rPrChange>
          </w:rPr>
          <w:t>"OK"</w:t>
        </w:r>
        <w:r w:rsidRPr="00215E70">
          <w:rPr>
            <w:rFonts w:ascii="Menlo" w:hAnsi="Menlo" w:cs="Menlo"/>
            <w:sz w:val="18"/>
            <w:szCs w:val="18"/>
            <w:rPrChange w:id="3170" w:author="Willian" w:date="2016-11-29T00:23:00Z">
              <w:rPr/>
            </w:rPrChange>
          </w:rPr>
          <w:t xml:space="preserve">, </w:t>
        </w:r>
        <w:proofErr w:type="spellStart"/>
        <w:r w:rsidRPr="00215E70">
          <w:rPr>
            <w:rFonts w:ascii="Menlo" w:hAnsi="Menlo" w:cs="Menlo"/>
            <w:sz w:val="18"/>
            <w:szCs w:val="18"/>
            <w:rPrChange w:id="3171" w:author="Willian" w:date="2016-11-29T00:23:00Z">
              <w:rPr/>
            </w:rPrChange>
          </w:rPr>
          <w:t>style</w:t>
        </w:r>
        <w:proofErr w:type="spellEnd"/>
        <w:r w:rsidRPr="00215E70">
          <w:rPr>
            <w:rFonts w:ascii="Menlo" w:hAnsi="Menlo" w:cs="Menlo"/>
            <w:sz w:val="18"/>
            <w:szCs w:val="18"/>
            <w:rPrChange w:id="3172" w:author="Willian" w:date="2016-11-29T00:23:00Z">
              <w:rPr/>
            </w:rPrChange>
          </w:rPr>
          <w:t>: .</w:t>
        </w:r>
        <w:r w:rsidRPr="00215E70">
          <w:rPr>
            <w:rFonts w:ascii="Menlo" w:hAnsi="Menlo" w:cs="Menlo"/>
            <w:color w:val="2E0D6E"/>
            <w:sz w:val="18"/>
            <w:szCs w:val="18"/>
            <w:rPrChange w:id="3173" w:author="Willian" w:date="2016-11-29T00:23:00Z">
              <w:rPr>
                <w:color w:val="2E0D6E"/>
              </w:rPr>
            </w:rPrChange>
          </w:rPr>
          <w:t>default</w:t>
        </w:r>
        <w:r w:rsidRPr="00215E70">
          <w:rPr>
            <w:rFonts w:ascii="Menlo" w:hAnsi="Menlo" w:cs="Menlo"/>
            <w:sz w:val="18"/>
            <w:szCs w:val="18"/>
            <w:rPrChange w:id="3174" w:author="Willian" w:date="2016-11-29T00:23:00Z">
              <w:rPr/>
            </w:rPrChange>
          </w:rPr>
          <w:t xml:space="preserve">) { </w:t>
        </w:r>
        <w:r w:rsidRPr="00215E70">
          <w:rPr>
            <w:rFonts w:ascii="Menlo" w:hAnsi="Menlo" w:cs="Menlo"/>
            <w:color w:val="AA0D91"/>
            <w:sz w:val="18"/>
            <w:szCs w:val="18"/>
            <w:rPrChange w:id="3175" w:author="Willian" w:date="2016-11-29T00:23:00Z">
              <w:rPr>
                <w:color w:val="AA0D91"/>
              </w:rPr>
            </w:rPrChange>
          </w:rPr>
          <w:t>_</w:t>
        </w:r>
        <w:r w:rsidRPr="00215E70">
          <w:rPr>
            <w:rFonts w:ascii="Menlo" w:hAnsi="Menlo" w:cs="Menlo"/>
            <w:sz w:val="18"/>
            <w:szCs w:val="18"/>
            <w:rPrChange w:id="3176" w:author="Willian" w:date="2016-11-29T00:23:00Z">
              <w:rPr/>
            </w:rPrChange>
          </w:rPr>
          <w:t xml:space="preserve"> </w:t>
        </w:r>
        <w:r w:rsidRPr="00215E70">
          <w:rPr>
            <w:rFonts w:ascii="Menlo" w:hAnsi="Menlo" w:cs="Menlo"/>
            <w:color w:val="AA0D91"/>
            <w:sz w:val="18"/>
            <w:szCs w:val="18"/>
            <w:rPrChange w:id="3177" w:author="Willian" w:date="2016-11-29T00:23:00Z">
              <w:rPr>
                <w:color w:val="AA0D91"/>
              </w:rPr>
            </w:rPrChange>
          </w:rPr>
          <w:t>in</w:t>
        </w:r>
      </w:ins>
    </w:p>
    <w:p w14:paraId="6E599EA0" w14:textId="77777777" w:rsidR="00215E70" w:rsidRPr="00215E70" w:rsidRDefault="00215E70" w:rsidP="00215E70">
      <w:pPr>
        <w:widowControl w:val="0"/>
        <w:tabs>
          <w:tab w:val="left" w:pos="692"/>
        </w:tabs>
        <w:autoSpaceDE w:val="0"/>
        <w:autoSpaceDN w:val="0"/>
        <w:adjustRightInd w:val="0"/>
        <w:spacing w:after="0"/>
        <w:ind w:left="1134"/>
        <w:jc w:val="left"/>
        <w:rPr>
          <w:ins w:id="3178" w:author="Willian" w:date="2016-11-29T00:22:00Z"/>
          <w:rFonts w:ascii="Menlo" w:hAnsi="Menlo" w:cs="Menlo"/>
          <w:sz w:val="18"/>
          <w:szCs w:val="18"/>
          <w:rPrChange w:id="3179" w:author="Willian" w:date="2016-11-29T00:23:00Z">
            <w:rPr>
              <w:ins w:id="3180" w:author="Willian" w:date="2016-11-29T00:22:00Z"/>
            </w:rPr>
          </w:rPrChange>
        </w:rPr>
        <w:pPrChange w:id="318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182" w:author="Willian" w:date="2016-11-29T00:22:00Z">
        <w:r w:rsidRPr="00215E70">
          <w:rPr>
            <w:rFonts w:ascii="Menlo" w:hAnsi="Menlo" w:cs="Menlo"/>
            <w:sz w:val="18"/>
            <w:szCs w:val="18"/>
            <w:rPrChange w:id="3183" w:author="Willian" w:date="2016-11-29T00:23:00Z">
              <w:rPr/>
            </w:rPrChange>
          </w:rPr>
          <w:t xml:space="preserve">                        </w:t>
        </w:r>
        <w:proofErr w:type="spellStart"/>
        <w:proofErr w:type="gramStart"/>
        <w:r w:rsidRPr="00215E70">
          <w:rPr>
            <w:rFonts w:ascii="Menlo" w:hAnsi="Menlo" w:cs="Menlo"/>
            <w:color w:val="AA0D91"/>
            <w:sz w:val="18"/>
            <w:szCs w:val="18"/>
            <w:rPrChange w:id="3184" w:author="Willian" w:date="2016-11-29T00:23:00Z">
              <w:rPr>
                <w:color w:val="AA0D91"/>
              </w:rPr>
            </w:rPrChange>
          </w:rPr>
          <w:t>self</w:t>
        </w:r>
        <w:r w:rsidRPr="00215E70">
          <w:rPr>
            <w:rFonts w:ascii="Menlo" w:hAnsi="Menlo" w:cs="Menlo"/>
            <w:sz w:val="18"/>
            <w:szCs w:val="18"/>
            <w:rPrChange w:id="3185" w:author="Willian" w:date="2016-11-29T00:23:00Z">
              <w:rPr/>
            </w:rPrChange>
          </w:rPr>
          <w:t>.</w:t>
        </w:r>
        <w:r w:rsidRPr="00215E70">
          <w:rPr>
            <w:rFonts w:ascii="Menlo" w:hAnsi="Menlo" w:cs="Menlo"/>
            <w:color w:val="2E0D6E"/>
            <w:sz w:val="18"/>
            <w:szCs w:val="18"/>
            <w:rPrChange w:id="3186" w:author="Willian" w:date="2016-11-29T00:23:00Z">
              <w:rPr>
                <w:color w:val="2E0D6E"/>
              </w:rPr>
            </w:rPrChange>
          </w:rPr>
          <w:t>performSegue</w:t>
        </w:r>
        <w:proofErr w:type="spellEnd"/>
        <w:proofErr w:type="gramEnd"/>
        <w:r w:rsidRPr="00215E70">
          <w:rPr>
            <w:rFonts w:ascii="Menlo" w:hAnsi="Menlo" w:cs="Menlo"/>
            <w:sz w:val="18"/>
            <w:szCs w:val="18"/>
            <w:rPrChange w:id="3187" w:author="Willian" w:date="2016-11-29T00:23:00Z">
              <w:rPr/>
            </w:rPrChange>
          </w:rPr>
          <w:t>(</w:t>
        </w:r>
        <w:proofErr w:type="spellStart"/>
        <w:r w:rsidRPr="00215E70">
          <w:rPr>
            <w:rFonts w:ascii="Menlo" w:hAnsi="Menlo" w:cs="Menlo"/>
            <w:sz w:val="18"/>
            <w:szCs w:val="18"/>
            <w:rPrChange w:id="3188" w:author="Willian" w:date="2016-11-29T00:23:00Z">
              <w:rPr/>
            </w:rPrChange>
          </w:rPr>
          <w:t>withIdentifier</w:t>
        </w:r>
        <w:proofErr w:type="spellEnd"/>
        <w:r w:rsidRPr="00215E70">
          <w:rPr>
            <w:rFonts w:ascii="Menlo" w:hAnsi="Menlo" w:cs="Menlo"/>
            <w:sz w:val="18"/>
            <w:szCs w:val="18"/>
            <w:rPrChange w:id="3189" w:author="Willian" w:date="2016-11-29T00:23:00Z">
              <w:rPr/>
            </w:rPrChange>
          </w:rPr>
          <w:t xml:space="preserve">: </w:t>
        </w:r>
        <w:r w:rsidRPr="00215E70">
          <w:rPr>
            <w:rFonts w:ascii="Menlo" w:hAnsi="Menlo" w:cs="Menlo"/>
            <w:color w:val="C41A16"/>
            <w:sz w:val="18"/>
            <w:szCs w:val="18"/>
            <w:rPrChange w:id="3190" w:author="Willian" w:date="2016-11-29T00:23:00Z">
              <w:rPr>
                <w:color w:val="C41A16"/>
              </w:rPr>
            </w:rPrChange>
          </w:rPr>
          <w:t>"</w:t>
        </w:r>
        <w:proofErr w:type="spellStart"/>
        <w:r w:rsidRPr="00215E70">
          <w:rPr>
            <w:rFonts w:ascii="Menlo" w:hAnsi="Menlo" w:cs="Menlo"/>
            <w:color w:val="C41A16"/>
            <w:sz w:val="18"/>
            <w:szCs w:val="18"/>
            <w:rPrChange w:id="3191" w:author="Willian" w:date="2016-11-29T00:23:00Z">
              <w:rPr>
                <w:color w:val="C41A16"/>
              </w:rPr>
            </w:rPrChange>
          </w:rPr>
          <w:t>ShowHomeScreenSegue</w:t>
        </w:r>
        <w:proofErr w:type="spellEnd"/>
        <w:r w:rsidRPr="00215E70">
          <w:rPr>
            <w:rFonts w:ascii="Menlo" w:hAnsi="Menlo" w:cs="Menlo"/>
            <w:color w:val="C41A16"/>
            <w:sz w:val="18"/>
            <w:szCs w:val="18"/>
            <w:rPrChange w:id="3192" w:author="Willian" w:date="2016-11-29T00:23:00Z">
              <w:rPr>
                <w:color w:val="C41A16"/>
              </w:rPr>
            </w:rPrChange>
          </w:rPr>
          <w:t>"</w:t>
        </w:r>
        <w:r w:rsidRPr="00215E70">
          <w:rPr>
            <w:rFonts w:ascii="Menlo" w:hAnsi="Menlo" w:cs="Menlo"/>
            <w:sz w:val="18"/>
            <w:szCs w:val="18"/>
            <w:rPrChange w:id="3193" w:author="Willian" w:date="2016-11-29T00:23:00Z">
              <w:rPr/>
            </w:rPrChange>
          </w:rPr>
          <w:t xml:space="preserve">, </w:t>
        </w:r>
        <w:proofErr w:type="spellStart"/>
        <w:r w:rsidRPr="00215E70">
          <w:rPr>
            <w:rFonts w:ascii="Menlo" w:hAnsi="Menlo" w:cs="Menlo"/>
            <w:sz w:val="18"/>
            <w:szCs w:val="18"/>
            <w:rPrChange w:id="3194" w:author="Willian" w:date="2016-11-29T00:23:00Z">
              <w:rPr/>
            </w:rPrChange>
          </w:rPr>
          <w:t>sender</w:t>
        </w:r>
        <w:proofErr w:type="spellEnd"/>
        <w:r w:rsidRPr="00215E70">
          <w:rPr>
            <w:rFonts w:ascii="Menlo" w:hAnsi="Menlo" w:cs="Menlo"/>
            <w:sz w:val="18"/>
            <w:szCs w:val="18"/>
            <w:rPrChange w:id="3195" w:author="Willian" w:date="2016-11-29T00:23:00Z">
              <w:rPr/>
            </w:rPrChange>
          </w:rPr>
          <w:t xml:space="preserve">: </w:t>
        </w:r>
        <w:r w:rsidRPr="00215E70">
          <w:rPr>
            <w:rFonts w:ascii="Menlo" w:hAnsi="Menlo" w:cs="Menlo"/>
            <w:color w:val="AA0D91"/>
            <w:sz w:val="18"/>
            <w:szCs w:val="18"/>
            <w:rPrChange w:id="3196" w:author="Willian" w:date="2016-11-29T00:23:00Z">
              <w:rPr>
                <w:color w:val="AA0D91"/>
              </w:rPr>
            </w:rPrChange>
          </w:rPr>
          <w:t>self</w:t>
        </w:r>
        <w:r w:rsidRPr="00215E70">
          <w:rPr>
            <w:rFonts w:ascii="Menlo" w:hAnsi="Menlo" w:cs="Menlo"/>
            <w:sz w:val="18"/>
            <w:szCs w:val="18"/>
            <w:rPrChange w:id="3197" w:author="Willian" w:date="2016-11-29T00:23:00Z">
              <w:rPr/>
            </w:rPrChange>
          </w:rPr>
          <w:t>)</w:t>
        </w:r>
      </w:ins>
    </w:p>
    <w:p w14:paraId="7F275143" w14:textId="77777777" w:rsidR="00215E70" w:rsidRPr="00215E70" w:rsidRDefault="00215E70" w:rsidP="00215E70">
      <w:pPr>
        <w:widowControl w:val="0"/>
        <w:tabs>
          <w:tab w:val="left" w:pos="692"/>
        </w:tabs>
        <w:autoSpaceDE w:val="0"/>
        <w:autoSpaceDN w:val="0"/>
        <w:adjustRightInd w:val="0"/>
        <w:spacing w:after="0"/>
        <w:ind w:left="1134"/>
        <w:jc w:val="left"/>
        <w:rPr>
          <w:ins w:id="3198" w:author="Willian" w:date="2016-11-29T00:22:00Z"/>
          <w:rFonts w:ascii="Menlo" w:hAnsi="Menlo" w:cs="Menlo"/>
          <w:sz w:val="18"/>
          <w:szCs w:val="18"/>
          <w:rPrChange w:id="3199" w:author="Willian" w:date="2016-11-29T00:23:00Z">
            <w:rPr>
              <w:ins w:id="3200" w:author="Willian" w:date="2016-11-29T00:22:00Z"/>
            </w:rPr>
          </w:rPrChange>
        </w:rPr>
        <w:pPrChange w:id="320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02" w:author="Willian" w:date="2016-11-29T00:22:00Z">
        <w:r w:rsidRPr="00215E70">
          <w:rPr>
            <w:rFonts w:ascii="Menlo" w:hAnsi="Menlo" w:cs="Menlo"/>
            <w:sz w:val="18"/>
            <w:szCs w:val="18"/>
            <w:rPrChange w:id="3203" w:author="Willian" w:date="2016-11-29T00:23:00Z">
              <w:rPr/>
            </w:rPrChange>
          </w:rPr>
          <w:t xml:space="preserve">                    }</w:t>
        </w:r>
      </w:ins>
    </w:p>
    <w:p w14:paraId="22658255" w14:textId="77777777" w:rsidR="00215E70" w:rsidRPr="00215E70" w:rsidRDefault="00215E70" w:rsidP="00215E70">
      <w:pPr>
        <w:widowControl w:val="0"/>
        <w:tabs>
          <w:tab w:val="left" w:pos="692"/>
        </w:tabs>
        <w:autoSpaceDE w:val="0"/>
        <w:autoSpaceDN w:val="0"/>
        <w:adjustRightInd w:val="0"/>
        <w:spacing w:after="0"/>
        <w:ind w:left="1134"/>
        <w:jc w:val="left"/>
        <w:rPr>
          <w:ins w:id="3204" w:author="Willian" w:date="2016-11-29T00:22:00Z"/>
          <w:rFonts w:ascii="Menlo" w:hAnsi="Menlo" w:cs="Menlo"/>
          <w:sz w:val="18"/>
          <w:szCs w:val="18"/>
          <w:rPrChange w:id="3205" w:author="Willian" w:date="2016-11-29T00:23:00Z">
            <w:rPr>
              <w:ins w:id="3206" w:author="Willian" w:date="2016-11-29T00:22:00Z"/>
            </w:rPr>
          </w:rPrChange>
        </w:rPr>
        <w:pPrChange w:id="320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08" w:author="Willian" w:date="2016-11-29T00:22:00Z">
        <w:r w:rsidRPr="00215E70">
          <w:rPr>
            <w:rFonts w:ascii="Menlo" w:hAnsi="Menlo" w:cs="Menlo"/>
            <w:sz w:val="18"/>
            <w:szCs w:val="18"/>
            <w:rPrChange w:id="3209" w:author="Willian" w:date="2016-11-29T00:23:00Z">
              <w:rPr/>
            </w:rPrChange>
          </w:rPr>
          <w:t xml:space="preserve">                    </w:t>
        </w:r>
        <w:proofErr w:type="spellStart"/>
        <w:proofErr w:type="gramStart"/>
        <w:r w:rsidRPr="00215E70">
          <w:rPr>
            <w:rFonts w:ascii="Menlo" w:hAnsi="Menlo" w:cs="Menlo"/>
            <w:sz w:val="18"/>
            <w:szCs w:val="18"/>
            <w:rPrChange w:id="3210" w:author="Willian" w:date="2016-11-29T00:23:00Z">
              <w:rPr/>
            </w:rPrChange>
          </w:rPr>
          <w:t>alert.</w:t>
        </w:r>
        <w:r w:rsidRPr="00215E70">
          <w:rPr>
            <w:rFonts w:ascii="Menlo" w:hAnsi="Menlo" w:cs="Menlo"/>
            <w:color w:val="2E0D6E"/>
            <w:sz w:val="18"/>
            <w:szCs w:val="18"/>
            <w:rPrChange w:id="3211" w:author="Willian" w:date="2016-11-29T00:23:00Z">
              <w:rPr>
                <w:color w:val="2E0D6E"/>
              </w:rPr>
            </w:rPrChange>
          </w:rPr>
          <w:t>addAction</w:t>
        </w:r>
        <w:proofErr w:type="spellEnd"/>
        <w:proofErr w:type="gramEnd"/>
        <w:r w:rsidRPr="00215E70">
          <w:rPr>
            <w:rFonts w:ascii="Menlo" w:hAnsi="Menlo" w:cs="Menlo"/>
            <w:sz w:val="18"/>
            <w:szCs w:val="18"/>
            <w:rPrChange w:id="3212" w:author="Willian" w:date="2016-11-29T00:23:00Z">
              <w:rPr/>
            </w:rPrChange>
          </w:rPr>
          <w:t>(</w:t>
        </w:r>
        <w:proofErr w:type="spellStart"/>
        <w:r w:rsidRPr="00215E70">
          <w:rPr>
            <w:rFonts w:ascii="Menlo" w:hAnsi="Menlo" w:cs="Menlo"/>
            <w:sz w:val="18"/>
            <w:szCs w:val="18"/>
            <w:rPrChange w:id="3213" w:author="Willian" w:date="2016-11-29T00:23:00Z">
              <w:rPr/>
            </w:rPrChange>
          </w:rPr>
          <w:t>okAction</w:t>
        </w:r>
        <w:proofErr w:type="spellEnd"/>
        <w:r w:rsidRPr="00215E70">
          <w:rPr>
            <w:rFonts w:ascii="Menlo" w:hAnsi="Menlo" w:cs="Menlo"/>
            <w:sz w:val="18"/>
            <w:szCs w:val="18"/>
            <w:rPrChange w:id="3214" w:author="Willian" w:date="2016-11-29T00:23:00Z">
              <w:rPr/>
            </w:rPrChange>
          </w:rPr>
          <w:t>)</w:t>
        </w:r>
      </w:ins>
    </w:p>
    <w:p w14:paraId="2B45CE9F" w14:textId="77777777" w:rsidR="00215E70" w:rsidRPr="00215E70" w:rsidRDefault="00215E70" w:rsidP="00215E70">
      <w:pPr>
        <w:widowControl w:val="0"/>
        <w:tabs>
          <w:tab w:val="left" w:pos="692"/>
        </w:tabs>
        <w:autoSpaceDE w:val="0"/>
        <w:autoSpaceDN w:val="0"/>
        <w:adjustRightInd w:val="0"/>
        <w:spacing w:after="0"/>
        <w:ind w:left="1134"/>
        <w:jc w:val="left"/>
        <w:rPr>
          <w:ins w:id="3215" w:author="Willian" w:date="2016-11-29T00:22:00Z"/>
          <w:rFonts w:ascii="Menlo" w:hAnsi="Menlo" w:cs="Menlo"/>
          <w:sz w:val="18"/>
          <w:szCs w:val="18"/>
          <w:rPrChange w:id="3216" w:author="Willian" w:date="2016-11-29T00:23:00Z">
            <w:rPr>
              <w:ins w:id="3217" w:author="Willian" w:date="2016-11-29T00:22:00Z"/>
            </w:rPr>
          </w:rPrChange>
        </w:rPr>
        <w:pPrChange w:id="321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19" w:author="Willian" w:date="2016-11-29T00:22:00Z">
        <w:r w:rsidRPr="00215E70">
          <w:rPr>
            <w:rFonts w:ascii="Menlo" w:hAnsi="Menlo" w:cs="Menlo"/>
            <w:sz w:val="18"/>
            <w:szCs w:val="18"/>
            <w:rPrChange w:id="3220" w:author="Willian" w:date="2016-11-29T00:23:00Z">
              <w:rPr/>
            </w:rPrChange>
          </w:rPr>
          <w:t xml:space="preserve">                    </w:t>
        </w:r>
        <w:proofErr w:type="spellStart"/>
        <w:proofErr w:type="gramStart"/>
        <w:r w:rsidRPr="00215E70">
          <w:rPr>
            <w:rFonts w:ascii="Menlo" w:hAnsi="Menlo" w:cs="Menlo"/>
            <w:color w:val="AA0D91"/>
            <w:sz w:val="18"/>
            <w:szCs w:val="18"/>
            <w:rPrChange w:id="3221" w:author="Willian" w:date="2016-11-29T00:23:00Z">
              <w:rPr>
                <w:color w:val="AA0D91"/>
              </w:rPr>
            </w:rPrChange>
          </w:rPr>
          <w:t>self</w:t>
        </w:r>
        <w:r w:rsidRPr="00215E70">
          <w:rPr>
            <w:rFonts w:ascii="Menlo" w:hAnsi="Menlo" w:cs="Menlo"/>
            <w:sz w:val="18"/>
            <w:szCs w:val="18"/>
            <w:rPrChange w:id="3222" w:author="Willian" w:date="2016-11-29T00:23:00Z">
              <w:rPr/>
            </w:rPrChange>
          </w:rPr>
          <w:t>.</w:t>
        </w:r>
        <w:r w:rsidRPr="00215E70">
          <w:rPr>
            <w:rFonts w:ascii="Menlo" w:hAnsi="Menlo" w:cs="Menlo"/>
            <w:color w:val="2E0D6E"/>
            <w:sz w:val="18"/>
            <w:szCs w:val="18"/>
            <w:rPrChange w:id="3223" w:author="Willian" w:date="2016-11-29T00:23:00Z">
              <w:rPr>
                <w:color w:val="2E0D6E"/>
              </w:rPr>
            </w:rPrChange>
          </w:rPr>
          <w:t>present</w:t>
        </w:r>
        <w:proofErr w:type="spellEnd"/>
        <w:proofErr w:type="gramEnd"/>
        <w:r w:rsidRPr="00215E70">
          <w:rPr>
            <w:rFonts w:ascii="Menlo" w:hAnsi="Menlo" w:cs="Menlo"/>
            <w:sz w:val="18"/>
            <w:szCs w:val="18"/>
            <w:rPrChange w:id="3224" w:author="Willian" w:date="2016-11-29T00:23:00Z">
              <w:rPr/>
            </w:rPrChange>
          </w:rPr>
          <w:t>(</w:t>
        </w:r>
        <w:proofErr w:type="spellStart"/>
        <w:r w:rsidRPr="00215E70">
          <w:rPr>
            <w:rFonts w:ascii="Menlo" w:hAnsi="Menlo" w:cs="Menlo"/>
            <w:sz w:val="18"/>
            <w:szCs w:val="18"/>
            <w:rPrChange w:id="3225" w:author="Willian" w:date="2016-11-29T00:23:00Z">
              <w:rPr/>
            </w:rPrChange>
          </w:rPr>
          <w:t>alert</w:t>
        </w:r>
        <w:proofErr w:type="spellEnd"/>
        <w:r w:rsidRPr="00215E70">
          <w:rPr>
            <w:rFonts w:ascii="Menlo" w:hAnsi="Menlo" w:cs="Menlo"/>
            <w:sz w:val="18"/>
            <w:szCs w:val="18"/>
            <w:rPrChange w:id="3226" w:author="Willian" w:date="2016-11-29T00:23:00Z">
              <w:rPr/>
            </w:rPrChange>
          </w:rPr>
          <w:t xml:space="preserve">, </w:t>
        </w:r>
        <w:proofErr w:type="spellStart"/>
        <w:r w:rsidRPr="00215E70">
          <w:rPr>
            <w:rFonts w:ascii="Menlo" w:hAnsi="Menlo" w:cs="Menlo"/>
            <w:sz w:val="18"/>
            <w:szCs w:val="18"/>
            <w:rPrChange w:id="3227" w:author="Willian" w:date="2016-11-29T00:23:00Z">
              <w:rPr/>
            </w:rPrChange>
          </w:rPr>
          <w:t>animated</w:t>
        </w:r>
        <w:proofErr w:type="spellEnd"/>
        <w:r w:rsidRPr="00215E70">
          <w:rPr>
            <w:rFonts w:ascii="Menlo" w:hAnsi="Menlo" w:cs="Menlo"/>
            <w:sz w:val="18"/>
            <w:szCs w:val="18"/>
            <w:rPrChange w:id="3228" w:author="Willian" w:date="2016-11-29T00:23:00Z">
              <w:rPr/>
            </w:rPrChange>
          </w:rPr>
          <w:t xml:space="preserve">: </w:t>
        </w:r>
        <w:proofErr w:type="spellStart"/>
        <w:r w:rsidRPr="00215E70">
          <w:rPr>
            <w:rFonts w:ascii="Menlo" w:hAnsi="Menlo" w:cs="Menlo"/>
            <w:color w:val="AA0D91"/>
            <w:sz w:val="18"/>
            <w:szCs w:val="18"/>
            <w:rPrChange w:id="3229" w:author="Willian" w:date="2016-11-29T00:23:00Z">
              <w:rPr>
                <w:color w:val="AA0D91"/>
              </w:rPr>
            </w:rPrChange>
          </w:rPr>
          <w:t>true</w:t>
        </w:r>
        <w:proofErr w:type="spellEnd"/>
        <w:r w:rsidRPr="00215E70">
          <w:rPr>
            <w:rFonts w:ascii="Menlo" w:hAnsi="Menlo" w:cs="Menlo"/>
            <w:sz w:val="18"/>
            <w:szCs w:val="18"/>
            <w:rPrChange w:id="3230" w:author="Willian" w:date="2016-11-29T00:23:00Z">
              <w:rPr/>
            </w:rPrChange>
          </w:rPr>
          <w:t xml:space="preserve">, </w:t>
        </w:r>
        <w:proofErr w:type="spellStart"/>
        <w:r w:rsidRPr="00215E70">
          <w:rPr>
            <w:rFonts w:ascii="Menlo" w:hAnsi="Menlo" w:cs="Menlo"/>
            <w:sz w:val="18"/>
            <w:szCs w:val="18"/>
            <w:rPrChange w:id="3231" w:author="Willian" w:date="2016-11-29T00:23:00Z">
              <w:rPr/>
            </w:rPrChange>
          </w:rPr>
          <w:t>completion</w:t>
        </w:r>
        <w:proofErr w:type="spellEnd"/>
        <w:r w:rsidRPr="00215E70">
          <w:rPr>
            <w:rFonts w:ascii="Menlo" w:hAnsi="Menlo" w:cs="Menlo"/>
            <w:sz w:val="18"/>
            <w:szCs w:val="18"/>
            <w:rPrChange w:id="3232" w:author="Willian" w:date="2016-11-29T00:23:00Z">
              <w:rPr/>
            </w:rPrChange>
          </w:rPr>
          <w:t xml:space="preserve">: </w:t>
        </w:r>
        <w:proofErr w:type="spellStart"/>
        <w:r w:rsidRPr="00215E70">
          <w:rPr>
            <w:rFonts w:ascii="Menlo" w:hAnsi="Menlo" w:cs="Menlo"/>
            <w:color w:val="AA0D91"/>
            <w:sz w:val="18"/>
            <w:szCs w:val="18"/>
            <w:rPrChange w:id="3233" w:author="Willian" w:date="2016-11-29T00:23:00Z">
              <w:rPr>
                <w:color w:val="AA0D91"/>
              </w:rPr>
            </w:rPrChange>
          </w:rPr>
          <w:t>nil</w:t>
        </w:r>
        <w:proofErr w:type="spellEnd"/>
        <w:r w:rsidRPr="00215E70">
          <w:rPr>
            <w:rFonts w:ascii="Menlo" w:hAnsi="Menlo" w:cs="Menlo"/>
            <w:sz w:val="18"/>
            <w:szCs w:val="18"/>
            <w:rPrChange w:id="3234" w:author="Willian" w:date="2016-11-29T00:23:00Z">
              <w:rPr/>
            </w:rPrChange>
          </w:rPr>
          <w:t>)</w:t>
        </w:r>
      </w:ins>
    </w:p>
    <w:p w14:paraId="30147823" w14:textId="77777777" w:rsidR="00215E70" w:rsidRPr="00215E70" w:rsidRDefault="00215E70" w:rsidP="00215E70">
      <w:pPr>
        <w:widowControl w:val="0"/>
        <w:tabs>
          <w:tab w:val="left" w:pos="692"/>
        </w:tabs>
        <w:autoSpaceDE w:val="0"/>
        <w:autoSpaceDN w:val="0"/>
        <w:adjustRightInd w:val="0"/>
        <w:spacing w:after="0"/>
        <w:ind w:left="1134"/>
        <w:jc w:val="left"/>
        <w:rPr>
          <w:ins w:id="3235" w:author="Willian" w:date="2016-11-29T00:22:00Z"/>
          <w:rFonts w:ascii="Menlo" w:hAnsi="Menlo" w:cs="Menlo"/>
          <w:sz w:val="18"/>
          <w:szCs w:val="18"/>
          <w:rPrChange w:id="3236" w:author="Willian" w:date="2016-11-29T00:23:00Z">
            <w:rPr>
              <w:ins w:id="3237" w:author="Willian" w:date="2016-11-29T00:22:00Z"/>
            </w:rPr>
          </w:rPrChange>
        </w:rPr>
        <w:pPrChange w:id="323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39" w:author="Willian" w:date="2016-11-29T00:22:00Z">
        <w:r w:rsidRPr="00215E70">
          <w:rPr>
            <w:rFonts w:ascii="Menlo" w:hAnsi="Menlo" w:cs="Menlo"/>
            <w:sz w:val="18"/>
            <w:szCs w:val="18"/>
            <w:rPrChange w:id="3240" w:author="Willian" w:date="2016-11-29T00:23:00Z">
              <w:rPr/>
            </w:rPrChange>
          </w:rPr>
          <w:t xml:space="preserve">                }</w:t>
        </w:r>
      </w:ins>
    </w:p>
    <w:p w14:paraId="1C51B068" w14:textId="77777777" w:rsidR="00215E70" w:rsidRPr="00215E70" w:rsidRDefault="00215E70" w:rsidP="00215E70">
      <w:pPr>
        <w:widowControl w:val="0"/>
        <w:tabs>
          <w:tab w:val="left" w:pos="692"/>
        </w:tabs>
        <w:autoSpaceDE w:val="0"/>
        <w:autoSpaceDN w:val="0"/>
        <w:adjustRightInd w:val="0"/>
        <w:spacing w:after="0"/>
        <w:ind w:left="1134"/>
        <w:jc w:val="left"/>
        <w:rPr>
          <w:ins w:id="3241" w:author="Willian" w:date="2016-11-29T00:22:00Z"/>
          <w:rFonts w:ascii="Menlo" w:hAnsi="Menlo" w:cs="Menlo"/>
          <w:sz w:val="18"/>
          <w:szCs w:val="18"/>
          <w:rPrChange w:id="3242" w:author="Willian" w:date="2016-11-29T00:23:00Z">
            <w:rPr>
              <w:ins w:id="3243" w:author="Willian" w:date="2016-11-29T00:22:00Z"/>
            </w:rPr>
          </w:rPrChange>
        </w:rPr>
        <w:pPrChange w:id="3244"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45" w:author="Willian" w:date="2016-11-29T00:22:00Z">
        <w:r w:rsidRPr="00215E70">
          <w:rPr>
            <w:rFonts w:ascii="Menlo" w:hAnsi="Menlo" w:cs="Menlo"/>
            <w:sz w:val="18"/>
            <w:szCs w:val="18"/>
            <w:rPrChange w:id="3246" w:author="Willian" w:date="2016-11-29T00:23:00Z">
              <w:rPr/>
            </w:rPrChange>
          </w:rPr>
          <w:t xml:space="preserve">                </w:t>
        </w:r>
      </w:ins>
    </w:p>
    <w:p w14:paraId="04E94985" w14:textId="77777777" w:rsidR="00215E70" w:rsidRPr="00215E70" w:rsidRDefault="00215E70" w:rsidP="00215E70">
      <w:pPr>
        <w:widowControl w:val="0"/>
        <w:tabs>
          <w:tab w:val="left" w:pos="692"/>
        </w:tabs>
        <w:autoSpaceDE w:val="0"/>
        <w:autoSpaceDN w:val="0"/>
        <w:adjustRightInd w:val="0"/>
        <w:spacing w:after="0"/>
        <w:ind w:left="1134"/>
        <w:jc w:val="left"/>
        <w:rPr>
          <w:ins w:id="3247" w:author="Willian" w:date="2016-11-29T00:22:00Z"/>
          <w:rFonts w:ascii="Menlo" w:hAnsi="Menlo" w:cs="Menlo"/>
          <w:sz w:val="18"/>
          <w:szCs w:val="18"/>
          <w:rPrChange w:id="3248" w:author="Willian" w:date="2016-11-29T00:23:00Z">
            <w:rPr>
              <w:ins w:id="3249" w:author="Willian" w:date="2016-11-29T00:22:00Z"/>
            </w:rPr>
          </w:rPrChange>
        </w:rPr>
        <w:pPrChange w:id="3250"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51" w:author="Willian" w:date="2016-11-29T00:22:00Z">
        <w:r w:rsidRPr="00215E70">
          <w:rPr>
            <w:rFonts w:ascii="Menlo" w:hAnsi="Menlo" w:cs="Menlo"/>
            <w:sz w:val="18"/>
            <w:szCs w:val="18"/>
            <w:rPrChange w:id="3252" w:author="Willian" w:date="2016-11-29T00:23:00Z">
              <w:rPr/>
            </w:rPrChange>
          </w:rPr>
          <w:t xml:space="preserve">            }</w:t>
        </w:r>
      </w:ins>
    </w:p>
    <w:p w14:paraId="04B62E97" w14:textId="77777777" w:rsidR="00215E70" w:rsidRPr="00215E70" w:rsidRDefault="00215E70" w:rsidP="00215E70">
      <w:pPr>
        <w:widowControl w:val="0"/>
        <w:tabs>
          <w:tab w:val="left" w:pos="692"/>
        </w:tabs>
        <w:autoSpaceDE w:val="0"/>
        <w:autoSpaceDN w:val="0"/>
        <w:adjustRightInd w:val="0"/>
        <w:spacing w:after="0"/>
        <w:ind w:left="1134"/>
        <w:jc w:val="left"/>
        <w:rPr>
          <w:ins w:id="3253" w:author="Willian" w:date="2016-11-29T00:22:00Z"/>
          <w:rFonts w:ascii="Menlo" w:hAnsi="Menlo" w:cs="Menlo"/>
          <w:sz w:val="18"/>
          <w:szCs w:val="18"/>
          <w:rPrChange w:id="3254" w:author="Willian" w:date="2016-11-29T00:23:00Z">
            <w:rPr>
              <w:ins w:id="3255" w:author="Willian" w:date="2016-11-29T00:22:00Z"/>
            </w:rPr>
          </w:rPrChange>
        </w:rPr>
        <w:pPrChange w:id="3256"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57" w:author="Willian" w:date="2016-11-29T00:22:00Z">
        <w:r w:rsidRPr="00215E70">
          <w:rPr>
            <w:rFonts w:ascii="Menlo" w:hAnsi="Menlo" w:cs="Menlo"/>
            <w:sz w:val="18"/>
            <w:szCs w:val="18"/>
            <w:rPrChange w:id="3258" w:author="Willian" w:date="2016-11-29T00:23:00Z">
              <w:rPr/>
            </w:rPrChange>
          </w:rPr>
          <w:t xml:space="preserve">        }</w:t>
        </w:r>
      </w:ins>
    </w:p>
    <w:p w14:paraId="5C25FDF7" w14:textId="77777777" w:rsidR="00215E70" w:rsidRPr="00215E70" w:rsidRDefault="00215E70" w:rsidP="00215E70">
      <w:pPr>
        <w:widowControl w:val="0"/>
        <w:tabs>
          <w:tab w:val="left" w:pos="692"/>
        </w:tabs>
        <w:autoSpaceDE w:val="0"/>
        <w:autoSpaceDN w:val="0"/>
        <w:adjustRightInd w:val="0"/>
        <w:spacing w:after="0"/>
        <w:ind w:left="1134"/>
        <w:jc w:val="left"/>
        <w:rPr>
          <w:ins w:id="3259" w:author="Willian" w:date="2016-11-29T00:22:00Z"/>
          <w:rFonts w:ascii="Menlo" w:hAnsi="Menlo" w:cs="Menlo"/>
          <w:sz w:val="18"/>
          <w:szCs w:val="18"/>
          <w:rPrChange w:id="3260" w:author="Willian" w:date="2016-11-29T00:23:00Z">
            <w:rPr>
              <w:ins w:id="3261" w:author="Willian" w:date="2016-11-29T00:22:00Z"/>
            </w:rPr>
          </w:rPrChange>
        </w:rPr>
        <w:pPrChange w:id="3262"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63" w:author="Willian" w:date="2016-11-29T00:22:00Z">
        <w:r w:rsidRPr="00215E70">
          <w:rPr>
            <w:rFonts w:ascii="Menlo" w:hAnsi="Menlo" w:cs="Menlo"/>
            <w:sz w:val="18"/>
            <w:szCs w:val="18"/>
            <w:rPrChange w:id="3264" w:author="Willian" w:date="2016-11-29T00:23:00Z">
              <w:rPr/>
            </w:rPrChange>
          </w:rPr>
          <w:t xml:space="preserve">    }</w:t>
        </w:r>
      </w:ins>
    </w:p>
    <w:p w14:paraId="370E81A3" w14:textId="77777777" w:rsidR="006E4FF2" w:rsidRDefault="006E4FF2" w:rsidP="00215E70">
      <w:pPr>
        <w:ind w:left="360"/>
        <w:jc w:val="left"/>
        <w:rPr>
          <w:ins w:id="3265" w:author="Willian" w:date="2016-11-28T21:34:00Z"/>
        </w:rPr>
        <w:pPrChange w:id="3266" w:author="Willian" w:date="2016-11-29T00:22:00Z">
          <w:pPr>
            <w:pStyle w:val="PargrafodaLista"/>
          </w:pPr>
        </w:pPrChange>
      </w:pPr>
    </w:p>
    <w:p w14:paraId="2439B676" w14:textId="77777777" w:rsidR="00D72E00" w:rsidRDefault="00D72E00" w:rsidP="00D72E00">
      <w:pPr>
        <w:pStyle w:val="PargrafodaLista"/>
        <w:numPr>
          <w:ilvl w:val="0"/>
          <w:numId w:val="53"/>
        </w:numPr>
        <w:jc w:val="left"/>
        <w:rPr>
          <w:ins w:id="3267" w:author="Willian" w:date="2016-11-29T00:23:00Z"/>
        </w:rPr>
        <w:pPrChange w:id="3268" w:author="Willian" w:date="2016-11-28T21:33:00Z">
          <w:pPr>
            <w:pStyle w:val="PargrafodaLista"/>
          </w:pPr>
        </w:pPrChange>
      </w:pPr>
      <w:ins w:id="3269" w:author="Willian" w:date="2016-11-28T21:34:00Z">
        <w:r>
          <w:t>Trate as possíveis mensagens de erro que o serviço poderá retornar:</w:t>
        </w:r>
      </w:ins>
    </w:p>
    <w:p w14:paraId="57E8D999" w14:textId="77777777" w:rsidR="00215E70" w:rsidRPr="00215E70" w:rsidRDefault="00215E70" w:rsidP="00215E70">
      <w:pPr>
        <w:widowControl w:val="0"/>
        <w:tabs>
          <w:tab w:val="left" w:pos="692"/>
        </w:tabs>
        <w:autoSpaceDE w:val="0"/>
        <w:autoSpaceDN w:val="0"/>
        <w:adjustRightInd w:val="0"/>
        <w:spacing w:after="0"/>
        <w:ind w:left="360"/>
        <w:jc w:val="left"/>
        <w:rPr>
          <w:ins w:id="3270" w:author="Willian" w:date="2016-11-29T00:23:00Z"/>
          <w:rFonts w:ascii="Menlo" w:hAnsi="Menlo" w:cs="Menlo"/>
          <w:sz w:val="18"/>
          <w:szCs w:val="18"/>
          <w:rPrChange w:id="3271" w:author="Willian" w:date="2016-11-29T00:23:00Z">
            <w:rPr>
              <w:ins w:id="3272" w:author="Willian" w:date="2016-11-29T00:23:00Z"/>
            </w:rPr>
          </w:rPrChange>
        </w:rPr>
        <w:pPrChange w:id="327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74" w:author="Willian" w:date="2016-11-29T00:23:00Z">
        <w:r w:rsidRPr="00215E70">
          <w:rPr>
            <w:rFonts w:ascii="Menlo" w:hAnsi="Menlo" w:cs="Menlo"/>
            <w:color w:val="AA0D91"/>
            <w:sz w:val="18"/>
            <w:szCs w:val="18"/>
            <w:rPrChange w:id="3275" w:author="Willian" w:date="2016-11-29T00:23:00Z">
              <w:rPr>
                <w:color w:val="AA0D91"/>
              </w:rPr>
            </w:rPrChange>
          </w:rPr>
          <w:t>@</w:t>
        </w:r>
        <w:proofErr w:type="spellStart"/>
        <w:r w:rsidRPr="00215E70">
          <w:rPr>
            <w:rFonts w:ascii="Menlo" w:hAnsi="Menlo" w:cs="Menlo"/>
            <w:color w:val="AA0D91"/>
            <w:sz w:val="18"/>
            <w:szCs w:val="18"/>
            <w:rPrChange w:id="3276" w:author="Willian" w:date="2016-11-29T00:23:00Z">
              <w:rPr>
                <w:color w:val="AA0D91"/>
              </w:rPr>
            </w:rPrChange>
          </w:rPr>
          <w:t>IBAction</w:t>
        </w:r>
        <w:proofErr w:type="spellEnd"/>
        <w:r w:rsidRPr="00215E70">
          <w:rPr>
            <w:rFonts w:ascii="Menlo" w:hAnsi="Menlo" w:cs="Menlo"/>
            <w:sz w:val="18"/>
            <w:szCs w:val="18"/>
            <w:rPrChange w:id="3277" w:author="Willian" w:date="2016-11-29T00:23:00Z">
              <w:rPr/>
            </w:rPrChange>
          </w:rPr>
          <w:t xml:space="preserve"> </w:t>
        </w:r>
        <w:proofErr w:type="spellStart"/>
        <w:r w:rsidRPr="00215E70">
          <w:rPr>
            <w:rFonts w:ascii="Menlo" w:hAnsi="Menlo" w:cs="Menlo"/>
            <w:color w:val="AA0D91"/>
            <w:sz w:val="18"/>
            <w:szCs w:val="18"/>
            <w:rPrChange w:id="3278" w:author="Willian" w:date="2016-11-29T00:23:00Z">
              <w:rPr>
                <w:color w:val="AA0D91"/>
              </w:rPr>
            </w:rPrChange>
          </w:rPr>
          <w:t>func</w:t>
        </w:r>
        <w:proofErr w:type="spellEnd"/>
        <w:r w:rsidRPr="00215E70">
          <w:rPr>
            <w:rFonts w:ascii="Menlo" w:hAnsi="Menlo" w:cs="Menlo"/>
            <w:sz w:val="18"/>
            <w:szCs w:val="18"/>
            <w:rPrChange w:id="3279" w:author="Willian" w:date="2016-11-29T00:23:00Z">
              <w:rPr/>
            </w:rPrChange>
          </w:rPr>
          <w:t xml:space="preserve"> </w:t>
        </w:r>
        <w:proofErr w:type="spellStart"/>
        <w:proofErr w:type="gramStart"/>
        <w:r w:rsidRPr="00215E70">
          <w:rPr>
            <w:rFonts w:ascii="Menlo" w:hAnsi="Menlo" w:cs="Menlo"/>
            <w:sz w:val="18"/>
            <w:szCs w:val="18"/>
            <w:rPrChange w:id="3280" w:author="Willian" w:date="2016-11-29T00:23:00Z">
              <w:rPr/>
            </w:rPrChange>
          </w:rPr>
          <w:t>registerButtonTouchUpInside</w:t>
        </w:r>
        <w:proofErr w:type="spellEnd"/>
        <w:r w:rsidRPr="00215E70">
          <w:rPr>
            <w:rFonts w:ascii="Menlo" w:hAnsi="Menlo" w:cs="Menlo"/>
            <w:sz w:val="18"/>
            <w:szCs w:val="18"/>
            <w:rPrChange w:id="3281" w:author="Willian" w:date="2016-11-29T00:23:00Z">
              <w:rPr/>
            </w:rPrChange>
          </w:rPr>
          <w:t>(</w:t>
        </w:r>
        <w:proofErr w:type="gramEnd"/>
        <w:r w:rsidRPr="00215E70">
          <w:rPr>
            <w:rFonts w:ascii="Menlo" w:hAnsi="Menlo" w:cs="Menlo"/>
            <w:color w:val="AA0D91"/>
            <w:sz w:val="18"/>
            <w:szCs w:val="18"/>
            <w:rPrChange w:id="3282" w:author="Willian" w:date="2016-11-29T00:23:00Z">
              <w:rPr>
                <w:color w:val="AA0D91"/>
              </w:rPr>
            </w:rPrChange>
          </w:rPr>
          <w:t>_</w:t>
        </w:r>
        <w:r w:rsidRPr="00215E70">
          <w:rPr>
            <w:rFonts w:ascii="Menlo" w:hAnsi="Menlo" w:cs="Menlo"/>
            <w:sz w:val="18"/>
            <w:szCs w:val="18"/>
            <w:rPrChange w:id="3283" w:author="Willian" w:date="2016-11-29T00:23:00Z">
              <w:rPr/>
            </w:rPrChange>
          </w:rPr>
          <w:t xml:space="preserve"> </w:t>
        </w:r>
        <w:proofErr w:type="spellStart"/>
        <w:r w:rsidRPr="00215E70">
          <w:rPr>
            <w:rFonts w:ascii="Menlo" w:hAnsi="Menlo" w:cs="Menlo"/>
            <w:sz w:val="18"/>
            <w:szCs w:val="18"/>
            <w:rPrChange w:id="3284" w:author="Willian" w:date="2016-11-29T00:23:00Z">
              <w:rPr/>
            </w:rPrChange>
          </w:rPr>
          <w:t>sender</w:t>
        </w:r>
        <w:proofErr w:type="spellEnd"/>
        <w:r w:rsidRPr="00215E70">
          <w:rPr>
            <w:rFonts w:ascii="Menlo" w:hAnsi="Menlo" w:cs="Menlo"/>
            <w:sz w:val="18"/>
            <w:szCs w:val="18"/>
            <w:rPrChange w:id="3285" w:author="Willian" w:date="2016-11-29T00:23:00Z">
              <w:rPr/>
            </w:rPrChange>
          </w:rPr>
          <w:t xml:space="preserve">: </w:t>
        </w:r>
        <w:proofErr w:type="spellStart"/>
        <w:r w:rsidRPr="00215E70">
          <w:rPr>
            <w:rFonts w:ascii="Menlo" w:hAnsi="Menlo" w:cs="Menlo"/>
            <w:color w:val="5C2699"/>
            <w:sz w:val="18"/>
            <w:szCs w:val="18"/>
            <w:rPrChange w:id="3286" w:author="Willian" w:date="2016-11-29T00:23:00Z">
              <w:rPr>
                <w:color w:val="5C2699"/>
              </w:rPr>
            </w:rPrChange>
          </w:rPr>
          <w:t>UIButton</w:t>
        </w:r>
        <w:proofErr w:type="spellEnd"/>
        <w:r w:rsidRPr="00215E70">
          <w:rPr>
            <w:rFonts w:ascii="Menlo" w:hAnsi="Menlo" w:cs="Menlo"/>
            <w:sz w:val="18"/>
            <w:szCs w:val="18"/>
            <w:rPrChange w:id="3287" w:author="Willian" w:date="2016-11-29T00:23:00Z">
              <w:rPr/>
            </w:rPrChange>
          </w:rPr>
          <w:t>) {</w:t>
        </w:r>
      </w:ins>
    </w:p>
    <w:p w14:paraId="1AF0AF15" w14:textId="77777777" w:rsidR="00215E70" w:rsidRPr="00215E70" w:rsidRDefault="00215E70" w:rsidP="00215E70">
      <w:pPr>
        <w:widowControl w:val="0"/>
        <w:tabs>
          <w:tab w:val="left" w:pos="692"/>
        </w:tabs>
        <w:autoSpaceDE w:val="0"/>
        <w:autoSpaceDN w:val="0"/>
        <w:adjustRightInd w:val="0"/>
        <w:spacing w:after="0"/>
        <w:ind w:left="360"/>
        <w:jc w:val="left"/>
        <w:rPr>
          <w:ins w:id="3288" w:author="Willian" w:date="2016-11-29T00:23:00Z"/>
          <w:rFonts w:ascii="Menlo" w:hAnsi="Menlo" w:cs="Menlo"/>
          <w:sz w:val="18"/>
          <w:szCs w:val="18"/>
          <w:rPrChange w:id="3289" w:author="Willian" w:date="2016-11-29T00:23:00Z">
            <w:rPr>
              <w:ins w:id="3290" w:author="Willian" w:date="2016-11-29T00:23:00Z"/>
            </w:rPr>
          </w:rPrChange>
        </w:rPr>
        <w:pPrChange w:id="329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292" w:author="Willian" w:date="2016-11-29T00:23:00Z">
        <w:r w:rsidRPr="00215E70">
          <w:rPr>
            <w:rFonts w:ascii="Menlo" w:hAnsi="Menlo" w:cs="Menlo"/>
            <w:sz w:val="18"/>
            <w:szCs w:val="18"/>
            <w:rPrChange w:id="3293" w:author="Willian" w:date="2016-11-29T00:23:00Z">
              <w:rPr/>
            </w:rPrChange>
          </w:rPr>
          <w:t xml:space="preserve">        </w:t>
        </w:r>
        <w:proofErr w:type="spellStart"/>
        <w:proofErr w:type="gramStart"/>
        <w:r w:rsidRPr="00215E70">
          <w:rPr>
            <w:rFonts w:ascii="Menlo" w:hAnsi="Menlo" w:cs="Menlo"/>
            <w:color w:val="AA0D91"/>
            <w:sz w:val="18"/>
            <w:szCs w:val="18"/>
            <w:rPrChange w:id="3294" w:author="Willian" w:date="2016-11-29T00:23:00Z">
              <w:rPr>
                <w:color w:val="AA0D91"/>
              </w:rPr>
            </w:rPrChange>
          </w:rPr>
          <w:t>if</w:t>
        </w:r>
        <w:proofErr w:type="spellEnd"/>
        <w:proofErr w:type="gramEnd"/>
        <w:r w:rsidRPr="00215E70">
          <w:rPr>
            <w:rFonts w:ascii="Menlo" w:hAnsi="Menlo" w:cs="Menlo"/>
            <w:sz w:val="18"/>
            <w:szCs w:val="18"/>
            <w:rPrChange w:id="3295" w:author="Willian" w:date="2016-11-29T00:23:00Z">
              <w:rPr/>
            </w:rPrChange>
          </w:rPr>
          <w:t xml:space="preserve"> </w:t>
        </w:r>
        <w:proofErr w:type="spellStart"/>
        <w:r w:rsidRPr="00215E70">
          <w:rPr>
            <w:rFonts w:ascii="Menlo" w:hAnsi="Menlo" w:cs="Menlo"/>
            <w:color w:val="26474B"/>
            <w:sz w:val="18"/>
            <w:szCs w:val="18"/>
            <w:rPrChange w:id="3296" w:author="Willian" w:date="2016-11-29T00:23:00Z">
              <w:rPr>
                <w:color w:val="26474B"/>
              </w:rPr>
            </w:rPrChange>
          </w:rPr>
          <w:t>isValid</w:t>
        </w:r>
        <w:proofErr w:type="spellEnd"/>
        <w:r w:rsidRPr="00215E70">
          <w:rPr>
            <w:rFonts w:ascii="Menlo" w:hAnsi="Menlo" w:cs="Menlo"/>
            <w:sz w:val="18"/>
            <w:szCs w:val="18"/>
            <w:rPrChange w:id="3297" w:author="Willian" w:date="2016-11-29T00:23:00Z">
              <w:rPr/>
            </w:rPrChange>
          </w:rPr>
          <w:t>() {</w:t>
        </w:r>
      </w:ins>
    </w:p>
    <w:p w14:paraId="1E796CB5" w14:textId="77777777" w:rsidR="00215E70" w:rsidRPr="00215E70" w:rsidRDefault="00215E70" w:rsidP="00215E70">
      <w:pPr>
        <w:widowControl w:val="0"/>
        <w:tabs>
          <w:tab w:val="left" w:pos="692"/>
        </w:tabs>
        <w:autoSpaceDE w:val="0"/>
        <w:autoSpaceDN w:val="0"/>
        <w:adjustRightInd w:val="0"/>
        <w:spacing w:after="0"/>
        <w:ind w:left="360"/>
        <w:jc w:val="left"/>
        <w:rPr>
          <w:ins w:id="3298" w:author="Willian" w:date="2016-11-29T00:23:00Z"/>
          <w:rFonts w:ascii="Menlo" w:hAnsi="Menlo" w:cs="Menlo"/>
          <w:sz w:val="18"/>
          <w:szCs w:val="18"/>
          <w:rPrChange w:id="3299" w:author="Willian" w:date="2016-11-29T00:23:00Z">
            <w:rPr>
              <w:ins w:id="3300" w:author="Willian" w:date="2016-11-29T00:23:00Z"/>
            </w:rPr>
          </w:rPrChange>
        </w:rPr>
        <w:pPrChange w:id="330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02" w:author="Willian" w:date="2016-11-29T00:23:00Z">
        <w:r w:rsidRPr="00215E70">
          <w:rPr>
            <w:rFonts w:ascii="Menlo" w:hAnsi="Menlo" w:cs="Menlo"/>
            <w:sz w:val="18"/>
            <w:szCs w:val="18"/>
            <w:rPrChange w:id="3303" w:author="Willian" w:date="2016-11-29T00:23:00Z">
              <w:rPr/>
            </w:rPrChange>
          </w:rPr>
          <w:t xml:space="preserve">            </w:t>
        </w:r>
        <w:proofErr w:type="spellStart"/>
        <w:r w:rsidRPr="00215E70">
          <w:rPr>
            <w:rFonts w:ascii="Menlo" w:hAnsi="Menlo" w:cs="Menlo"/>
            <w:color w:val="3F6E74"/>
            <w:sz w:val="18"/>
            <w:szCs w:val="18"/>
            <w:rPrChange w:id="3304" w:author="Willian" w:date="2016-11-29T00:23:00Z">
              <w:rPr>
                <w:color w:val="3F6E74"/>
              </w:rPr>
            </w:rPrChange>
          </w:rPr>
          <w:t>FIRAuth</w:t>
        </w:r>
        <w:r w:rsidRPr="00215E70">
          <w:rPr>
            <w:rFonts w:ascii="Menlo" w:hAnsi="Menlo" w:cs="Menlo"/>
            <w:sz w:val="18"/>
            <w:szCs w:val="18"/>
            <w:rPrChange w:id="3305" w:author="Willian" w:date="2016-11-29T00:23:00Z">
              <w:rPr/>
            </w:rPrChange>
          </w:rPr>
          <w:t>.</w:t>
        </w:r>
        <w:r w:rsidRPr="00215E70">
          <w:rPr>
            <w:rFonts w:ascii="Menlo" w:hAnsi="Menlo" w:cs="Menlo"/>
            <w:color w:val="26474B"/>
            <w:sz w:val="18"/>
            <w:szCs w:val="18"/>
            <w:rPrChange w:id="3306" w:author="Willian" w:date="2016-11-29T00:23:00Z">
              <w:rPr>
                <w:color w:val="26474B"/>
              </w:rPr>
            </w:rPrChange>
          </w:rPr>
          <w:t>auth</w:t>
        </w:r>
        <w:proofErr w:type="spellEnd"/>
        <w:r w:rsidRPr="00215E70">
          <w:rPr>
            <w:rFonts w:ascii="Menlo" w:hAnsi="Menlo" w:cs="Menlo"/>
            <w:sz w:val="18"/>
            <w:szCs w:val="18"/>
            <w:rPrChange w:id="3307" w:author="Willian" w:date="2016-11-29T00:23:00Z">
              <w:rPr/>
            </w:rPrChange>
          </w:rPr>
          <w:t>(</w:t>
        </w:r>
        <w:proofErr w:type="gramStart"/>
        <w:r w:rsidRPr="00215E70">
          <w:rPr>
            <w:rFonts w:ascii="Menlo" w:hAnsi="Menlo" w:cs="Menlo"/>
            <w:sz w:val="18"/>
            <w:szCs w:val="18"/>
            <w:rPrChange w:id="3308" w:author="Willian" w:date="2016-11-29T00:23:00Z">
              <w:rPr/>
            </w:rPrChange>
          </w:rPr>
          <w:t>)?.</w:t>
        </w:r>
        <w:proofErr w:type="spellStart"/>
        <w:proofErr w:type="gramEnd"/>
        <w:r w:rsidRPr="00215E70">
          <w:rPr>
            <w:rFonts w:ascii="Menlo" w:hAnsi="Menlo" w:cs="Menlo"/>
            <w:color w:val="26474B"/>
            <w:sz w:val="18"/>
            <w:szCs w:val="18"/>
            <w:rPrChange w:id="3309" w:author="Willian" w:date="2016-11-29T00:23:00Z">
              <w:rPr>
                <w:color w:val="26474B"/>
              </w:rPr>
            </w:rPrChange>
          </w:rPr>
          <w:t>createUser</w:t>
        </w:r>
        <w:proofErr w:type="spellEnd"/>
        <w:r w:rsidRPr="00215E70">
          <w:rPr>
            <w:rFonts w:ascii="Menlo" w:hAnsi="Menlo" w:cs="Menlo"/>
            <w:sz w:val="18"/>
            <w:szCs w:val="18"/>
            <w:rPrChange w:id="3310" w:author="Willian" w:date="2016-11-29T00:23:00Z">
              <w:rPr/>
            </w:rPrChange>
          </w:rPr>
          <w:t>(</w:t>
        </w:r>
        <w:proofErr w:type="spellStart"/>
        <w:r w:rsidRPr="00215E70">
          <w:rPr>
            <w:rFonts w:ascii="Menlo" w:hAnsi="Menlo" w:cs="Menlo"/>
            <w:sz w:val="18"/>
            <w:szCs w:val="18"/>
            <w:rPrChange w:id="3311" w:author="Willian" w:date="2016-11-29T00:23:00Z">
              <w:rPr/>
            </w:rPrChange>
          </w:rPr>
          <w:t>withEmail</w:t>
        </w:r>
        <w:proofErr w:type="spellEnd"/>
        <w:r w:rsidRPr="00215E70">
          <w:rPr>
            <w:rFonts w:ascii="Menlo" w:hAnsi="Menlo" w:cs="Menlo"/>
            <w:sz w:val="18"/>
            <w:szCs w:val="18"/>
            <w:rPrChange w:id="3312" w:author="Willian" w:date="2016-11-29T00:23:00Z">
              <w:rPr/>
            </w:rPrChange>
          </w:rPr>
          <w:t xml:space="preserve">: </w:t>
        </w:r>
        <w:proofErr w:type="spellStart"/>
        <w:r w:rsidRPr="00215E70">
          <w:rPr>
            <w:rFonts w:ascii="Menlo" w:hAnsi="Menlo" w:cs="Menlo"/>
            <w:color w:val="3F6E74"/>
            <w:sz w:val="18"/>
            <w:szCs w:val="18"/>
            <w:rPrChange w:id="3313" w:author="Willian" w:date="2016-11-29T00:23:00Z">
              <w:rPr>
                <w:color w:val="3F6E74"/>
              </w:rPr>
            </w:rPrChange>
          </w:rPr>
          <w:t>emailTextField</w:t>
        </w:r>
        <w:r w:rsidRPr="00215E70">
          <w:rPr>
            <w:rFonts w:ascii="Menlo" w:hAnsi="Menlo" w:cs="Menlo"/>
            <w:sz w:val="18"/>
            <w:szCs w:val="18"/>
            <w:rPrChange w:id="3314" w:author="Willian" w:date="2016-11-29T00:23:00Z">
              <w:rPr/>
            </w:rPrChange>
          </w:rPr>
          <w:t>.</w:t>
        </w:r>
        <w:r w:rsidRPr="00215E70">
          <w:rPr>
            <w:rFonts w:ascii="Menlo" w:hAnsi="Menlo" w:cs="Menlo"/>
            <w:color w:val="5C2699"/>
            <w:sz w:val="18"/>
            <w:szCs w:val="18"/>
            <w:rPrChange w:id="3315" w:author="Willian" w:date="2016-11-29T00:23:00Z">
              <w:rPr>
                <w:color w:val="5C2699"/>
              </w:rPr>
            </w:rPrChange>
          </w:rPr>
          <w:t>text</w:t>
        </w:r>
        <w:proofErr w:type="spellEnd"/>
        <w:r w:rsidRPr="00215E70">
          <w:rPr>
            <w:rFonts w:ascii="Menlo" w:hAnsi="Menlo" w:cs="Menlo"/>
            <w:sz w:val="18"/>
            <w:szCs w:val="18"/>
            <w:rPrChange w:id="3316" w:author="Willian" w:date="2016-11-29T00:23:00Z">
              <w:rPr/>
            </w:rPrChange>
          </w:rPr>
          <w:t xml:space="preserve">!, </w:t>
        </w:r>
        <w:proofErr w:type="spellStart"/>
        <w:r w:rsidRPr="00215E70">
          <w:rPr>
            <w:rFonts w:ascii="Menlo" w:hAnsi="Menlo" w:cs="Menlo"/>
            <w:sz w:val="18"/>
            <w:szCs w:val="18"/>
            <w:rPrChange w:id="3317" w:author="Willian" w:date="2016-11-29T00:23:00Z">
              <w:rPr/>
            </w:rPrChange>
          </w:rPr>
          <w:t>password</w:t>
        </w:r>
        <w:proofErr w:type="spellEnd"/>
        <w:r w:rsidRPr="00215E70">
          <w:rPr>
            <w:rFonts w:ascii="Menlo" w:hAnsi="Menlo" w:cs="Menlo"/>
            <w:sz w:val="18"/>
            <w:szCs w:val="18"/>
            <w:rPrChange w:id="3318" w:author="Willian" w:date="2016-11-29T00:23:00Z">
              <w:rPr/>
            </w:rPrChange>
          </w:rPr>
          <w:t xml:space="preserve">: </w:t>
        </w:r>
        <w:proofErr w:type="spellStart"/>
        <w:r w:rsidRPr="00215E70">
          <w:rPr>
            <w:rFonts w:ascii="Menlo" w:hAnsi="Menlo" w:cs="Menlo"/>
            <w:color w:val="3F6E74"/>
            <w:sz w:val="18"/>
            <w:szCs w:val="18"/>
            <w:rPrChange w:id="3319" w:author="Willian" w:date="2016-11-29T00:23:00Z">
              <w:rPr>
                <w:color w:val="3F6E74"/>
              </w:rPr>
            </w:rPrChange>
          </w:rPr>
          <w:t>passwordTextField</w:t>
        </w:r>
        <w:r w:rsidRPr="00215E70">
          <w:rPr>
            <w:rFonts w:ascii="Menlo" w:hAnsi="Menlo" w:cs="Menlo"/>
            <w:sz w:val="18"/>
            <w:szCs w:val="18"/>
            <w:rPrChange w:id="3320" w:author="Willian" w:date="2016-11-29T00:23:00Z">
              <w:rPr/>
            </w:rPrChange>
          </w:rPr>
          <w:t>.</w:t>
        </w:r>
        <w:r w:rsidRPr="00215E70">
          <w:rPr>
            <w:rFonts w:ascii="Menlo" w:hAnsi="Menlo" w:cs="Menlo"/>
            <w:color w:val="5C2699"/>
            <w:sz w:val="18"/>
            <w:szCs w:val="18"/>
            <w:rPrChange w:id="3321" w:author="Willian" w:date="2016-11-29T00:23:00Z">
              <w:rPr>
                <w:color w:val="5C2699"/>
              </w:rPr>
            </w:rPrChange>
          </w:rPr>
          <w:t>text</w:t>
        </w:r>
        <w:proofErr w:type="spellEnd"/>
        <w:r w:rsidRPr="00215E70">
          <w:rPr>
            <w:rFonts w:ascii="Menlo" w:hAnsi="Menlo" w:cs="Menlo"/>
            <w:sz w:val="18"/>
            <w:szCs w:val="18"/>
            <w:rPrChange w:id="3322" w:author="Willian" w:date="2016-11-29T00:23:00Z">
              <w:rPr/>
            </w:rPrChange>
          </w:rPr>
          <w:t xml:space="preserve">!) </w:t>
        </w:r>
        <w:proofErr w:type="gramStart"/>
        <w:r w:rsidRPr="00215E70">
          <w:rPr>
            <w:rFonts w:ascii="Menlo" w:hAnsi="Menlo" w:cs="Menlo"/>
            <w:sz w:val="18"/>
            <w:szCs w:val="18"/>
            <w:rPrChange w:id="3323" w:author="Willian" w:date="2016-11-29T00:23:00Z">
              <w:rPr/>
            </w:rPrChange>
          </w:rPr>
          <w:t>{ (</w:t>
        </w:r>
        <w:proofErr w:type="spellStart"/>
        <w:proofErr w:type="gramEnd"/>
        <w:r w:rsidRPr="00215E70">
          <w:rPr>
            <w:rFonts w:ascii="Menlo" w:hAnsi="Menlo" w:cs="Menlo"/>
            <w:sz w:val="18"/>
            <w:szCs w:val="18"/>
            <w:rPrChange w:id="3324" w:author="Willian" w:date="2016-11-29T00:23:00Z">
              <w:rPr/>
            </w:rPrChange>
          </w:rPr>
          <w:t>user</w:t>
        </w:r>
        <w:proofErr w:type="spellEnd"/>
        <w:r w:rsidRPr="00215E70">
          <w:rPr>
            <w:rFonts w:ascii="Menlo" w:hAnsi="Menlo" w:cs="Menlo"/>
            <w:sz w:val="18"/>
            <w:szCs w:val="18"/>
            <w:rPrChange w:id="3325" w:author="Willian" w:date="2016-11-29T00:23:00Z">
              <w:rPr/>
            </w:rPrChange>
          </w:rPr>
          <w:t xml:space="preserve">, </w:t>
        </w:r>
        <w:proofErr w:type="spellStart"/>
        <w:r w:rsidRPr="00215E70">
          <w:rPr>
            <w:rFonts w:ascii="Menlo" w:hAnsi="Menlo" w:cs="Menlo"/>
            <w:sz w:val="18"/>
            <w:szCs w:val="18"/>
            <w:rPrChange w:id="3326" w:author="Willian" w:date="2016-11-29T00:23:00Z">
              <w:rPr/>
            </w:rPrChange>
          </w:rPr>
          <w:t>error</w:t>
        </w:r>
        <w:proofErr w:type="spellEnd"/>
        <w:r w:rsidRPr="00215E70">
          <w:rPr>
            <w:rFonts w:ascii="Menlo" w:hAnsi="Menlo" w:cs="Menlo"/>
            <w:sz w:val="18"/>
            <w:szCs w:val="18"/>
            <w:rPrChange w:id="3327" w:author="Willian" w:date="2016-11-29T00:23:00Z">
              <w:rPr/>
            </w:rPrChange>
          </w:rPr>
          <w:t xml:space="preserve">) </w:t>
        </w:r>
        <w:r w:rsidRPr="00215E70">
          <w:rPr>
            <w:rFonts w:ascii="Menlo" w:hAnsi="Menlo" w:cs="Menlo"/>
            <w:color w:val="AA0D91"/>
            <w:sz w:val="18"/>
            <w:szCs w:val="18"/>
            <w:rPrChange w:id="3328" w:author="Willian" w:date="2016-11-29T00:23:00Z">
              <w:rPr>
                <w:color w:val="AA0D91"/>
              </w:rPr>
            </w:rPrChange>
          </w:rPr>
          <w:t>in</w:t>
        </w:r>
      </w:ins>
    </w:p>
    <w:p w14:paraId="334C1872" w14:textId="77777777" w:rsidR="00215E70" w:rsidRPr="00215E70" w:rsidRDefault="00215E70" w:rsidP="00215E70">
      <w:pPr>
        <w:widowControl w:val="0"/>
        <w:tabs>
          <w:tab w:val="left" w:pos="692"/>
        </w:tabs>
        <w:autoSpaceDE w:val="0"/>
        <w:autoSpaceDN w:val="0"/>
        <w:adjustRightInd w:val="0"/>
        <w:spacing w:after="0"/>
        <w:ind w:left="360"/>
        <w:jc w:val="left"/>
        <w:rPr>
          <w:ins w:id="3329" w:author="Willian" w:date="2016-11-29T00:23:00Z"/>
          <w:rFonts w:ascii="Menlo" w:hAnsi="Menlo" w:cs="Menlo"/>
          <w:sz w:val="18"/>
          <w:szCs w:val="18"/>
          <w:rPrChange w:id="3330" w:author="Willian" w:date="2016-11-29T00:23:00Z">
            <w:rPr>
              <w:ins w:id="3331" w:author="Willian" w:date="2016-11-29T00:23:00Z"/>
            </w:rPr>
          </w:rPrChange>
        </w:rPr>
        <w:pPrChange w:id="3332"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33" w:author="Willian" w:date="2016-11-29T00:23:00Z">
        <w:r w:rsidRPr="00215E70">
          <w:rPr>
            <w:rFonts w:ascii="Menlo" w:hAnsi="Menlo" w:cs="Menlo"/>
            <w:sz w:val="18"/>
            <w:szCs w:val="18"/>
            <w:rPrChange w:id="3334" w:author="Willian" w:date="2016-11-29T00:23:00Z">
              <w:rPr/>
            </w:rPrChange>
          </w:rPr>
          <w:t xml:space="preserve">                </w:t>
        </w:r>
      </w:ins>
    </w:p>
    <w:p w14:paraId="0952AC34" w14:textId="77777777" w:rsidR="00215E70" w:rsidRPr="00215E70" w:rsidRDefault="00215E70" w:rsidP="00215E70">
      <w:pPr>
        <w:widowControl w:val="0"/>
        <w:tabs>
          <w:tab w:val="left" w:pos="692"/>
        </w:tabs>
        <w:autoSpaceDE w:val="0"/>
        <w:autoSpaceDN w:val="0"/>
        <w:adjustRightInd w:val="0"/>
        <w:spacing w:after="0"/>
        <w:ind w:left="360"/>
        <w:jc w:val="left"/>
        <w:rPr>
          <w:ins w:id="3335" w:author="Willian" w:date="2016-11-29T00:23:00Z"/>
          <w:rFonts w:ascii="Menlo" w:hAnsi="Menlo" w:cs="Menlo"/>
          <w:sz w:val="18"/>
          <w:szCs w:val="18"/>
          <w:rPrChange w:id="3336" w:author="Willian" w:date="2016-11-29T00:23:00Z">
            <w:rPr>
              <w:ins w:id="3337" w:author="Willian" w:date="2016-11-29T00:23:00Z"/>
            </w:rPr>
          </w:rPrChange>
        </w:rPr>
        <w:pPrChange w:id="333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39" w:author="Willian" w:date="2016-11-29T00:23:00Z">
        <w:r w:rsidRPr="00215E70">
          <w:rPr>
            <w:rFonts w:ascii="Menlo" w:hAnsi="Menlo" w:cs="Menlo"/>
            <w:sz w:val="18"/>
            <w:szCs w:val="18"/>
            <w:rPrChange w:id="3340" w:author="Willian" w:date="2016-11-29T00:23:00Z">
              <w:rPr/>
            </w:rPrChange>
          </w:rPr>
          <w:t xml:space="preserve">                </w:t>
        </w:r>
        <w:proofErr w:type="spellStart"/>
        <w:proofErr w:type="gramStart"/>
        <w:r w:rsidRPr="00215E70">
          <w:rPr>
            <w:rFonts w:ascii="Menlo" w:hAnsi="Menlo" w:cs="Menlo"/>
            <w:color w:val="AA0D91"/>
            <w:sz w:val="18"/>
            <w:szCs w:val="18"/>
            <w:rPrChange w:id="3341" w:author="Willian" w:date="2016-11-29T00:23:00Z">
              <w:rPr>
                <w:color w:val="AA0D91"/>
              </w:rPr>
            </w:rPrChange>
          </w:rPr>
          <w:t>if</w:t>
        </w:r>
        <w:proofErr w:type="spellEnd"/>
        <w:proofErr w:type="gramEnd"/>
        <w:r w:rsidRPr="00215E70">
          <w:rPr>
            <w:rFonts w:ascii="Menlo" w:hAnsi="Menlo" w:cs="Menlo"/>
            <w:sz w:val="18"/>
            <w:szCs w:val="18"/>
            <w:rPrChange w:id="3342" w:author="Willian" w:date="2016-11-29T00:23:00Z">
              <w:rPr/>
            </w:rPrChange>
          </w:rPr>
          <w:t xml:space="preserve"> </w:t>
        </w:r>
        <w:proofErr w:type="spellStart"/>
        <w:r w:rsidRPr="00215E70">
          <w:rPr>
            <w:rFonts w:ascii="Menlo" w:hAnsi="Menlo" w:cs="Menlo"/>
            <w:sz w:val="18"/>
            <w:szCs w:val="18"/>
            <w:rPrChange w:id="3343" w:author="Willian" w:date="2016-11-29T00:23:00Z">
              <w:rPr/>
            </w:rPrChange>
          </w:rPr>
          <w:t>error</w:t>
        </w:r>
        <w:proofErr w:type="spellEnd"/>
        <w:r w:rsidRPr="00215E70">
          <w:rPr>
            <w:rFonts w:ascii="Menlo" w:hAnsi="Menlo" w:cs="Menlo"/>
            <w:sz w:val="18"/>
            <w:szCs w:val="18"/>
            <w:rPrChange w:id="3344" w:author="Willian" w:date="2016-11-29T00:23:00Z">
              <w:rPr/>
            </w:rPrChange>
          </w:rPr>
          <w:t xml:space="preserve"> != </w:t>
        </w:r>
        <w:proofErr w:type="spellStart"/>
        <w:r w:rsidRPr="00215E70">
          <w:rPr>
            <w:rFonts w:ascii="Menlo" w:hAnsi="Menlo" w:cs="Menlo"/>
            <w:color w:val="AA0D91"/>
            <w:sz w:val="18"/>
            <w:szCs w:val="18"/>
            <w:rPrChange w:id="3345" w:author="Willian" w:date="2016-11-29T00:23:00Z">
              <w:rPr>
                <w:color w:val="AA0D91"/>
              </w:rPr>
            </w:rPrChange>
          </w:rPr>
          <w:t>nil</w:t>
        </w:r>
        <w:proofErr w:type="spellEnd"/>
        <w:r w:rsidRPr="00215E70">
          <w:rPr>
            <w:rFonts w:ascii="Menlo" w:hAnsi="Menlo" w:cs="Menlo"/>
            <w:sz w:val="18"/>
            <w:szCs w:val="18"/>
            <w:rPrChange w:id="3346" w:author="Willian" w:date="2016-11-29T00:23:00Z">
              <w:rPr/>
            </w:rPrChange>
          </w:rPr>
          <w:t xml:space="preserve"> {</w:t>
        </w:r>
      </w:ins>
    </w:p>
    <w:p w14:paraId="43A4F1C0" w14:textId="77777777" w:rsidR="00215E70" w:rsidRPr="00215E70" w:rsidRDefault="00215E70" w:rsidP="00215E70">
      <w:pPr>
        <w:widowControl w:val="0"/>
        <w:tabs>
          <w:tab w:val="left" w:pos="692"/>
        </w:tabs>
        <w:autoSpaceDE w:val="0"/>
        <w:autoSpaceDN w:val="0"/>
        <w:adjustRightInd w:val="0"/>
        <w:spacing w:after="0"/>
        <w:ind w:left="360"/>
        <w:jc w:val="left"/>
        <w:rPr>
          <w:ins w:id="3347" w:author="Willian" w:date="2016-11-29T00:23:00Z"/>
          <w:rFonts w:ascii="Menlo" w:hAnsi="Menlo" w:cs="Menlo"/>
          <w:sz w:val="18"/>
          <w:szCs w:val="18"/>
          <w:rPrChange w:id="3348" w:author="Willian" w:date="2016-11-29T00:23:00Z">
            <w:rPr>
              <w:ins w:id="3349" w:author="Willian" w:date="2016-11-29T00:23:00Z"/>
            </w:rPr>
          </w:rPrChange>
        </w:rPr>
        <w:pPrChange w:id="3350"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51" w:author="Willian" w:date="2016-11-29T00:23:00Z">
        <w:r w:rsidRPr="00215E70">
          <w:rPr>
            <w:rFonts w:ascii="Menlo" w:hAnsi="Menlo" w:cs="Menlo"/>
            <w:sz w:val="18"/>
            <w:szCs w:val="18"/>
            <w:rPrChange w:id="3352" w:author="Willian" w:date="2016-11-29T00:23:00Z">
              <w:rPr/>
            </w:rPrChange>
          </w:rPr>
          <w:t xml:space="preserve">                    </w:t>
        </w:r>
      </w:ins>
    </w:p>
    <w:p w14:paraId="29DB28B2" w14:textId="77777777" w:rsidR="00215E70" w:rsidRPr="00215E70" w:rsidRDefault="00215E70" w:rsidP="00215E70">
      <w:pPr>
        <w:widowControl w:val="0"/>
        <w:tabs>
          <w:tab w:val="left" w:pos="692"/>
        </w:tabs>
        <w:autoSpaceDE w:val="0"/>
        <w:autoSpaceDN w:val="0"/>
        <w:adjustRightInd w:val="0"/>
        <w:spacing w:after="0"/>
        <w:ind w:left="360"/>
        <w:jc w:val="left"/>
        <w:rPr>
          <w:ins w:id="3353" w:author="Willian" w:date="2016-11-29T00:23:00Z"/>
          <w:rFonts w:ascii="Menlo" w:hAnsi="Menlo" w:cs="Menlo"/>
          <w:sz w:val="18"/>
          <w:szCs w:val="18"/>
          <w:rPrChange w:id="3354" w:author="Willian" w:date="2016-11-29T00:23:00Z">
            <w:rPr>
              <w:ins w:id="3355" w:author="Willian" w:date="2016-11-29T00:23:00Z"/>
            </w:rPr>
          </w:rPrChange>
        </w:rPr>
        <w:pPrChange w:id="3356"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57" w:author="Willian" w:date="2016-11-29T00:23:00Z">
        <w:r w:rsidRPr="00215E70">
          <w:rPr>
            <w:rFonts w:ascii="Menlo" w:hAnsi="Menlo" w:cs="Menlo"/>
            <w:sz w:val="18"/>
            <w:szCs w:val="18"/>
            <w:rPrChange w:id="3358" w:author="Willian" w:date="2016-11-29T00:23:00Z">
              <w:rPr/>
            </w:rPrChange>
          </w:rPr>
          <w:t xml:space="preserve">                    </w:t>
        </w:r>
        <w:proofErr w:type="gramStart"/>
        <w:r w:rsidRPr="00215E70">
          <w:rPr>
            <w:rFonts w:ascii="Menlo" w:hAnsi="Menlo" w:cs="Menlo"/>
            <w:color w:val="AA0D91"/>
            <w:sz w:val="18"/>
            <w:szCs w:val="18"/>
            <w:rPrChange w:id="3359" w:author="Willian" w:date="2016-11-29T00:23:00Z">
              <w:rPr>
                <w:color w:val="AA0D91"/>
              </w:rPr>
            </w:rPrChange>
          </w:rPr>
          <w:t>var</w:t>
        </w:r>
        <w:proofErr w:type="gramEnd"/>
        <w:r w:rsidRPr="00215E70">
          <w:rPr>
            <w:rFonts w:ascii="Menlo" w:hAnsi="Menlo" w:cs="Menlo"/>
            <w:sz w:val="18"/>
            <w:szCs w:val="18"/>
            <w:rPrChange w:id="3360" w:author="Willian" w:date="2016-11-29T00:23:00Z">
              <w:rPr/>
            </w:rPrChange>
          </w:rPr>
          <w:t xml:space="preserve"> </w:t>
        </w:r>
        <w:proofErr w:type="spellStart"/>
        <w:r w:rsidRPr="00215E70">
          <w:rPr>
            <w:rFonts w:ascii="Menlo" w:hAnsi="Menlo" w:cs="Menlo"/>
            <w:sz w:val="18"/>
            <w:szCs w:val="18"/>
            <w:rPrChange w:id="3361" w:author="Willian" w:date="2016-11-29T00:23:00Z">
              <w:rPr/>
            </w:rPrChange>
          </w:rPr>
          <w:t>alertMessage</w:t>
        </w:r>
        <w:proofErr w:type="spellEnd"/>
        <w:r w:rsidRPr="00215E70">
          <w:rPr>
            <w:rFonts w:ascii="Menlo" w:hAnsi="Menlo" w:cs="Menlo"/>
            <w:sz w:val="18"/>
            <w:szCs w:val="18"/>
            <w:rPrChange w:id="3362" w:author="Willian" w:date="2016-11-29T00:23:00Z">
              <w:rPr/>
            </w:rPrChange>
          </w:rPr>
          <w:t xml:space="preserve"> = </w:t>
        </w:r>
        <w:r w:rsidRPr="00215E70">
          <w:rPr>
            <w:rFonts w:ascii="Menlo" w:hAnsi="Menlo" w:cs="Menlo"/>
            <w:color w:val="C41A16"/>
            <w:sz w:val="18"/>
            <w:szCs w:val="18"/>
            <w:rPrChange w:id="3363" w:author="Willian" w:date="2016-11-29T00:23:00Z">
              <w:rPr>
                <w:color w:val="C41A16"/>
              </w:rPr>
            </w:rPrChange>
          </w:rPr>
          <w:t>""</w:t>
        </w:r>
      </w:ins>
    </w:p>
    <w:p w14:paraId="57B4F540" w14:textId="77777777" w:rsidR="00215E70" w:rsidRPr="00215E70" w:rsidRDefault="00215E70" w:rsidP="00215E70">
      <w:pPr>
        <w:widowControl w:val="0"/>
        <w:tabs>
          <w:tab w:val="left" w:pos="692"/>
        </w:tabs>
        <w:autoSpaceDE w:val="0"/>
        <w:autoSpaceDN w:val="0"/>
        <w:adjustRightInd w:val="0"/>
        <w:spacing w:after="0"/>
        <w:ind w:left="360"/>
        <w:jc w:val="left"/>
        <w:rPr>
          <w:ins w:id="3364" w:author="Willian" w:date="2016-11-29T00:23:00Z"/>
          <w:rFonts w:ascii="Menlo" w:hAnsi="Menlo" w:cs="Menlo"/>
          <w:sz w:val="18"/>
          <w:szCs w:val="18"/>
          <w:rPrChange w:id="3365" w:author="Willian" w:date="2016-11-29T00:23:00Z">
            <w:rPr>
              <w:ins w:id="3366" w:author="Willian" w:date="2016-11-29T00:23:00Z"/>
            </w:rPr>
          </w:rPrChange>
        </w:rPr>
        <w:pPrChange w:id="336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68" w:author="Willian" w:date="2016-11-29T00:23:00Z">
        <w:r w:rsidRPr="00215E70">
          <w:rPr>
            <w:rFonts w:ascii="Menlo" w:hAnsi="Menlo" w:cs="Menlo"/>
            <w:sz w:val="18"/>
            <w:szCs w:val="18"/>
            <w:rPrChange w:id="3369" w:author="Willian" w:date="2016-11-29T00:23:00Z">
              <w:rPr/>
            </w:rPrChange>
          </w:rPr>
          <w:t xml:space="preserve">                    </w:t>
        </w:r>
        <w:proofErr w:type="gramStart"/>
        <w:r w:rsidRPr="00215E70">
          <w:rPr>
            <w:rFonts w:ascii="Menlo" w:hAnsi="Menlo" w:cs="Menlo"/>
            <w:color w:val="AA0D91"/>
            <w:sz w:val="18"/>
            <w:szCs w:val="18"/>
            <w:rPrChange w:id="3370" w:author="Willian" w:date="2016-11-29T00:23:00Z">
              <w:rPr>
                <w:color w:val="AA0D91"/>
              </w:rPr>
            </w:rPrChange>
          </w:rPr>
          <w:t>switch</w:t>
        </w:r>
        <w:proofErr w:type="gramEnd"/>
        <w:r w:rsidRPr="00215E70">
          <w:rPr>
            <w:rFonts w:ascii="Menlo" w:hAnsi="Menlo" w:cs="Menlo"/>
            <w:sz w:val="18"/>
            <w:szCs w:val="18"/>
            <w:rPrChange w:id="3371" w:author="Willian" w:date="2016-11-29T00:23:00Z">
              <w:rPr/>
            </w:rPrChange>
          </w:rPr>
          <w:t xml:space="preserve"> (</w:t>
        </w:r>
        <w:proofErr w:type="spellStart"/>
        <w:r w:rsidRPr="00215E70">
          <w:rPr>
            <w:rFonts w:ascii="Menlo" w:hAnsi="Menlo" w:cs="Menlo"/>
            <w:sz w:val="18"/>
            <w:szCs w:val="18"/>
            <w:rPrChange w:id="3372" w:author="Willian" w:date="2016-11-29T00:23:00Z">
              <w:rPr/>
            </w:rPrChange>
          </w:rPr>
          <w:t>error</w:t>
        </w:r>
        <w:proofErr w:type="spellEnd"/>
        <w:r w:rsidRPr="00215E70">
          <w:rPr>
            <w:rFonts w:ascii="Menlo" w:hAnsi="Menlo" w:cs="Menlo"/>
            <w:sz w:val="18"/>
            <w:szCs w:val="18"/>
            <w:rPrChange w:id="3373" w:author="Willian" w:date="2016-11-29T00:23:00Z">
              <w:rPr/>
            </w:rPrChange>
          </w:rPr>
          <w:t xml:space="preserve"> </w:t>
        </w:r>
        <w:r w:rsidRPr="00215E70">
          <w:rPr>
            <w:rFonts w:ascii="Menlo" w:hAnsi="Menlo" w:cs="Menlo"/>
            <w:color w:val="AA0D91"/>
            <w:sz w:val="18"/>
            <w:szCs w:val="18"/>
            <w:rPrChange w:id="3374" w:author="Willian" w:date="2016-11-29T00:23:00Z">
              <w:rPr>
                <w:color w:val="AA0D91"/>
              </w:rPr>
            </w:rPrChange>
          </w:rPr>
          <w:t>as</w:t>
        </w:r>
        <w:r w:rsidRPr="00215E70">
          <w:rPr>
            <w:rFonts w:ascii="Menlo" w:hAnsi="Menlo" w:cs="Menlo"/>
            <w:sz w:val="18"/>
            <w:szCs w:val="18"/>
            <w:rPrChange w:id="3375" w:author="Willian" w:date="2016-11-29T00:23:00Z">
              <w:rPr/>
            </w:rPrChange>
          </w:rPr>
          <w:t xml:space="preserve">! </w:t>
        </w:r>
        <w:proofErr w:type="spellStart"/>
        <w:r w:rsidRPr="00215E70">
          <w:rPr>
            <w:rFonts w:ascii="Menlo" w:hAnsi="Menlo" w:cs="Menlo"/>
            <w:color w:val="5C2699"/>
            <w:sz w:val="18"/>
            <w:szCs w:val="18"/>
            <w:rPrChange w:id="3376" w:author="Willian" w:date="2016-11-29T00:23:00Z">
              <w:rPr>
                <w:color w:val="5C2699"/>
              </w:rPr>
            </w:rPrChange>
          </w:rPr>
          <w:t>NSError</w:t>
        </w:r>
        <w:proofErr w:type="spellEnd"/>
        <w:proofErr w:type="gramStart"/>
        <w:r w:rsidRPr="00215E70">
          <w:rPr>
            <w:rFonts w:ascii="Menlo" w:hAnsi="Menlo" w:cs="Menlo"/>
            <w:sz w:val="18"/>
            <w:szCs w:val="18"/>
            <w:rPrChange w:id="3377" w:author="Willian" w:date="2016-11-29T00:23:00Z">
              <w:rPr/>
            </w:rPrChange>
          </w:rPr>
          <w:t>).</w:t>
        </w:r>
        <w:proofErr w:type="spellStart"/>
        <w:r w:rsidRPr="00215E70">
          <w:rPr>
            <w:rFonts w:ascii="Menlo" w:hAnsi="Menlo" w:cs="Menlo"/>
            <w:color w:val="5C2699"/>
            <w:sz w:val="18"/>
            <w:szCs w:val="18"/>
            <w:rPrChange w:id="3378" w:author="Willian" w:date="2016-11-29T00:23:00Z">
              <w:rPr>
                <w:color w:val="5C2699"/>
              </w:rPr>
            </w:rPrChange>
          </w:rPr>
          <w:t>code</w:t>
        </w:r>
        <w:proofErr w:type="spellEnd"/>
        <w:proofErr w:type="gramEnd"/>
        <w:r w:rsidRPr="00215E70">
          <w:rPr>
            <w:rFonts w:ascii="Menlo" w:hAnsi="Menlo" w:cs="Menlo"/>
            <w:sz w:val="18"/>
            <w:szCs w:val="18"/>
            <w:rPrChange w:id="3379" w:author="Willian" w:date="2016-11-29T00:23:00Z">
              <w:rPr/>
            </w:rPrChange>
          </w:rPr>
          <w:t xml:space="preserve"> {</w:t>
        </w:r>
      </w:ins>
    </w:p>
    <w:p w14:paraId="5431881E" w14:textId="77777777" w:rsidR="00215E70" w:rsidRPr="00215E70" w:rsidRDefault="00215E70" w:rsidP="00215E70">
      <w:pPr>
        <w:widowControl w:val="0"/>
        <w:tabs>
          <w:tab w:val="left" w:pos="692"/>
        </w:tabs>
        <w:autoSpaceDE w:val="0"/>
        <w:autoSpaceDN w:val="0"/>
        <w:adjustRightInd w:val="0"/>
        <w:spacing w:after="0"/>
        <w:ind w:left="360"/>
        <w:jc w:val="left"/>
        <w:rPr>
          <w:ins w:id="3380" w:author="Willian" w:date="2016-11-29T00:23:00Z"/>
          <w:rFonts w:ascii="Menlo" w:hAnsi="Menlo" w:cs="Menlo"/>
          <w:sz w:val="18"/>
          <w:szCs w:val="18"/>
          <w:rPrChange w:id="3381" w:author="Willian" w:date="2016-11-29T00:23:00Z">
            <w:rPr>
              <w:ins w:id="3382" w:author="Willian" w:date="2016-11-29T00:23:00Z"/>
            </w:rPr>
          </w:rPrChange>
        </w:rPr>
        <w:pPrChange w:id="338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84" w:author="Willian" w:date="2016-11-29T00:23:00Z">
        <w:r w:rsidRPr="00215E70">
          <w:rPr>
            <w:rFonts w:ascii="Menlo" w:hAnsi="Menlo" w:cs="Menlo"/>
            <w:sz w:val="18"/>
            <w:szCs w:val="18"/>
            <w:rPrChange w:id="3385" w:author="Willian" w:date="2016-11-29T00:23:00Z">
              <w:rPr/>
            </w:rPrChange>
          </w:rPr>
          <w:t xml:space="preserve">                    </w:t>
        </w:r>
        <w:proofErr w:type="gramStart"/>
        <w:r w:rsidRPr="00215E70">
          <w:rPr>
            <w:rFonts w:ascii="Menlo" w:hAnsi="Menlo" w:cs="Menlo"/>
            <w:color w:val="AA0D91"/>
            <w:sz w:val="18"/>
            <w:szCs w:val="18"/>
            <w:rPrChange w:id="3386" w:author="Willian" w:date="2016-11-29T00:23:00Z">
              <w:rPr>
                <w:color w:val="AA0D91"/>
              </w:rPr>
            </w:rPrChange>
          </w:rPr>
          <w:t>case</w:t>
        </w:r>
        <w:proofErr w:type="gramEnd"/>
        <w:r w:rsidRPr="00215E70">
          <w:rPr>
            <w:rFonts w:ascii="Menlo" w:hAnsi="Menlo" w:cs="Menlo"/>
            <w:sz w:val="18"/>
            <w:szCs w:val="18"/>
            <w:rPrChange w:id="3387" w:author="Willian" w:date="2016-11-29T00:23:00Z">
              <w:rPr/>
            </w:rPrChange>
          </w:rPr>
          <w:t xml:space="preserve"> </w:t>
        </w:r>
        <w:proofErr w:type="spellStart"/>
        <w:r w:rsidRPr="00215E70">
          <w:rPr>
            <w:rFonts w:ascii="Menlo" w:hAnsi="Menlo" w:cs="Menlo"/>
            <w:color w:val="3F6E74"/>
            <w:sz w:val="18"/>
            <w:szCs w:val="18"/>
            <w:rPrChange w:id="3388" w:author="Willian" w:date="2016-11-29T00:23:00Z">
              <w:rPr>
                <w:color w:val="3F6E74"/>
              </w:rPr>
            </w:rPrChange>
          </w:rPr>
          <w:t>FIRAuthErrorCode</w:t>
        </w:r>
        <w:r w:rsidRPr="00215E70">
          <w:rPr>
            <w:rFonts w:ascii="Menlo" w:hAnsi="Menlo" w:cs="Menlo"/>
            <w:sz w:val="18"/>
            <w:szCs w:val="18"/>
            <w:rPrChange w:id="3389" w:author="Willian" w:date="2016-11-29T00:23:00Z">
              <w:rPr/>
            </w:rPrChange>
          </w:rPr>
          <w:t>.</w:t>
        </w:r>
        <w:r w:rsidRPr="00215E70">
          <w:rPr>
            <w:rFonts w:ascii="Menlo" w:hAnsi="Menlo" w:cs="Menlo"/>
            <w:color w:val="26474B"/>
            <w:sz w:val="18"/>
            <w:szCs w:val="18"/>
            <w:rPrChange w:id="3390" w:author="Willian" w:date="2016-11-29T00:23:00Z">
              <w:rPr>
                <w:color w:val="26474B"/>
              </w:rPr>
            </w:rPrChange>
          </w:rPr>
          <w:t>errorCodeInvalidEmail</w:t>
        </w:r>
        <w:r w:rsidRPr="00215E70">
          <w:rPr>
            <w:rFonts w:ascii="Menlo" w:hAnsi="Menlo" w:cs="Menlo"/>
            <w:sz w:val="18"/>
            <w:szCs w:val="18"/>
            <w:rPrChange w:id="3391" w:author="Willian" w:date="2016-11-29T00:23:00Z">
              <w:rPr/>
            </w:rPrChange>
          </w:rPr>
          <w:t>.</w:t>
        </w:r>
        <w:r w:rsidRPr="00215E70">
          <w:rPr>
            <w:rFonts w:ascii="Menlo" w:hAnsi="Menlo" w:cs="Menlo"/>
            <w:color w:val="3F6E74"/>
            <w:sz w:val="18"/>
            <w:szCs w:val="18"/>
            <w:rPrChange w:id="3392" w:author="Willian" w:date="2016-11-29T00:23:00Z">
              <w:rPr>
                <w:color w:val="3F6E74"/>
              </w:rPr>
            </w:rPrChange>
          </w:rPr>
          <w:t>rawValue</w:t>
        </w:r>
        <w:proofErr w:type="spellEnd"/>
        <w:r w:rsidRPr="00215E70">
          <w:rPr>
            <w:rFonts w:ascii="Menlo" w:hAnsi="Menlo" w:cs="Menlo"/>
            <w:sz w:val="18"/>
            <w:szCs w:val="18"/>
            <w:rPrChange w:id="3393" w:author="Willian" w:date="2016-11-29T00:23:00Z">
              <w:rPr/>
            </w:rPrChange>
          </w:rPr>
          <w:t>:</w:t>
        </w:r>
      </w:ins>
    </w:p>
    <w:p w14:paraId="0B3FC802" w14:textId="77777777" w:rsidR="00215E70" w:rsidRPr="00215E70" w:rsidRDefault="00215E70" w:rsidP="00215E70">
      <w:pPr>
        <w:widowControl w:val="0"/>
        <w:tabs>
          <w:tab w:val="left" w:pos="692"/>
        </w:tabs>
        <w:autoSpaceDE w:val="0"/>
        <w:autoSpaceDN w:val="0"/>
        <w:adjustRightInd w:val="0"/>
        <w:spacing w:after="0"/>
        <w:ind w:left="360"/>
        <w:jc w:val="left"/>
        <w:rPr>
          <w:ins w:id="3394" w:author="Willian" w:date="2016-11-29T00:23:00Z"/>
          <w:rFonts w:ascii="Menlo" w:hAnsi="Menlo" w:cs="Menlo"/>
          <w:sz w:val="18"/>
          <w:szCs w:val="18"/>
          <w:rPrChange w:id="3395" w:author="Willian" w:date="2016-11-29T00:23:00Z">
            <w:rPr>
              <w:ins w:id="3396" w:author="Willian" w:date="2016-11-29T00:23:00Z"/>
            </w:rPr>
          </w:rPrChange>
        </w:rPr>
        <w:pPrChange w:id="339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398" w:author="Willian" w:date="2016-11-29T00:23:00Z">
        <w:r w:rsidRPr="00215E70">
          <w:rPr>
            <w:rFonts w:ascii="Menlo" w:hAnsi="Menlo" w:cs="Menlo"/>
            <w:sz w:val="18"/>
            <w:szCs w:val="18"/>
            <w:rPrChange w:id="3399" w:author="Willian" w:date="2016-11-29T00:23:00Z">
              <w:rPr/>
            </w:rPrChange>
          </w:rPr>
          <w:t xml:space="preserve">                        </w:t>
        </w:r>
        <w:proofErr w:type="spellStart"/>
        <w:proofErr w:type="gramStart"/>
        <w:r w:rsidRPr="00215E70">
          <w:rPr>
            <w:rFonts w:ascii="Menlo" w:hAnsi="Menlo" w:cs="Menlo"/>
            <w:sz w:val="18"/>
            <w:szCs w:val="18"/>
            <w:rPrChange w:id="3400" w:author="Willian" w:date="2016-11-29T00:23:00Z">
              <w:rPr/>
            </w:rPrChange>
          </w:rPr>
          <w:t>alertMessage</w:t>
        </w:r>
        <w:proofErr w:type="spellEnd"/>
        <w:proofErr w:type="gramEnd"/>
        <w:r w:rsidRPr="00215E70">
          <w:rPr>
            <w:rFonts w:ascii="Menlo" w:hAnsi="Menlo" w:cs="Menlo"/>
            <w:sz w:val="18"/>
            <w:szCs w:val="18"/>
            <w:rPrChange w:id="3401" w:author="Willian" w:date="2016-11-29T00:23:00Z">
              <w:rPr/>
            </w:rPrChange>
          </w:rPr>
          <w:t xml:space="preserve"> = </w:t>
        </w:r>
        <w:r w:rsidRPr="00215E70">
          <w:rPr>
            <w:rFonts w:ascii="Menlo" w:hAnsi="Menlo" w:cs="Menlo"/>
            <w:color w:val="C41A16"/>
            <w:sz w:val="18"/>
            <w:szCs w:val="18"/>
            <w:rPrChange w:id="3402" w:author="Willian" w:date="2016-11-29T00:23:00Z">
              <w:rPr>
                <w:color w:val="C41A16"/>
              </w:rPr>
            </w:rPrChange>
          </w:rPr>
          <w:t>"E-mail inválido."</w:t>
        </w:r>
      </w:ins>
    </w:p>
    <w:p w14:paraId="28E8B7CA" w14:textId="77777777" w:rsidR="00215E70" w:rsidRPr="00215E70" w:rsidRDefault="00215E70" w:rsidP="00215E70">
      <w:pPr>
        <w:widowControl w:val="0"/>
        <w:tabs>
          <w:tab w:val="left" w:pos="692"/>
        </w:tabs>
        <w:autoSpaceDE w:val="0"/>
        <w:autoSpaceDN w:val="0"/>
        <w:adjustRightInd w:val="0"/>
        <w:spacing w:after="0"/>
        <w:ind w:left="360"/>
        <w:jc w:val="left"/>
        <w:rPr>
          <w:ins w:id="3403" w:author="Willian" w:date="2016-11-29T00:23:00Z"/>
          <w:rFonts w:ascii="Menlo" w:hAnsi="Menlo" w:cs="Menlo"/>
          <w:sz w:val="18"/>
          <w:szCs w:val="18"/>
          <w:rPrChange w:id="3404" w:author="Willian" w:date="2016-11-29T00:23:00Z">
            <w:rPr>
              <w:ins w:id="3405" w:author="Willian" w:date="2016-11-29T00:23:00Z"/>
            </w:rPr>
          </w:rPrChange>
        </w:rPr>
        <w:pPrChange w:id="3406"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07" w:author="Willian" w:date="2016-11-29T00:23:00Z">
        <w:r w:rsidRPr="00215E70">
          <w:rPr>
            <w:rFonts w:ascii="Menlo" w:hAnsi="Menlo" w:cs="Menlo"/>
            <w:sz w:val="18"/>
            <w:szCs w:val="18"/>
            <w:rPrChange w:id="3408" w:author="Willian" w:date="2016-11-29T00:23:00Z">
              <w:rPr/>
            </w:rPrChange>
          </w:rPr>
          <w:lastRenderedPageBreak/>
          <w:t xml:space="preserve">                        </w:t>
        </w:r>
        <w:proofErr w:type="gramStart"/>
        <w:r w:rsidRPr="00215E70">
          <w:rPr>
            <w:rFonts w:ascii="Menlo" w:hAnsi="Menlo" w:cs="Menlo"/>
            <w:color w:val="AA0D91"/>
            <w:sz w:val="18"/>
            <w:szCs w:val="18"/>
            <w:rPrChange w:id="3409" w:author="Willian" w:date="2016-11-29T00:23:00Z">
              <w:rPr>
                <w:color w:val="AA0D91"/>
              </w:rPr>
            </w:rPrChange>
          </w:rPr>
          <w:t>break</w:t>
        </w:r>
        <w:proofErr w:type="gramEnd"/>
      </w:ins>
    </w:p>
    <w:p w14:paraId="02DF89AB" w14:textId="77777777" w:rsidR="00215E70" w:rsidRPr="00215E70" w:rsidRDefault="00215E70" w:rsidP="00215E70">
      <w:pPr>
        <w:widowControl w:val="0"/>
        <w:tabs>
          <w:tab w:val="left" w:pos="692"/>
        </w:tabs>
        <w:autoSpaceDE w:val="0"/>
        <w:autoSpaceDN w:val="0"/>
        <w:adjustRightInd w:val="0"/>
        <w:spacing w:after="0"/>
        <w:ind w:left="360"/>
        <w:jc w:val="left"/>
        <w:rPr>
          <w:ins w:id="3410" w:author="Willian" w:date="2016-11-29T00:23:00Z"/>
          <w:rFonts w:ascii="Menlo" w:hAnsi="Menlo" w:cs="Menlo"/>
          <w:sz w:val="18"/>
          <w:szCs w:val="18"/>
          <w:rPrChange w:id="3411" w:author="Willian" w:date="2016-11-29T00:23:00Z">
            <w:rPr>
              <w:ins w:id="3412" w:author="Willian" w:date="2016-11-29T00:23:00Z"/>
            </w:rPr>
          </w:rPrChange>
        </w:rPr>
        <w:pPrChange w:id="341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14" w:author="Willian" w:date="2016-11-29T00:23:00Z">
        <w:r w:rsidRPr="00215E70">
          <w:rPr>
            <w:rFonts w:ascii="Menlo" w:hAnsi="Menlo" w:cs="Menlo"/>
            <w:sz w:val="18"/>
            <w:szCs w:val="18"/>
            <w:rPrChange w:id="3415" w:author="Willian" w:date="2016-11-29T00:23:00Z">
              <w:rPr/>
            </w:rPrChange>
          </w:rPr>
          <w:t xml:space="preserve">                    </w:t>
        </w:r>
        <w:proofErr w:type="gramStart"/>
        <w:r w:rsidRPr="00215E70">
          <w:rPr>
            <w:rFonts w:ascii="Menlo" w:hAnsi="Menlo" w:cs="Menlo"/>
            <w:color w:val="AA0D91"/>
            <w:sz w:val="18"/>
            <w:szCs w:val="18"/>
            <w:rPrChange w:id="3416" w:author="Willian" w:date="2016-11-29T00:23:00Z">
              <w:rPr>
                <w:color w:val="AA0D91"/>
              </w:rPr>
            </w:rPrChange>
          </w:rPr>
          <w:t>case</w:t>
        </w:r>
        <w:proofErr w:type="gramEnd"/>
        <w:r w:rsidRPr="00215E70">
          <w:rPr>
            <w:rFonts w:ascii="Menlo" w:hAnsi="Menlo" w:cs="Menlo"/>
            <w:sz w:val="18"/>
            <w:szCs w:val="18"/>
            <w:rPrChange w:id="3417" w:author="Willian" w:date="2016-11-29T00:23:00Z">
              <w:rPr/>
            </w:rPrChange>
          </w:rPr>
          <w:t xml:space="preserve"> </w:t>
        </w:r>
        <w:proofErr w:type="spellStart"/>
        <w:r w:rsidRPr="00215E70">
          <w:rPr>
            <w:rFonts w:ascii="Menlo" w:hAnsi="Menlo" w:cs="Menlo"/>
            <w:color w:val="3F6E74"/>
            <w:sz w:val="18"/>
            <w:szCs w:val="18"/>
            <w:rPrChange w:id="3418" w:author="Willian" w:date="2016-11-29T00:23:00Z">
              <w:rPr>
                <w:color w:val="3F6E74"/>
              </w:rPr>
            </w:rPrChange>
          </w:rPr>
          <w:t>FIRAuthErrorCode</w:t>
        </w:r>
        <w:r w:rsidRPr="00215E70">
          <w:rPr>
            <w:rFonts w:ascii="Menlo" w:hAnsi="Menlo" w:cs="Menlo"/>
            <w:sz w:val="18"/>
            <w:szCs w:val="18"/>
            <w:rPrChange w:id="3419" w:author="Willian" w:date="2016-11-29T00:23:00Z">
              <w:rPr/>
            </w:rPrChange>
          </w:rPr>
          <w:t>.</w:t>
        </w:r>
        <w:r w:rsidRPr="00215E70">
          <w:rPr>
            <w:rFonts w:ascii="Menlo" w:hAnsi="Menlo" w:cs="Menlo"/>
            <w:color w:val="26474B"/>
            <w:sz w:val="18"/>
            <w:szCs w:val="18"/>
            <w:rPrChange w:id="3420" w:author="Willian" w:date="2016-11-29T00:23:00Z">
              <w:rPr/>
            </w:rPrChange>
          </w:rPr>
          <w:t>errorCodeEmailAlreadyInUse</w:t>
        </w:r>
        <w:r w:rsidRPr="00215E70">
          <w:rPr>
            <w:rFonts w:ascii="Menlo" w:hAnsi="Menlo" w:cs="Menlo"/>
            <w:sz w:val="18"/>
            <w:szCs w:val="18"/>
            <w:rPrChange w:id="3421" w:author="Willian" w:date="2016-11-29T00:23:00Z">
              <w:rPr/>
            </w:rPrChange>
          </w:rPr>
          <w:t>.</w:t>
        </w:r>
        <w:r w:rsidRPr="00215E70">
          <w:rPr>
            <w:rFonts w:ascii="Menlo" w:hAnsi="Menlo" w:cs="Menlo"/>
            <w:color w:val="3F6E74"/>
            <w:sz w:val="18"/>
            <w:szCs w:val="18"/>
            <w:rPrChange w:id="3422" w:author="Willian" w:date="2016-11-29T00:23:00Z">
              <w:rPr>
                <w:color w:val="3F6E74"/>
              </w:rPr>
            </w:rPrChange>
          </w:rPr>
          <w:t>rawValue</w:t>
        </w:r>
        <w:proofErr w:type="spellEnd"/>
        <w:r w:rsidRPr="00215E70">
          <w:rPr>
            <w:rFonts w:ascii="Menlo" w:hAnsi="Menlo" w:cs="Menlo"/>
            <w:sz w:val="18"/>
            <w:szCs w:val="18"/>
            <w:rPrChange w:id="3423" w:author="Willian" w:date="2016-11-29T00:23:00Z">
              <w:rPr/>
            </w:rPrChange>
          </w:rPr>
          <w:t>:</w:t>
        </w:r>
      </w:ins>
    </w:p>
    <w:p w14:paraId="54B10AF5" w14:textId="77777777" w:rsidR="00215E70" w:rsidRPr="00215E70" w:rsidRDefault="00215E70" w:rsidP="00215E70">
      <w:pPr>
        <w:widowControl w:val="0"/>
        <w:tabs>
          <w:tab w:val="left" w:pos="692"/>
        </w:tabs>
        <w:autoSpaceDE w:val="0"/>
        <w:autoSpaceDN w:val="0"/>
        <w:adjustRightInd w:val="0"/>
        <w:spacing w:after="0"/>
        <w:ind w:left="360"/>
        <w:jc w:val="left"/>
        <w:rPr>
          <w:ins w:id="3424" w:author="Willian" w:date="2016-11-29T00:23:00Z"/>
          <w:rFonts w:ascii="Menlo" w:hAnsi="Menlo" w:cs="Menlo"/>
          <w:sz w:val="18"/>
          <w:szCs w:val="18"/>
          <w:rPrChange w:id="3425" w:author="Willian" w:date="2016-11-29T00:23:00Z">
            <w:rPr>
              <w:ins w:id="3426" w:author="Willian" w:date="2016-11-29T00:23:00Z"/>
            </w:rPr>
          </w:rPrChange>
        </w:rPr>
        <w:pPrChange w:id="342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28" w:author="Willian" w:date="2016-11-29T00:23:00Z">
        <w:r w:rsidRPr="00215E70">
          <w:rPr>
            <w:rFonts w:ascii="Menlo" w:hAnsi="Menlo" w:cs="Menlo"/>
            <w:sz w:val="18"/>
            <w:szCs w:val="18"/>
            <w:rPrChange w:id="3429" w:author="Willian" w:date="2016-11-29T00:23:00Z">
              <w:rPr/>
            </w:rPrChange>
          </w:rPr>
          <w:t xml:space="preserve">                        </w:t>
        </w:r>
        <w:proofErr w:type="spellStart"/>
        <w:proofErr w:type="gramStart"/>
        <w:r w:rsidRPr="00215E70">
          <w:rPr>
            <w:rFonts w:ascii="Menlo" w:hAnsi="Menlo" w:cs="Menlo"/>
            <w:sz w:val="18"/>
            <w:szCs w:val="18"/>
            <w:rPrChange w:id="3430" w:author="Willian" w:date="2016-11-29T00:23:00Z">
              <w:rPr/>
            </w:rPrChange>
          </w:rPr>
          <w:t>alertMessage</w:t>
        </w:r>
        <w:proofErr w:type="spellEnd"/>
        <w:proofErr w:type="gramEnd"/>
        <w:r w:rsidRPr="00215E70">
          <w:rPr>
            <w:rFonts w:ascii="Menlo" w:hAnsi="Menlo" w:cs="Menlo"/>
            <w:sz w:val="18"/>
            <w:szCs w:val="18"/>
            <w:rPrChange w:id="3431" w:author="Willian" w:date="2016-11-29T00:23:00Z">
              <w:rPr/>
            </w:rPrChange>
          </w:rPr>
          <w:t xml:space="preserve"> = </w:t>
        </w:r>
        <w:r w:rsidRPr="00215E70">
          <w:rPr>
            <w:rFonts w:ascii="Menlo" w:hAnsi="Menlo" w:cs="Menlo"/>
            <w:color w:val="C41A16"/>
            <w:sz w:val="18"/>
            <w:szCs w:val="18"/>
            <w:rPrChange w:id="3432" w:author="Willian" w:date="2016-11-29T00:23:00Z">
              <w:rPr>
                <w:color w:val="C41A16"/>
              </w:rPr>
            </w:rPrChange>
          </w:rPr>
          <w:t>"E-mail já está em uso."</w:t>
        </w:r>
      </w:ins>
    </w:p>
    <w:p w14:paraId="26FE4ECC" w14:textId="77777777" w:rsidR="00215E70" w:rsidRPr="00215E70" w:rsidRDefault="00215E70" w:rsidP="00215E70">
      <w:pPr>
        <w:widowControl w:val="0"/>
        <w:tabs>
          <w:tab w:val="left" w:pos="692"/>
        </w:tabs>
        <w:autoSpaceDE w:val="0"/>
        <w:autoSpaceDN w:val="0"/>
        <w:adjustRightInd w:val="0"/>
        <w:spacing w:after="0"/>
        <w:ind w:left="360"/>
        <w:jc w:val="left"/>
        <w:rPr>
          <w:ins w:id="3433" w:author="Willian" w:date="2016-11-29T00:23:00Z"/>
          <w:rFonts w:ascii="Menlo" w:hAnsi="Menlo" w:cs="Menlo"/>
          <w:sz w:val="18"/>
          <w:szCs w:val="18"/>
          <w:rPrChange w:id="3434" w:author="Willian" w:date="2016-11-29T00:23:00Z">
            <w:rPr>
              <w:ins w:id="3435" w:author="Willian" w:date="2016-11-29T00:23:00Z"/>
            </w:rPr>
          </w:rPrChange>
        </w:rPr>
        <w:pPrChange w:id="3436"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37" w:author="Willian" w:date="2016-11-29T00:23:00Z">
        <w:r w:rsidRPr="00215E70">
          <w:rPr>
            <w:rFonts w:ascii="Menlo" w:hAnsi="Menlo" w:cs="Menlo"/>
            <w:sz w:val="18"/>
            <w:szCs w:val="18"/>
            <w:rPrChange w:id="3438" w:author="Willian" w:date="2016-11-29T00:23:00Z">
              <w:rPr/>
            </w:rPrChange>
          </w:rPr>
          <w:t xml:space="preserve">                        </w:t>
        </w:r>
        <w:proofErr w:type="gramStart"/>
        <w:r w:rsidRPr="00215E70">
          <w:rPr>
            <w:rFonts w:ascii="Menlo" w:hAnsi="Menlo" w:cs="Menlo"/>
            <w:color w:val="AA0D91"/>
            <w:sz w:val="18"/>
            <w:szCs w:val="18"/>
            <w:rPrChange w:id="3439" w:author="Willian" w:date="2016-11-29T00:23:00Z">
              <w:rPr>
                <w:color w:val="AA0D91"/>
              </w:rPr>
            </w:rPrChange>
          </w:rPr>
          <w:t>break</w:t>
        </w:r>
        <w:proofErr w:type="gramEnd"/>
      </w:ins>
    </w:p>
    <w:p w14:paraId="0521A0E9" w14:textId="77777777" w:rsidR="00215E70" w:rsidRPr="00215E70" w:rsidRDefault="00215E70" w:rsidP="00215E70">
      <w:pPr>
        <w:widowControl w:val="0"/>
        <w:tabs>
          <w:tab w:val="left" w:pos="692"/>
        </w:tabs>
        <w:autoSpaceDE w:val="0"/>
        <w:autoSpaceDN w:val="0"/>
        <w:adjustRightInd w:val="0"/>
        <w:spacing w:after="0"/>
        <w:ind w:left="360"/>
        <w:jc w:val="left"/>
        <w:rPr>
          <w:ins w:id="3440" w:author="Willian" w:date="2016-11-29T00:23:00Z"/>
          <w:rFonts w:ascii="Menlo" w:hAnsi="Menlo" w:cs="Menlo"/>
          <w:sz w:val="18"/>
          <w:szCs w:val="18"/>
          <w:rPrChange w:id="3441" w:author="Willian" w:date="2016-11-29T00:23:00Z">
            <w:rPr>
              <w:ins w:id="3442" w:author="Willian" w:date="2016-11-29T00:23:00Z"/>
            </w:rPr>
          </w:rPrChange>
        </w:rPr>
        <w:pPrChange w:id="344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44" w:author="Willian" w:date="2016-11-29T00:23:00Z">
        <w:r w:rsidRPr="00215E70">
          <w:rPr>
            <w:rFonts w:ascii="Menlo" w:hAnsi="Menlo" w:cs="Menlo"/>
            <w:sz w:val="18"/>
            <w:szCs w:val="18"/>
            <w:rPrChange w:id="3445" w:author="Willian" w:date="2016-11-29T00:23:00Z">
              <w:rPr/>
            </w:rPrChange>
          </w:rPr>
          <w:t xml:space="preserve">                    </w:t>
        </w:r>
        <w:proofErr w:type="gramStart"/>
        <w:r w:rsidRPr="00215E70">
          <w:rPr>
            <w:rFonts w:ascii="Menlo" w:hAnsi="Menlo" w:cs="Menlo"/>
            <w:color w:val="AA0D91"/>
            <w:sz w:val="18"/>
            <w:szCs w:val="18"/>
            <w:rPrChange w:id="3446" w:author="Willian" w:date="2016-11-29T00:23:00Z">
              <w:rPr>
                <w:color w:val="AA0D91"/>
              </w:rPr>
            </w:rPrChange>
          </w:rPr>
          <w:t>case</w:t>
        </w:r>
        <w:proofErr w:type="gramEnd"/>
        <w:r w:rsidRPr="00215E70">
          <w:rPr>
            <w:rFonts w:ascii="Menlo" w:hAnsi="Menlo" w:cs="Menlo"/>
            <w:sz w:val="18"/>
            <w:szCs w:val="18"/>
            <w:rPrChange w:id="3447" w:author="Willian" w:date="2016-11-29T00:23:00Z">
              <w:rPr/>
            </w:rPrChange>
          </w:rPr>
          <w:t xml:space="preserve"> </w:t>
        </w:r>
        <w:proofErr w:type="spellStart"/>
        <w:r w:rsidRPr="00215E70">
          <w:rPr>
            <w:rFonts w:ascii="Menlo" w:hAnsi="Menlo" w:cs="Menlo"/>
            <w:color w:val="3F6E74"/>
            <w:sz w:val="18"/>
            <w:szCs w:val="18"/>
            <w:rPrChange w:id="3448" w:author="Willian" w:date="2016-11-29T00:23:00Z">
              <w:rPr>
                <w:color w:val="3F6E74"/>
              </w:rPr>
            </w:rPrChange>
          </w:rPr>
          <w:t>FIRAuthErrorCode</w:t>
        </w:r>
        <w:r w:rsidRPr="00215E70">
          <w:rPr>
            <w:rFonts w:ascii="Menlo" w:hAnsi="Menlo" w:cs="Menlo"/>
            <w:sz w:val="18"/>
            <w:szCs w:val="18"/>
            <w:rPrChange w:id="3449" w:author="Willian" w:date="2016-11-29T00:23:00Z">
              <w:rPr/>
            </w:rPrChange>
          </w:rPr>
          <w:t>.</w:t>
        </w:r>
        <w:r w:rsidRPr="00215E70">
          <w:rPr>
            <w:rFonts w:ascii="Menlo" w:hAnsi="Menlo" w:cs="Menlo"/>
            <w:color w:val="26474B"/>
            <w:sz w:val="18"/>
            <w:szCs w:val="18"/>
            <w:rPrChange w:id="3450" w:author="Willian" w:date="2016-11-29T00:23:00Z">
              <w:rPr>
                <w:color w:val="26474B"/>
              </w:rPr>
            </w:rPrChange>
          </w:rPr>
          <w:t>errorCodeWeakPassword</w:t>
        </w:r>
        <w:r w:rsidRPr="00215E70">
          <w:rPr>
            <w:rFonts w:ascii="Menlo" w:hAnsi="Menlo" w:cs="Menlo"/>
            <w:sz w:val="18"/>
            <w:szCs w:val="18"/>
            <w:rPrChange w:id="3451" w:author="Willian" w:date="2016-11-29T00:23:00Z">
              <w:rPr/>
            </w:rPrChange>
          </w:rPr>
          <w:t>.</w:t>
        </w:r>
        <w:r w:rsidRPr="00215E70">
          <w:rPr>
            <w:rFonts w:ascii="Menlo" w:hAnsi="Menlo" w:cs="Menlo"/>
            <w:color w:val="3F6E74"/>
            <w:sz w:val="18"/>
            <w:szCs w:val="18"/>
            <w:rPrChange w:id="3452" w:author="Willian" w:date="2016-11-29T00:23:00Z">
              <w:rPr>
                <w:color w:val="3F6E74"/>
              </w:rPr>
            </w:rPrChange>
          </w:rPr>
          <w:t>rawValue</w:t>
        </w:r>
        <w:proofErr w:type="spellEnd"/>
        <w:r w:rsidRPr="00215E70">
          <w:rPr>
            <w:rFonts w:ascii="Menlo" w:hAnsi="Menlo" w:cs="Menlo"/>
            <w:sz w:val="18"/>
            <w:szCs w:val="18"/>
            <w:rPrChange w:id="3453" w:author="Willian" w:date="2016-11-29T00:23:00Z">
              <w:rPr/>
            </w:rPrChange>
          </w:rPr>
          <w:t>:</w:t>
        </w:r>
      </w:ins>
    </w:p>
    <w:p w14:paraId="7626B1FB" w14:textId="77777777" w:rsidR="00215E70" w:rsidRPr="00215E70" w:rsidRDefault="00215E70" w:rsidP="00215E70">
      <w:pPr>
        <w:widowControl w:val="0"/>
        <w:tabs>
          <w:tab w:val="left" w:pos="692"/>
        </w:tabs>
        <w:autoSpaceDE w:val="0"/>
        <w:autoSpaceDN w:val="0"/>
        <w:adjustRightInd w:val="0"/>
        <w:spacing w:after="0"/>
        <w:ind w:left="360"/>
        <w:jc w:val="left"/>
        <w:rPr>
          <w:ins w:id="3454" w:author="Willian" w:date="2016-11-29T00:23:00Z"/>
          <w:rFonts w:ascii="Menlo" w:hAnsi="Menlo" w:cs="Menlo"/>
          <w:sz w:val="18"/>
          <w:szCs w:val="18"/>
          <w:rPrChange w:id="3455" w:author="Willian" w:date="2016-11-29T00:23:00Z">
            <w:rPr>
              <w:ins w:id="3456" w:author="Willian" w:date="2016-11-29T00:23:00Z"/>
            </w:rPr>
          </w:rPrChange>
        </w:rPr>
        <w:pPrChange w:id="345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58" w:author="Willian" w:date="2016-11-29T00:23:00Z">
        <w:r w:rsidRPr="00215E70">
          <w:rPr>
            <w:rFonts w:ascii="Menlo" w:hAnsi="Menlo" w:cs="Menlo"/>
            <w:sz w:val="18"/>
            <w:szCs w:val="18"/>
            <w:rPrChange w:id="3459" w:author="Willian" w:date="2016-11-29T00:23:00Z">
              <w:rPr/>
            </w:rPrChange>
          </w:rPr>
          <w:t xml:space="preserve">                        </w:t>
        </w:r>
        <w:proofErr w:type="spellStart"/>
        <w:proofErr w:type="gramStart"/>
        <w:r w:rsidRPr="00215E70">
          <w:rPr>
            <w:rFonts w:ascii="Menlo" w:hAnsi="Menlo" w:cs="Menlo"/>
            <w:sz w:val="18"/>
            <w:szCs w:val="18"/>
            <w:rPrChange w:id="3460" w:author="Willian" w:date="2016-11-29T00:23:00Z">
              <w:rPr/>
            </w:rPrChange>
          </w:rPr>
          <w:t>alertMessage</w:t>
        </w:r>
        <w:proofErr w:type="spellEnd"/>
        <w:proofErr w:type="gramEnd"/>
        <w:r w:rsidRPr="00215E70">
          <w:rPr>
            <w:rFonts w:ascii="Menlo" w:hAnsi="Menlo" w:cs="Menlo"/>
            <w:sz w:val="18"/>
            <w:szCs w:val="18"/>
            <w:rPrChange w:id="3461" w:author="Willian" w:date="2016-11-29T00:23:00Z">
              <w:rPr/>
            </w:rPrChange>
          </w:rPr>
          <w:t xml:space="preserve"> = </w:t>
        </w:r>
        <w:r w:rsidRPr="00215E70">
          <w:rPr>
            <w:rFonts w:ascii="Menlo" w:hAnsi="Menlo" w:cs="Menlo"/>
            <w:color w:val="C41A16"/>
            <w:sz w:val="18"/>
            <w:szCs w:val="18"/>
            <w:rPrChange w:id="3462" w:author="Willian" w:date="2016-11-29T00:23:00Z">
              <w:rPr/>
            </w:rPrChange>
          </w:rPr>
          <w:t>"Sua senha é muito fraca. Por favor registre outra"</w:t>
        </w:r>
      </w:ins>
    </w:p>
    <w:p w14:paraId="4586D1E2" w14:textId="77777777" w:rsidR="00215E70" w:rsidRPr="00215E70" w:rsidRDefault="00215E70" w:rsidP="00215E70">
      <w:pPr>
        <w:widowControl w:val="0"/>
        <w:tabs>
          <w:tab w:val="left" w:pos="692"/>
        </w:tabs>
        <w:autoSpaceDE w:val="0"/>
        <w:autoSpaceDN w:val="0"/>
        <w:adjustRightInd w:val="0"/>
        <w:spacing w:after="0"/>
        <w:ind w:left="360"/>
        <w:jc w:val="left"/>
        <w:rPr>
          <w:ins w:id="3463" w:author="Willian" w:date="2016-11-29T00:23:00Z"/>
          <w:rFonts w:ascii="Menlo" w:hAnsi="Menlo" w:cs="Menlo"/>
          <w:sz w:val="18"/>
          <w:szCs w:val="18"/>
          <w:rPrChange w:id="3464" w:author="Willian" w:date="2016-11-29T00:23:00Z">
            <w:rPr>
              <w:ins w:id="3465" w:author="Willian" w:date="2016-11-29T00:23:00Z"/>
            </w:rPr>
          </w:rPrChange>
        </w:rPr>
        <w:pPrChange w:id="3466"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67" w:author="Willian" w:date="2016-11-29T00:23:00Z">
        <w:r w:rsidRPr="00215E70">
          <w:rPr>
            <w:rFonts w:ascii="Menlo" w:hAnsi="Menlo" w:cs="Menlo"/>
            <w:sz w:val="18"/>
            <w:szCs w:val="18"/>
            <w:rPrChange w:id="3468" w:author="Willian" w:date="2016-11-29T00:23:00Z">
              <w:rPr/>
            </w:rPrChange>
          </w:rPr>
          <w:t xml:space="preserve">                        </w:t>
        </w:r>
        <w:proofErr w:type="gramStart"/>
        <w:r w:rsidRPr="00215E70">
          <w:rPr>
            <w:rFonts w:ascii="Menlo" w:hAnsi="Menlo" w:cs="Menlo"/>
            <w:color w:val="AA0D91"/>
            <w:sz w:val="18"/>
            <w:szCs w:val="18"/>
            <w:rPrChange w:id="3469" w:author="Willian" w:date="2016-11-29T00:23:00Z">
              <w:rPr>
                <w:color w:val="AA0D91"/>
              </w:rPr>
            </w:rPrChange>
          </w:rPr>
          <w:t>break</w:t>
        </w:r>
        <w:proofErr w:type="gramEnd"/>
      </w:ins>
    </w:p>
    <w:p w14:paraId="602EB3ED" w14:textId="77777777" w:rsidR="00215E70" w:rsidRPr="00215E70" w:rsidRDefault="00215E70" w:rsidP="00215E70">
      <w:pPr>
        <w:widowControl w:val="0"/>
        <w:tabs>
          <w:tab w:val="left" w:pos="692"/>
        </w:tabs>
        <w:autoSpaceDE w:val="0"/>
        <w:autoSpaceDN w:val="0"/>
        <w:adjustRightInd w:val="0"/>
        <w:spacing w:after="0"/>
        <w:ind w:left="360"/>
        <w:jc w:val="left"/>
        <w:rPr>
          <w:ins w:id="3470" w:author="Willian" w:date="2016-11-29T00:23:00Z"/>
          <w:rFonts w:ascii="Menlo" w:hAnsi="Menlo" w:cs="Menlo"/>
          <w:sz w:val="18"/>
          <w:szCs w:val="18"/>
          <w:rPrChange w:id="3471" w:author="Willian" w:date="2016-11-29T00:23:00Z">
            <w:rPr>
              <w:ins w:id="3472" w:author="Willian" w:date="2016-11-29T00:23:00Z"/>
            </w:rPr>
          </w:rPrChange>
        </w:rPr>
        <w:pPrChange w:id="347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74" w:author="Willian" w:date="2016-11-29T00:23:00Z">
        <w:r w:rsidRPr="00215E70">
          <w:rPr>
            <w:rFonts w:ascii="Menlo" w:hAnsi="Menlo" w:cs="Menlo"/>
            <w:sz w:val="18"/>
            <w:szCs w:val="18"/>
            <w:rPrChange w:id="3475" w:author="Willian" w:date="2016-11-29T00:23:00Z">
              <w:rPr/>
            </w:rPrChange>
          </w:rPr>
          <w:t xml:space="preserve">                    </w:t>
        </w:r>
        <w:proofErr w:type="gramStart"/>
        <w:r w:rsidRPr="00215E70">
          <w:rPr>
            <w:rFonts w:ascii="Menlo" w:hAnsi="Menlo" w:cs="Menlo"/>
            <w:color w:val="AA0D91"/>
            <w:sz w:val="18"/>
            <w:szCs w:val="18"/>
            <w:rPrChange w:id="3476" w:author="Willian" w:date="2016-11-29T00:23:00Z">
              <w:rPr>
                <w:color w:val="AA0D91"/>
              </w:rPr>
            </w:rPrChange>
          </w:rPr>
          <w:t>default</w:t>
        </w:r>
        <w:proofErr w:type="gramEnd"/>
        <w:r w:rsidRPr="00215E70">
          <w:rPr>
            <w:rFonts w:ascii="Menlo" w:hAnsi="Menlo" w:cs="Menlo"/>
            <w:sz w:val="18"/>
            <w:szCs w:val="18"/>
            <w:rPrChange w:id="3477" w:author="Willian" w:date="2016-11-29T00:23:00Z">
              <w:rPr/>
            </w:rPrChange>
          </w:rPr>
          <w:t>:</w:t>
        </w:r>
      </w:ins>
    </w:p>
    <w:p w14:paraId="7AB9695B" w14:textId="77777777" w:rsidR="00215E70" w:rsidRPr="00215E70" w:rsidRDefault="00215E70" w:rsidP="00215E70">
      <w:pPr>
        <w:widowControl w:val="0"/>
        <w:tabs>
          <w:tab w:val="left" w:pos="692"/>
        </w:tabs>
        <w:autoSpaceDE w:val="0"/>
        <w:autoSpaceDN w:val="0"/>
        <w:adjustRightInd w:val="0"/>
        <w:spacing w:after="0"/>
        <w:ind w:left="360"/>
        <w:jc w:val="left"/>
        <w:rPr>
          <w:ins w:id="3478" w:author="Willian" w:date="2016-11-29T00:23:00Z"/>
          <w:rFonts w:ascii="Menlo" w:hAnsi="Menlo" w:cs="Menlo"/>
          <w:sz w:val="18"/>
          <w:szCs w:val="18"/>
          <w:rPrChange w:id="3479" w:author="Willian" w:date="2016-11-29T00:23:00Z">
            <w:rPr>
              <w:ins w:id="3480" w:author="Willian" w:date="2016-11-29T00:23:00Z"/>
            </w:rPr>
          </w:rPrChange>
        </w:rPr>
        <w:pPrChange w:id="348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82" w:author="Willian" w:date="2016-11-29T00:23:00Z">
        <w:r w:rsidRPr="00215E70">
          <w:rPr>
            <w:rFonts w:ascii="Menlo" w:hAnsi="Menlo" w:cs="Menlo"/>
            <w:sz w:val="18"/>
            <w:szCs w:val="18"/>
            <w:rPrChange w:id="3483" w:author="Willian" w:date="2016-11-29T00:23:00Z">
              <w:rPr/>
            </w:rPrChange>
          </w:rPr>
          <w:t xml:space="preserve">                        </w:t>
        </w:r>
        <w:proofErr w:type="spellStart"/>
        <w:proofErr w:type="gramStart"/>
        <w:r w:rsidRPr="00215E70">
          <w:rPr>
            <w:rFonts w:ascii="Menlo" w:hAnsi="Menlo" w:cs="Menlo"/>
            <w:sz w:val="18"/>
            <w:szCs w:val="18"/>
            <w:rPrChange w:id="3484" w:author="Willian" w:date="2016-11-29T00:23:00Z">
              <w:rPr/>
            </w:rPrChange>
          </w:rPr>
          <w:t>alertMessage</w:t>
        </w:r>
        <w:proofErr w:type="spellEnd"/>
        <w:proofErr w:type="gramEnd"/>
        <w:r w:rsidRPr="00215E70">
          <w:rPr>
            <w:rFonts w:ascii="Menlo" w:hAnsi="Menlo" w:cs="Menlo"/>
            <w:sz w:val="18"/>
            <w:szCs w:val="18"/>
            <w:rPrChange w:id="3485" w:author="Willian" w:date="2016-11-29T00:23:00Z">
              <w:rPr/>
            </w:rPrChange>
          </w:rPr>
          <w:t xml:space="preserve"> = </w:t>
        </w:r>
        <w:r w:rsidRPr="00215E70">
          <w:rPr>
            <w:rFonts w:ascii="Menlo" w:hAnsi="Menlo" w:cs="Menlo"/>
            <w:color w:val="C41A16"/>
            <w:sz w:val="18"/>
            <w:szCs w:val="18"/>
            <w:rPrChange w:id="3486" w:author="Willian" w:date="2016-11-29T00:23:00Z">
              <w:rPr/>
            </w:rPrChange>
          </w:rPr>
          <w:t>"Um erro inesperado aconteceu. Tente novamente mais tarde."</w:t>
        </w:r>
      </w:ins>
    </w:p>
    <w:p w14:paraId="360BB53B" w14:textId="77777777" w:rsidR="00215E70" w:rsidRPr="00215E70" w:rsidRDefault="00215E70" w:rsidP="00215E70">
      <w:pPr>
        <w:widowControl w:val="0"/>
        <w:tabs>
          <w:tab w:val="left" w:pos="692"/>
        </w:tabs>
        <w:autoSpaceDE w:val="0"/>
        <w:autoSpaceDN w:val="0"/>
        <w:adjustRightInd w:val="0"/>
        <w:spacing w:after="0"/>
        <w:ind w:left="360"/>
        <w:jc w:val="left"/>
        <w:rPr>
          <w:ins w:id="3487" w:author="Willian" w:date="2016-11-29T00:23:00Z"/>
          <w:rFonts w:ascii="Menlo" w:hAnsi="Menlo" w:cs="Menlo"/>
          <w:sz w:val="18"/>
          <w:szCs w:val="18"/>
          <w:rPrChange w:id="3488" w:author="Willian" w:date="2016-11-29T00:23:00Z">
            <w:rPr>
              <w:ins w:id="3489" w:author="Willian" w:date="2016-11-29T00:23:00Z"/>
            </w:rPr>
          </w:rPrChange>
        </w:rPr>
        <w:pPrChange w:id="3490"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91" w:author="Willian" w:date="2016-11-29T00:23:00Z">
        <w:r w:rsidRPr="00215E70">
          <w:rPr>
            <w:rFonts w:ascii="Menlo" w:hAnsi="Menlo" w:cs="Menlo"/>
            <w:sz w:val="18"/>
            <w:szCs w:val="18"/>
            <w:rPrChange w:id="3492" w:author="Willian" w:date="2016-11-29T00:23:00Z">
              <w:rPr/>
            </w:rPrChange>
          </w:rPr>
          <w:t xml:space="preserve">                        </w:t>
        </w:r>
        <w:proofErr w:type="gramStart"/>
        <w:r w:rsidRPr="00215E70">
          <w:rPr>
            <w:rFonts w:ascii="Menlo" w:hAnsi="Menlo" w:cs="Menlo"/>
            <w:color w:val="AA0D91"/>
            <w:sz w:val="18"/>
            <w:szCs w:val="18"/>
            <w:rPrChange w:id="3493" w:author="Willian" w:date="2016-11-29T00:23:00Z">
              <w:rPr>
                <w:color w:val="AA0D91"/>
              </w:rPr>
            </w:rPrChange>
          </w:rPr>
          <w:t>break</w:t>
        </w:r>
        <w:proofErr w:type="gramEnd"/>
      </w:ins>
    </w:p>
    <w:p w14:paraId="7A3464EF" w14:textId="77777777" w:rsidR="00215E70" w:rsidRPr="00215E70" w:rsidRDefault="00215E70" w:rsidP="00215E70">
      <w:pPr>
        <w:widowControl w:val="0"/>
        <w:tabs>
          <w:tab w:val="left" w:pos="692"/>
        </w:tabs>
        <w:autoSpaceDE w:val="0"/>
        <w:autoSpaceDN w:val="0"/>
        <w:adjustRightInd w:val="0"/>
        <w:spacing w:after="0"/>
        <w:ind w:left="360"/>
        <w:jc w:val="left"/>
        <w:rPr>
          <w:ins w:id="3494" w:author="Willian" w:date="2016-11-29T00:23:00Z"/>
          <w:rFonts w:ascii="Menlo" w:hAnsi="Menlo" w:cs="Menlo"/>
          <w:sz w:val="18"/>
          <w:szCs w:val="18"/>
          <w:rPrChange w:id="3495" w:author="Willian" w:date="2016-11-29T00:23:00Z">
            <w:rPr>
              <w:ins w:id="3496" w:author="Willian" w:date="2016-11-29T00:23:00Z"/>
            </w:rPr>
          </w:rPrChange>
        </w:rPr>
        <w:pPrChange w:id="349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498" w:author="Willian" w:date="2016-11-29T00:23:00Z">
        <w:r w:rsidRPr="00215E70">
          <w:rPr>
            <w:rFonts w:ascii="Menlo" w:hAnsi="Menlo" w:cs="Menlo"/>
            <w:sz w:val="18"/>
            <w:szCs w:val="18"/>
            <w:rPrChange w:id="3499" w:author="Willian" w:date="2016-11-29T00:23:00Z">
              <w:rPr/>
            </w:rPrChange>
          </w:rPr>
          <w:t xml:space="preserve">                    }</w:t>
        </w:r>
      </w:ins>
    </w:p>
    <w:p w14:paraId="4711101F" w14:textId="77777777" w:rsidR="00215E70" w:rsidRPr="00215E70" w:rsidRDefault="00215E70" w:rsidP="00215E70">
      <w:pPr>
        <w:widowControl w:val="0"/>
        <w:tabs>
          <w:tab w:val="left" w:pos="692"/>
        </w:tabs>
        <w:autoSpaceDE w:val="0"/>
        <w:autoSpaceDN w:val="0"/>
        <w:adjustRightInd w:val="0"/>
        <w:spacing w:after="0"/>
        <w:ind w:left="360"/>
        <w:jc w:val="left"/>
        <w:rPr>
          <w:ins w:id="3500" w:author="Willian" w:date="2016-11-29T00:23:00Z"/>
          <w:rFonts w:ascii="Menlo" w:hAnsi="Menlo" w:cs="Menlo"/>
          <w:sz w:val="18"/>
          <w:szCs w:val="18"/>
          <w:rPrChange w:id="3501" w:author="Willian" w:date="2016-11-29T00:23:00Z">
            <w:rPr>
              <w:ins w:id="3502" w:author="Willian" w:date="2016-11-29T00:23:00Z"/>
            </w:rPr>
          </w:rPrChange>
        </w:rPr>
        <w:pPrChange w:id="350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504" w:author="Willian" w:date="2016-11-29T00:23:00Z">
        <w:r w:rsidRPr="00215E70">
          <w:rPr>
            <w:rFonts w:ascii="Menlo" w:hAnsi="Menlo" w:cs="Menlo"/>
            <w:sz w:val="18"/>
            <w:szCs w:val="18"/>
            <w:rPrChange w:id="3505" w:author="Willian" w:date="2016-11-29T00:23:00Z">
              <w:rPr/>
            </w:rPrChange>
          </w:rPr>
          <w:t xml:space="preserve">                    </w:t>
        </w:r>
        <w:proofErr w:type="spellStart"/>
        <w:proofErr w:type="gramStart"/>
        <w:r w:rsidRPr="00215E70">
          <w:rPr>
            <w:rFonts w:ascii="Menlo" w:hAnsi="Menlo" w:cs="Menlo"/>
            <w:color w:val="AA0D91"/>
            <w:sz w:val="18"/>
            <w:szCs w:val="18"/>
            <w:rPrChange w:id="3506" w:author="Willian" w:date="2016-11-29T00:23:00Z">
              <w:rPr>
                <w:color w:val="AA0D91"/>
              </w:rPr>
            </w:rPrChange>
          </w:rPr>
          <w:t>let</w:t>
        </w:r>
        <w:proofErr w:type="spellEnd"/>
        <w:proofErr w:type="gramEnd"/>
        <w:r w:rsidRPr="00215E70">
          <w:rPr>
            <w:rFonts w:ascii="Menlo" w:hAnsi="Menlo" w:cs="Menlo"/>
            <w:sz w:val="18"/>
            <w:szCs w:val="18"/>
            <w:rPrChange w:id="3507" w:author="Willian" w:date="2016-11-29T00:23:00Z">
              <w:rPr/>
            </w:rPrChange>
          </w:rPr>
          <w:t xml:space="preserve"> </w:t>
        </w:r>
        <w:proofErr w:type="spellStart"/>
        <w:r w:rsidRPr="00215E70">
          <w:rPr>
            <w:rFonts w:ascii="Menlo" w:hAnsi="Menlo" w:cs="Menlo"/>
            <w:sz w:val="18"/>
            <w:szCs w:val="18"/>
            <w:rPrChange w:id="3508" w:author="Willian" w:date="2016-11-29T00:23:00Z">
              <w:rPr/>
            </w:rPrChange>
          </w:rPr>
          <w:t>alert</w:t>
        </w:r>
        <w:proofErr w:type="spellEnd"/>
        <w:r w:rsidRPr="00215E70">
          <w:rPr>
            <w:rFonts w:ascii="Menlo" w:hAnsi="Menlo" w:cs="Menlo"/>
            <w:sz w:val="18"/>
            <w:szCs w:val="18"/>
            <w:rPrChange w:id="3509" w:author="Willian" w:date="2016-11-29T00:23:00Z">
              <w:rPr/>
            </w:rPrChange>
          </w:rPr>
          <w:t xml:space="preserve"> = </w:t>
        </w:r>
        <w:proofErr w:type="spellStart"/>
        <w:r w:rsidRPr="00215E70">
          <w:rPr>
            <w:rFonts w:ascii="Menlo" w:hAnsi="Menlo" w:cs="Menlo"/>
            <w:color w:val="5C2699"/>
            <w:sz w:val="18"/>
            <w:szCs w:val="18"/>
            <w:rPrChange w:id="3510" w:author="Willian" w:date="2016-11-29T00:23:00Z">
              <w:rPr>
                <w:color w:val="5C2699"/>
              </w:rPr>
            </w:rPrChange>
          </w:rPr>
          <w:t>UIAlertController</w:t>
        </w:r>
        <w:proofErr w:type="spellEnd"/>
        <w:r w:rsidRPr="00215E70">
          <w:rPr>
            <w:rFonts w:ascii="Menlo" w:hAnsi="Menlo" w:cs="Menlo"/>
            <w:sz w:val="18"/>
            <w:szCs w:val="18"/>
            <w:rPrChange w:id="3511" w:author="Willian" w:date="2016-11-29T00:23:00Z">
              <w:rPr/>
            </w:rPrChange>
          </w:rPr>
          <w:t>(</w:t>
        </w:r>
        <w:proofErr w:type="spellStart"/>
        <w:r w:rsidRPr="00215E70">
          <w:rPr>
            <w:rFonts w:ascii="Menlo" w:hAnsi="Menlo" w:cs="Menlo"/>
            <w:sz w:val="18"/>
            <w:szCs w:val="18"/>
            <w:rPrChange w:id="3512" w:author="Willian" w:date="2016-11-29T00:23:00Z">
              <w:rPr/>
            </w:rPrChange>
          </w:rPr>
          <w:t>title</w:t>
        </w:r>
        <w:proofErr w:type="spellEnd"/>
        <w:r w:rsidRPr="00215E70">
          <w:rPr>
            <w:rFonts w:ascii="Menlo" w:hAnsi="Menlo" w:cs="Menlo"/>
            <w:sz w:val="18"/>
            <w:szCs w:val="18"/>
            <w:rPrChange w:id="3513" w:author="Willian" w:date="2016-11-29T00:23:00Z">
              <w:rPr/>
            </w:rPrChange>
          </w:rPr>
          <w:t xml:space="preserve">: </w:t>
        </w:r>
        <w:r w:rsidRPr="00215E70">
          <w:rPr>
            <w:rFonts w:ascii="Menlo" w:hAnsi="Menlo" w:cs="Menlo"/>
            <w:color w:val="C41A16"/>
            <w:sz w:val="18"/>
            <w:szCs w:val="18"/>
            <w:rPrChange w:id="3514" w:author="Willian" w:date="2016-11-29T00:23:00Z">
              <w:rPr>
                <w:color w:val="C41A16"/>
              </w:rPr>
            </w:rPrChange>
          </w:rPr>
          <w:t>"Erro"</w:t>
        </w:r>
        <w:r w:rsidRPr="00215E70">
          <w:rPr>
            <w:rFonts w:ascii="Menlo" w:hAnsi="Menlo" w:cs="Menlo"/>
            <w:sz w:val="18"/>
            <w:szCs w:val="18"/>
            <w:rPrChange w:id="3515" w:author="Willian" w:date="2016-11-29T00:23:00Z">
              <w:rPr/>
            </w:rPrChange>
          </w:rPr>
          <w:t xml:space="preserve">, </w:t>
        </w:r>
        <w:proofErr w:type="spellStart"/>
        <w:r w:rsidRPr="00215E70">
          <w:rPr>
            <w:rFonts w:ascii="Menlo" w:hAnsi="Menlo" w:cs="Menlo"/>
            <w:sz w:val="18"/>
            <w:szCs w:val="18"/>
            <w:rPrChange w:id="3516" w:author="Willian" w:date="2016-11-29T00:23:00Z">
              <w:rPr/>
            </w:rPrChange>
          </w:rPr>
          <w:t>message</w:t>
        </w:r>
        <w:proofErr w:type="spellEnd"/>
        <w:r w:rsidRPr="00215E70">
          <w:rPr>
            <w:rFonts w:ascii="Menlo" w:hAnsi="Menlo" w:cs="Menlo"/>
            <w:sz w:val="18"/>
            <w:szCs w:val="18"/>
            <w:rPrChange w:id="3517" w:author="Willian" w:date="2016-11-29T00:23:00Z">
              <w:rPr/>
            </w:rPrChange>
          </w:rPr>
          <w:t xml:space="preserve">: </w:t>
        </w:r>
        <w:proofErr w:type="spellStart"/>
        <w:r w:rsidRPr="00215E70">
          <w:rPr>
            <w:rFonts w:ascii="Menlo" w:hAnsi="Menlo" w:cs="Menlo"/>
            <w:sz w:val="18"/>
            <w:szCs w:val="18"/>
            <w:rPrChange w:id="3518" w:author="Willian" w:date="2016-11-29T00:23:00Z">
              <w:rPr/>
            </w:rPrChange>
          </w:rPr>
          <w:t>alertMessage</w:t>
        </w:r>
        <w:proofErr w:type="spellEnd"/>
        <w:r w:rsidRPr="00215E70">
          <w:rPr>
            <w:rFonts w:ascii="Menlo" w:hAnsi="Menlo" w:cs="Menlo"/>
            <w:sz w:val="18"/>
            <w:szCs w:val="18"/>
            <w:rPrChange w:id="3519" w:author="Willian" w:date="2016-11-29T00:23:00Z">
              <w:rPr/>
            </w:rPrChange>
          </w:rPr>
          <w:t xml:space="preserve">, </w:t>
        </w:r>
        <w:proofErr w:type="spellStart"/>
        <w:r w:rsidRPr="00215E70">
          <w:rPr>
            <w:rFonts w:ascii="Menlo" w:hAnsi="Menlo" w:cs="Menlo"/>
            <w:sz w:val="18"/>
            <w:szCs w:val="18"/>
            <w:rPrChange w:id="3520" w:author="Willian" w:date="2016-11-29T00:23:00Z">
              <w:rPr/>
            </w:rPrChange>
          </w:rPr>
          <w:t>preferredStyle</w:t>
        </w:r>
        <w:proofErr w:type="spellEnd"/>
        <w:r w:rsidRPr="00215E70">
          <w:rPr>
            <w:rFonts w:ascii="Menlo" w:hAnsi="Menlo" w:cs="Menlo"/>
            <w:sz w:val="18"/>
            <w:szCs w:val="18"/>
            <w:rPrChange w:id="3521" w:author="Willian" w:date="2016-11-29T00:23:00Z">
              <w:rPr/>
            </w:rPrChange>
          </w:rPr>
          <w:t>: .</w:t>
        </w:r>
        <w:proofErr w:type="spellStart"/>
        <w:r w:rsidRPr="00215E70">
          <w:rPr>
            <w:rFonts w:ascii="Menlo" w:hAnsi="Menlo" w:cs="Menlo"/>
            <w:color w:val="2E0D6E"/>
            <w:sz w:val="18"/>
            <w:szCs w:val="18"/>
            <w:rPrChange w:id="3522" w:author="Willian" w:date="2016-11-29T00:23:00Z">
              <w:rPr>
                <w:color w:val="2E0D6E"/>
              </w:rPr>
            </w:rPrChange>
          </w:rPr>
          <w:t>alert</w:t>
        </w:r>
        <w:proofErr w:type="spellEnd"/>
        <w:r w:rsidRPr="00215E70">
          <w:rPr>
            <w:rFonts w:ascii="Menlo" w:hAnsi="Menlo" w:cs="Menlo"/>
            <w:sz w:val="18"/>
            <w:szCs w:val="18"/>
            <w:rPrChange w:id="3523" w:author="Willian" w:date="2016-11-29T00:23:00Z">
              <w:rPr/>
            </w:rPrChange>
          </w:rPr>
          <w:t>)</w:t>
        </w:r>
      </w:ins>
    </w:p>
    <w:p w14:paraId="74A4534B" w14:textId="77777777" w:rsidR="00215E70" w:rsidRPr="00215E70" w:rsidRDefault="00215E70" w:rsidP="00215E70">
      <w:pPr>
        <w:widowControl w:val="0"/>
        <w:tabs>
          <w:tab w:val="left" w:pos="692"/>
        </w:tabs>
        <w:autoSpaceDE w:val="0"/>
        <w:autoSpaceDN w:val="0"/>
        <w:adjustRightInd w:val="0"/>
        <w:spacing w:after="0"/>
        <w:ind w:left="360"/>
        <w:jc w:val="left"/>
        <w:rPr>
          <w:ins w:id="3524" w:author="Willian" w:date="2016-11-29T00:23:00Z"/>
          <w:rFonts w:ascii="Menlo" w:hAnsi="Menlo" w:cs="Menlo"/>
          <w:sz w:val="18"/>
          <w:szCs w:val="18"/>
          <w:rPrChange w:id="3525" w:author="Willian" w:date="2016-11-29T00:23:00Z">
            <w:rPr>
              <w:ins w:id="3526" w:author="Willian" w:date="2016-11-29T00:23:00Z"/>
            </w:rPr>
          </w:rPrChange>
        </w:rPr>
        <w:pPrChange w:id="352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528" w:author="Willian" w:date="2016-11-29T00:23:00Z">
        <w:r w:rsidRPr="00215E70">
          <w:rPr>
            <w:rFonts w:ascii="Menlo" w:hAnsi="Menlo" w:cs="Menlo"/>
            <w:sz w:val="18"/>
            <w:szCs w:val="18"/>
            <w:rPrChange w:id="3529" w:author="Willian" w:date="2016-11-29T00:23:00Z">
              <w:rPr/>
            </w:rPrChange>
          </w:rPr>
          <w:t xml:space="preserve">                    </w:t>
        </w:r>
        <w:proofErr w:type="spellStart"/>
        <w:proofErr w:type="gramStart"/>
        <w:r w:rsidRPr="00215E70">
          <w:rPr>
            <w:rFonts w:ascii="Menlo" w:hAnsi="Menlo" w:cs="Menlo"/>
            <w:color w:val="AA0D91"/>
            <w:sz w:val="18"/>
            <w:szCs w:val="18"/>
            <w:rPrChange w:id="3530" w:author="Willian" w:date="2016-11-29T00:23:00Z">
              <w:rPr>
                <w:color w:val="AA0D91"/>
              </w:rPr>
            </w:rPrChange>
          </w:rPr>
          <w:t>let</w:t>
        </w:r>
        <w:proofErr w:type="spellEnd"/>
        <w:proofErr w:type="gramEnd"/>
        <w:r w:rsidRPr="00215E70">
          <w:rPr>
            <w:rFonts w:ascii="Menlo" w:hAnsi="Menlo" w:cs="Menlo"/>
            <w:sz w:val="18"/>
            <w:szCs w:val="18"/>
            <w:rPrChange w:id="3531" w:author="Willian" w:date="2016-11-29T00:23:00Z">
              <w:rPr/>
            </w:rPrChange>
          </w:rPr>
          <w:t xml:space="preserve"> </w:t>
        </w:r>
        <w:proofErr w:type="spellStart"/>
        <w:r w:rsidRPr="00215E70">
          <w:rPr>
            <w:rFonts w:ascii="Menlo" w:hAnsi="Menlo" w:cs="Menlo"/>
            <w:sz w:val="18"/>
            <w:szCs w:val="18"/>
            <w:rPrChange w:id="3532" w:author="Willian" w:date="2016-11-29T00:23:00Z">
              <w:rPr/>
            </w:rPrChange>
          </w:rPr>
          <w:t>okAction</w:t>
        </w:r>
        <w:proofErr w:type="spellEnd"/>
        <w:r w:rsidRPr="00215E70">
          <w:rPr>
            <w:rFonts w:ascii="Menlo" w:hAnsi="Menlo" w:cs="Menlo"/>
            <w:sz w:val="18"/>
            <w:szCs w:val="18"/>
            <w:rPrChange w:id="3533" w:author="Willian" w:date="2016-11-29T00:23:00Z">
              <w:rPr/>
            </w:rPrChange>
          </w:rPr>
          <w:t xml:space="preserve"> = </w:t>
        </w:r>
        <w:proofErr w:type="spellStart"/>
        <w:r w:rsidRPr="00215E70">
          <w:rPr>
            <w:rFonts w:ascii="Menlo" w:hAnsi="Menlo" w:cs="Menlo"/>
            <w:color w:val="5C2699"/>
            <w:sz w:val="18"/>
            <w:szCs w:val="18"/>
            <w:rPrChange w:id="3534" w:author="Willian" w:date="2016-11-29T00:23:00Z">
              <w:rPr>
                <w:color w:val="5C2699"/>
              </w:rPr>
            </w:rPrChange>
          </w:rPr>
          <w:t>UIAlertAction</w:t>
        </w:r>
        <w:proofErr w:type="spellEnd"/>
        <w:r w:rsidRPr="00215E70">
          <w:rPr>
            <w:rFonts w:ascii="Menlo" w:hAnsi="Menlo" w:cs="Menlo"/>
            <w:sz w:val="18"/>
            <w:szCs w:val="18"/>
            <w:rPrChange w:id="3535" w:author="Willian" w:date="2016-11-29T00:23:00Z">
              <w:rPr/>
            </w:rPrChange>
          </w:rPr>
          <w:t>(</w:t>
        </w:r>
        <w:proofErr w:type="spellStart"/>
        <w:r w:rsidRPr="00215E70">
          <w:rPr>
            <w:rFonts w:ascii="Menlo" w:hAnsi="Menlo" w:cs="Menlo"/>
            <w:sz w:val="18"/>
            <w:szCs w:val="18"/>
            <w:rPrChange w:id="3536" w:author="Willian" w:date="2016-11-29T00:23:00Z">
              <w:rPr/>
            </w:rPrChange>
          </w:rPr>
          <w:t>title</w:t>
        </w:r>
        <w:proofErr w:type="spellEnd"/>
        <w:r w:rsidRPr="00215E70">
          <w:rPr>
            <w:rFonts w:ascii="Menlo" w:hAnsi="Menlo" w:cs="Menlo"/>
            <w:sz w:val="18"/>
            <w:szCs w:val="18"/>
            <w:rPrChange w:id="3537" w:author="Willian" w:date="2016-11-29T00:23:00Z">
              <w:rPr/>
            </w:rPrChange>
          </w:rPr>
          <w:t xml:space="preserve">: </w:t>
        </w:r>
        <w:r w:rsidRPr="00215E70">
          <w:rPr>
            <w:rFonts w:ascii="Menlo" w:hAnsi="Menlo" w:cs="Menlo"/>
            <w:color w:val="C41A16"/>
            <w:sz w:val="18"/>
            <w:szCs w:val="18"/>
            <w:rPrChange w:id="3538" w:author="Willian" w:date="2016-11-29T00:23:00Z">
              <w:rPr>
                <w:color w:val="C41A16"/>
              </w:rPr>
            </w:rPrChange>
          </w:rPr>
          <w:t>"OK"</w:t>
        </w:r>
        <w:r w:rsidRPr="00215E70">
          <w:rPr>
            <w:rFonts w:ascii="Menlo" w:hAnsi="Menlo" w:cs="Menlo"/>
            <w:sz w:val="18"/>
            <w:szCs w:val="18"/>
            <w:rPrChange w:id="3539" w:author="Willian" w:date="2016-11-29T00:23:00Z">
              <w:rPr/>
            </w:rPrChange>
          </w:rPr>
          <w:t xml:space="preserve">, </w:t>
        </w:r>
        <w:proofErr w:type="spellStart"/>
        <w:r w:rsidRPr="00215E70">
          <w:rPr>
            <w:rFonts w:ascii="Menlo" w:hAnsi="Menlo" w:cs="Menlo"/>
            <w:sz w:val="18"/>
            <w:szCs w:val="18"/>
            <w:rPrChange w:id="3540" w:author="Willian" w:date="2016-11-29T00:23:00Z">
              <w:rPr/>
            </w:rPrChange>
          </w:rPr>
          <w:t>style</w:t>
        </w:r>
        <w:proofErr w:type="spellEnd"/>
        <w:r w:rsidRPr="00215E70">
          <w:rPr>
            <w:rFonts w:ascii="Menlo" w:hAnsi="Menlo" w:cs="Menlo"/>
            <w:sz w:val="18"/>
            <w:szCs w:val="18"/>
            <w:rPrChange w:id="3541" w:author="Willian" w:date="2016-11-29T00:23:00Z">
              <w:rPr/>
            </w:rPrChange>
          </w:rPr>
          <w:t>: .</w:t>
        </w:r>
        <w:r w:rsidRPr="00215E70">
          <w:rPr>
            <w:rFonts w:ascii="Menlo" w:hAnsi="Menlo" w:cs="Menlo"/>
            <w:color w:val="2E0D6E"/>
            <w:sz w:val="18"/>
            <w:szCs w:val="18"/>
            <w:rPrChange w:id="3542" w:author="Willian" w:date="2016-11-29T00:23:00Z">
              <w:rPr>
                <w:color w:val="2E0D6E"/>
              </w:rPr>
            </w:rPrChange>
          </w:rPr>
          <w:t>default</w:t>
        </w:r>
        <w:r w:rsidRPr="00215E70">
          <w:rPr>
            <w:rFonts w:ascii="Menlo" w:hAnsi="Menlo" w:cs="Menlo"/>
            <w:sz w:val="18"/>
            <w:szCs w:val="18"/>
            <w:rPrChange w:id="3543" w:author="Willian" w:date="2016-11-29T00:23:00Z">
              <w:rPr/>
            </w:rPrChange>
          </w:rPr>
          <w:t xml:space="preserve">, </w:t>
        </w:r>
        <w:proofErr w:type="spellStart"/>
        <w:r w:rsidRPr="00215E70">
          <w:rPr>
            <w:rFonts w:ascii="Menlo" w:hAnsi="Menlo" w:cs="Menlo"/>
            <w:sz w:val="18"/>
            <w:szCs w:val="18"/>
            <w:rPrChange w:id="3544" w:author="Willian" w:date="2016-11-29T00:23:00Z">
              <w:rPr/>
            </w:rPrChange>
          </w:rPr>
          <w:t>handler</w:t>
        </w:r>
        <w:proofErr w:type="spellEnd"/>
        <w:r w:rsidRPr="00215E70">
          <w:rPr>
            <w:rFonts w:ascii="Menlo" w:hAnsi="Menlo" w:cs="Menlo"/>
            <w:sz w:val="18"/>
            <w:szCs w:val="18"/>
            <w:rPrChange w:id="3545" w:author="Willian" w:date="2016-11-29T00:23:00Z">
              <w:rPr/>
            </w:rPrChange>
          </w:rPr>
          <w:t xml:space="preserve">: </w:t>
        </w:r>
        <w:proofErr w:type="spellStart"/>
        <w:r w:rsidRPr="00215E70">
          <w:rPr>
            <w:rFonts w:ascii="Menlo" w:hAnsi="Menlo" w:cs="Menlo"/>
            <w:color w:val="AA0D91"/>
            <w:sz w:val="18"/>
            <w:szCs w:val="18"/>
            <w:rPrChange w:id="3546" w:author="Willian" w:date="2016-11-29T00:23:00Z">
              <w:rPr>
                <w:color w:val="AA0D91"/>
              </w:rPr>
            </w:rPrChange>
          </w:rPr>
          <w:t>nil</w:t>
        </w:r>
        <w:proofErr w:type="spellEnd"/>
        <w:r w:rsidRPr="00215E70">
          <w:rPr>
            <w:rFonts w:ascii="Menlo" w:hAnsi="Menlo" w:cs="Menlo"/>
            <w:sz w:val="18"/>
            <w:szCs w:val="18"/>
            <w:rPrChange w:id="3547" w:author="Willian" w:date="2016-11-29T00:23:00Z">
              <w:rPr/>
            </w:rPrChange>
          </w:rPr>
          <w:t>)</w:t>
        </w:r>
      </w:ins>
    </w:p>
    <w:p w14:paraId="5F1C62E0" w14:textId="77777777" w:rsidR="00215E70" w:rsidRPr="00215E70" w:rsidRDefault="00215E70" w:rsidP="00215E70">
      <w:pPr>
        <w:widowControl w:val="0"/>
        <w:tabs>
          <w:tab w:val="left" w:pos="692"/>
        </w:tabs>
        <w:autoSpaceDE w:val="0"/>
        <w:autoSpaceDN w:val="0"/>
        <w:adjustRightInd w:val="0"/>
        <w:spacing w:after="0"/>
        <w:ind w:left="360"/>
        <w:jc w:val="left"/>
        <w:rPr>
          <w:ins w:id="3548" w:author="Willian" w:date="2016-11-29T00:23:00Z"/>
          <w:rFonts w:ascii="Menlo" w:hAnsi="Menlo" w:cs="Menlo"/>
          <w:sz w:val="18"/>
          <w:szCs w:val="18"/>
          <w:rPrChange w:id="3549" w:author="Willian" w:date="2016-11-29T00:23:00Z">
            <w:rPr>
              <w:ins w:id="3550" w:author="Willian" w:date="2016-11-29T00:23:00Z"/>
            </w:rPr>
          </w:rPrChange>
        </w:rPr>
        <w:pPrChange w:id="355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552" w:author="Willian" w:date="2016-11-29T00:23:00Z">
        <w:r w:rsidRPr="00215E70">
          <w:rPr>
            <w:rFonts w:ascii="Menlo" w:hAnsi="Menlo" w:cs="Menlo"/>
            <w:sz w:val="18"/>
            <w:szCs w:val="18"/>
            <w:rPrChange w:id="3553" w:author="Willian" w:date="2016-11-29T00:23:00Z">
              <w:rPr/>
            </w:rPrChange>
          </w:rPr>
          <w:t xml:space="preserve">                    </w:t>
        </w:r>
        <w:proofErr w:type="spellStart"/>
        <w:proofErr w:type="gramStart"/>
        <w:r w:rsidRPr="00215E70">
          <w:rPr>
            <w:rFonts w:ascii="Menlo" w:hAnsi="Menlo" w:cs="Menlo"/>
            <w:sz w:val="18"/>
            <w:szCs w:val="18"/>
            <w:rPrChange w:id="3554" w:author="Willian" w:date="2016-11-29T00:23:00Z">
              <w:rPr/>
            </w:rPrChange>
          </w:rPr>
          <w:t>alert.</w:t>
        </w:r>
        <w:r w:rsidRPr="00215E70">
          <w:rPr>
            <w:rFonts w:ascii="Menlo" w:hAnsi="Menlo" w:cs="Menlo"/>
            <w:color w:val="2E0D6E"/>
            <w:sz w:val="18"/>
            <w:szCs w:val="18"/>
            <w:rPrChange w:id="3555" w:author="Willian" w:date="2016-11-29T00:23:00Z">
              <w:rPr>
                <w:color w:val="2E0D6E"/>
              </w:rPr>
            </w:rPrChange>
          </w:rPr>
          <w:t>addAction</w:t>
        </w:r>
        <w:proofErr w:type="spellEnd"/>
        <w:proofErr w:type="gramEnd"/>
        <w:r w:rsidRPr="00215E70">
          <w:rPr>
            <w:rFonts w:ascii="Menlo" w:hAnsi="Menlo" w:cs="Menlo"/>
            <w:sz w:val="18"/>
            <w:szCs w:val="18"/>
            <w:rPrChange w:id="3556" w:author="Willian" w:date="2016-11-29T00:23:00Z">
              <w:rPr/>
            </w:rPrChange>
          </w:rPr>
          <w:t>(</w:t>
        </w:r>
        <w:proofErr w:type="spellStart"/>
        <w:r w:rsidRPr="00215E70">
          <w:rPr>
            <w:rFonts w:ascii="Menlo" w:hAnsi="Menlo" w:cs="Menlo"/>
            <w:sz w:val="18"/>
            <w:szCs w:val="18"/>
            <w:rPrChange w:id="3557" w:author="Willian" w:date="2016-11-29T00:23:00Z">
              <w:rPr/>
            </w:rPrChange>
          </w:rPr>
          <w:t>okAction</w:t>
        </w:r>
        <w:proofErr w:type="spellEnd"/>
        <w:r w:rsidRPr="00215E70">
          <w:rPr>
            <w:rFonts w:ascii="Menlo" w:hAnsi="Menlo" w:cs="Menlo"/>
            <w:sz w:val="18"/>
            <w:szCs w:val="18"/>
            <w:rPrChange w:id="3558" w:author="Willian" w:date="2016-11-29T00:23:00Z">
              <w:rPr/>
            </w:rPrChange>
          </w:rPr>
          <w:t>)</w:t>
        </w:r>
      </w:ins>
    </w:p>
    <w:p w14:paraId="5F0A0450" w14:textId="77777777" w:rsidR="00215E70" w:rsidRPr="00215E70" w:rsidRDefault="00215E70" w:rsidP="00215E70">
      <w:pPr>
        <w:widowControl w:val="0"/>
        <w:tabs>
          <w:tab w:val="left" w:pos="692"/>
        </w:tabs>
        <w:autoSpaceDE w:val="0"/>
        <w:autoSpaceDN w:val="0"/>
        <w:adjustRightInd w:val="0"/>
        <w:spacing w:after="0"/>
        <w:ind w:left="360"/>
        <w:jc w:val="left"/>
        <w:rPr>
          <w:ins w:id="3559" w:author="Willian" w:date="2016-11-29T00:23:00Z"/>
          <w:rFonts w:ascii="Menlo" w:hAnsi="Menlo" w:cs="Menlo"/>
          <w:sz w:val="18"/>
          <w:szCs w:val="18"/>
          <w:rPrChange w:id="3560" w:author="Willian" w:date="2016-11-29T00:23:00Z">
            <w:rPr>
              <w:ins w:id="3561" w:author="Willian" w:date="2016-11-29T00:23:00Z"/>
            </w:rPr>
          </w:rPrChange>
        </w:rPr>
        <w:pPrChange w:id="3562"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563" w:author="Willian" w:date="2016-11-29T00:23:00Z">
        <w:r w:rsidRPr="00215E70">
          <w:rPr>
            <w:rFonts w:ascii="Menlo" w:hAnsi="Menlo" w:cs="Menlo"/>
            <w:sz w:val="18"/>
            <w:szCs w:val="18"/>
            <w:rPrChange w:id="3564" w:author="Willian" w:date="2016-11-29T00:23:00Z">
              <w:rPr/>
            </w:rPrChange>
          </w:rPr>
          <w:t xml:space="preserve">                    </w:t>
        </w:r>
        <w:proofErr w:type="spellStart"/>
        <w:proofErr w:type="gramStart"/>
        <w:r w:rsidRPr="00215E70">
          <w:rPr>
            <w:rFonts w:ascii="Menlo" w:hAnsi="Menlo" w:cs="Menlo"/>
            <w:color w:val="AA0D91"/>
            <w:sz w:val="18"/>
            <w:szCs w:val="18"/>
            <w:rPrChange w:id="3565" w:author="Willian" w:date="2016-11-29T00:23:00Z">
              <w:rPr>
                <w:color w:val="AA0D91"/>
              </w:rPr>
            </w:rPrChange>
          </w:rPr>
          <w:t>self</w:t>
        </w:r>
        <w:r w:rsidRPr="00215E70">
          <w:rPr>
            <w:rFonts w:ascii="Menlo" w:hAnsi="Menlo" w:cs="Menlo"/>
            <w:sz w:val="18"/>
            <w:szCs w:val="18"/>
            <w:rPrChange w:id="3566" w:author="Willian" w:date="2016-11-29T00:23:00Z">
              <w:rPr/>
            </w:rPrChange>
          </w:rPr>
          <w:t>.</w:t>
        </w:r>
        <w:r w:rsidRPr="00215E70">
          <w:rPr>
            <w:rFonts w:ascii="Menlo" w:hAnsi="Menlo" w:cs="Menlo"/>
            <w:color w:val="2E0D6E"/>
            <w:sz w:val="18"/>
            <w:szCs w:val="18"/>
            <w:rPrChange w:id="3567" w:author="Willian" w:date="2016-11-29T00:23:00Z">
              <w:rPr>
                <w:color w:val="2E0D6E"/>
              </w:rPr>
            </w:rPrChange>
          </w:rPr>
          <w:t>present</w:t>
        </w:r>
        <w:proofErr w:type="spellEnd"/>
        <w:proofErr w:type="gramEnd"/>
        <w:r w:rsidRPr="00215E70">
          <w:rPr>
            <w:rFonts w:ascii="Menlo" w:hAnsi="Menlo" w:cs="Menlo"/>
            <w:sz w:val="18"/>
            <w:szCs w:val="18"/>
            <w:rPrChange w:id="3568" w:author="Willian" w:date="2016-11-29T00:23:00Z">
              <w:rPr/>
            </w:rPrChange>
          </w:rPr>
          <w:t>(</w:t>
        </w:r>
        <w:proofErr w:type="spellStart"/>
        <w:r w:rsidRPr="00215E70">
          <w:rPr>
            <w:rFonts w:ascii="Menlo" w:hAnsi="Menlo" w:cs="Menlo"/>
            <w:sz w:val="18"/>
            <w:szCs w:val="18"/>
            <w:rPrChange w:id="3569" w:author="Willian" w:date="2016-11-29T00:23:00Z">
              <w:rPr/>
            </w:rPrChange>
          </w:rPr>
          <w:t>alert</w:t>
        </w:r>
        <w:proofErr w:type="spellEnd"/>
        <w:r w:rsidRPr="00215E70">
          <w:rPr>
            <w:rFonts w:ascii="Menlo" w:hAnsi="Menlo" w:cs="Menlo"/>
            <w:sz w:val="18"/>
            <w:szCs w:val="18"/>
            <w:rPrChange w:id="3570" w:author="Willian" w:date="2016-11-29T00:23:00Z">
              <w:rPr/>
            </w:rPrChange>
          </w:rPr>
          <w:t xml:space="preserve">, </w:t>
        </w:r>
        <w:proofErr w:type="spellStart"/>
        <w:r w:rsidRPr="00215E70">
          <w:rPr>
            <w:rFonts w:ascii="Menlo" w:hAnsi="Menlo" w:cs="Menlo"/>
            <w:sz w:val="18"/>
            <w:szCs w:val="18"/>
            <w:rPrChange w:id="3571" w:author="Willian" w:date="2016-11-29T00:23:00Z">
              <w:rPr/>
            </w:rPrChange>
          </w:rPr>
          <w:t>animated</w:t>
        </w:r>
        <w:proofErr w:type="spellEnd"/>
        <w:r w:rsidRPr="00215E70">
          <w:rPr>
            <w:rFonts w:ascii="Menlo" w:hAnsi="Menlo" w:cs="Menlo"/>
            <w:sz w:val="18"/>
            <w:szCs w:val="18"/>
            <w:rPrChange w:id="3572" w:author="Willian" w:date="2016-11-29T00:23:00Z">
              <w:rPr/>
            </w:rPrChange>
          </w:rPr>
          <w:t xml:space="preserve">: </w:t>
        </w:r>
        <w:proofErr w:type="spellStart"/>
        <w:r w:rsidRPr="00215E70">
          <w:rPr>
            <w:rFonts w:ascii="Menlo" w:hAnsi="Menlo" w:cs="Menlo"/>
            <w:color w:val="AA0D91"/>
            <w:sz w:val="18"/>
            <w:szCs w:val="18"/>
            <w:rPrChange w:id="3573" w:author="Willian" w:date="2016-11-29T00:23:00Z">
              <w:rPr>
                <w:color w:val="AA0D91"/>
              </w:rPr>
            </w:rPrChange>
          </w:rPr>
          <w:t>true</w:t>
        </w:r>
        <w:proofErr w:type="spellEnd"/>
        <w:r w:rsidRPr="00215E70">
          <w:rPr>
            <w:rFonts w:ascii="Menlo" w:hAnsi="Menlo" w:cs="Menlo"/>
            <w:sz w:val="18"/>
            <w:szCs w:val="18"/>
            <w:rPrChange w:id="3574" w:author="Willian" w:date="2016-11-29T00:23:00Z">
              <w:rPr/>
            </w:rPrChange>
          </w:rPr>
          <w:t xml:space="preserve">, </w:t>
        </w:r>
        <w:proofErr w:type="spellStart"/>
        <w:r w:rsidRPr="00215E70">
          <w:rPr>
            <w:rFonts w:ascii="Menlo" w:hAnsi="Menlo" w:cs="Menlo"/>
            <w:sz w:val="18"/>
            <w:szCs w:val="18"/>
            <w:rPrChange w:id="3575" w:author="Willian" w:date="2016-11-29T00:23:00Z">
              <w:rPr/>
            </w:rPrChange>
          </w:rPr>
          <w:t>completion</w:t>
        </w:r>
        <w:proofErr w:type="spellEnd"/>
        <w:r w:rsidRPr="00215E70">
          <w:rPr>
            <w:rFonts w:ascii="Menlo" w:hAnsi="Menlo" w:cs="Menlo"/>
            <w:sz w:val="18"/>
            <w:szCs w:val="18"/>
            <w:rPrChange w:id="3576" w:author="Willian" w:date="2016-11-29T00:23:00Z">
              <w:rPr/>
            </w:rPrChange>
          </w:rPr>
          <w:t xml:space="preserve">: </w:t>
        </w:r>
        <w:proofErr w:type="spellStart"/>
        <w:r w:rsidRPr="00215E70">
          <w:rPr>
            <w:rFonts w:ascii="Menlo" w:hAnsi="Menlo" w:cs="Menlo"/>
            <w:color w:val="AA0D91"/>
            <w:sz w:val="18"/>
            <w:szCs w:val="18"/>
            <w:rPrChange w:id="3577" w:author="Willian" w:date="2016-11-29T00:23:00Z">
              <w:rPr>
                <w:color w:val="AA0D91"/>
              </w:rPr>
            </w:rPrChange>
          </w:rPr>
          <w:t>nil</w:t>
        </w:r>
        <w:proofErr w:type="spellEnd"/>
        <w:r w:rsidRPr="00215E70">
          <w:rPr>
            <w:rFonts w:ascii="Menlo" w:hAnsi="Menlo" w:cs="Menlo"/>
            <w:sz w:val="18"/>
            <w:szCs w:val="18"/>
            <w:rPrChange w:id="3578" w:author="Willian" w:date="2016-11-29T00:23:00Z">
              <w:rPr/>
            </w:rPrChange>
          </w:rPr>
          <w:t>)</w:t>
        </w:r>
      </w:ins>
    </w:p>
    <w:p w14:paraId="1E546235" w14:textId="77777777" w:rsidR="00215E70" w:rsidRPr="00215E70" w:rsidRDefault="00215E70" w:rsidP="00215E70">
      <w:pPr>
        <w:widowControl w:val="0"/>
        <w:tabs>
          <w:tab w:val="left" w:pos="692"/>
        </w:tabs>
        <w:autoSpaceDE w:val="0"/>
        <w:autoSpaceDN w:val="0"/>
        <w:adjustRightInd w:val="0"/>
        <w:spacing w:after="0"/>
        <w:ind w:left="360"/>
        <w:jc w:val="left"/>
        <w:rPr>
          <w:ins w:id="3579" w:author="Willian" w:date="2016-11-29T00:23:00Z"/>
          <w:rFonts w:ascii="Menlo" w:hAnsi="Menlo" w:cs="Menlo"/>
          <w:sz w:val="18"/>
          <w:szCs w:val="18"/>
          <w:rPrChange w:id="3580" w:author="Willian" w:date="2016-11-29T00:23:00Z">
            <w:rPr>
              <w:ins w:id="3581" w:author="Willian" w:date="2016-11-29T00:23:00Z"/>
            </w:rPr>
          </w:rPrChange>
        </w:rPr>
        <w:pPrChange w:id="3582"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583" w:author="Willian" w:date="2016-11-29T00:23:00Z">
        <w:r w:rsidRPr="00215E70">
          <w:rPr>
            <w:rFonts w:ascii="Menlo" w:hAnsi="Menlo" w:cs="Menlo"/>
            <w:sz w:val="18"/>
            <w:szCs w:val="18"/>
            <w:rPrChange w:id="3584" w:author="Willian" w:date="2016-11-29T00:23:00Z">
              <w:rPr/>
            </w:rPrChange>
          </w:rPr>
          <w:t xml:space="preserve">                </w:t>
        </w:r>
        <w:proofErr w:type="gramStart"/>
        <w:r w:rsidRPr="00215E70">
          <w:rPr>
            <w:rFonts w:ascii="Menlo" w:hAnsi="Menlo" w:cs="Menlo"/>
            <w:sz w:val="18"/>
            <w:szCs w:val="18"/>
            <w:rPrChange w:id="3585" w:author="Willian" w:date="2016-11-29T00:23:00Z">
              <w:rPr/>
            </w:rPrChange>
          </w:rPr>
          <w:t>}</w:t>
        </w:r>
        <w:proofErr w:type="spellStart"/>
        <w:r w:rsidRPr="00215E70">
          <w:rPr>
            <w:rFonts w:ascii="Menlo" w:hAnsi="Menlo" w:cs="Menlo"/>
            <w:color w:val="AA0D91"/>
            <w:sz w:val="18"/>
            <w:szCs w:val="18"/>
            <w:rPrChange w:id="3586" w:author="Willian" w:date="2016-11-29T00:23:00Z">
              <w:rPr>
                <w:color w:val="AA0D91"/>
              </w:rPr>
            </w:rPrChange>
          </w:rPr>
          <w:t>else</w:t>
        </w:r>
        <w:proofErr w:type="spellEnd"/>
        <w:proofErr w:type="gramEnd"/>
        <w:r w:rsidRPr="00215E70">
          <w:rPr>
            <w:rFonts w:ascii="Menlo" w:hAnsi="Menlo" w:cs="Menlo"/>
            <w:sz w:val="18"/>
            <w:szCs w:val="18"/>
            <w:rPrChange w:id="3587" w:author="Willian" w:date="2016-11-29T00:23:00Z">
              <w:rPr/>
            </w:rPrChange>
          </w:rPr>
          <w:t>{</w:t>
        </w:r>
      </w:ins>
    </w:p>
    <w:p w14:paraId="2648495F" w14:textId="77777777" w:rsidR="00215E70" w:rsidRPr="00215E70" w:rsidRDefault="00215E70" w:rsidP="00215E70">
      <w:pPr>
        <w:widowControl w:val="0"/>
        <w:tabs>
          <w:tab w:val="left" w:pos="692"/>
        </w:tabs>
        <w:autoSpaceDE w:val="0"/>
        <w:autoSpaceDN w:val="0"/>
        <w:adjustRightInd w:val="0"/>
        <w:spacing w:after="0"/>
        <w:ind w:left="360"/>
        <w:jc w:val="left"/>
        <w:rPr>
          <w:ins w:id="3588" w:author="Willian" w:date="2016-11-29T00:23:00Z"/>
          <w:rFonts w:ascii="Menlo" w:hAnsi="Menlo" w:cs="Menlo"/>
          <w:sz w:val="18"/>
          <w:szCs w:val="18"/>
          <w:rPrChange w:id="3589" w:author="Willian" w:date="2016-11-29T00:23:00Z">
            <w:rPr>
              <w:ins w:id="3590" w:author="Willian" w:date="2016-11-29T00:23:00Z"/>
            </w:rPr>
          </w:rPrChange>
        </w:rPr>
        <w:pPrChange w:id="359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592" w:author="Willian" w:date="2016-11-29T00:23:00Z">
        <w:r w:rsidRPr="00215E70">
          <w:rPr>
            <w:rFonts w:ascii="Menlo" w:hAnsi="Menlo" w:cs="Menlo"/>
            <w:sz w:val="18"/>
            <w:szCs w:val="18"/>
            <w:rPrChange w:id="3593" w:author="Willian" w:date="2016-11-29T00:23:00Z">
              <w:rPr/>
            </w:rPrChange>
          </w:rPr>
          <w:t xml:space="preserve">                    </w:t>
        </w:r>
        <w:proofErr w:type="spellStart"/>
        <w:proofErr w:type="gramStart"/>
        <w:r w:rsidRPr="00215E70">
          <w:rPr>
            <w:rFonts w:ascii="Menlo" w:hAnsi="Menlo" w:cs="Menlo"/>
            <w:color w:val="AA0D91"/>
            <w:sz w:val="18"/>
            <w:szCs w:val="18"/>
            <w:rPrChange w:id="3594" w:author="Willian" w:date="2016-11-29T00:23:00Z">
              <w:rPr>
                <w:color w:val="AA0D91"/>
              </w:rPr>
            </w:rPrChange>
          </w:rPr>
          <w:t>let</w:t>
        </w:r>
        <w:proofErr w:type="spellEnd"/>
        <w:proofErr w:type="gramEnd"/>
        <w:r w:rsidRPr="00215E70">
          <w:rPr>
            <w:rFonts w:ascii="Menlo" w:hAnsi="Menlo" w:cs="Menlo"/>
            <w:sz w:val="18"/>
            <w:szCs w:val="18"/>
            <w:rPrChange w:id="3595" w:author="Willian" w:date="2016-11-29T00:23:00Z">
              <w:rPr/>
            </w:rPrChange>
          </w:rPr>
          <w:t xml:space="preserve"> </w:t>
        </w:r>
        <w:proofErr w:type="spellStart"/>
        <w:r w:rsidRPr="00215E70">
          <w:rPr>
            <w:rFonts w:ascii="Menlo" w:hAnsi="Menlo" w:cs="Menlo"/>
            <w:sz w:val="18"/>
            <w:szCs w:val="18"/>
            <w:rPrChange w:id="3596" w:author="Willian" w:date="2016-11-29T00:23:00Z">
              <w:rPr/>
            </w:rPrChange>
          </w:rPr>
          <w:t>alert</w:t>
        </w:r>
        <w:proofErr w:type="spellEnd"/>
        <w:r w:rsidRPr="00215E70">
          <w:rPr>
            <w:rFonts w:ascii="Menlo" w:hAnsi="Menlo" w:cs="Menlo"/>
            <w:sz w:val="18"/>
            <w:szCs w:val="18"/>
            <w:rPrChange w:id="3597" w:author="Willian" w:date="2016-11-29T00:23:00Z">
              <w:rPr/>
            </w:rPrChange>
          </w:rPr>
          <w:t xml:space="preserve"> = </w:t>
        </w:r>
        <w:proofErr w:type="spellStart"/>
        <w:r w:rsidRPr="00215E70">
          <w:rPr>
            <w:rFonts w:ascii="Menlo" w:hAnsi="Menlo" w:cs="Menlo"/>
            <w:color w:val="5C2699"/>
            <w:sz w:val="18"/>
            <w:szCs w:val="18"/>
            <w:rPrChange w:id="3598" w:author="Willian" w:date="2016-11-29T00:23:00Z">
              <w:rPr>
                <w:color w:val="5C2699"/>
              </w:rPr>
            </w:rPrChange>
          </w:rPr>
          <w:t>UIAlertController</w:t>
        </w:r>
        <w:proofErr w:type="spellEnd"/>
        <w:r w:rsidRPr="00215E70">
          <w:rPr>
            <w:rFonts w:ascii="Menlo" w:hAnsi="Menlo" w:cs="Menlo"/>
            <w:sz w:val="18"/>
            <w:szCs w:val="18"/>
            <w:rPrChange w:id="3599" w:author="Willian" w:date="2016-11-29T00:23:00Z">
              <w:rPr/>
            </w:rPrChange>
          </w:rPr>
          <w:t>(</w:t>
        </w:r>
        <w:proofErr w:type="spellStart"/>
        <w:r w:rsidRPr="00215E70">
          <w:rPr>
            <w:rFonts w:ascii="Menlo" w:hAnsi="Menlo" w:cs="Menlo"/>
            <w:sz w:val="18"/>
            <w:szCs w:val="18"/>
            <w:rPrChange w:id="3600" w:author="Willian" w:date="2016-11-29T00:23:00Z">
              <w:rPr/>
            </w:rPrChange>
          </w:rPr>
          <w:t>title</w:t>
        </w:r>
        <w:proofErr w:type="spellEnd"/>
        <w:r w:rsidRPr="00215E70">
          <w:rPr>
            <w:rFonts w:ascii="Menlo" w:hAnsi="Menlo" w:cs="Menlo"/>
            <w:sz w:val="18"/>
            <w:szCs w:val="18"/>
            <w:rPrChange w:id="3601" w:author="Willian" w:date="2016-11-29T00:23:00Z">
              <w:rPr/>
            </w:rPrChange>
          </w:rPr>
          <w:t xml:space="preserve">: </w:t>
        </w:r>
        <w:r w:rsidRPr="00215E70">
          <w:rPr>
            <w:rFonts w:ascii="Menlo" w:hAnsi="Menlo" w:cs="Menlo"/>
            <w:color w:val="C41A16"/>
            <w:sz w:val="18"/>
            <w:szCs w:val="18"/>
            <w:rPrChange w:id="3602" w:author="Willian" w:date="2016-11-29T00:23:00Z">
              <w:rPr>
                <w:color w:val="C41A16"/>
              </w:rPr>
            </w:rPrChange>
          </w:rPr>
          <w:t>"Sucesso"</w:t>
        </w:r>
        <w:r w:rsidRPr="00215E70">
          <w:rPr>
            <w:rFonts w:ascii="Menlo" w:hAnsi="Menlo" w:cs="Menlo"/>
            <w:sz w:val="18"/>
            <w:szCs w:val="18"/>
            <w:rPrChange w:id="3603" w:author="Willian" w:date="2016-11-29T00:23:00Z">
              <w:rPr/>
            </w:rPrChange>
          </w:rPr>
          <w:t xml:space="preserve">, </w:t>
        </w:r>
        <w:proofErr w:type="spellStart"/>
        <w:r w:rsidRPr="00215E70">
          <w:rPr>
            <w:rFonts w:ascii="Menlo" w:hAnsi="Menlo" w:cs="Menlo"/>
            <w:sz w:val="18"/>
            <w:szCs w:val="18"/>
            <w:rPrChange w:id="3604" w:author="Willian" w:date="2016-11-29T00:23:00Z">
              <w:rPr/>
            </w:rPrChange>
          </w:rPr>
          <w:t>message</w:t>
        </w:r>
        <w:proofErr w:type="spellEnd"/>
        <w:r w:rsidRPr="00215E70">
          <w:rPr>
            <w:rFonts w:ascii="Menlo" w:hAnsi="Menlo" w:cs="Menlo"/>
            <w:sz w:val="18"/>
            <w:szCs w:val="18"/>
            <w:rPrChange w:id="3605" w:author="Willian" w:date="2016-11-29T00:23:00Z">
              <w:rPr/>
            </w:rPrChange>
          </w:rPr>
          <w:t xml:space="preserve">: </w:t>
        </w:r>
        <w:r w:rsidRPr="00215E70">
          <w:rPr>
            <w:rFonts w:ascii="Menlo" w:hAnsi="Menlo" w:cs="Menlo"/>
            <w:color w:val="C41A16"/>
            <w:sz w:val="18"/>
            <w:szCs w:val="18"/>
            <w:rPrChange w:id="3606" w:author="Willian" w:date="2016-11-29T00:23:00Z">
              <w:rPr>
                <w:color w:val="C41A16"/>
              </w:rPr>
            </w:rPrChange>
          </w:rPr>
          <w:t>"Você foi cadastrado com sucesso!"</w:t>
        </w:r>
        <w:r w:rsidRPr="00215E70">
          <w:rPr>
            <w:rFonts w:ascii="Menlo" w:hAnsi="Menlo" w:cs="Menlo"/>
            <w:sz w:val="18"/>
            <w:szCs w:val="18"/>
            <w:rPrChange w:id="3607" w:author="Willian" w:date="2016-11-29T00:23:00Z">
              <w:rPr/>
            </w:rPrChange>
          </w:rPr>
          <w:t xml:space="preserve">, </w:t>
        </w:r>
        <w:proofErr w:type="spellStart"/>
        <w:r w:rsidRPr="00215E70">
          <w:rPr>
            <w:rFonts w:ascii="Menlo" w:hAnsi="Menlo" w:cs="Menlo"/>
            <w:sz w:val="18"/>
            <w:szCs w:val="18"/>
            <w:rPrChange w:id="3608" w:author="Willian" w:date="2016-11-29T00:23:00Z">
              <w:rPr/>
            </w:rPrChange>
          </w:rPr>
          <w:t>preferredStyle</w:t>
        </w:r>
        <w:proofErr w:type="spellEnd"/>
        <w:r w:rsidRPr="00215E70">
          <w:rPr>
            <w:rFonts w:ascii="Menlo" w:hAnsi="Menlo" w:cs="Menlo"/>
            <w:sz w:val="18"/>
            <w:szCs w:val="18"/>
            <w:rPrChange w:id="3609" w:author="Willian" w:date="2016-11-29T00:23:00Z">
              <w:rPr/>
            </w:rPrChange>
          </w:rPr>
          <w:t>: .</w:t>
        </w:r>
        <w:proofErr w:type="spellStart"/>
        <w:r w:rsidRPr="00215E70">
          <w:rPr>
            <w:rFonts w:ascii="Menlo" w:hAnsi="Menlo" w:cs="Menlo"/>
            <w:color w:val="2E0D6E"/>
            <w:sz w:val="18"/>
            <w:szCs w:val="18"/>
            <w:rPrChange w:id="3610" w:author="Willian" w:date="2016-11-29T00:23:00Z">
              <w:rPr>
                <w:color w:val="2E0D6E"/>
              </w:rPr>
            </w:rPrChange>
          </w:rPr>
          <w:t>alert</w:t>
        </w:r>
        <w:proofErr w:type="spellEnd"/>
        <w:r w:rsidRPr="00215E70">
          <w:rPr>
            <w:rFonts w:ascii="Menlo" w:hAnsi="Menlo" w:cs="Menlo"/>
            <w:sz w:val="18"/>
            <w:szCs w:val="18"/>
            <w:rPrChange w:id="3611" w:author="Willian" w:date="2016-11-29T00:23:00Z">
              <w:rPr/>
            </w:rPrChange>
          </w:rPr>
          <w:t>)</w:t>
        </w:r>
      </w:ins>
    </w:p>
    <w:p w14:paraId="3E338B3E" w14:textId="77777777" w:rsidR="00215E70" w:rsidRPr="00215E70" w:rsidRDefault="00215E70" w:rsidP="00215E70">
      <w:pPr>
        <w:widowControl w:val="0"/>
        <w:tabs>
          <w:tab w:val="left" w:pos="692"/>
        </w:tabs>
        <w:autoSpaceDE w:val="0"/>
        <w:autoSpaceDN w:val="0"/>
        <w:adjustRightInd w:val="0"/>
        <w:spacing w:after="0"/>
        <w:ind w:left="360"/>
        <w:jc w:val="left"/>
        <w:rPr>
          <w:ins w:id="3612" w:author="Willian" w:date="2016-11-29T00:23:00Z"/>
          <w:rFonts w:ascii="Menlo" w:hAnsi="Menlo" w:cs="Menlo"/>
          <w:sz w:val="18"/>
          <w:szCs w:val="18"/>
          <w:rPrChange w:id="3613" w:author="Willian" w:date="2016-11-29T00:23:00Z">
            <w:rPr>
              <w:ins w:id="3614" w:author="Willian" w:date="2016-11-29T00:23:00Z"/>
            </w:rPr>
          </w:rPrChange>
        </w:rPr>
        <w:pPrChange w:id="3615"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616" w:author="Willian" w:date="2016-11-29T00:23:00Z">
        <w:r w:rsidRPr="00215E70">
          <w:rPr>
            <w:rFonts w:ascii="Menlo" w:hAnsi="Menlo" w:cs="Menlo"/>
            <w:sz w:val="18"/>
            <w:szCs w:val="18"/>
            <w:rPrChange w:id="3617" w:author="Willian" w:date="2016-11-29T00:23:00Z">
              <w:rPr/>
            </w:rPrChange>
          </w:rPr>
          <w:t xml:space="preserve">                    </w:t>
        </w:r>
        <w:proofErr w:type="spellStart"/>
        <w:proofErr w:type="gramStart"/>
        <w:r w:rsidRPr="00215E70">
          <w:rPr>
            <w:rFonts w:ascii="Menlo" w:hAnsi="Menlo" w:cs="Menlo"/>
            <w:color w:val="AA0D91"/>
            <w:sz w:val="18"/>
            <w:szCs w:val="18"/>
            <w:rPrChange w:id="3618" w:author="Willian" w:date="2016-11-29T00:23:00Z">
              <w:rPr>
                <w:color w:val="AA0D91"/>
              </w:rPr>
            </w:rPrChange>
          </w:rPr>
          <w:t>let</w:t>
        </w:r>
        <w:proofErr w:type="spellEnd"/>
        <w:proofErr w:type="gramEnd"/>
        <w:r w:rsidRPr="00215E70">
          <w:rPr>
            <w:rFonts w:ascii="Menlo" w:hAnsi="Menlo" w:cs="Menlo"/>
            <w:sz w:val="18"/>
            <w:szCs w:val="18"/>
            <w:rPrChange w:id="3619" w:author="Willian" w:date="2016-11-29T00:23:00Z">
              <w:rPr/>
            </w:rPrChange>
          </w:rPr>
          <w:t xml:space="preserve"> </w:t>
        </w:r>
        <w:proofErr w:type="spellStart"/>
        <w:r w:rsidRPr="00215E70">
          <w:rPr>
            <w:rFonts w:ascii="Menlo" w:hAnsi="Menlo" w:cs="Menlo"/>
            <w:sz w:val="18"/>
            <w:szCs w:val="18"/>
            <w:rPrChange w:id="3620" w:author="Willian" w:date="2016-11-29T00:23:00Z">
              <w:rPr/>
            </w:rPrChange>
          </w:rPr>
          <w:t>okAction</w:t>
        </w:r>
        <w:proofErr w:type="spellEnd"/>
        <w:r w:rsidRPr="00215E70">
          <w:rPr>
            <w:rFonts w:ascii="Menlo" w:hAnsi="Menlo" w:cs="Menlo"/>
            <w:sz w:val="18"/>
            <w:szCs w:val="18"/>
            <w:rPrChange w:id="3621" w:author="Willian" w:date="2016-11-29T00:23:00Z">
              <w:rPr/>
            </w:rPrChange>
          </w:rPr>
          <w:t xml:space="preserve"> = </w:t>
        </w:r>
        <w:proofErr w:type="spellStart"/>
        <w:r w:rsidRPr="00215E70">
          <w:rPr>
            <w:rFonts w:ascii="Menlo" w:hAnsi="Menlo" w:cs="Menlo"/>
            <w:color w:val="5C2699"/>
            <w:sz w:val="18"/>
            <w:szCs w:val="18"/>
            <w:rPrChange w:id="3622" w:author="Willian" w:date="2016-11-29T00:23:00Z">
              <w:rPr>
                <w:color w:val="5C2699"/>
              </w:rPr>
            </w:rPrChange>
          </w:rPr>
          <w:t>UIAlertAction</w:t>
        </w:r>
        <w:proofErr w:type="spellEnd"/>
        <w:r w:rsidRPr="00215E70">
          <w:rPr>
            <w:rFonts w:ascii="Menlo" w:hAnsi="Menlo" w:cs="Menlo"/>
            <w:sz w:val="18"/>
            <w:szCs w:val="18"/>
            <w:rPrChange w:id="3623" w:author="Willian" w:date="2016-11-29T00:23:00Z">
              <w:rPr/>
            </w:rPrChange>
          </w:rPr>
          <w:t>(</w:t>
        </w:r>
        <w:proofErr w:type="spellStart"/>
        <w:r w:rsidRPr="00215E70">
          <w:rPr>
            <w:rFonts w:ascii="Menlo" w:hAnsi="Menlo" w:cs="Menlo"/>
            <w:sz w:val="18"/>
            <w:szCs w:val="18"/>
            <w:rPrChange w:id="3624" w:author="Willian" w:date="2016-11-29T00:23:00Z">
              <w:rPr/>
            </w:rPrChange>
          </w:rPr>
          <w:t>title</w:t>
        </w:r>
        <w:proofErr w:type="spellEnd"/>
        <w:r w:rsidRPr="00215E70">
          <w:rPr>
            <w:rFonts w:ascii="Menlo" w:hAnsi="Menlo" w:cs="Menlo"/>
            <w:sz w:val="18"/>
            <w:szCs w:val="18"/>
            <w:rPrChange w:id="3625" w:author="Willian" w:date="2016-11-29T00:23:00Z">
              <w:rPr/>
            </w:rPrChange>
          </w:rPr>
          <w:t xml:space="preserve">: </w:t>
        </w:r>
        <w:r w:rsidRPr="00215E70">
          <w:rPr>
            <w:rFonts w:ascii="Menlo" w:hAnsi="Menlo" w:cs="Menlo"/>
            <w:color w:val="C41A16"/>
            <w:sz w:val="18"/>
            <w:szCs w:val="18"/>
            <w:rPrChange w:id="3626" w:author="Willian" w:date="2016-11-29T00:23:00Z">
              <w:rPr>
                <w:color w:val="C41A16"/>
              </w:rPr>
            </w:rPrChange>
          </w:rPr>
          <w:t>"OK"</w:t>
        </w:r>
        <w:r w:rsidRPr="00215E70">
          <w:rPr>
            <w:rFonts w:ascii="Menlo" w:hAnsi="Menlo" w:cs="Menlo"/>
            <w:sz w:val="18"/>
            <w:szCs w:val="18"/>
            <w:rPrChange w:id="3627" w:author="Willian" w:date="2016-11-29T00:23:00Z">
              <w:rPr/>
            </w:rPrChange>
          </w:rPr>
          <w:t xml:space="preserve">, </w:t>
        </w:r>
        <w:proofErr w:type="spellStart"/>
        <w:r w:rsidRPr="00215E70">
          <w:rPr>
            <w:rFonts w:ascii="Menlo" w:hAnsi="Menlo" w:cs="Menlo"/>
            <w:sz w:val="18"/>
            <w:szCs w:val="18"/>
            <w:rPrChange w:id="3628" w:author="Willian" w:date="2016-11-29T00:23:00Z">
              <w:rPr/>
            </w:rPrChange>
          </w:rPr>
          <w:t>style</w:t>
        </w:r>
        <w:proofErr w:type="spellEnd"/>
        <w:r w:rsidRPr="00215E70">
          <w:rPr>
            <w:rFonts w:ascii="Menlo" w:hAnsi="Menlo" w:cs="Menlo"/>
            <w:sz w:val="18"/>
            <w:szCs w:val="18"/>
            <w:rPrChange w:id="3629" w:author="Willian" w:date="2016-11-29T00:23:00Z">
              <w:rPr/>
            </w:rPrChange>
          </w:rPr>
          <w:t>: .</w:t>
        </w:r>
        <w:r w:rsidRPr="00215E70">
          <w:rPr>
            <w:rFonts w:ascii="Menlo" w:hAnsi="Menlo" w:cs="Menlo"/>
            <w:color w:val="2E0D6E"/>
            <w:sz w:val="18"/>
            <w:szCs w:val="18"/>
            <w:rPrChange w:id="3630" w:author="Willian" w:date="2016-11-29T00:23:00Z">
              <w:rPr>
                <w:color w:val="2E0D6E"/>
              </w:rPr>
            </w:rPrChange>
          </w:rPr>
          <w:t>default</w:t>
        </w:r>
        <w:r w:rsidRPr="00215E70">
          <w:rPr>
            <w:rFonts w:ascii="Menlo" w:hAnsi="Menlo" w:cs="Menlo"/>
            <w:sz w:val="18"/>
            <w:szCs w:val="18"/>
            <w:rPrChange w:id="3631" w:author="Willian" w:date="2016-11-29T00:23:00Z">
              <w:rPr/>
            </w:rPrChange>
          </w:rPr>
          <w:t xml:space="preserve">) { </w:t>
        </w:r>
        <w:r w:rsidRPr="00215E70">
          <w:rPr>
            <w:rFonts w:ascii="Menlo" w:hAnsi="Menlo" w:cs="Menlo"/>
            <w:color w:val="AA0D91"/>
            <w:sz w:val="18"/>
            <w:szCs w:val="18"/>
            <w:rPrChange w:id="3632" w:author="Willian" w:date="2016-11-29T00:23:00Z">
              <w:rPr>
                <w:color w:val="AA0D91"/>
              </w:rPr>
            </w:rPrChange>
          </w:rPr>
          <w:t>_</w:t>
        </w:r>
        <w:r w:rsidRPr="00215E70">
          <w:rPr>
            <w:rFonts w:ascii="Menlo" w:hAnsi="Menlo" w:cs="Menlo"/>
            <w:sz w:val="18"/>
            <w:szCs w:val="18"/>
            <w:rPrChange w:id="3633" w:author="Willian" w:date="2016-11-29T00:23:00Z">
              <w:rPr/>
            </w:rPrChange>
          </w:rPr>
          <w:t xml:space="preserve"> </w:t>
        </w:r>
        <w:r w:rsidRPr="00215E70">
          <w:rPr>
            <w:rFonts w:ascii="Menlo" w:hAnsi="Menlo" w:cs="Menlo"/>
            <w:color w:val="AA0D91"/>
            <w:sz w:val="18"/>
            <w:szCs w:val="18"/>
            <w:rPrChange w:id="3634" w:author="Willian" w:date="2016-11-29T00:23:00Z">
              <w:rPr>
                <w:color w:val="AA0D91"/>
              </w:rPr>
            </w:rPrChange>
          </w:rPr>
          <w:t>in</w:t>
        </w:r>
      </w:ins>
    </w:p>
    <w:p w14:paraId="5A71992C" w14:textId="77777777" w:rsidR="00215E70" w:rsidRPr="00215E70" w:rsidRDefault="00215E70" w:rsidP="00215E70">
      <w:pPr>
        <w:widowControl w:val="0"/>
        <w:tabs>
          <w:tab w:val="left" w:pos="692"/>
        </w:tabs>
        <w:autoSpaceDE w:val="0"/>
        <w:autoSpaceDN w:val="0"/>
        <w:adjustRightInd w:val="0"/>
        <w:spacing w:after="0"/>
        <w:ind w:left="360"/>
        <w:jc w:val="left"/>
        <w:rPr>
          <w:ins w:id="3635" w:author="Willian" w:date="2016-11-29T00:23:00Z"/>
          <w:rFonts w:ascii="Menlo" w:hAnsi="Menlo" w:cs="Menlo"/>
          <w:sz w:val="18"/>
          <w:szCs w:val="18"/>
          <w:rPrChange w:id="3636" w:author="Willian" w:date="2016-11-29T00:23:00Z">
            <w:rPr>
              <w:ins w:id="3637" w:author="Willian" w:date="2016-11-29T00:23:00Z"/>
            </w:rPr>
          </w:rPrChange>
        </w:rPr>
        <w:pPrChange w:id="363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639" w:author="Willian" w:date="2016-11-29T00:23:00Z">
        <w:r w:rsidRPr="00215E70">
          <w:rPr>
            <w:rFonts w:ascii="Menlo" w:hAnsi="Menlo" w:cs="Menlo"/>
            <w:sz w:val="18"/>
            <w:szCs w:val="18"/>
            <w:rPrChange w:id="3640" w:author="Willian" w:date="2016-11-29T00:23:00Z">
              <w:rPr/>
            </w:rPrChange>
          </w:rPr>
          <w:t xml:space="preserve">                        </w:t>
        </w:r>
        <w:proofErr w:type="spellStart"/>
        <w:proofErr w:type="gramStart"/>
        <w:r w:rsidRPr="00215E70">
          <w:rPr>
            <w:rFonts w:ascii="Menlo" w:hAnsi="Menlo" w:cs="Menlo"/>
            <w:color w:val="AA0D91"/>
            <w:sz w:val="18"/>
            <w:szCs w:val="18"/>
            <w:rPrChange w:id="3641" w:author="Willian" w:date="2016-11-29T00:23:00Z">
              <w:rPr>
                <w:color w:val="AA0D91"/>
              </w:rPr>
            </w:rPrChange>
          </w:rPr>
          <w:t>self</w:t>
        </w:r>
        <w:r w:rsidRPr="00215E70">
          <w:rPr>
            <w:rFonts w:ascii="Menlo" w:hAnsi="Menlo" w:cs="Menlo"/>
            <w:sz w:val="18"/>
            <w:szCs w:val="18"/>
            <w:rPrChange w:id="3642" w:author="Willian" w:date="2016-11-29T00:23:00Z">
              <w:rPr/>
            </w:rPrChange>
          </w:rPr>
          <w:t>.</w:t>
        </w:r>
        <w:r w:rsidRPr="00215E70">
          <w:rPr>
            <w:rFonts w:ascii="Menlo" w:hAnsi="Menlo" w:cs="Menlo"/>
            <w:color w:val="2E0D6E"/>
            <w:sz w:val="18"/>
            <w:szCs w:val="18"/>
            <w:rPrChange w:id="3643" w:author="Willian" w:date="2016-11-29T00:23:00Z">
              <w:rPr>
                <w:color w:val="2E0D6E"/>
              </w:rPr>
            </w:rPrChange>
          </w:rPr>
          <w:t>performSegue</w:t>
        </w:r>
        <w:proofErr w:type="spellEnd"/>
        <w:proofErr w:type="gramEnd"/>
        <w:r w:rsidRPr="00215E70">
          <w:rPr>
            <w:rFonts w:ascii="Menlo" w:hAnsi="Menlo" w:cs="Menlo"/>
            <w:sz w:val="18"/>
            <w:szCs w:val="18"/>
            <w:rPrChange w:id="3644" w:author="Willian" w:date="2016-11-29T00:23:00Z">
              <w:rPr/>
            </w:rPrChange>
          </w:rPr>
          <w:t>(</w:t>
        </w:r>
        <w:proofErr w:type="spellStart"/>
        <w:r w:rsidRPr="00215E70">
          <w:rPr>
            <w:rFonts w:ascii="Menlo" w:hAnsi="Menlo" w:cs="Menlo"/>
            <w:sz w:val="18"/>
            <w:szCs w:val="18"/>
            <w:rPrChange w:id="3645" w:author="Willian" w:date="2016-11-29T00:23:00Z">
              <w:rPr/>
            </w:rPrChange>
          </w:rPr>
          <w:t>withIdentifier</w:t>
        </w:r>
        <w:proofErr w:type="spellEnd"/>
        <w:r w:rsidRPr="00215E70">
          <w:rPr>
            <w:rFonts w:ascii="Menlo" w:hAnsi="Menlo" w:cs="Menlo"/>
            <w:sz w:val="18"/>
            <w:szCs w:val="18"/>
            <w:rPrChange w:id="3646" w:author="Willian" w:date="2016-11-29T00:23:00Z">
              <w:rPr/>
            </w:rPrChange>
          </w:rPr>
          <w:t xml:space="preserve">: </w:t>
        </w:r>
        <w:r w:rsidRPr="00215E70">
          <w:rPr>
            <w:rFonts w:ascii="Menlo" w:hAnsi="Menlo" w:cs="Menlo"/>
            <w:color w:val="C41A16"/>
            <w:sz w:val="18"/>
            <w:szCs w:val="18"/>
            <w:rPrChange w:id="3647" w:author="Willian" w:date="2016-11-29T00:23:00Z">
              <w:rPr>
                <w:color w:val="C41A16"/>
              </w:rPr>
            </w:rPrChange>
          </w:rPr>
          <w:t>"</w:t>
        </w:r>
        <w:proofErr w:type="spellStart"/>
        <w:r w:rsidRPr="00215E70">
          <w:rPr>
            <w:rFonts w:ascii="Menlo" w:hAnsi="Menlo" w:cs="Menlo"/>
            <w:color w:val="C41A16"/>
            <w:sz w:val="18"/>
            <w:szCs w:val="18"/>
            <w:rPrChange w:id="3648" w:author="Willian" w:date="2016-11-29T00:23:00Z">
              <w:rPr>
                <w:color w:val="C41A16"/>
              </w:rPr>
            </w:rPrChange>
          </w:rPr>
          <w:t>ShowHomeScreenSegue</w:t>
        </w:r>
        <w:proofErr w:type="spellEnd"/>
        <w:r w:rsidRPr="00215E70">
          <w:rPr>
            <w:rFonts w:ascii="Menlo" w:hAnsi="Menlo" w:cs="Menlo"/>
            <w:color w:val="C41A16"/>
            <w:sz w:val="18"/>
            <w:szCs w:val="18"/>
            <w:rPrChange w:id="3649" w:author="Willian" w:date="2016-11-29T00:23:00Z">
              <w:rPr>
                <w:color w:val="C41A16"/>
              </w:rPr>
            </w:rPrChange>
          </w:rPr>
          <w:t>"</w:t>
        </w:r>
        <w:r w:rsidRPr="00215E70">
          <w:rPr>
            <w:rFonts w:ascii="Menlo" w:hAnsi="Menlo" w:cs="Menlo"/>
            <w:sz w:val="18"/>
            <w:szCs w:val="18"/>
            <w:rPrChange w:id="3650" w:author="Willian" w:date="2016-11-29T00:23:00Z">
              <w:rPr/>
            </w:rPrChange>
          </w:rPr>
          <w:t xml:space="preserve">, </w:t>
        </w:r>
        <w:proofErr w:type="spellStart"/>
        <w:r w:rsidRPr="00215E70">
          <w:rPr>
            <w:rFonts w:ascii="Menlo" w:hAnsi="Menlo" w:cs="Menlo"/>
            <w:sz w:val="18"/>
            <w:szCs w:val="18"/>
            <w:rPrChange w:id="3651" w:author="Willian" w:date="2016-11-29T00:23:00Z">
              <w:rPr/>
            </w:rPrChange>
          </w:rPr>
          <w:t>sender</w:t>
        </w:r>
        <w:proofErr w:type="spellEnd"/>
        <w:r w:rsidRPr="00215E70">
          <w:rPr>
            <w:rFonts w:ascii="Menlo" w:hAnsi="Menlo" w:cs="Menlo"/>
            <w:sz w:val="18"/>
            <w:szCs w:val="18"/>
            <w:rPrChange w:id="3652" w:author="Willian" w:date="2016-11-29T00:23:00Z">
              <w:rPr/>
            </w:rPrChange>
          </w:rPr>
          <w:t xml:space="preserve">: </w:t>
        </w:r>
        <w:r w:rsidRPr="00215E70">
          <w:rPr>
            <w:rFonts w:ascii="Menlo" w:hAnsi="Menlo" w:cs="Menlo"/>
            <w:color w:val="AA0D91"/>
            <w:sz w:val="18"/>
            <w:szCs w:val="18"/>
            <w:rPrChange w:id="3653" w:author="Willian" w:date="2016-11-29T00:23:00Z">
              <w:rPr>
                <w:color w:val="AA0D91"/>
              </w:rPr>
            </w:rPrChange>
          </w:rPr>
          <w:t>self</w:t>
        </w:r>
        <w:r w:rsidRPr="00215E70">
          <w:rPr>
            <w:rFonts w:ascii="Menlo" w:hAnsi="Menlo" w:cs="Menlo"/>
            <w:sz w:val="18"/>
            <w:szCs w:val="18"/>
            <w:rPrChange w:id="3654" w:author="Willian" w:date="2016-11-29T00:23:00Z">
              <w:rPr/>
            </w:rPrChange>
          </w:rPr>
          <w:t>)</w:t>
        </w:r>
      </w:ins>
    </w:p>
    <w:p w14:paraId="530E0A0B" w14:textId="77777777" w:rsidR="00215E70" w:rsidRPr="00215E70" w:rsidRDefault="00215E70" w:rsidP="00215E70">
      <w:pPr>
        <w:widowControl w:val="0"/>
        <w:tabs>
          <w:tab w:val="left" w:pos="692"/>
        </w:tabs>
        <w:autoSpaceDE w:val="0"/>
        <w:autoSpaceDN w:val="0"/>
        <w:adjustRightInd w:val="0"/>
        <w:spacing w:after="0"/>
        <w:ind w:left="360"/>
        <w:jc w:val="left"/>
        <w:rPr>
          <w:ins w:id="3655" w:author="Willian" w:date="2016-11-29T00:23:00Z"/>
          <w:rFonts w:ascii="Menlo" w:hAnsi="Menlo" w:cs="Menlo"/>
          <w:sz w:val="18"/>
          <w:szCs w:val="18"/>
          <w:rPrChange w:id="3656" w:author="Willian" w:date="2016-11-29T00:23:00Z">
            <w:rPr>
              <w:ins w:id="3657" w:author="Willian" w:date="2016-11-29T00:23:00Z"/>
            </w:rPr>
          </w:rPrChange>
        </w:rPr>
        <w:pPrChange w:id="3658"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659" w:author="Willian" w:date="2016-11-29T00:23:00Z">
        <w:r w:rsidRPr="00215E70">
          <w:rPr>
            <w:rFonts w:ascii="Menlo" w:hAnsi="Menlo" w:cs="Menlo"/>
            <w:sz w:val="18"/>
            <w:szCs w:val="18"/>
            <w:rPrChange w:id="3660" w:author="Willian" w:date="2016-11-29T00:23:00Z">
              <w:rPr/>
            </w:rPrChange>
          </w:rPr>
          <w:t xml:space="preserve">                    }</w:t>
        </w:r>
      </w:ins>
    </w:p>
    <w:p w14:paraId="5CA438C3" w14:textId="77777777" w:rsidR="00215E70" w:rsidRPr="00215E70" w:rsidRDefault="00215E70" w:rsidP="00215E70">
      <w:pPr>
        <w:widowControl w:val="0"/>
        <w:tabs>
          <w:tab w:val="left" w:pos="692"/>
        </w:tabs>
        <w:autoSpaceDE w:val="0"/>
        <w:autoSpaceDN w:val="0"/>
        <w:adjustRightInd w:val="0"/>
        <w:spacing w:after="0"/>
        <w:ind w:left="360"/>
        <w:jc w:val="left"/>
        <w:rPr>
          <w:ins w:id="3661" w:author="Willian" w:date="2016-11-29T00:23:00Z"/>
          <w:rFonts w:ascii="Menlo" w:hAnsi="Menlo" w:cs="Menlo"/>
          <w:sz w:val="18"/>
          <w:szCs w:val="18"/>
          <w:rPrChange w:id="3662" w:author="Willian" w:date="2016-11-29T00:23:00Z">
            <w:rPr>
              <w:ins w:id="3663" w:author="Willian" w:date="2016-11-29T00:23:00Z"/>
            </w:rPr>
          </w:rPrChange>
        </w:rPr>
        <w:pPrChange w:id="3664"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665" w:author="Willian" w:date="2016-11-29T00:23:00Z">
        <w:r w:rsidRPr="00215E70">
          <w:rPr>
            <w:rFonts w:ascii="Menlo" w:hAnsi="Menlo" w:cs="Menlo"/>
            <w:sz w:val="18"/>
            <w:szCs w:val="18"/>
            <w:rPrChange w:id="3666" w:author="Willian" w:date="2016-11-29T00:23:00Z">
              <w:rPr/>
            </w:rPrChange>
          </w:rPr>
          <w:t xml:space="preserve">                    </w:t>
        </w:r>
        <w:proofErr w:type="spellStart"/>
        <w:proofErr w:type="gramStart"/>
        <w:r w:rsidRPr="00215E70">
          <w:rPr>
            <w:rFonts w:ascii="Menlo" w:hAnsi="Menlo" w:cs="Menlo"/>
            <w:sz w:val="18"/>
            <w:szCs w:val="18"/>
            <w:rPrChange w:id="3667" w:author="Willian" w:date="2016-11-29T00:23:00Z">
              <w:rPr/>
            </w:rPrChange>
          </w:rPr>
          <w:t>alert.</w:t>
        </w:r>
        <w:r w:rsidRPr="00215E70">
          <w:rPr>
            <w:rFonts w:ascii="Menlo" w:hAnsi="Menlo" w:cs="Menlo"/>
            <w:color w:val="2E0D6E"/>
            <w:sz w:val="18"/>
            <w:szCs w:val="18"/>
            <w:rPrChange w:id="3668" w:author="Willian" w:date="2016-11-29T00:23:00Z">
              <w:rPr>
                <w:color w:val="2E0D6E"/>
              </w:rPr>
            </w:rPrChange>
          </w:rPr>
          <w:t>addAction</w:t>
        </w:r>
        <w:proofErr w:type="spellEnd"/>
        <w:proofErr w:type="gramEnd"/>
        <w:r w:rsidRPr="00215E70">
          <w:rPr>
            <w:rFonts w:ascii="Menlo" w:hAnsi="Menlo" w:cs="Menlo"/>
            <w:sz w:val="18"/>
            <w:szCs w:val="18"/>
            <w:rPrChange w:id="3669" w:author="Willian" w:date="2016-11-29T00:23:00Z">
              <w:rPr/>
            </w:rPrChange>
          </w:rPr>
          <w:t>(</w:t>
        </w:r>
        <w:proofErr w:type="spellStart"/>
        <w:r w:rsidRPr="00215E70">
          <w:rPr>
            <w:rFonts w:ascii="Menlo" w:hAnsi="Menlo" w:cs="Menlo"/>
            <w:sz w:val="18"/>
            <w:szCs w:val="18"/>
            <w:rPrChange w:id="3670" w:author="Willian" w:date="2016-11-29T00:23:00Z">
              <w:rPr/>
            </w:rPrChange>
          </w:rPr>
          <w:t>okAction</w:t>
        </w:r>
        <w:proofErr w:type="spellEnd"/>
        <w:r w:rsidRPr="00215E70">
          <w:rPr>
            <w:rFonts w:ascii="Menlo" w:hAnsi="Menlo" w:cs="Menlo"/>
            <w:sz w:val="18"/>
            <w:szCs w:val="18"/>
            <w:rPrChange w:id="3671" w:author="Willian" w:date="2016-11-29T00:23:00Z">
              <w:rPr/>
            </w:rPrChange>
          </w:rPr>
          <w:t>)</w:t>
        </w:r>
      </w:ins>
    </w:p>
    <w:p w14:paraId="232278D8" w14:textId="77777777" w:rsidR="00215E70" w:rsidRPr="00215E70" w:rsidRDefault="00215E70" w:rsidP="00215E70">
      <w:pPr>
        <w:widowControl w:val="0"/>
        <w:tabs>
          <w:tab w:val="left" w:pos="692"/>
        </w:tabs>
        <w:autoSpaceDE w:val="0"/>
        <w:autoSpaceDN w:val="0"/>
        <w:adjustRightInd w:val="0"/>
        <w:spacing w:after="0"/>
        <w:ind w:left="360"/>
        <w:jc w:val="left"/>
        <w:rPr>
          <w:ins w:id="3672" w:author="Willian" w:date="2016-11-29T00:23:00Z"/>
          <w:rFonts w:ascii="Menlo" w:hAnsi="Menlo" w:cs="Menlo"/>
          <w:sz w:val="18"/>
          <w:szCs w:val="18"/>
          <w:rPrChange w:id="3673" w:author="Willian" w:date="2016-11-29T00:23:00Z">
            <w:rPr>
              <w:ins w:id="3674" w:author="Willian" w:date="2016-11-29T00:23:00Z"/>
            </w:rPr>
          </w:rPrChange>
        </w:rPr>
        <w:pPrChange w:id="3675"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676" w:author="Willian" w:date="2016-11-29T00:23:00Z">
        <w:r w:rsidRPr="00215E70">
          <w:rPr>
            <w:rFonts w:ascii="Menlo" w:hAnsi="Menlo" w:cs="Menlo"/>
            <w:sz w:val="18"/>
            <w:szCs w:val="18"/>
            <w:rPrChange w:id="3677" w:author="Willian" w:date="2016-11-29T00:23:00Z">
              <w:rPr/>
            </w:rPrChange>
          </w:rPr>
          <w:t xml:space="preserve">                    </w:t>
        </w:r>
        <w:proofErr w:type="spellStart"/>
        <w:proofErr w:type="gramStart"/>
        <w:r w:rsidRPr="00215E70">
          <w:rPr>
            <w:rFonts w:ascii="Menlo" w:hAnsi="Menlo" w:cs="Menlo"/>
            <w:color w:val="AA0D91"/>
            <w:sz w:val="18"/>
            <w:szCs w:val="18"/>
            <w:rPrChange w:id="3678" w:author="Willian" w:date="2016-11-29T00:23:00Z">
              <w:rPr>
                <w:color w:val="AA0D91"/>
              </w:rPr>
            </w:rPrChange>
          </w:rPr>
          <w:t>self</w:t>
        </w:r>
        <w:r w:rsidRPr="00215E70">
          <w:rPr>
            <w:rFonts w:ascii="Menlo" w:hAnsi="Menlo" w:cs="Menlo"/>
            <w:sz w:val="18"/>
            <w:szCs w:val="18"/>
            <w:rPrChange w:id="3679" w:author="Willian" w:date="2016-11-29T00:23:00Z">
              <w:rPr/>
            </w:rPrChange>
          </w:rPr>
          <w:t>.</w:t>
        </w:r>
        <w:r w:rsidRPr="00215E70">
          <w:rPr>
            <w:rFonts w:ascii="Menlo" w:hAnsi="Menlo" w:cs="Menlo"/>
            <w:color w:val="2E0D6E"/>
            <w:sz w:val="18"/>
            <w:szCs w:val="18"/>
            <w:rPrChange w:id="3680" w:author="Willian" w:date="2016-11-29T00:23:00Z">
              <w:rPr>
                <w:color w:val="2E0D6E"/>
              </w:rPr>
            </w:rPrChange>
          </w:rPr>
          <w:t>present</w:t>
        </w:r>
        <w:proofErr w:type="spellEnd"/>
        <w:proofErr w:type="gramEnd"/>
        <w:r w:rsidRPr="00215E70">
          <w:rPr>
            <w:rFonts w:ascii="Menlo" w:hAnsi="Menlo" w:cs="Menlo"/>
            <w:sz w:val="18"/>
            <w:szCs w:val="18"/>
            <w:rPrChange w:id="3681" w:author="Willian" w:date="2016-11-29T00:23:00Z">
              <w:rPr/>
            </w:rPrChange>
          </w:rPr>
          <w:t>(</w:t>
        </w:r>
        <w:proofErr w:type="spellStart"/>
        <w:r w:rsidRPr="00215E70">
          <w:rPr>
            <w:rFonts w:ascii="Menlo" w:hAnsi="Menlo" w:cs="Menlo"/>
            <w:sz w:val="18"/>
            <w:szCs w:val="18"/>
            <w:rPrChange w:id="3682" w:author="Willian" w:date="2016-11-29T00:23:00Z">
              <w:rPr/>
            </w:rPrChange>
          </w:rPr>
          <w:t>alert</w:t>
        </w:r>
        <w:proofErr w:type="spellEnd"/>
        <w:r w:rsidRPr="00215E70">
          <w:rPr>
            <w:rFonts w:ascii="Menlo" w:hAnsi="Menlo" w:cs="Menlo"/>
            <w:sz w:val="18"/>
            <w:szCs w:val="18"/>
            <w:rPrChange w:id="3683" w:author="Willian" w:date="2016-11-29T00:23:00Z">
              <w:rPr/>
            </w:rPrChange>
          </w:rPr>
          <w:t xml:space="preserve">, </w:t>
        </w:r>
        <w:proofErr w:type="spellStart"/>
        <w:r w:rsidRPr="00215E70">
          <w:rPr>
            <w:rFonts w:ascii="Menlo" w:hAnsi="Menlo" w:cs="Menlo"/>
            <w:sz w:val="18"/>
            <w:szCs w:val="18"/>
            <w:rPrChange w:id="3684" w:author="Willian" w:date="2016-11-29T00:23:00Z">
              <w:rPr/>
            </w:rPrChange>
          </w:rPr>
          <w:t>animated</w:t>
        </w:r>
        <w:proofErr w:type="spellEnd"/>
        <w:r w:rsidRPr="00215E70">
          <w:rPr>
            <w:rFonts w:ascii="Menlo" w:hAnsi="Menlo" w:cs="Menlo"/>
            <w:sz w:val="18"/>
            <w:szCs w:val="18"/>
            <w:rPrChange w:id="3685" w:author="Willian" w:date="2016-11-29T00:23:00Z">
              <w:rPr/>
            </w:rPrChange>
          </w:rPr>
          <w:t xml:space="preserve">: </w:t>
        </w:r>
        <w:proofErr w:type="spellStart"/>
        <w:r w:rsidRPr="00215E70">
          <w:rPr>
            <w:rFonts w:ascii="Menlo" w:hAnsi="Menlo" w:cs="Menlo"/>
            <w:color w:val="AA0D91"/>
            <w:sz w:val="18"/>
            <w:szCs w:val="18"/>
            <w:rPrChange w:id="3686" w:author="Willian" w:date="2016-11-29T00:23:00Z">
              <w:rPr>
                <w:color w:val="AA0D91"/>
              </w:rPr>
            </w:rPrChange>
          </w:rPr>
          <w:t>true</w:t>
        </w:r>
        <w:proofErr w:type="spellEnd"/>
        <w:r w:rsidRPr="00215E70">
          <w:rPr>
            <w:rFonts w:ascii="Menlo" w:hAnsi="Menlo" w:cs="Menlo"/>
            <w:sz w:val="18"/>
            <w:szCs w:val="18"/>
            <w:rPrChange w:id="3687" w:author="Willian" w:date="2016-11-29T00:23:00Z">
              <w:rPr/>
            </w:rPrChange>
          </w:rPr>
          <w:t xml:space="preserve">, </w:t>
        </w:r>
        <w:proofErr w:type="spellStart"/>
        <w:r w:rsidRPr="00215E70">
          <w:rPr>
            <w:rFonts w:ascii="Menlo" w:hAnsi="Menlo" w:cs="Menlo"/>
            <w:sz w:val="18"/>
            <w:szCs w:val="18"/>
            <w:rPrChange w:id="3688" w:author="Willian" w:date="2016-11-29T00:23:00Z">
              <w:rPr/>
            </w:rPrChange>
          </w:rPr>
          <w:t>completion</w:t>
        </w:r>
        <w:proofErr w:type="spellEnd"/>
        <w:r w:rsidRPr="00215E70">
          <w:rPr>
            <w:rFonts w:ascii="Menlo" w:hAnsi="Menlo" w:cs="Menlo"/>
            <w:sz w:val="18"/>
            <w:szCs w:val="18"/>
            <w:rPrChange w:id="3689" w:author="Willian" w:date="2016-11-29T00:23:00Z">
              <w:rPr/>
            </w:rPrChange>
          </w:rPr>
          <w:t xml:space="preserve">: </w:t>
        </w:r>
        <w:proofErr w:type="spellStart"/>
        <w:r w:rsidRPr="00215E70">
          <w:rPr>
            <w:rFonts w:ascii="Menlo" w:hAnsi="Menlo" w:cs="Menlo"/>
            <w:color w:val="AA0D91"/>
            <w:sz w:val="18"/>
            <w:szCs w:val="18"/>
            <w:rPrChange w:id="3690" w:author="Willian" w:date="2016-11-29T00:23:00Z">
              <w:rPr>
                <w:color w:val="AA0D91"/>
              </w:rPr>
            </w:rPrChange>
          </w:rPr>
          <w:t>nil</w:t>
        </w:r>
        <w:proofErr w:type="spellEnd"/>
        <w:r w:rsidRPr="00215E70">
          <w:rPr>
            <w:rFonts w:ascii="Menlo" w:hAnsi="Menlo" w:cs="Menlo"/>
            <w:sz w:val="18"/>
            <w:szCs w:val="18"/>
            <w:rPrChange w:id="3691" w:author="Willian" w:date="2016-11-29T00:23:00Z">
              <w:rPr/>
            </w:rPrChange>
          </w:rPr>
          <w:t>)</w:t>
        </w:r>
      </w:ins>
    </w:p>
    <w:p w14:paraId="7C82AE70" w14:textId="77777777" w:rsidR="00215E70" w:rsidRPr="00215E70" w:rsidRDefault="00215E70" w:rsidP="00215E70">
      <w:pPr>
        <w:widowControl w:val="0"/>
        <w:tabs>
          <w:tab w:val="left" w:pos="692"/>
        </w:tabs>
        <w:autoSpaceDE w:val="0"/>
        <w:autoSpaceDN w:val="0"/>
        <w:adjustRightInd w:val="0"/>
        <w:spacing w:after="0"/>
        <w:ind w:left="360"/>
        <w:jc w:val="left"/>
        <w:rPr>
          <w:ins w:id="3692" w:author="Willian" w:date="2016-11-29T00:23:00Z"/>
          <w:rFonts w:ascii="Menlo" w:hAnsi="Menlo" w:cs="Menlo"/>
          <w:sz w:val="18"/>
          <w:szCs w:val="18"/>
          <w:rPrChange w:id="3693" w:author="Willian" w:date="2016-11-29T00:23:00Z">
            <w:rPr>
              <w:ins w:id="3694" w:author="Willian" w:date="2016-11-29T00:23:00Z"/>
            </w:rPr>
          </w:rPrChange>
        </w:rPr>
        <w:pPrChange w:id="3695"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696" w:author="Willian" w:date="2016-11-29T00:23:00Z">
        <w:r w:rsidRPr="00215E70">
          <w:rPr>
            <w:rFonts w:ascii="Menlo" w:hAnsi="Menlo" w:cs="Menlo"/>
            <w:sz w:val="18"/>
            <w:szCs w:val="18"/>
            <w:rPrChange w:id="3697" w:author="Willian" w:date="2016-11-29T00:23:00Z">
              <w:rPr/>
            </w:rPrChange>
          </w:rPr>
          <w:t xml:space="preserve">                }</w:t>
        </w:r>
      </w:ins>
    </w:p>
    <w:p w14:paraId="3C6AF2D4" w14:textId="77777777" w:rsidR="00215E70" w:rsidRPr="00215E70" w:rsidRDefault="00215E70" w:rsidP="00215E70">
      <w:pPr>
        <w:widowControl w:val="0"/>
        <w:tabs>
          <w:tab w:val="left" w:pos="692"/>
        </w:tabs>
        <w:autoSpaceDE w:val="0"/>
        <w:autoSpaceDN w:val="0"/>
        <w:adjustRightInd w:val="0"/>
        <w:spacing w:after="0"/>
        <w:ind w:left="360"/>
        <w:jc w:val="left"/>
        <w:rPr>
          <w:ins w:id="3698" w:author="Willian" w:date="2016-11-29T00:23:00Z"/>
          <w:rFonts w:ascii="Menlo" w:hAnsi="Menlo" w:cs="Menlo"/>
          <w:sz w:val="18"/>
          <w:szCs w:val="18"/>
          <w:rPrChange w:id="3699" w:author="Willian" w:date="2016-11-29T00:23:00Z">
            <w:rPr>
              <w:ins w:id="3700" w:author="Willian" w:date="2016-11-29T00:23:00Z"/>
            </w:rPr>
          </w:rPrChange>
        </w:rPr>
        <w:pPrChange w:id="3701"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702" w:author="Willian" w:date="2016-11-29T00:23:00Z">
        <w:r w:rsidRPr="00215E70">
          <w:rPr>
            <w:rFonts w:ascii="Menlo" w:hAnsi="Menlo" w:cs="Menlo"/>
            <w:sz w:val="18"/>
            <w:szCs w:val="18"/>
            <w:rPrChange w:id="3703" w:author="Willian" w:date="2016-11-29T00:23:00Z">
              <w:rPr/>
            </w:rPrChange>
          </w:rPr>
          <w:t xml:space="preserve">                </w:t>
        </w:r>
      </w:ins>
    </w:p>
    <w:p w14:paraId="6DF27778" w14:textId="77777777" w:rsidR="00215E70" w:rsidRPr="00215E70" w:rsidRDefault="00215E70" w:rsidP="00215E70">
      <w:pPr>
        <w:widowControl w:val="0"/>
        <w:tabs>
          <w:tab w:val="left" w:pos="692"/>
        </w:tabs>
        <w:autoSpaceDE w:val="0"/>
        <w:autoSpaceDN w:val="0"/>
        <w:adjustRightInd w:val="0"/>
        <w:spacing w:after="0"/>
        <w:ind w:left="360"/>
        <w:jc w:val="left"/>
        <w:rPr>
          <w:ins w:id="3704" w:author="Willian" w:date="2016-11-29T00:23:00Z"/>
          <w:rFonts w:ascii="Menlo" w:hAnsi="Menlo" w:cs="Menlo"/>
          <w:sz w:val="18"/>
          <w:szCs w:val="18"/>
          <w:rPrChange w:id="3705" w:author="Willian" w:date="2016-11-29T00:23:00Z">
            <w:rPr>
              <w:ins w:id="3706" w:author="Willian" w:date="2016-11-29T00:23:00Z"/>
            </w:rPr>
          </w:rPrChange>
        </w:rPr>
        <w:pPrChange w:id="3707"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708" w:author="Willian" w:date="2016-11-29T00:23:00Z">
        <w:r w:rsidRPr="00215E70">
          <w:rPr>
            <w:rFonts w:ascii="Menlo" w:hAnsi="Menlo" w:cs="Menlo"/>
            <w:sz w:val="18"/>
            <w:szCs w:val="18"/>
            <w:rPrChange w:id="3709" w:author="Willian" w:date="2016-11-29T00:23:00Z">
              <w:rPr/>
            </w:rPrChange>
          </w:rPr>
          <w:t xml:space="preserve">            }</w:t>
        </w:r>
      </w:ins>
    </w:p>
    <w:p w14:paraId="09DE293D" w14:textId="77777777" w:rsidR="00215E70" w:rsidRPr="00215E70" w:rsidRDefault="00215E70" w:rsidP="00215E70">
      <w:pPr>
        <w:widowControl w:val="0"/>
        <w:tabs>
          <w:tab w:val="left" w:pos="692"/>
        </w:tabs>
        <w:autoSpaceDE w:val="0"/>
        <w:autoSpaceDN w:val="0"/>
        <w:adjustRightInd w:val="0"/>
        <w:spacing w:after="0"/>
        <w:ind w:left="360"/>
        <w:jc w:val="left"/>
        <w:rPr>
          <w:ins w:id="3710" w:author="Willian" w:date="2016-11-29T00:23:00Z"/>
          <w:rFonts w:ascii="Menlo" w:hAnsi="Menlo" w:cs="Menlo"/>
          <w:sz w:val="18"/>
          <w:szCs w:val="18"/>
          <w:rPrChange w:id="3711" w:author="Willian" w:date="2016-11-29T00:23:00Z">
            <w:rPr>
              <w:ins w:id="3712" w:author="Willian" w:date="2016-11-29T00:23:00Z"/>
            </w:rPr>
          </w:rPrChange>
        </w:rPr>
        <w:pPrChange w:id="3713" w:author="Willian" w:date="2016-11-29T00:23:00Z">
          <w:pPr>
            <w:pStyle w:val="PargrafodaLista"/>
            <w:widowControl w:val="0"/>
            <w:numPr>
              <w:numId w:val="53"/>
            </w:numPr>
            <w:tabs>
              <w:tab w:val="left" w:pos="692"/>
            </w:tabs>
            <w:autoSpaceDE w:val="0"/>
            <w:autoSpaceDN w:val="0"/>
            <w:adjustRightInd w:val="0"/>
            <w:spacing w:after="0"/>
            <w:ind w:hanging="360"/>
            <w:jc w:val="left"/>
          </w:pPr>
        </w:pPrChange>
      </w:pPr>
      <w:ins w:id="3714" w:author="Willian" w:date="2016-11-29T00:23:00Z">
        <w:r w:rsidRPr="00215E70">
          <w:rPr>
            <w:rFonts w:ascii="Menlo" w:hAnsi="Menlo" w:cs="Menlo"/>
            <w:sz w:val="18"/>
            <w:szCs w:val="18"/>
            <w:rPrChange w:id="3715" w:author="Willian" w:date="2016-11-29T00:23:00Z">
              <w:rPr/>
            </w:rPrChange>
          </w:rPr>
          <w:t xml:space="preserve">        }</w:t>
        </w:r>
      </w:ins>
    </w:p>
    <w:p w14:paraId="08D0AA12" w14:textId="2AE0B957" w:rsidR="00215E70" w:rsidRDefault="00215E70" w:rsidP="00215E70">
      <w:pPr>
        <w:ind w:left="360"/>
        <w:jc w:val="left"/>
        <w:rPr>
          <w:ins w:id="3716" w:author="Willian" w:date="2016-11-29T00:23:00Z"/>
          <w:rFonts w:ascii="Menlo" w:hAnsi="Menlo" w:cs="Menlo"/>
          <w:sz w:val="18"/>
          <w:szCs w:val="18"/>
        </w:rPr>
        <w:pPrChange w:id="3717" w:author="Willian" w:date="2016-11-29T00:23:00Z">
          <w:pPr>
            <w:pStyle w:val="PargrafodaLista"/>
          </w:pPr>
        </w:pPrChange>
      </w:pPr>
      <w:ins w:id="3718" w:author="Willian" w:date="2016-11-29T00:23:00Z">
        <w:r w:rsidRPr="00215E70">
          <w:rPr>
            <w:rFonts w:ascii="Menlo" w:hAnsi="Menlo" w:cs="Menlo"/>
            <w:sz w:val="18"/>
            <w:szCs w:val="18"/>
            <w:rPrChange w:id="3719" w:author="Willian" w:date="2016-11-29T00:23:00Z">
              <w:rPr/>
            </w:rPrChange>
          </w:rPr>
          <w:t xml:space="preserve">    }</w:t>
        </w:r>
      </w:ins>
    </w:p>
    <w:p w14:paraId="1A5EDEE8" w14:textId="57267676" w:rsidR="00215E70" w:rsidRPr="00215E70" w:rsidRDefault="00215E70" w:rsidP="00215E70">
      <w:pPr>
        <w:ind w:left="1134"/>
        <w:rPr>
          <w:ins w:id="3720" w:author="Willian" w:date="2016-11-28T21:34:00Z"/>
          <w:rPrChange w:id="3721" w:author="Willian" w:date="2016-11-29T00:23:00Z">
            <w:rPr>
              <w:ins w:id="3722" w:author="Willian" w:date="2016-11-28T21:34:00Z"/>
            </w:rPr>
          </w:rPrChange>
        </w:rPr>
        <w:pPrChange w:id="3723" w:author="Willian" w:date="2016-11-29T00:24:00Z">
          <w:pPr>
            <w:pStyle w:val="PargrafodaLista"/>
          </w:pPr>
        </w:pPrChange>
      </w:pPr>
      <w:ins w:id="3724" w:author="Willian" w:date="2016-11-29T00:24:00Z">
        <w:r>
          <w:t xml:space="preserve">DICA: Este método trata erros conhecidos do </w:t>
        </w:r>
        <w:proofErr w:type="spellStart"/>
        <w:r>
          <w:t>Firebase</w:t>
        </w:r>
        <w:proofErr w:type="spellEnd"/>
        <w:r>
          <w:t xml:space="preserve">. Todos estes erros estão documentados no site do </w:t>
        </w:r>
        <w:proofErr w:type="spellStart"/>
        <w:r>
          <w:t>Firebase</w:t>
        </w:r>
      </w:ins>
      <w:proofErr w:type="spellEnd"/>
    </w:p>
    <w:p w14:paraId="6B1C317F" w14:textId="42B0D9EE" w:rsidR="00215E70" w:rsidRDefault="00215E70" w:rsidP="00D72E00">
      <w:pPr>
        <w:pStyle w:val="PargrafodaLista"/>
        <w:numPr>
          <w:ilvl w:val="0"/>
          <w:numId w:val="53"/>
        </w:numPr>
        <w:jc w:val="left"/>
        <w:rPr>
          <w:ins w:id="3725" w:author="Willian" w:date="2016-11-29T00:25:00Z"/>
        </w:rPr>
        <w:pPrChange w:id="3726" w:author="Willian" w:date="2016-11-28T21:33:00Z">
          <w:pPr>
            <w:pStyle w:val="PargrafodaLista"/>
          </w:pPr>
        </w:pPrChange>
      </w:pPr>
      <w:ins w:id="3727" w:author="Willian" w:date="2016-11-29T00:24:00Z">
        <w:r>
          <w:t>O método de cadastro está pronto.</w:t>
        </w:r>
      </w:ins>
      <w:ins w:id="3728" w:author="Willian" w:date="2016-11-29T00:25:00Z">
        <w:r>
          <w:t xml:space="preserve"> Execute o </w:t>
        </w:r>
        <w:proofErr w:type="spellStart"/>
        <w:r>
          <w:t>app</w:t>
        </w:r>
        <w:proofErr w:type="spellEnd"/>
        <w:r>
          <w:t>.</w:t>
        </w:r>
      </w:ins>
    </w:p>
    <w:p w14:paraId="2F253D63" w14:textId="009110FB" w:rsidR="00215E70" w:rsidRDefault="00215E70" w:rsidP="00D72E00">
      <w:pPr>
        <w:pStyle w:val="PargrafodaLista"/>
        <w:numPr>
          <w:ilvl w:val="0"/>
          <w:numId w:val="53"/>
        </w:numPr>
        <w:jc w:val="left"/>
        <w:rPr>
          <w:ins w:id="3729" w:author="Willian" w:date="2016-11-29T00:25:00Z"/>
        </w:rPr>
        <w:pPrChange w:id="3730" w:author="Willian" w:date="2016-11-28T21:33:00Z">
          <w:pPr>
            <w:pStyle w:val="PargrafodaLista"/>
          </w:pPr>
        </w:pPrChange>
      </w:pPr>
      <w:ins w:id="3731" w:author="Willian" w:date="2016-11-29T00:25:00Z">
        <w:r>
          <w:t>Cadastre-se</w:t>
        </w:r>
      </w:ins>
    </w:p>
    <w:p w14:paraId="15A54692" w14:textId="2FA9A3D8" w:rsidR="00215E70" w:rsidRDefault="00215E70" w:rsidP="00D72E00">
      <w:pPr>
        <w:pStyle w:val="PargrafodaLista"/>
        <w:numPr>
          <w:ilvl w:val="0"/>
          <w:numId w:val="53"/>
        </w:numPr>
        <w:jc w:val="left"/>
        <w:rPr>
          <w:ins w:id="3732" w:author="Willian" w:date="2016-11-29T00:24:00Z"/>
        </w:rPr>
        <w:pPrChange w:id="3733" w:author="Willian" w:date="2016-11-28T21:33:00Z">
          <w:pPr>
            <w:pStyle w:val="PargrafodaLista"/>
          </w:pPr>
        </w:pPrChange>
      </w:pPr>
      <w:ins w:id="3734" w:author="Willian" w:date="2016-11-29T00:25:00Z">
        <w:r>
          <w:t>Uma tela de sucesso aparecerá. Se você inserir dados inválidos, um erro aparecerá</w:t>
        </w:r>
      </w:ins>
    </w:p>
    <w:p w14:paraId="2E0987E0" w14:textId="77777777" w:rsidR="0035551E" w:rsidRDefault="00D72E00" w:rsidP="00D72E00">
      <w:pPr>
        <w:pStyle w:val="PargrafodaLista"/>
        <w:numPr>
          <w:ilvl w:val="0"/>
          <w:numId w:val="53"/>
        </w:numPr>
        <w:jc w:val="left"/>
        <w:rPr>
          <w:ins w:id="3735" w:author="Willian" w:date="2016-11-29T01:22:00Z"/>
        </w:rPr>
        <w:pPrChange w:id="3736" w:author="Willian" w:date="2016-11-28T21:33:00Z">
          <w:pPr>
            <w:pStyle w:val="PargrafodaLista"/>
          </w:pPr>
        </w:pPrChange>
      </w:pPr>
      <w:ins w:id="3737" w:author="Willian" w:date="2016-11-28T21:34:00Z">
        <w:r>
          <w:t xml:space="preserve">Você poderá olhar no </w:t>
        </w:r>
        <w:proofErr w:type="spellStart"/>
        <w:r>
          <w:t>Firebase</w:t>
        </w:r>
        <w:proofErr w:type="spellEnd"/>
        <w:r>
          <w:t xml:space="preserve"> Console o novo usuário cadastrado:</w:t>
        </w:r>
      </w:ins>
      <w:ins w:id="3738" w:author="Willian" w:date="2016-11-29T01:21:00Z">
        <w:r w:rsidR="0035551E">
          <w:t xml:space="preserve"> </w:t>
        </w:r>
      </w:ins>
    </w:p>
    <w:p w14:paraId="6101B8EC" w14:textId="33C8384C" w:rsidR="00676CA0" w:rsidRDefault="00676CA0" w:rsidP="00676CA0">
      <w:pPr>
        <w:jc w:val="left"/>
        <w:rPr>
          <w:ins w:id="3739" w:author="Willian" w:date="2016-11-29T01:21:00Z"/>
        </w:rPr>
        <w:pPrChange w:id="3740" w:author="Willian" w:date="2016-11-29T01:22:00Z">
          <w:pPr>
            <w:pStyle w:val="PargrafodaLista"/>
          </w:pPr>
        </w:pPrChange>
      </w:pPr>
      <w:ins w:id="3741" w:author="Willian" w:date="2016-11-29T01:23:00Z">
        <w:r>
          <w:rPr>
            <w:noProof/>
          </w:rPr>
          <w:drawing>
            <wp:inline distT="0" distB="0" distL="0" distR="0" wp14:anchorId="23248052" wp14:editId="6C065887">
              <wp:extent cx="5733415" cy="1341755"/>
              <wp:effectExtent l="0" t="0" r="698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Tela 2016-11-29 às 01.22.18.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1341755"/>
                      </a:xfrm>
                      <a:prstGeom prst="rect">
                        <a:avLst/>
                      </a:prstGeom>
                    </pic:spPr>
                  </pic:pic>
                </a:graphicData>
              </a:graphic>
            </wp:inline>
          </w:drawing>
        </w:r>
      </w:ins>
    </w:p>
    <w:p w14:paraId="323983C5" w14:textId="77777777" w:rsidR="00676CA0" w:rsidRDefault="00676CA0" w:rsidP="00D72E00">
      <w:pPr>
        <w:pStyle w:val="PargrafodaLista"/>
        <w:numPr>
          <w:ilvl w:val="0"/>
          <w:numId w:val="53"/>
        </w:numPr>
        <w:jc w:val="left"/>
        <w:rPr>
          <w:ins w:id="3742" w:author="Willian" w:date="2016-11-29T01:22:00Z"/>
        </w:rPr>
        <w:pPrChange w:id="3743" w:author="Willian" w:date="2016-11-28T21:33:00Z">
          <w:pPr>
            <w:pStyle w:val="PargrafodaLista"/>
          </w:pPr>
        </w:pPrChange>
      </w:pPr>
      <w:ins w:id="3744" w:author="Willian" w:date="2016-11-29T01:22:00Z">
        <w:r>
          <w:t xml:space="preserve">O método de </w:t>
        </w:r>
        <w:proofErr w:type="spellStart"/>
        <w:r>
          <w:t>login</w:t>
        </w:r>
        <w:proofErr w:type="spellEnd"/>
        <w:r>
          <w:t xml:space="preserve"> será similar:</w:t>
        </w:r>
      </w:ins>
    </w:p>
    <w:p w14:paraId="433B9438" w14:textId="77777777" w:rsidR="00676CA0" w:rsidRDefault="00676CA0" w:rsidP="00676CA0">
      <w:pPr>
        <w:ind w:left="360"/>
        <w:jc w:val="left"/>
        <w:rPr>
          <w:ins w:id="3745" w:author="Willian" w:date="2016-11-29T01:23:00Z"/>
        </w:rPr>
        <w:pPrChange w:id="3746" w:author="Willian" w:date="2016-11-29T01:23:00Z">
          <w:pPr>
            <w:pStyle w:val="PargrafodaLista"/>
          </w:pPr>
        </w:pPrChange>
      </w:pPr>
    </w:p>
    <w:p w14:paraId="3D81E1F4" w14:textId="77777777" w:rsidR="00676CA0" w:rsidRDefault="00676CA0" w:rsidP="00676CA0">
      <w:pPr>
        <w:ind w:left="360"/>
        <w:jc w:val="left"/>
        <w:rPr>
          <w:ins w:id="3747" w:author="Willian" w:date="2016-11-29T01:23:00Z"/>
        </w:rPr>
        <w:pPrChange w:id="3748" w:author="Willian" w:date="2016-11-29T01:23:00Z">
          <w:pPr>
            <w:pStyle w:val="PargrafodaLista"/>
          </w:pPr>
        </w:pPrChange>
      </w:pPr>
      <w:ins w:id="3749" w:author="Willian" w:date="2016-11-29T01:23:00Z">
        <w:r>
          <w:t xml:space="preserve">Feito o procedimento de </w:t>
        </w:r>
        <w:proofErr w:type="spellStart"/>
        <w:r>
          <w:t>login</w:t>
        </w:r>
        <w:proofErr w:type="spellEnd"/>
        <w:r>
          <w:t xml:space="preserve"> e cadastro, agora podemos utilizar o recurso de </w:t>
        </w:r>
        <w:proofErr w:type="spellStart"/>
        <w:r>
          <w:t>login</w:t>
        </w:r>
        <w:proofErr w:type="spellEnd"/>
        <w:r>
          <w:t xml:space="preserve"> automático do </w:t>
        </w:r>
        <w:proofErr w:type="spellStart"/>
        <w:r>
          <w:t>Firebase</w:t>
        </w:r>
        <w:proofErr w:type="spellEnd"/>
        <w:r>
          <w:t xml:space="preserve">, ou seja, uma vez </w:t>
        </w:r>
        <w:proofErr w:type="spellStart"/>
        <w:r>
          <w:t>logado</w:t>
        </w:r>
        <w:proofErr w:type="spellEnd"/>
        <w:r>
          <w:t>, o usuário não precisará fornecer suas credenciais novamente. Para isto siga os passos:</w:t>
        </w:r>
      </w:ins>
    </w:p>
    <w:p w14:paraId="070B34EF" w14:textId="77777777" w:rsidR="00676CA0" w:rsidRDefault="00676CA0" w:rsidP="00676CA0">
      <w:pPr>
        <w:pStyle w:val="PargrafodaLista"/>
        <w:numPr>
          <w:ilvl w:val="0"/>
          <w:numId w:val="56"/>
        </w:numPr>
        <w:jc w:val="left"/>
        <w:rPr>
          <w:ins w:id="3750" w:author="Willian" w:date="2016-11-29T01:24:00Z"/>
        </w:rPr>
        <w:pPrChange w:id="3751" w:author="Willian" w:date="2016-11-29T01:24:00Z">
          <w:pPr>
            <w:pStyle w:val="PargrafodaLista"/>
          </w:pPr>
        </w:pPrChange>
      </w:pPr>
      <w:ins w:id="3752" w:author="Willian" w:date="2016-11-29T01:24:00Z">
        <w:r>
          <w:t xml:space="preserve">Abra o arquivo </w:t>
        </w:r>
        <w:proofErr w:type="spellStart"/>
        <w:r>
          <w:t>AppDelegate.swift</w:t>
        </w:r>
        <w:proofErr w:type="spellEnd"/>
      </w:ins>
    </w:p>
    <w:p w14:paraId="44CEBB68" w14:textId="77777777" w:rsidR="00676CA0" w:rsidRDefault="00676CA0" w:rsidP="00676CA0">
      <w:pPr>
        <w:pStyle w:val="PargrafodaLista"/>
        <w:numPr>
          <w:ilvl w:val="0"/>
          <w:numId w:val="56"/>
        </w:numPr>
        <w:jc w:val="left"/>
        <w:rPr>
          <w:ins w:id="3753" w:author="Willian" w:date="2016-11-29T01:27:00Z"/>
        </w:rPr>
        <w:pPrChange w:id="3754" w:author="Willian" w:date="2016-11-29T01:24:00Z">
          <w:pPr>
            <w:pStyle w:val="PargrafodaLista"/>
          </w:pPr>
        </w:pPrChange>
      </w:pPr>
      <w:ins w:id="3755" w:author="Willian" w:date="2016-11-29T01:24:00Z">
        <w:r>
          <w:lastRenderedPageBreak/>
          <w:t xml:space="preserve">No método </w:t>
        </w:r>
        <w:proofErr w:type="spellStart"/>
        <w:proofErr w:type="gramStart"/>
        <w:r>
          <w:t>application</w:t>
        </w:r>
        <w:proofErr w:type="spellEnd"/>
        <w:r>
          <w:t>(</w:t>
        </w:r>
        <w:proofErr w:type="spellStart"/>
        <w:proofErr w:type="gramEnd"/>
        <w:r>
          <w:t>didFinishLaunchingWithOptions</w:t>
        </w:r>
        <w:proofErr w:type="spellEnd"/>
        <w:r>
          <w:t>:) insira as seguinte instruç</w:t>
        </w:r>
      </w:ins>
      <w:ins w:id="3756" w:author="Willian" w:date="2016-11-29T01:25:00Z">
        <w:r>
          <w:t>ões:</w:t>
        </w:r>
      </w:ins>
    </w:p>
    <w:p w14:paraId="08173921" w14:textId="77777777" w:rsidR="00676CA0" w:rsidRPr="00676CA0" w:rsidRDefault="00676CA0" w:rsidP="00676CA0">
      <w:pPr>
        <w:widowControl w:val="0"/>
        <w:tabs>
          <w:tab w:val="left" w:pos="692"/>
        </w:tabs>
        <w:autoSpaceDE w:val="0"/>
        <w:autoSpaceDN w:val="0"/>
        <w:adjustRightInd w:val="0"/>
        <w:spacing w:after="0"/>
        <w:ind w:left="1134"/>
        <w:jc w:val="left"/>
        <w:rPr>
          <w:ins w:id="3757" w:author="Willian" w:date="2016-11-29T01:27:00Z"/>
          <w:rFonts w:ascii="Menlo" w:hAnsi="Menlo" w:cs="Menlo"/>
          <w:sz w:val="18"/>
          <w:szCs w:val="18"/>
          <w:rPrChange w:id="3758" w:author="Willian" w:date="2016-11-29T01:27:00Z">
            <w:rPr>
              <w:ins w:id="3759" w:author="Willian" w:date="2016-11-29T01:27:00Z"/>
            </w:rPr>
          </w:rPrChange>
        </w:rPr>
        <w:pPrChange w:id="3760" w:author="Willian" w:date="2016-11-29T01:28:00Z">
          <w:pPr>
            <w:pStyle w:val="PargrafodaLista"/>
            <w:widowControl w:val="0"/>
            <w:numPr>
              <w:numId w:val="56"/>
            </w:numPr>
            <w:tabs>
              <w:tab w:val="left" w:pos="692"/>
            </w:tabs>
            <w:autoSpaceDE w:val="0"/>
            <w:autoSpaceDN w:val="0"/>
            <w:adjustRightInd w:val="0"/>
            <w:spacing w:after="0"/>
            <w:ind w:hanging="360"/>
            <w:jc w:val="left"/>
          </w:pPr>
        </w:pPrChange>
      </w:pPr>
      <w:proofErr w:type="spellStart"/>
      <w:proofErr w:type="gramStart"/>
      <w:ins w:id="3761" w:author="Willian" w:date="2016-11-29T01:27:00Z">
        <w:r w:rsidRPr="00676CA0">
          <w:rPr>
            <w:rFonts w:ascii="Menlo" w:hAnsi="Menlo" w:cs="Menlo"/>
            <w:color w:val="AA0D91"/>
            <w:sz w:val="18"/>
            <w:szCs w:val="18"/>
            <w:rPrChange w:id="3762" w:author="Willian" w:date="2016-11-29T01:27:00Z">
              <w:rPr>
                <w:color w:val="AA0D91"/>
              </w:rPr>
            </w:rPrChange>
          </w:rPr>
          <w:t>let</w:t>
        </w:r>
        <w:proofErr w:type="spellEnd"/>
        <w:proofErr w:type="gramEnd"/>
        <w:r w:rsidRPr="00676CA0">
          <w:rPr>
            <w:rFonts w:ascii="Menlo" w:hAnsi="Menlo" w:cs="Menlo"/>
            <w:sz w:val="18"/>
            <w:szCs w:val="18"/>
            <w:rPrChange w:id="3763" w:author="Willian" w:date="2016-11-29T01:27:00Z">
              <w:rPr/>
            </w:rPrChange>
          </w:rPr>
          <w:t xml:space="preserve"> </w:t>
        </w:r>
        <w:proofErr w:type="spellStart"/>
        <w:r w:rsidRPr="00676CA0">
          <w:rPr>
            <w:rFonts w:ascii="Menlo" w:hAnsi="Menlo" w:cs="Menlo"/>
            <w:sz w:val="18"/>
            <w:szCs w:val="18"/>
            <w:rPrChange w:id="3764" w:author="Willian" w:date="2016-11-29T01:27:00Z">
              <w:rPr/>
            </w:rPrChange>
          </w:rPr>
          <w:t>mainStoryboard</w:t>
        </w:r>
        <w:proofErr w:type="spellEnd"/>
        <w:r w:rsidRPr="00676CA0">
          <w:rPr>
            <w:rFonts w:ascii="Menlo" w:hAnsi="Menlo" w:cs="Menlo"/>
            <w:sz w:val="18"/>
            <w:szCs w:val="18"/>
            <w:rPrChange w:id="3765" w:author="Willian" w:date="2016-11-29T01:27:00Z">
              <w:rPr/>
            </w:rPrChange>
          </w:rPr>
          <w:t xml:space="preserve"> = </w:t>
        </w:r>
        <w:proofErr w:type="spellStart"/>
        <w:r w:rsidRPr="00676CA0">
          <w:rPr>
            <w:rFonts w:ascii="Menlo" w:hAnsi="Menlo" w:cs="Menlo"/>
            <w:color w:val="5C2699"/>
            <w:sz w:val="18"/>
            <w:szCs w:val="18"/>
            <w:rPrChange w:id="3766" w:author="Willian" w:date="2016-11-29T01:27:00Z">
              <w:rPr>
                <w:color w:val="5C2699"/>
              </w:rPr>
            </w:rPrChange>
          </w:rPr>
          <w:t>UIStoryboard</w:t>
        </w:r>
        <w:proofErr w:type="spellEnd"/>
        <w:r w:rsidRPr="00676CA0">
          <w:rPr>
            <w:rFonts w:ascii="Menlo" w:hAnsi="Menlo" w:cs="Menlo"/>
            <w:sz w:val="18"/>
            <w:szCs w:val="18"/>
            <w:rPrChange w:id="3767" w:author="Willian" w:date="2016-11-29T01:27:00Z">
              <w:rPr/>
            </w:rPrChange>
          </w:rPr>
          <w:t>(</w:t>
        </w:r>
        <w:proofErr w:type="spellStart"/>
        <w:r w:rsidRPr="00676CA0">
          <w:rPr>
            <w:rFonts w:ascii="Menlo" w:hAnsi="Menlo" w:cs="Menlo"/>
            <w:sz w:val="18"/>
            <w:szCs w:val="18"/>
            <w:rPrChange w:id="3768" w:author="Willian" w:date="2016-11-29T01:27:00Z">
              <w:rPr/>
            </w:rPrChange>
          </w:rPr>
          <w:t>name</w:t>
        </w:r>
        <w:proofErr w:type="spellEnd"/>
        <w:r w:rsidRPr="00676CA0">
          <w:rPr>
            <w:rFonts w:ascii="Menlo" w:hAnsi="Menlo" w:cs="Menlo"/>
            <w:sz w:val="18"/>
            <w:szCs w:val="18"/>
            <w:rPrChange w:id="3769" w:author="Willian" w:date="2016-11-29T01:27:00Z">
              <w:rPr/>
            </w:rPrChange>
          </w:rPr>
          <w:t xml:space="preserve">: </w:t>
        </w:r>
        <w:r w:rsidRPr="00676CA0">
          <w:rPr>
            <w:rFonts w:ascii="Menlo" w:hAnsi="Menlo" w:cs="Menlo"/>
            <w:color w:val="C41A16"/>
            <w:sz w:val="18"/>
            <w:szCs w:val="18"/>
            <w:rPrChange w:id="3770" w:author="Willian" w:date="2016-11-29T01:27:00Z">
              <w:rPr>
                <w:color w:val="C41A16"/>
              </w:rPr>
            </w:rPrChange>
          </w:rPr>
          <w:t>"Main"</w:t>
        </w:r>
        <w:r w:rsidRPr="00676CA0">
          <w:rPr>
            <w:rFonts w:ascii="Menlo" w:hAnsi="Menlo" w:cs="Menlo"/>
            <w:sz w:val="18"/>
            <w:szCs w:val="18"/>
            <w:rPrChange w:id="3771" w:author="Willian" w:date="2016-11-29T01:27:00Z">
              <w:rPr/>
            </w:rPrChange>
          </w:rPr>
          <w:t xml:space="preserve">, </w:t>
        </w:r>
        <w:proofErr w:type="spellStart"/>
        <w:r w:rsidRPr="00676CA0">
          <w:rPr>
            <w:rFonts w:ascii="Menlo" w:hAnsi="Menlo" w:cs="Menlo"/>
            <w:sz w:val="18"/>
            <w:szCs w:val="18"/>
            <w:rPrChange w:id="3772" w:author="Willian" w:date="2016-11-29T01:27:00Z">
              <w:rPr/>
            </w:rPrChange>
          </w:rPr>
          <w:t>bundle</w:t>
        </w:r>
        <w:proofErr w:type="spellEnd"/>
        <w:r w:rsidRPr="00676CA0">
          <w:rPr>
            <w:rFonts w:ascii="Menlo" w:hAnsi="Menlo" w:cs="Menlo"/>
            <w:sz w:val="18"/>
            <w:szCs w:val="18"/>
            <w:rPrChange w:id="3773" w:author="Willian" w:date="2016-11-29T01:27:00Z">
              <w:rPr/>
            </w:rPrChange>
          </w:rPr>
          <w:t xml:space="preserve">: </w:t>
        </w:r>
        <w:proofErr w:type="spellStart"/>
        <w:r w:rsidRPr="00676CA0">
          <w:rPr>
            <w:rFonts w:ascii="Menlo" w:hAnsi="Menlo" w:cs="Menlo"/>
            <w:color w:val="5C2699"/>
            <w:sz w:val="18"/>
            <w:szCs w:val="18"/>
            <w:rPrChange w:id="3774" w:author="Willian" w:date="2016-11-29T01:27:00Z">
              <w:rPr>
                <w:color w:val="5C2699"/>
              </w:rPr>
            </w:rPrChange>
          </w:rPr>
          <w:t>Bundle</w:t>
        </w:r>
        <w:r w:rsidRPr="00676CA0">
          <w:rPr>
            <w:rFonts w:ascii="Menlo" w:hAnsi="Menlo" w:cs="Menlo"/>
            <w:sz w:val="18"/>
            <w:szCs w:val="18"/>
            <w:rPrChange w:id="3775" w:author="Willian" w:date="2016-11-29T01:27:00Z">
              <w:rPr/>
            </w:rPrChange>
          </w:rPr>
          <w:t>.</w:t>
        </w:r>
        <w:r w:rsidRPr="00676CA0">
          <w:rPr>
            <w:rFonts w:ascii="Menlo" w:hAnsi="Menlo" w:cs="Menlo"/>
            <w:color w:val="5C2699"/>
            <w:sz w:val="18"/>
            <w:szCs w:val="18"/>
            <w:rPrChange w:id="3776" w:author="Willian" w:date="2016-11-29T01:27:00Z">
              <w:rPr>
                <w:color w:val="5C2699"/>
              </w:rPr>
            </w:rPrChange>
          </w:rPr>
          <w:t>main</w:t>
        </w:r>
        <w:proofErr w:type="spellEnd"/>
        <w:r w:rsidRPr="00676CA0">
          <w:rPr>
            <w:rFonts w:ascii="Menlo" w:hAnsi="Menlo" w:cs="Menlo"/>
            <w:sz w:val="18"/>
            <w:szCs w:val="18"/>
            <w:rPrChange w:id="3777" w:author="Willian" w:date="2016-11-29T01:27:00Z">
              <w:rPr/>
            </w:rPrChange>
          </w:rPr>
          <w:t>)</w:t>
        </w:r>
      </w:ins>
    </w:p>
    <w:p w14:paraId="7DF74EFF" w14:textId="77777777" w:rsidR="00676CA0" w:rsidRPr="00676CA0" w:rsidRDefault="00676CA0" w:rsidP="00676CA0">
      <w:pPr>
        <w:widowControl w:val="0"/>
        <w:tabs>
          <w:tab w:val="left" w:pos="692"/>
        </w:tabs>
        <w:autoSpaceDE w:val="0"/>
        <w:autoSpaceDN w:val="0"/>
        <w:adjustRightInd w:val="0"/>
        <w:spacing w:after="0"/>
        <w:ind w:left="1134"/>
        <w:jc w:val="left"/>
        <w:rPr>
          <w:ins w:id="3778" w:author="Willian" w:date="2016-11-29T01:27:00Z"/>
          <w:rFonts w:ascii="Menlo" w:hAnsi="Menlo" w:cs="Menlo"/>
          <w:sz w:val="18"/>
          <w:szCs w:val="18"/>
          <w:rPrChange w:id="3779" w:author="Willian" w:date="2016-11-29T01:27:00Z">
            <w:rPr>
              <w:ins w:id="3780" w:author="Willian" w:date="2016-11-29T01:27:00Z"/>
            </w:rPr>
          </w:rPrChange>
        </w:rPr>
        <w:pPrChange w:id="3781" w:author="Willian" w:date="2016-11-29T01:28:00Z">
          <w:pPr>
            <w:pStyle w:val="PargrafodaLista"/>
            <w:widowControl w:val="0"/>
            <w:numPr>
              <w:numId w:val="56"/>
            </w:numPr>
            <w:tabs>
              <w:tab w:val="left" w:pos="692"/>
            </w:tabs>
            <w:autoSpaceDE w:val="0"/>
            <w:autoSpaceDN w:val="0"/>
            <w:adjustRightInd w:val="0"/>
            <w:spacing w:after="0"/>
            <w:ind w:hanging="360"/>
            <w:jc w:val="left"/>
          </w:pPr>
        </w:pPrChange>
      </w:pPr>
      <w:ins w:id="3782" w:author="Willian" w:date="2016-11-29T01:27:00Z">
        <w:r w:rsidRPr="00676CA0">
          <w:rPr>
            <w:rFonts w:ascii="Menlo" w:hAnsi="Menlo" w:cs="Menlo"/>
            <w:sz w:val="18"/>
            <w:szCs w:val="18"/>
            <w:rPrChange w:id="3783" w:author="Willian" w:date="2016-11-29T01:27:00Z">
              <w:rPr/>
            </w:rPrChange>
          </w:rPr>
          <w:t xml:space="preserve">        </w:t>
        </w:r>
      </w:ins>
    </w:p>
    <w:p w14:paraId="139E8CB1" w14:textId="766DFF52" w:rsidR="00676CA0" w:rsidRPr="00676CA0" w:rsidRDefault="00676CA0" w:rsidP="00676CA0">
      <w:pPr>
        <w:widowControl w:val="0"/>
        <w:tabs>
          <w:tab w:val="left" w:pos="692"/>
        </w:tabs>
        <w:autoSpaceDE w:val="0"/>
        <w:autoSpaceDN w:val="0"/>
        <w:adjustRightInd w:val="0"/>
        <w:spacing w:after="0"/>
        <w:ind w:left="1134"/>
        <w:jc w:val="left"/>
        <w:rPr>
          <w:ins w:id="3784" w:author="Willian" w:date="2016-11-29T01:27:00Z"/>
          <w:rFonts w:ascii="Menlo" w:hAnsi="Menlo" w:cs="Menlo"/>
          <w:sz w:val="18"/>
          <w:szCs w:val="18"/>
          <w:rPrChange w:id="3785" w:author="Willian" w:date="2016-11-29T01:27:00Z">
            <w:rPr>
              <w:ins w:id="3786" w:author="Willian" w:date="2016-11-29T01:27:00Z"/>
            </w:rPr>
          </w:rPrChange>
        </w:rPr>
        <w:pPrChange w:id="3787" w:author="Willian" w:date="2016-11-29T01:28:00Z">
          <w:pPr>
            <w:pStyle w:val="PargrafodaLista"/>
            <w:widowControl w:val="0"/>
            <w:numPr>
              <w:numId w:val="56"/>
            </w:numPr>
            <w:tabs>
              <w:tab w:val="left" w:pos="692"/>
            </w:tabs>
            <w:autoSpaceDE w:val="0"/>
            <w:autoSpaceDN w:val="0"/>
            <w:adjustRightInd w:val="0"/>
            <w:spacing w:after="0"/>
            <w:ind w:hanging="360"/>
            <w:jc w:val="left"/>
          </w:pPr>
        </w:pPrChange>
      </w:pPr>
      <w:proofErr w:type="spellStart"/>
      <w:proofErr w:type="gramStart"/>
      <w:ins w:id="3788" w:author="Willian" w:date="2016-11-29T01:27:00Z">
        <w:r w:rsidRPr="00676CA0">
          <w:rPr>
            <w:rFonts w:ascii="Menlo" w:hAnsi="Menlo" w:cs="Menlo"/>
            <w:color w:val="AA0D91"/>
            <w:sz w:val="18"/>
            <w:szCs w:val="18"/>
            <w:rPrChange w:id="3789" w:author="Willian" w:date="2016-11-29T01:27:00Z">
              <w:rPr>
                <w:color w:val="AA0D91"/>
              </w:rPr>
            </w:rPrChange>
          </w:rPr>
          <w:t>if</w:t>
        </w:r>
        <w:proofErr w:type="spellEnd"/>
        <w:proofErr w:type="gramEnd"/>
        <w:r w:rsidRPr="00676CA0">
          <w:rPr>
            <w:rFonts w:ascii="Menlo" w:hAnsi="Menlo" w:cs="Menlo"/>
            <w:sz w:val="18"/>
            <w:szCs w:val="18"/>
            <w:rPrChange w:id="3790" w:author="Willian" w:date="2016-11-29T01:27:00Z">
              <w:rPr/>
            </w:rPrChange>
          </w:rPr>
          <w:t xml:space="preserve"> </w:t>
        </w:r>
        <w:proofErr w:type="spellStart"/>
        <w:r w:rsidRPr="00676CA0">
          <w:rPr>
            <w:rFonts w:ascii="Menlo" w:hAnsi="Menlo" w:cs="Menlo"/>
            <w:color w:val="3F6E74"/>
            <w:sz w:val="18"/>
            <w:szCs w:val="18"/>
            <w:rPrChange w:id="3791" w:author="Willian" w:date="2016-11-29T01:27:00Z">
              <w:rPr>
                <w:color w:val="3F6E74"/>
              </w:rPr>
            </w:rPrChange>
          </w:rPr>
          <w:t>FIRAuth</w:t>
        </w:r>
        <w:r w:rsidRPr="00676CA0">
          <w:rPr>
            <w:rFonts w:ascii="Menlo" w:hAnsi="Menlo" w:cs="Menlo"/>
            <w:sz w:val="18"/>
            <w:szCs w:val="18"/>
            <w:rPrChange w:id="3792" w:author="Willian" w:date="2016-11-29T01:27:00Z">
              <w:rPr/>
            </w:rPrChange>
          </w:rPr>
          <w:t>.</w:t>
        </w:r>
        <w:r w:rsidRPr="00676CA0">
          <w:rPr>
            <w:rFonts w:ascii="Menlo" w:hAnsi="Menlo" w:cs="Menlo"/>
            <w:color w:val="26474B"/>
            <w:sz w:val="18"/>
            <w:szCs w:val="18"/>
            <w:rPrChange w:id="3793" w:author="Willian" w:date="2016-11-29T01:27:00Z">
              <w:rPr>
                <w:color w:val="26474B"/>
              </w:rPr>
            </w:rPrChange>
          </w:rPr>
          <w:t>auth</w:t>
        </w:r>
        <w:proofErr w:type="spellEnd"/>
        <w:r w:rsidRPr="00676CA0">
          <w:rPr>
            <w:rFonts w:ascii="Menlo" w:hAnsi="Menlo" w:cs="Menlo"/>
            <w:sz w:val="18"/>
            <w:szCs w:val="18"/>
            <w:rPrChange w:id="3794" w:author="Willian" w:date="2016-11-29T01:27:00Z">
              <w:rPr/>
            </w:rPrChange>
          </w:rPr>
          <w:t>()?.</w:t>
        </w:r>
        <w:proofErr w:type="spellStart"/>
        <w:r w:rsidRPr="00676CA0">
          <w:rPr>
            <w:rFonts w:ascii="Menlo" w:hAnsi="Menlo" w:cs="Menlo"/>
            <w:color w:val="3F6E74"/>
            <w:sz w:val="18"/>
            <w:szCs w:val="18"/>
            <w:rPrChange w:id="3795" w:author="Willian" w:date="2016-11-29T01:27:00Z">
              <w:rPr>
                <w:color w:val="3F6E74"/>
              </w:rPr>
            </w:rPrChange>
          </w:rPr>
          <w:t>currentUser</w:t>
        </w:r>
        <w:proofErr w:type="spellEnd"/>
        <w:r w:rsidRPr="00676CA0">
          <w:rPr>
            <w:rFonts w:ascii="Menlo" w:hAnsi="Menlo" w:cs="Menlo"/>
            <w:sz w:val="18"/>
            <w:szCs w:val="18"/>
            <w:rPrChange w:id="3796" w:author="Willian" w:date="2016-11-29T01:27:00Z">
              <w:rPr/>
            </w:rPrChange>
          </w:rPr>
          <w:t xml:space="preserve"> == </w:t>
        </w:r>
        <w:proofErr w:type="spellStart"/>
        <w:r w:rsidRPr="00676CA0">
          <w:rPr>
            <w:rFonts w:ascii="Menlo" w:hAnsi="Menlo" w:cs="Menlo"/>
            <w:color w:val="AA0D91"/>
            <w:sz w:val="18"/>
            <w:szCs w:val="18"/>
            <w:rPrChange w:id="3797" w:author="Willian" w:date="2016-11-29T01:27:00Z">
              <w:rPr>
                <w:color w:val="AA0D91"/>
              </w:rPr>
            </w:rPrChange>
          </w:rPr>
          <w:t>nil</w:t>
        </w:r>
        <w:proofErr w:type="spellEnd"/>
        <w:r w:rsidRPr="00676CA0">
          <w:rPr>
            <w:rFonts w:ascii="Menlo" w:hAnsi="Menlo" w:cs="Menlo"/>
            <w:sz w:val="18"/>
            <w:szCs w:val="18"/>
            <w:rPrChange w:id="3798" w:author="Willian" w:date="2016-11-29T01:27:00Z">
              <w:rPr/>
            </w:rPrChange>
          </w:rPr>
          <w:t xml:space="preserve"> {</w:t>
        </w:r>
      </w:ins>
    </w:p>
    <w:p w14:paraId="4488261C" w14:textId="24B84BFA" w:rsidR="00676CA0" w:rsidRPr="00676CA0" w:rsidRDefault="00676CA0" w:rsidP="00676CA0">
      <w:pPr>
        <w:widowControl w:val="0"/>
        <w:tabs>
          <w:tab w:val="left" w:pos="692"/>
        </w:tabs>
        <w:autoSpaceDE w:val="0"/>
        <w:autoSpaceDN w:val="0"/>
        <w:adjustRightInd w:val="0"/>
        <w:spacing w:after="0"/>
        <w:ind w:left="1134"/>
        <w:jc w:val="left"/>
        <w:rPr>
          <w:ins w:id="3799" w:author="Willian" w:date="2016-11-29T01:27:00Z"/>
          <w:rFonts w:ascii="Menlo" w:hAnsi="Menlo" w:cs="Menlo"/>
          <w:sz w:val="18"/>
          <w:szCs w:val="18"/>
          <w:rPrChange w:id="3800" w:author="Willian" w:date="2016-11-29T01:27:00Z">
            <w:rPr>
              <w:ins w:id="3801" w:author="Willian" w:date="2016-11-29T01:27:00Z"/>
            </w:rPr>
          </w:rPrChange>
        </w:rPr>
        <w:pPrChange w:id="3802" w:author="Willian" w:date="2016-11-29T01:28:00Z">
          <w:pPr>
            <w:pStyle w:val="PargrafodaLista"/>
            <w:widowControl w:val="0"/>
            <w:numPr>
              <w:numId w:val="56"/>
            </w:numPr>
            <w:tabs>
              <w:tab w:val="left" w:pos="692"/>
            </w:tabs>
            <w:autoSpaceDE w:val="0"/>
            <w:autoSpaceDN w:val="0"/>
            <w:adjustRightInd w:val="0"/>
            <w:spacing w:after="0"/>
            <w:ind w:hanging="360"/>
            <w:jc w:val="left"/>
          </w:pPr>
        </w:pPrChange>
      </w:pPr>
      <w:ins w:id="3803" w:author="Willian" w:date="2016-11-29T01:28:00Z">
        <w:r>
          <w:rPr>
            <w:rFonts w:ascii="Menlo" w:hAnsi="Menlo" w:cs="Menlo"/>
            <w:sz w:val="18"/>
            <w:szCs w:val="18"/>
          </w:rPr>
          <w:t xml:space="preserve">    </w:t>
        </w:r>
      </w:ins>
      <w:proofErr w:type="spellStart"/>
      <w:proofErr w:type="gramStart"/>
      <w:ins w:id="3804" w:author="Willian" w:date="2016-11-29T01:27:00Z">
        <w:r w:rsidRPr="00676CA0">
          <w:rPr>
            <w:rFonts w:ascii="Menlo" w:hAnsi="Menlo" w:cs="Menlo"/>
            <w:color w:val="3F6E74"/>
            <w:sz w:val="18"/>
            <w:szCs w:val="18"/>
            <w:rPrChange w:id="3805" w:author="Willian" w:date="2016-11-29T01:27:00Z">
              <w:rPr>
                <w:color w:val="3F6E74"/>
              </w:rPr>
            </w:rPrChange>
          </w:rPr>
          <w:t>window</w:t>
        </w:r>
        <w:proofErr w:type="spellEnd"/>
        <w:r w:rsidRPr="00676CA0">
          <w:rPr>
            <w:rFonts w:ascii="Menlo" w:hAnsi="Menlo" w:cs="Menlo"/>
            <w:sz w:val="18"/>
            <w:szCs w:val="18"/>
            <w:rPrChange w:id="3806" w:author="Willian" w:date="2016-11-29T01:27:00Z">
              <w:rPr/>
            </w:rPrChange>
          </w:rPr>
          <w:t>?.</w:t>
        </w:r>
        <w:proofErr w:type="spellStart"/>
        <w:proofErr w:type="gramEnd"/>
        <w:r w:rsidRPr="00676CA0">
          <w:rPr>
            <w:rFonts w:ascii="Menlo" w:hAnsi="Menlo" w:cs="Menlo"/>
            <w:color w:val="5C2699"/>
            <w:sz w:val="18"/>
            <w:szCs w:val="18"/>
            <w:rPrChange w:id="3807" w:author="Willian" w:date="2016-11-29T01:27:00Z">
              <w:rPr>
                <w:color w:val="5C2699"/>
              </w:rPr>
            </w:rPrChange>
          </w:rPr>
          <w:t>rootViewController</w:t>
        </w:r>
        <w:proofErr w:type="spellEnd"/>
        <w:r w:rsidRPr="00676CA0">
          <w:rPr>
            <w:rFonts w:ascii="Menlo" w:hAnsi="Menlo" w:cs="Menlo"/>
            <w:sz w:val="18"/>
            <w:szCs w:val="18"/>
            <w:rPrChange w:id="3808" w:author="Willian" w:date="2016-11-29T01:27:00Z">
              <w:rPr/>
            </w:rPrChange>
          </w:rPr>
          <w:t xml:space="preserve"> = </w:t>
        </w:r>
        <w:proofErr w:type="spellStart"/>
        <w:r w:rsidRPr="00676CA0">
          <w:rPr>
            <w:rFonts w:ascii="Menlo" w:hAnsi="Menlo" w:cs="Menlo"/>
            <w:sz w:val="18"/>
            <w:szCs w:val="18"/>
            <w:rPrChange w:id="3809" w:author="Willian" w:date="2016-11-29T01:27:00Z">
              <w:rPr/>
            </w:rPrChange>
          </w:rPr>
          <w:t>mainStoryboard.</w:t>
        </w:r>
        <w:r w:rsidRPr="00676CA0">
          <w:rPr>
            <w:rFonts w:ascii="Menlo" w:hAnsi="Menlo" w:cs="Menlo"/>
            <w:color w:val="2E0D6E"/>
            <w:sz w:val="18"/>
            <w:szCs w:val="18"/>
            <w:rPrChange w:id="3810" w:author="Willian" w:date="2016-11-29T01:27:00Z">
              <w:rPr>
                <w:color w:val="2E0D6E"/>
              </w:rPr>
            </w:rPrChange>
          </w:rPr>
          <w:t>instantiateViewController</w:t>
        </w:r>
        <w:proofErr w:type="spellEnd"/>
        <w:r w:rsidRPr="00676CA0">
          <w:rPr>
            <w:rFonts w:ascii="Menlo" w:hAnsi="Menlo" w:cs="Menlo"/>
            <w:sz w:val="18"/>
            <w:szCs w:val="18"/>
            <w:rPrChange w:id="3811" w:author="Willian" w:date="2016-11-29T01:27:00Z">
              <w:rPr/>
            </w:rPrChange>
          </w:rPr>
          <w:t>(</w:t>
        </w:r>
        <w:proofErr w:type="spellStart"/>
        <w:r w:rsidRPr="00676CA0">
          <w:rPr>
            <w:rFonts w:ascii="Menlo" w:hAnsi="Menlo" w:cs="Menlo"/>
            <w:sz w:val="18"/>
            <w:szCs w:val="18"/>
            <w:rPrChange w:id="3812" w:author="Willian" w:date="2016-11-29T01:27:00Z">
              <w:rPr/>
            </w:rPrChange>
          </w:rPr>
          <w:t>withIdentifier</w:t>
        </w:r>
        <w:proofErr w:type="spellEnd"/>
        <w:r w:rsidRPr="00676CA0">
          <w:rPr>
            <w:rFonts w:ascii="Menlo" w:hAnsi="Menlo" w:cs="Menlo"/>
            <w:sz w:val="18"/>
            <w:szCs w:val="18"/>
            <w:rPrChange w:id="3813" w:author="Willian" w:date="2016-11-29T01:27:00Z">
              <w:rPr/>
            </w:rPrChange>
          </w:rPr>
          <w:t xml:space="preserve">: </w:t>
        </w:r>
        <w:r w:rsidRPr="00676CA0">
          <w:rPr>
            <w:rFonts w:ascii="Menlo" w:hAnsi="Menlo" w:cs="Menlo"/>
            <w:color w:val="C41A16"/>
            <w:sz w:val="18"/>
            <w:szCs w:val="18"/>
            <w:rPrChange w:id="3814" w:author="Willian" w:date="2016-11-29T01:27:00Z">
              <w:rPr>
                <w:color w:val="C41A16"/>
              </w:rPr>
            </w:rPrChange>
          </w:rPr>
          <w:t>"</w:t>
        </w:r>
        <w:proofErr w:type="spellStart"/>
        <w:r w:rsidRPr="00676CA0">
          <w:rPr>
            <w:rFonts w:ascii="Menlo" w:hAnsi="Menlo" w:cs="Menlo"/>
            <w:color w:val="C41A16"/>
            <w:sz w:val="18"/>
            <w:szCs w:val="18"/>
            <w:rPrChange w:id="3815" w:author="Willian" w:date="2016-11-29T01:27:00Z">
              <w:rPr>
                <w:color w:val="C41A16"/>
              </w:rPr>
            </w:rPrChange>
          </w:rPr>
          <w:t>LoginViewController</w:t>
        </w:r>
        <w:proofErr w:type="spellEnd"/>
        <w:r w:rsidRPr="00676CA0">
          <w:rPr>
            <w:rFonts w:ascii="Menlo" w:hAnsi="Menlo" w:cs="Menlo"/>
            <w:color w:val="C41A16"/>
            <w:sz w:val="18"/>
            <w:szCs w:val="18"/>
            <w:rPrChange w:id="3816" w:author="Willian" w:date="2016-11-29T01:27:00Z">
              <w:rPr>
                <w:color w:val="C41A16"/>
              </w:rPr>
            </w:rPrChange>
          </w:rPr>
          <w:t>"</w:t>
        </w:r>
        <w:r w:rsidRPr="00676CA0">
          <w:rPr>
            <w:rFonts w:ascii="Menlo" w:hAnsi="Menlo" w:cs="Menlo"/>
            <w:sz w:val="18"/>
            <w:szCs w:val="18"/>
            <w:rPrChange w:id="3817" w:author="Willian" w:date="2016-11-29T01:27:00Z">
              <w:rPr/>
            </w:rPrChange>
          </w:rPr>
          <w:t>)</w:t>
        </w:r>
        <w:bookmarkStart w:id="3818" w:name="_GoBack"/>
        <w:bookmarkEnd w:id="3818"/>
      </w:ins>
    </w:p>
    <w:p w14:paraId="5097BCD1" w14:textId="49CAC51E" w:rsidR="00676CA0" w:rsidRPr="00676CA0" w:rsidRDefault="00676CA0" w:rsidP="00676CA0">
      <w:pPr>
        <w:ind w:left="1134" w:firstLine="360"/>
        <w:jc w:val="left"/>
        <w:rPr>
          <w:ins w:id="3819" w:author="Willian" w:date="2016-11-29T01:27:00Z"/>
          <w:sz w:val="18"/>
          <w:szCs w:val="18"/>
          <w:rPrChange w:id="3820" w:author="Willian" w:date="2016-11-29T01:27:00Z">
            <w:rPr>
              <w:ins w:id="3821" w:author="Willian" w:date="2016-11-29T01:27:00Z"/>
            </w:rPr>
          </w:rPrChange>
        </w:rPr>
        <w:pPrChange w:id="3822" w:author="Willian" w:date="2016-11-29T01:28:00Z">
          <w:pPr>
            <w:pStyle w:val="PargrafodaLista"/>
          </w:pPr>
        </w:pPrChange>
      </w:pPr>
      <w:ins w:id="3823" w:author="Willian" w:date="2016-11-29T01:27:00Z">
        <w:r w:rsidRPr="00676CA0">
          <w:rPr>
            <w:rFonts w:ascii="Menlo" w:hAnsi="Menlo" w:cs="Menlo"/>
            <w:sz w:val="18"/>
            <w:szCs w:val="18"/>
            <w:rPrChange w:id="3824" w:author="Willian" w:date="2016-11-29T01:27:00Z">
              <w:rPr/>
            </w:rPrChange>
          </w:rPr>
          <w:t>}</w:t>
        </w:r>
      </w:ins>
    </w:p>
    <w:p w14:paraId="58FB28EE" w14:textId="365E094E" w:rsidR="00676CA0" w:rsidRDefault="00676CA0" w:rsidP="00676CA0">
      <w:pPr>
        <w:pStyle w:val="PargrafodaLista"/>
        <w:numPr>
          <w:ilvl w:val="0"/>
          <w:numId w:val="56"/>
        </w:numPr>
        <w:jc w:val="left"/>
        <w:rPr>
          <w:ins w:id="3825" w:author="Willian" w:date="2016-11-29T01:25:00Z"/>
        </w:rPr>
        <w:pPrChange w:id="3826" w:author="Willian" w:date="2016-11-29T01:24:00Z">
          <w:pPr>
            <w:pStyle w:val="PargrafodaLista"/>
          </w:pPr>
        </w:pPrChange>
      </w:pPr>
      <w:ins w:id="3827" w:author="Willian" w:date="2016-11-29T01:27:00Z">
        <w:r>
          <w:t xml:space="preserve">No </w:t>
        </w:r>
        <w:proofErr w:type="spellStart"/>
        <w:r>
          <w:t>Storyboard</w:t>
        </w:r>
        <w:proofErr w:type="spellEnd"/>
        <w:r>
          <w:t xml:space="preserve"> Main, configure a </w:t>
        </w:r>
        <w:proofErr w:type="spellStart"/>
        <w:r>
          <w:t>MainViewController</w:t>
        </w:r>
        <w:proofErr w:type="spellEnd"/>
        <w:r>
          <w:t xml:space="preserve"> como </w:t>
        </w:r>
        <w:proofErr w:type="spellStart"/>
        <w:r>
          <w:t>Initial</w:t>
        </w:r>
        <w:proofErr w:type="spellEnd"/>
        <w:r>
          <w:t xml:space="preserve"> View Controller.</w:t>
        </w:r>
      </w:ins>
    </w:p>
    <w:p w14:paraId="589B8A4E" w14:textId="77777777" w:rsidR="00676CA0" w:rsidRDefault="00676CA0" w:rsidP="00676CA0">
      <w:pPr>
        <w:jc w:val="left"/>
        <w:rPr>
          <w:ins w:id="3828" w:author="Willian" w:date="2016-11-29T01:25:00Z"/>
        </w:rPr>
        <w:pPrChange w:id="3829" w:author="Willian" w:date="2016-11-29T01:25:00Z">
          <w:pPr>
            <w:pStyle w:val="PargrafodaLista"/>
          </w:pPr>
        </w:pPrChange>
      </w:pPr>
      <w:ins w:id="3830" w:author="Willian" w:date="2016-11-29T01:25:00Z">
        <w:r>
          <w:t>É só isto que precisamos. O que este trecho faz é:</w:t>
        </w:r>
      </w:ins>
    </w:p>
    <w:p w14:paraId="5A4DB6BC" w14:textId="77777777" w:rsidR="00676CA0" w:rsidRDefault="00676CA0" w:rsidP="00676CA0">
      <w:pPr>
        <w:pStyle w:val="PargrafodaLista"/>
        <w:numPr>
          <w:ilvl w:val="0"/>
          <w:numId w:val="57"/>
        </w:numPr>
        <w:jc w:val="left"/>
        <w:rPr>
          <w:ins w:id="3831" w:author="Willian" w:date="2016-11-29T01:25:00Z"/>
        </w:rPr>
        <w:pPrChange w:id="3832" w:author="Willian" w:date="2016-11-29T01:25:00Z">
          <w:pPr>
            <w:pStyle w:val="PargrafodaLista"/>
          </w:pPr>
        </w:pPrChange>
      </w:pPr>
      <w:ins w:id="3833" w:author="Willian" w:date="2016-11-29T01:25:00Z">
        <w:r>
          <w:t xml:space="preserve">Obter a referência do </w:t>
        </w:r>
        <w:proofErr w:type="spellStart"/>
        <w:r>
          <w:t>Storyboard</w:t>
        </w:r>
        <w:proofErr w:type="spellEnd"/>
        <w:r>
          <w:t xml:space="preserve"> Main</w:t>
        </w:r>
      </w:ins>
    </w:p>
    <w:p w14:paraId="24C4C1D7" w14:textId="774A3510" w:rsidR="00676CA0" w:rsidRDefault="00676CA0" w:rsidP="00676CA0">
      <w:pPr>
        <w:pStyle w:val="PargrafodaLista"/>
        <w:numPr>
          <w:ilvl w:val="0"/>
          <w:numId w:val="57"/>
        </w:numPr>
        <w:jc w:val="left"/>
        <w:rPr>
          <w:ins w:id="3834" w:author="Willian" w:date="2016-11-29T01:25:00Z"/>
        </w:rPr>
        <w:pPrChange w:id="3835" w:author="Willian" w:date="2016-11-29T01:25:00Z">
          <w:pPr>
            <w:pStyle w:val="PargrafodaLista"/>
          </w:pPr>
        </w:pPrChange>
      </w:pPr>
      <w:ins w:id="3836" w:author="Willian" w:date="2016-11-29T01:25:00Z">
        <w:r>
          <w:t xml:space="preserve">Verificar </w:t>
        </w:r>
      </w:ins>
      <w:ins w:id="3837" w:author="Willian" w:date="2016-11-29T01:26:00Z">
        <w:r>
          <w:t>não</w:t>
        </w:r>
      </w:ins>
      <w:ins w:id="3838" w:author="Willian" w:date="2016-11-29T01:25:00Z">
        <w:r>
          <w:t xml:space="preserve"> existe um usuário autenticado através do SDK do </w:t>
        </w:r>
        <w:proofErr w:type="spellStart"/>
        <w:r>
          <w:t>Firebase</w:t>
        </w:r>
        <w:proofErr w:type="spellEnd"/>
      </w:ins>
    </w:p>
    <w:p w14:paraId="3D6EB84B" w14:textId="71DD7C6C" w:rsidR="00D72E00" w:rsidRPr="00FE4210" w:rsidRDefault="00676CA0" w:rsidP="00676CA0">
      <w:pPr>
        <w:pStyle w:val="PargrafodaLista"/>
        <w:numPr>
          <w:ilvl w:val="0"/>
          <w:numId w:val="57"/>
        </w:numPr>
        <w:jc w:val="left"/>
        <w:rPr>
          <w:ins w:id="3839" w:author="Willian" w:date="2016-11-28T21:20:00Z"/>
          <w:rPrChange w:id="3840" w:author="Willian" w:date="2016-11-28T21:22:00Z">
            <w:rPr>
              <w:ins w:id="3841" w:author="Willian" w:date="2016-11-28T21:20:00Z"/>
            </w:rPr>
          </w:rPrChange>
        </w:rPr>
        <w:pPrChange w:id="3842" w:author="Willian" w:date="2016-11-29T01:25:00Z">
          <w:pPr>
            <w:pStyle w:val="PargrafodaLista"/>
          </w:pPr>
        </w:pPrChange>
      </w:pPr>
      <w:ins w:id="3843" w:author="Willian" w:date="2016-11-29T01:26:00Z">
        <w:r>
          <w:t xml:space="preserve">Se sim, pulamos para a tela com </w:t>
        </w:r>
        <w:proofErr w:type="spellStart"/>
        <w:r>
          <w:t>Intentifier</w:t>
        </w:r>
        <w:proofErr w:type="spellEnd"/>
        <w:r>
          <w:t xml:space="preserve"> “</w:t>
        </w:r>
        <w:proofErr w:type="spellStart"/>
        <w:r>
          <w:t>LoginViewController</w:t>
        </w:r>
        <w:proofErr w:type="spellEnd"/>
        <w:r>
          <w:t xml:space="preserve">” que é a nossa cena de </w:t>
        </w:r>
        <w:proofErr w:type="spellStart"/>
        <w:r>
          <w:t>login</w:t>
        </w:r>
        <w:proofErr w:type="spellEnd"/>
        <w:r>
          <w:t>. Se não deixamos o fluxo normal da aplicação.</w:t>
        </w:r>
      </w:ins>
      <w:ins w:id="3844" w:author="Willian" w:date="2016-11-28T21:33:00Z">
        <w:r w:rsidR="00D72E00">
          <w:br/>
        </w:r>
      </w:ins>
    </w:p>
    <w:p w14:paraId="3DEE0C5A" w14:textId="77777777" w:rsidR="00FE4210" w:rsidRPr="00FE4210" w:rsidRDefault="00FE4210" w:rsidP="00105795">
      <w:pPr>
        <w:rPr>
          <w:ins w:id="3845" w:author="Willian" w:date="2016-11-28T21:17:00Z"/>
          <w:rPrChange w:id="3846" w:author="Willian" w:date="2016-11-28T21:20:00Z">
            <w:rPr>
              <w:ins w:id="3847" w:author="Willian" w:date="2016-11-28T21:17:00Z"/>
            </w:rPr>
          </w:rPrChange>
        </w:rPr>
        <w:pPrChange w:id="3848" w:author="Willian" w:date="2016-11-28T21:17:00Z">
          <w:pPr>
            <w:pStyle w:val="PargrafodaLista"/>
          </w:pPr>
        </w:pPrChange>
      </w:pPr>
    </w:p>
    <w:p w14:paraId="3EB9AC8F" w14:textId="77777777" w:rsidR="00105795" w:rsidRDefault="00105795" w:rsidP="00105795">
      <w:pPr>
        <w:rPr>
          <w:ins w:id="3849" w:author="Willian" w:date="2016-11-28T21:17:00Z"/>
        </w:rPr>
        <w:pPrChange w:id="3850" w:author="Willian" w:date="2016-11-28T21:17:00Z">
          <w:pPr>
            <w:pStyle w:val="PargrafodaLista"/>
          </w:pPr>
        </w:pPrChange>
      </w:pPr>
    </w:p>
    <w:p w14:paraId="3A3440EC" w14:textId="1B00BCC2" w:rsidR="00CB1257" w:rsidRPr="00105795" w:rsidDel="00655C69" w:rsidRDefault="000B5B71" w:rsidP="00105795">
      <w:pPr>
        <w:rPr>
          <w:del w:id="3851" w:author="Willian" w:date="2016-11-27T10:05:00Z"/>
          <w:rFonts w:ascii="Times New Roman" w:hAnsi="Times New Roman"/>
          <w:sz w:val="24"/>
          <w:szCs w:val="24"/>
          <w:rPrChange w:id="3852" w:author="Willian" w:date="2016-11-28T21:17:00Z">
            <w:rPr>
              <w:del w:id="3853" w:author="Willian" w:date="2016-11-27T10:05:00Z"/>
              <w:rFonts w:ascii="Times New Roman" w:hAnsi="Times New Roman" w:cs="Times New Roman"/>
              <w:color w:val="auto"/>
              <w:sz w:val="24"/>
              <w:szCs w:val="24"/>
            </w:rPr>
          </w:rPrChange>
        </w:rPr>
        <w:pPrChange w:id="3854" w:author="Willian" w:date="2016-11-28T21:17:00Z">
          <w:pPr/>
        </w:pPrChange>
      </w:pPr>
      <w:ins w:id="3855" w:author="Vicente da Silva, Mayara" w:date="2016-11-01T14:35:00Z">
        <w:del w:id="3856" w:author="Willian" w:date="2016-11-27T10:05:00Z">
          <w:r w:rsidRPr="00552719" w:rsidDel="00655C69">
            <w:rPr>
              <w:rPrChange w:id="3857" w:author="Willian" w:date="2016-11-28T20:46:00Z">
                <w:rPr/>
              </w:rPrChange>
            </w:rPr>
            <w:delText xml:space="preserve">A </w:delText>
          </w:r>
        </w:del>
      </w:ins>
      <w:del w:id="3858" w:author="Willian" w:date="2016-11-27T10:05:00Z">
        <w:r w:rsidR="008313E9" w:rsidRPr="00552719" w:rsidDel="00655C69">
          <w:rPr>
            <w:rPrChange w:id="3859" w:author="Willian" w:date="2016-11-28T20:46:00Z">
              <w:rPr/>
            </w:rPrChange>
          </w:rPr>
          <w:delText>Swift inclui r</w:delText>
        </w:r>
        <w:commentRangeStart w:id="3860"/>
        <w:commentRangeStart w:id="3861"/>
        <w:r w:rsidR="008313E9" w:rsidRPr="00552719" w:rsidDel="00655C69">
          <w:rPr>
            <w:rPrChange w:id="3862" w:author="Willian" w:date="2016-11-28T20:46:00Z">
              <w:rPr/>
            </w:rPrChange>
          </w:rPr>
          <w:delText>ecursos</w:delText>
        </w:r>
        <w:commentRangeEnd w:id="3860"/>
        <w:r w:rsidRPr="00552719" w:rsidDel="00655C69">
          <w:rPr>
            <w:rStyle w:val="Refdecomentrio"/>
            <w:b/>
            <w:color w:val="7030A0"/>
            <w:rPrChange w:id="3863" w:author="Willian" w:date="2016-11-28T20:46:00Z">
              <w:rPr>
                <w:rStyle w:val="Refdecomentrio"/>
              </w:rPr>
            </w:rPrChange>
          </w:rPr>
          <w:commentReference w:id="3860"/>
        </w:r>
        <w:commentRangeEnd w:id="3861"/>
        <w:r w:rsidR="00CB1257" w:rsidRPr="00552719" w:rsidDel="00655C69">
          <w:rPr>
            <w:rStyle w:val="Refdecomentrio"/>
            <w:b/>
            <w:color w:val="7030A0"/>
            <w:rPrChange w:id="3864" w:author="Willian" w:date="2016-11-28T20:46:00Z">
              <w:rPr>
                <w:rStyle w:val="Refdecomentrio"/>
              </w:rPr>
            </w:rPrChange>
          </w:rPr>
          <w:commentReference w:id="3861"/>
        </w:r>
        <w:r w:rsidR="008313E9" w:rsidRPr="00552719" w:rsidDel="00655C69">
          <w:rPr>
            <w:rPrChange w:id="3865" w:author="Willian" w:date="2016-11-28T20:46:00Z">
              <w:rPr/>
            </w:rPrChange>
          </w:rPr>
          <w:delText xml:space="preserve"> que tornam </w:delText>
        </w:r>
      </w:del>
      <w:ins w:id="3866" w:author="Vicente da Silva, Mayara" w:date="2016-11-01T14:35:00Z">
        <w:del w:id="3867" w:author="Willian" w:date="2016-11-27T10:05:00Z">
          <w:r w:rsidRPr="00552719" w:rsidDel="00655C69">
            <w:rPr>
              <w:rPrChange w:id="3868" w:author="Willian" w:date="2016-11-28T20:46:00Z">
                <w:rPr/>
              </w:rPrChange>
            </w:rPr>
            <w:delText xml:space="preserve">o </w:delText>
          </w:r>
        </w:del>
      </w:ins>
      <w:del w:id="3869" w:author="Willian" w:date="2016-11-27T10:05:00Z">
        <w:r w:rsidR="008313E9" w:rsidRPr="00552719" w:rsidDel="00655C69">
          <w:rPr>
            <w:rPrChange w:id="3870" w:author="Willian" w:date="2016-11-28T20:46:00Z">
              <w:rPr/>
            </w:rPrChange>
          </w:rPr>
          <w:delText xml:space="preserve">código mais fácil de ler e escrever, dando ao desenvolvedor o controle necessário em uma verdadeira linguagem de programação. Swift </w:delText>
        </w:r>
      </w:del>
      <w:ins w:id="3871" w:author="Vicente da Silva, Mayara" w:date="2016-11-01T14:35:00Z">
        <w:del w:id="3872" w:author="Willian" w:date="2016-11-27T10:05:00Z">
          <w:r w:rsidRPr="00552719" w:rsidDel="00655C69">
            <w:rPr>
              <w:rPrChange w:id="3873" w:author="Willian" w:date="2016-11-28T20:46:00Z">
                <w:rPr/>
              </w:rPrChange>
            </w:rPr>
            <w:delText xml:space="preserve">Esta linguagem </w:delText>
          </w:r>
        </w:del>
      </w:ins>
      <w:del w:id="3874" w:author="Willian" w:date="2016-11-27T10:05:00Z">
        <w:r w:rsidR="008313E9" w:rsidRPr="00552719" w:rsidDel="00655C69">
          <w:rPr>
            <w:rPrChange w:id="3875" w:author="Willian" w:date="2016-11-28T20:46:00Z">
              <w:rPr/>
            </w:rPrChange>
          </w:rPr>
          <w:delText xml:space="preserve">suporta </w:delText>
        </w:r>
        <w:commentRangeStart w:id="3876"/>
        <w:commentRangeStart w:id="3877"/>
        <w:r w:rsidR="008313E9" w:rsidRPr="00105795" w:rsidDel="00655C69">
          <w:rPr>
            <w:bCs/>
            <w:rPrChange w:id="3878" w:author="Willian" w:date="2016-11-28T21:17:00Z">
              <w:rPr>
                <w:b/>
                <w:bCs/>
              </w:rPr>
            </w:rPrChange>
          </w:rPr>
          <w:delText xml:space="preserve">tipos inferidos </w:delText>
        </w:r>
        <w:commentRangeEnd w:id="3876"/>
        <w:r w:rsidRPr="00552719" w:rsidDel="00655C69">
          <w:rPr>
            <w:rStyle w:val="Refdecomentrio"/>
            <w:b/>
            <w:color w:val="7030A0"/>
            <w:rPrChange w:id="3879" w:author="Willian" w:date="2016-11-28T20:46:00Z">
              <w:rPr>
                <w:rStyle w:val="Refdecomentrio"/>
              </w:rPr>
            </w:rPrChange>
          </w:rPr>
          <w:commentReference w:id="3876"/>
        </w:r>
        <w:commentRangeEnd w:id="3877"/>
        <w:r w:rsidR="00CB1257" w:rsidRPr="00552719" w:rsidDel="00655C69">
          <w:rPr>
            <w:rStyle w:val="Refdecomentrio"/>
            <w:b/>
            <w:color w:val="7030A0"/>
            <w:rPrChange w:id="3880" w:author="Willian" w:date="2016-11-28T20:46:00Z">
              <w:rPr>
                <w:rStyle w:val="Refdecomentrio"/>
              </w:rPr>
            </w:rPrChange>
          </w:rPr>
          <w:commentReference w:id="3877"/>
        </w:r>
        <w:r w:rsidR="008313E9" w:rsidRPr="00552719" w:rsidDel="00655C69">
          <w:rPr>
            <w:rPrChange w:id="3881" w:author="Willian" w:date="2016-11-28T20:46:00Z">
              <w:rPr/>
            </w:rPrChange>
          </w:rPr>
          <w:delText xml:space="preserve">para tornar o código mais limpo e menos propenso a erros, e módulos de eliminar os cabeçalhos e </w:delText>
        </w:r>
        <w:commentRangeStart w:id="3882"/>
        <w:commentRangeStart w:id="3883"/>
        <w:r w:rsidR="008313E9" w:rsidRPr="00552719" w:rsidDel="00655C69">
          <w:rPr>
            <w:rPrChange w:id="3884" w:author="Willian" w:date="2016-11-28T20:46:00Z">
              <w:rPr/>
            </w:rPrChange>
          </w:rPr>
          <w:delText xml:space="preserve">fornecem </w:delText>
        </w:r>
        <w:r w:rsidR="008313E9" w:rsidRPr="00105795" w:rsidDel="00655C69">
          <w:rPr>
            <w:bCs/>
            <w:rPrChange w:id="3885" w:author="Willian" w:date="2016-11-28T21:17:00Z">
              <w:rPr>
                <w:b/>
                <w:bCs/>
              </w:rPr>
            </w:rPrChange>
          </w:rPr>
          <w:delText>namespaces</w:delText>
        </w:r>
        <w:r w:rsidR="008313E9" w:rsidRPr="00552719" w:rsidDel="00655C69">
          <w:rPr>
            <w:rPrChange w:id="3886" w:author="Willian" w:date="2016-11-28T20:46:00Z">
              <w:rPr/>
            </w:rPrChange>
          </w:rPr>
          <w:delText xml:space="preserve">. </w:delText>
        </w:r>
        <w:commentRangeEnd w:id="3882"/>
        <w:r w:rsidRPr="00552719" w:rsidDel="00655C69">
          <w:rPr>
            <w:rStyle w:val="Refdecomentrio"/>
            <w:b/>
            <w:color w:val="7030A0"/>
            <w:rPrChange w:id="3887" w:author="Willian" w:date="2016-11-28T20:46:00Z">
              <w:rPr>
                <w:rStyle w:val="Refdecomentrio"/>
              </w:rPr>
            </w:rPrChange>
          </w:rPr>
          <w:commentReference w:id="3882"/>
        </w:r>
        <w:commentRangeEnd w:id="3883"/>
        <w:r w:rsidR="00CB1257" w:rsidRPr="00552719" w:rsidDel="00655C69">
          <w:rPr>
            <w:rStyle w:val="Refdecomentrio"/>
            <w:b/>
            <w:color w:val="7030A0"/>
            <w:rPrChange w:id="3888" w:author="Willian" w:date="2016-11-28T20:46:00Z">
              <w:rPr>
                <w:rStyle w:val="Refdecomentrio"/>
              </w:rPr>
            </w:rPrChange>
          </w:rPr>
          <w:commentReference w:id="3883"/>
        </w:r>
        <w:r w:rsidR="008313E9" w:rsidRPr="00552719" w:rsidDel="00655C69">
          <w:rPr>
            <w:rPrChange w:id="3889" w:author="Willian" w:date="2016-11-28T20:46:00Z">
              <w:rPr/>
            </w:rPrChange>
          </w:rPr>
          <w:delText>A memória é gerenciada automaticamente, e você nem precisa digitar ponto e vírgula</w:delText>
        </w:r>
      </w:del>
      <w:ins w:id="3890" w:author="Vicente da Silva, Mayara" w:date="2016-11-01T14:36:00Z">
        <w:del w:id="3891" w:author="Willian" w:date="2016-11-27T10:05:00Z">
          <w:r w:rsidR="008A735C" w:rsidRPr="00552719" w:rsidDel="00655C69">
            <w:rPr>
              <w:rPrChange w:id="3892" w:author="Willian" w:date="2016-11-28T20:46:00Z">
                <w:rPr/>
              </w:rPrChange>
            </w:rPr>
            <w:delText xml:space="preserve">, além disso </w:delText>
          </w:r>
        </w:del>
      </w:ins>
      <w:del w:id="3893" w:author="Willian" w:date="2016-11-27T10:05:00Z">
        <w:r w:rsidR="008313E9" w:rsidRPr="00552719" w:rsidDel="00655C69">
          <w:rPr>
            <w:rPrChange w:id="3894" w:author="Willian" w:date="2016-11-28T20:46:00Z">
              <w:rPr/>
            </w:rPrChange>
          </w:rPr>
          <w:delText xml:space="preserve">. Swift também toma emprestado de outras línguas, por exemplo, parâmetros nomeados trazidos de Objective-C são expressos em uma sintaxe limpa que faz </w:delText>
        </w:r>
      </w:del>
      <w:ins w:id="3895" w:author="Vicente da Silva, Mayara" w:date="2016-11-01T14:36:00Z">
        <w:del w:id="3896" w:author="Willian" w:date="2016-11-27T10:05:00Z">
          <w:r w:rsidR="008A735C" w:rsidRPr="00552719" w:rsidDel="00655C69">
            <w:rPr>
              <w:rPrChange w:id="3897" w:author="Willian" w:date="2016-11-28T20:46:00Z">
                <w:rPr/>
              </w:rPrChange>
            </w:rPr>
            <w:delText xml:space="preserve">com que as </w:delText>
          </w:r>
        </w:del>
      </w:ins>
      <w:del w:id="3898" w:author="Willian" w:date="2016-11-27T10:05:00Z">
        <w:r w:rsidR="008313E9" w:rsidRPr="00552719" w:rsidDel="00655C69">
          <w:rPr>
            <w:rPrChange w:id="3899" w:author="Willian" w:date="2016-11-28T20:46:00Z">
              <w:rPr/>
            </w:rPrChange>
          </w:rPr>
          <w:delText xml:space="preserve">APIs em Swift fácil </w:delText>
        </w:r>
      </w:del>
      <w:ins w:id="3900" w:author="Vicente da Silva, Mayara" w:date="2016-11-01T14:36:00Z">
        <w:del w:id="3901" w:author="Willian" w:date="2016-11-27T10:05:00Z">
          <w:r w:rsidR="008A735C" w:rsidRPr="00552719" w:rsidDel="00655C69">
            <w:rPr>
              <w:rPrChange w:id="3902" w:author="Willian" w:date="2016-11-28T20:46:00Z">
                <w:rPr/>
              </w:rPrChange>
            </w:rPr>
            <w:delText xml:space="preserve">sejam </w:delText>
          </w:r>
        </w:del>
      </w:ins>
      <w:ins w:id="3903" w:author="Vicente da Silva, Mayara" w:date="2016-11-01T14:37:00Z">
        <w:del w:id="3904" w:author="Willian" w:date="2016-11-27T10:05:00Z">
          <w:r w:rsidR="008A735C" w:rsidRPr="00552719" w:rsidDel="00655C69">
            <w:rPr>
              <w:rPrChange w:id="3905" w:author="Willian" w:date="2016-11-28T20:46:00Z">
                <w:rPr/>
              </w:rPrChange>
            </w:rPr>
            <w:delText>fáceis</w:delText>
          </w:r>
        </w:del>
      </w:ins>
      <w:ins w:id="3906" w:author="Vicente da Silva, Mayara" w:date="2016-11-01T14:36:00Z">
        <w:del w:id="3907" w:author="Willian" w:date="2016-11-27T10:05:00Z">
          <w:r w:rsidR="008A735C" w:rsidRPr="00552719" w:rsidDel="00655C69">
            <w:rPr>
              <w:rPrChange w:id="3908" w:author="Willian" w:date="2016-11-28T20:46:00Z">
                <w:rPr/>
              </w:rPrChange>
            </w:rPr>
            <w:delText xml:space="preserve"> </w:delText>
          </w:r>
        </w:del>
      </w:ins>
      <w:del w:id="3909" w:author="Willian" w:date="2016-11-27T10:05:00Z">
        <w:r w:rsidR="008313E9" w:rsidRPr="00552719" w:rsidDel="00655C69">
          <w:rPr>
            <w:rPrChange w:id="3910" w:author="Willian" w:date="2016-11-28T20:46:00Z">
              <w:rPr/>
            </w:rPrChange>
          </w:rPr>
          <w:delText>de ler e manter.</w:delText>
        </w:r>
      </w:del>
    </w:p>
    <w:p w14:paraId="01AB5DBA" w14:textId="77777777" w:rsidR="008313E9" w:rsidRPr="00552719" w:rsidDel="00655C69" w:rsidRDefault="008313E9" w:rsidP="00105795">
      <w:pPr>
        <w:rPr>
          <w:del w:id="3911" w:author="Willian" w:date="2016-11-27T10:05:00Z"/>
          <w:rFonts w:ascii="Times New Roman" w:hAnsi="Times New Roman"/>
          <w:color w:val="auto"/>
          <w:sz w:val="24"/>
          <w:szCs w:val="24"/>
          <w:rPrChange w:id="3912" w:author="Willian" w:date="2016-11-28T20:46:00Z">
            <w:rPr>
              <w:del w:id="3913" w:author="Willian" w:date="2016-11-27T10:05:00Z"/>
              <w:rFonts w:ascii="Times New Roman" w:hAnsi="Times New Roman"/>
              <w:color w:val="auto"/>
              <w:sz w:val="24"/>
              <w:szCs w:val="24"/>
            </w:rPr>
          </w:rPrChange>
        </w:rPr>
        <w:pPrChange w:id="3914" w:author="Willian" w:date="2016-11-28T21:17:00Z">
          <w:pPr/>
        </w:pPrChange>
      </w:pPr>
      <w:del w:id="3915" w:author="Willian" w:date="2016-11-04T21:56:00Z">
        <w:r w:rsidRPr="00552719" w:rsidDel="00EF2A34">
          <w:rPr>
            <w:rPrChange w:id="3916" w:author="Willian" w:date="2016-11-28T20:46:00Z">
              <w:rPr/>
            </w:rPrChange>
          </w:rPr>
          <w:delText xml:space="preserve">As características do Swift são projetadas criar uma </w:delText>
        </w:r>
        <w:commentRangeStart w:id="3917"/>
        <w:r w:rsidRPr="00552719" w:rsidDel="00EF2A34">
          <w:rPr>
            <w:rPrChange w:id="3918" w:author="Willian" w:date="2016-11-28T20:46:00Z">
              <w:rPr/>
            </w:rPrChange>
          </w:rPr>
          <w:delText>linguagem poderoso</w:delText>
        </w:r>
      </w:del>
      <w:ins w:id="3919" w:author="Vicente da Silva, Mayara" w:date="2016-11-01T14:37:00Z">
        <w:del w:id="3920" w:author="Willian" w:date="2016-11-04T21:56:00Z">
          <w:r w:rsidR="008A735C" w:rsidRPr="00552719" w:rsidDel="00EF2A34">
            <w:rPr>
              <w:rPrChange w:id="3921" w:author="Willian" w:date="2016-11-28T20:46:00Z">
                <w:rPr/>
              </w:rPrChange>
            </w:rPr>
            <w:delText>a</w:delText>
          </w:r>
          <w:commentRangeEnd w:id="3917"/>
          <w:r w:rsidR="008A735C" w:rsidRPr="00552719" w:rsidDel="00EF2A34">
            <w:rPr>
              <w:rStyle w:val="Refdecomentrio"/>
              <w:b/>
              <w:color w:val="7030A0"/>
              <w:rPrChange w:id="3922" w:author="Willian" w:date="2016-11-28T20:46:00Z">
                <w:rPr>
                  <w:rStyle w:val="Refdecomentrio"/>
                </w:rPr>
              </w:rPrChange>
            </w:rPr>
            <w:commentReference w:id="3917"/>
          </w:r>
        </w:del>
      </w:ins>
      <w:del w:id="3923" w:author="Willian" w:date="2016-11-04T21:56:00Z">
        <w:r w:rsidRPr="00552719" w:rsidDel="00EF2A34">
          <w:rPr>
            <w:rPrChange w:id="3924" w:author="Willian" w:date="2016-11-28T20:46:00Z">
              <w:rPr/>
            </w:rPrChange>
          </w:rPr>
          <w:delText xml:space="preserve">, mas ao mesmo tempo é </w:delText>
        </w:r>
        <w:commentRangeStart w:id="3925"/>
        <w:commentRangeStart w:id="3926"/>
        <w:r w:rsidRPr="00552719" w:rsidDel="00EF2A34">
          <w:rPr>
            <w:rPrChange w:id="3927" w:author="Willian" w:date="2016-11-28T20:46:00Z">
              <w:rPr/>
            </w:rPrChange>
          </w:rPr>
          <w:delText>divertida de usar.</w:delText>
        </w:r>
      </w:del>
      <w:del w:id="3928" w:author="Willian" w:date="2016-11-27T10:05:00Z">
        <w:r w:rsidRPr="00552719" w:rsidDel="00655C69">
          <w:rPr>
            <w:rPrChange w:id="3929" w:author="Willian" w:date="2016-11-28T20:46:00Z">
              <w:rPr/>
            </w:rPrChange>
          </w:rPr>
          <w:delText xml:space="preserve"> </w:delText>
        </w:r>
        <w:commentRangeEnd w:id="3925"/>
        <w:r w:rsidR="00533A83" w:rsidRPr="00552719" w:rsidDel="00655C69">
          <w:rPr>
            <w:rStyle w:val="Refdecomentrio"/>
            <w:b/>
            <w:color w:val="7030A0"/>
            <w:rPrChange w:id="3930" w:author="Willian" w:date="2016-11-28T20:46:00Z">
              <w:rPr>
                <w:rStyle w:val="Refdecomentrio"/>
              </w:rPr>
            </w:rPrChange>
          </w:rPr>
          <w:commentReference w:id="3925"/>
        </w:r>
        <w:commentRangeEnd w:id="3926"/>
        <w:r w:rsidR="00EF2A34" w:rsidRPr="00552719" w:rsidDel="00655C69">
          <w:rPr>
            <w:rStyle w:val="Refdecomentrio"/>
            <w:b/>
            <w:color w:val="7030A0"/>
            <w:rPrChange w:id="3931" w:author="Willian" w:date="2016-11-28T20:46:00Z">
              <w:rPr>
                <w:rStyle w:val="Refdecomentrio"/>
              </w:rPr>
            </w:rPrChange>
          </w:rPr>
          <w:commentReference w:id="3926"/>
        </w:r>
        <w:r w:rsidRPr="00552719" w:rsidDel="00655C69">
          <w:rPr>
            <w:rPrChange w:id="3932" w:author="Willian" w:date="2016-11-28T20:46:00Z">
              <w:rPr/>
            </w:rPrChange>
          </w:rPr>
          <w:delText>Alguns recursos adicionais de Swift incluem:</w:delText>
        </w:r>
      </w:del>
    </w:p>
    <w:p w14:paraId="263760B2" w14:textId="77777777" w:rsidR="008313E9" w:rsidRPr="00552719" w:rsidDel="00655C69" w:rsidRDefault="008313E9" w:rsidP="00105795">
      <w:pPr>
        <w:rPr>
          <w:del w:id="3933" w:author="Willian" w:date="2016-11-27T10:05:00Z"/>
          <w:rFonts w:ascii="Arial" w:hAnsi="Arial"/>
          <w:sz w:val="27"/>
          <w:szCs w:val="27"/>
          <w:rPrChange w:id="3934" w:author="Willian" w:date="2016-11-28T20:46:00Z">
            <w:rPr>
              <w:del w:id="3935" w:author="Willian" w:date="2016-11-27T10:05:00Z"/>
              <w:rFonts w:ascii="Arial" w:hAnsi="Arial"/>
              <w:color w:val="333333"/>
              <w:sz w:val="27"/>
              <w:szCs w:val="27"/>
            </w:rPr>
          </w:rPrChange>
        </w:rPr>
        <w:pPrChange w:id="3936" w:author="Willian" w:date="2016-11-28T21:17:00Z">
          <w:pPr>
            <w:numPr>
              <w:numId w:val="3"/>
            </w:numPr>
            <w:tabs>
              <w:tab w:val="num" w:pos="720"/>
            </w:tabs>
            <w:ind w:left="720" w:hanging="360"/>
            <w:textAlignment w:val="baseline"/>
          </w:pPr>
        </w:pPrChange>
      </w:pPr>
      <w:commentRangeStart w:id="3937"/>
      <w:commentRangeStart w:id="3938"/>
      <w:del w:id="3939" w:author="Willian" w:date="2016-11-27T10:05:00Z">
        <w:r w:rsidRPr="00552719" w:rsidDel="00655C69">
          <w:rPr>
            <w:rPrChange w:id="3940" w:author="Willian" w:date="2016-11-28T20:46:00Z">
              <w:rPr/>
            </w:rPrChange>
          </w:rPr>
          <w:delText xml:space="preserve">Closures </w:delText>
        </w:r>
        <w:commentRangeEnd w:id="3937"/>
        <w:r w:rsidR="00533A83" w:rsidRPr="00552719" w:rsidDel="00655C69">
          <w:rPr>
            <w:rStyle w:val="Refdecomentrio"/>
            <w:b/>
            <w:color w:val="7030A0"/>
            <w:rPrChange w:id="3941" w:author="Willian" w:date="2016-11-28T20:46:00Z">
              <w:rPr>
                <w:rStyle w:val="Refdecomentrio"/>
              </w:rPr>
            </w:rPrChange>
          </w:rPr>
          <w:commentReference w:id="3937"/>
        </w:r>
        <w:commentRangeEnd w:id="3938"/>
        <w:r w:rsidR="00AE0252" w:rsidRPr="00552719" w:rsidDel="00655C69">
          <w:rPr>
            <w:rStyle w:val="Refdecomentrio"/>
            <w:b/>
            <w:color w:val="7030A0"/>
            <w:rPrChange w:id="3942" w:author="Willian" w:date="2016-11-28T20:46:00Z">
              <w:rPr>
                <w:rStyle w:val="Refdecomentrio"/>
              </w:rPr>
            </w:rPrChange>
          </w:rPr>
          <w:commentReference w:id="3938"/>
        </w:r>
        <w:r w:rsidRPr="00552719" w:rsidDel="00655C69">
          <w:rPr>
            <w:rPrChange w:id="3943" w:author="Willian" w:date="2016-11-28T20:46:00Z">
              <w:rPr/>
            </w:rPrChange>
          </w:rPr>
          <w:delText>unificadas com ponteiros de função</w:delText>
        </w:r>
      </w:del>
    </w:p>
    <w:p w14:paraId="35854204" w14:textId="77777777" w:rsidR="008313E9" w:rsidRPr="00552719" w:rsidDel="00655C69" w:rsidRDefault="008313E9" w:rsidP="00105795">
      <w:pPr>
        <w:rPr>
          <w:del w:id="3944" w:author="Willian" w:date="2016-11-27T10:05:00Z"/>
          <w:rFonts w:ascii="Arial" w:hAnsi="Arial"/>
          <w:sz w:val="27"/>
          <w:szCs w:val="27"/>
          <w:rPrChange w:id="3945" w:author="Willian" w:date="2016-11-28T20:46:00Z">
            <w:rPr>
              <w:del w:id="3946" w:author="Willian" w:date="2016-11-27T10:05:00Z"/>
              <w:rFonts w:ascii="Arial" w:hAnsi="Arial"/>
              <w:color w:val="333333"/>
              <w:sz w:val="27"/>
              <w:szCs w:val="27"/>
            </w:rPr>
          </w:rPrChange>
        </w:rPr>
        <w:pPrChange w:id="3947" w:author="Willian" w:date="2016-11-28T21:17:00Z">
          <w:pPr>
            <w:numPr>
              <w:numId w:val="3"/>
            </w:numPr>
            <w:tabs>
              <w:tab w:val="num" w:pos="720"/>
            </w:tabs>
            <w:ind w:left="720" w:hanging="360"/>
            <w:textAlignment w:val="baseline"/>
          </w:pPr>
        </w:pPrChange>
      </w:pPr>
      <w:commentRangeStart w:id="3948"/>
      <w:commentRangeStart w:id="3949"/>
      <w:del w:id="3950" w:author="Willian" w:date="2016-11-27T10:05:00Z">
        <w:r w:rsidRPr="00552719" w:rsidDel="00655C69">
          <w:rPr>
            <w:rPrChange w:id="3951" w:author="Willian" w:date="2016-11-28T20:46:00Z">
              <w:rPr/>
            </w:rPrChange>
          </w:rPr>
          <w:delText xml:space="preserve">Tuplas e múltiplos valores </w:delText>
        </w:r>
        <w:commentRangeEnd w:id="3948"/>
        <w:r w:rsidR="00533A83" w:rsidRPr="00552719" w:rsidDel="00655C69">
          <w:rPr>
            <w:rStyle w:val="Refdecomentrio"/>
            <w:b/>
            <w:color w:val="7030A0"/>
            <w:rPrChange w:id="3952" w:author="Willian" w:date="2016-11-28T20:46:00Z">
              <w:rPr>
                <w:rStyle w:val="Refdecomentrio"/>
              </w:rPr>
            </w:rPrChange>
          </w:rPr>
          <w:commentReference w:id="3948"/>
        </w:r>
        <w:commentRangeEnd w:id="3949"/>
        <w:r w:rsidR="00EF2A34" w:rsidRPr="00552719" w:rsidDel="00655C69">
          <w:rPr>
            <w:rStyle w:val="Refdecomentrio"/>
            <w:b/>
            <w:color w:val="7030A0"/>
            <w:rPrChange w:id="3953" w:author="Willian" w:date="2016-11-28T20:46:00Z">
              <w:rPr>
                <w:rStyle w:val="Refdecomentrio"/>
              </w:rPr>
            </w:rPrChange>
          </w:rPr>
          <w:commentReference w:id="3949"/>
        </w:r>
        <w:r w:rsidRPr="00552719" w:rsidDel="00655C69">
          <w:rPr>
            <w:rPrChange w:id="3954" w:author="Willian" w:date="2016-11-28T20:46:00Z">
              <w:rPr/>
            </w:rPrChange>
          </w:rPr>
          <w:delText>de retorno</w:delText>
        </w:r>
      </w:del>
    </w:p>
    <w:p w14:paraId="54426A85" w14:textId="77777777" w:rsidR="008313E9" w:rsidRPr="00552719" w:rsidDel="00655C69" w:rsidRDefault="008313E9" w:rsidP="00105795">
      <w:pPr>
        <w:rPr>
          <w:del w:id="3955" w:author="Willian" w:date="2016-11-27T10:05:00Z"/>
          <w:rFonts w:ascii="Arial" w:hAnsi="Arial"/>
          <w:sz w:val="27"/>
          <w:szCs w:val="27"/>
          <w:rPrChange w:id="3956" w:author="Willian" w:date="2016-11-28T20:46:00Z">
            <w:rPr>
              <w:del w:id="3957" w:author="Willian" w:date="2016-11-27T10:05:00Z"/>
              <w:rFonts w:ascii="Arial" w:hAnsi="Arial"/>
              <w:color w:val="333333"/>
              <w:sz w:val="27"/>
              <w:szCs w:val="27"/>
            </w:rPr>
          </w:rPrChange>
        </w:rPr>
        <w:pPrChange w:id="3958" w:author="Willian" w:date="2016-11-28T21:17:00Z">
          <w:pPr>
            <w:numPr>
              <w:numId w:val="3"/>
            </w:numPr>
            <w:tabs>
              <w:tab w:val="num" w:pos="720"/>
            </w:tabs>
            <w:ind w:left="720" w:hanging="360"/>
            <w:textAlignment w:val="baseline"/>
          </w:pPr>
        </w:pPrChange>
      </w:pPr>
      <w:commentRangeStart w:id="3959"/>
      <w:commentRangeStart w:id="3960"/>
      <w:del w:id="3961" w:author="Willian" w:date="2016-11-27T10:05:00Z">
        <w:r w:rsidRPr="00552719" w:rsidDel="00655C69">
          <w:rPr>
            <w:rPrChange w:id="3962" w:author="Willian" w:date="2016-11-28T20:46:00Z">
              <w:rPr/>
            </w:rPrChange>
          </w:rPr>
          <w:delText>Generics</w:delText>
        </w:r>
        <w:commentRangeEnd w:id="3959"/>
        <w:r w:rsidR="00533A83" w:rsidRPr="00552719" w:rsidDel="00655C69">
          <w:rPr>
            <w:rStyle w:val="Refdecomentrio"/>
            <w:b/>
            <w:color w:val="7030A0"/>
            <w:rPrChange w:id="3963" w:author="Willian" w:date="2016-11-28T20:46:00Z">
              <w:rPr>
                <w:rStyle w:val="Refdecomentrio"/>
              </w:rPr>
            </w:rPrChange>
          </w:rPr>
          <w:commentReference w:id="3959"/>
        </w:r>
        <w:commentRangeEnd w:id="3960"/>
        <w:r w:rsidR="00AE0252" w:rsidRPr="00552719" w:rsidDel="00655C69">
          <w:rPr>
            <w:rStyle w:val="Refdecomentrio"/>
            <w:b/>
            <w:color w:val="7030A0"/>
            <w:rPrChange w:id="3964" w:author="Willian" w:date="2016-11-28T20:46:00Z">
              <w:rPr>
                <w:rStyle w:val="Refdecomentrio"/>
              </w:rPr>
            </w:rPrChange>
          </w:rPr>
          <w:commentReference w:id="3960"/>
        </w:r>
      </w:del>
    </w:p>
    <w:p w14:paraId="12FD4CB5" w14:textId="77777777" w:rsidR="008313E9" w:rsidRPr="00552719" w:rsidDel="00655C69" w:rsidRDefault="008313E9" w:rsidP="00105795">
      <w:pPr>
        <w:rPr>
          <w:del w:id="3965" w:author="Willian" w:date="2016-11-27T10:05:00Z"/>
          <w:rFonts w:ascii="Arial" w:hAnsi="Arial"/>
          <w:sz w:val="27"/>
          <w:szCs w:val="27"/>
          <w:rPrChange w:id="3966" w:author="Willian" w:date="2016-11-28T20:46:00Z">
            <w:rPr>
              <w:del w:id="3967" w:author="Willian" w:date="2016-11-27T10:05:00Z"/>
              <w:rFonts w:ascii="Arial" w:hAnsi="Arial"/>
              <w:color w:val="333333"/>
              <w:sz w:val="27"/>
              <w:szCs w:val="27"/>
            </w:rPr>
          </w:rPrChange>
        </w:rPr>
        <w:pPrChange w:id="3968" w:author="Willian" w:date="2016-11-28T21:17:00Z">
          <w:pPr>
            <w:numPr>
              <w:numId w:val="3"/>
            </w:numPr>
            <w:tabs>
              <w:tab w:val="num" w:pos="720"/>
            </w:tabs>
            <w:ind w:left="720" w:hanging="360"/>
            <w:textAlignment w:val="baseline"/>
          </w:pPr>
        </w:pPrChange>
      </w:pPr>
      <w:del w:id="3969" w:author="Willian" w:date="2016-11-27T10:05:00Z">
        <w:r w:rsidRPr="00552719" w:rsidDel="00655C69">
          <w:rPr>
            <w:rPrChange w:id="3970" w:author="Willian" w:date="2016-11-28T20:46:00Z">
              <w:rPr/>
            </w:rPrChange>
          </w:rPr>
          <w:delText>Iteração rápida e concisa em um espaço ou uma coleção</w:delText>
        </w:r>
      </w:del>
    </w:p>
    <w:p w14:paraId="1A746DCF" w14:textId="77777777" w:rsidR="008313E9" w:rsidRPr="00552719" w:rsidDel="00655C69" w:rsidRDefault="008313E9" w:rsidP="00105795">
      <w:pPr>
        <w:rPr>
          <w:del w:id="3971" w:author="Willian" w:date="2016-11-27T10:05:00Z"/>
          <w:rFonts w:ascii="Arial" w:hAnsi="Arial"/>
          <w:sz w:val="27"/>
          <w:szCs w:val="27"/>
          <w:rPrChange w:id="3972" w:author="Willian" w:date="2016-11-28T20:46:00Z">
            <w:rPr>
              <w:del w:id="3973" w:author="Willian" w:date="2016-11-27T10:05:00Z"/>
              <w:rFonts w:ascii="Arial" w:hAnsi="Arial"/>
              <w:color w:val="333333"/>
              <w:sz w:val="27"/>
              <w:szCs w:val="27"/>
            </w:rPr>
          </w:rPrChange>
        </w:rPr>
        <w:pPrChange w:id="3974" w:author="Willian" w:date="2016-11-28T21:17:00Z">
          <w:pPr>
            <w:numPr>
              <w:numId w:val="3"/>
            </w:numPr>
            <w:tabs>
              <w:tab w:val="num" w:pos="720"/>
            </w:tabs>
            <w:ind w:left="720" w:hanging="360"/>
            <w:textAlignment w:val="baseline"/>
          </w:pPr>
        </w:pPrChange>
      </w:pPr>
      <w:del w:id="3975" w:author="Willian" w:date="2016-11-27T10:05:00Z">
        <w:r w:rsidRPr="00552719" w:rsidDel="00655C69">
          <w:rPr>
            <w:rPrChange w:id="3976" w:author="Willian" w:date="2016-11-28T20:46:00Z">
              <w:rPr/>
            </w:rPrChange>
          </w:rPr>
          <w:delText xml:space="preserve">Estruturas que suportam </w:delText>
        </w:r>
        <w:r w:rsidRPr="00552719" w:rsidDel="00655C69">
          <w:rPr>
            <w:bCs/>
            <w:rPrChange w:id="3977" w:author="Willian" w:date="2016-11-28T20:46:00Z">
              <w:rPr>
                <w:b/>
                <w:bCs/>
              </w:rPr>
            </w:rPrChange>
          </w:rPr>
          <w:delText>métodos</w:delText>
        </w:r>
        <w:r w:rsidRPr="00552719" w:rsidDel="00655C69">
          <w:rPr>
            <w:rPrChange w:id="3978" w:author="Willian" w:date="2016-11-28T20:46:00Z">
              <w:rPr/>
            </w:rPrChange>
          </w:rPr>
          <w:delText xml:space="preserve">, </w:delText>
        </w:r>
        <w:r w:rsidRPr="00552719" w:rsidDel="00655C69">
          <w:rPr>
            <w:bCs/>
            <w:rPrChange w:id="3979" w:author="Willian" w:date="2016-11-28T20:46:00Z">
              <w:rPr>
                <w:b/>
                <w:bCs/>
              </w:rPr>
            </w:rPrChange>
          </w:rPr>
          <w:delText>extensões</w:delText>
        </w:r>
        <w:r w:rsidRPr="00552719" w:rsidDel="00655C69">
          <w:rPr>
            <w:rPrChange w:id="3980" w:author="Willian" w:date="2016-11-28T20:46:00Z">
              <w:rPr/>
            </w:rPrChange>
          </w:rPr>
          <w:delText xml:space="preserve"> e </w:delText>
        </w:r>
        <w:r w:rsidRPr="00552719" w:rsidDel="00655C69">
          <w:rPr>
            <w:bCs/>
            <w:rPrChange w:id="3981" w:author="Willian" w:date="2016-11-28T20:46:00Z">
              <w:rPr>
                <w:b/>
                <w:bCs/>
              </w:rPr>
            </w:rPrChange>
          </w:rPr>
          <w:delText>protocolos</w:delText>
        </w:r>
      </w:del>
    </w:p>
    <w:p w14:paraId="7FA55E8F" w14:textId="77777777" w:rsidR="008313E9" w:rsidRPr="00552719" w:rsidDel="00655C69" w:rsidRDefault="008313E9" w:rsidP="00105795">
      <w:pPr>
        <w:rPr>
          <w:del w:id="3982" w:author="Willian" w:date="2016-11-27T10:05:00Z"/>
          <w:rFonts w:ascii="Arial" w:hAnsi="Arial"/>
          <w:sz w:val="27"/>
          <w:szCs w:val="27"/>
          <w:rPrChange w:id="3983" w:author="Willian" w:date="2016-11-28T20:46:00Z">
            <w:rPr>
              <w:del w:id="3984" w:author="Willian" w:date="2016-11-27T10:05:00Z"/>
              <w:rFonts w:ascii="Arial" w:hAnsi="Arial"/>
              <w:color w:val="333333"/>
              <w:sz w:val="27"/>
              <w:szCs w:val="27"/>
            </w:rPr>
          </w:rPrChange>
        </w:rPr>
        <w:pPrChange w:id="3985" w:author="Willian" w:date="2016-11-28T21:17:00Z">
          <w:pPr>
            <w:numPr>
              <w:numId w:val="3"/>
            </w:numPr>
            <w:tabs>
              <w:tab w:val="num" w:pos="720"/>
            </w:tabs>
            <w:ind w:left="720" w:hanging="360"/>
            <w:textAlignment w:val="baseline"/>
          </w:pPr>
        </w:pPrChange>
      </w:pPr>
      <w:del w:id="3986" w:author="Willian" w:date="2016-11-27T10:05:00Z">
        <w:r w:rsidRPr="00552719" w:rsidDel="00655C69">
          <w:rPr>
            <w:rPrChange w:id="3987" w:author="Willian" w:date="2016-11-28T20:46:00Z">
              <w:rPr/>
            </w:rPrChange>
          </w:rPr>
          <w:delText>Padrões de programação funcional, por exemplo, map e filter</w:delText>
        </w:r>
      </w:del>
    </w:p>
    <w:p w14:paraId="06299548" w14:textId="77777777" w:rsidR="008313E9" w:rsidRPr="00552719" w:rsidDel="00655C69" w:rsidRDefault="008313E9" w:rsidP="00105795">
      <w:pPr>
        <w:rPr>
          <w:del w:id="3988" w:author="Willian" w:date="2016-11-27T10:05:00Z"/>
          <w:rFonts w:ascii="Arial" w:hAnsi="Arial"/>
          <w:sz w:val="27"/>
          <w:szCs w:val="27"/>
          <w:rPrChange w:id="3989" w:author="Willian" w:date="2016-11-28T20:46:00Z">
            <w:rPr>
              <w:del w:id="3990" w:author="Willian" w:date="2016-11-27T10:05:00Z"/>
              <w:rFonts w:ascii="Arial" w:hAnsi="Arial"/>
              <w:color w:val="333333"/>
              <w:sz w:val="27"/>
              <w:szCs w:val="27"/>
            </w:rPr>
          </w:rPrChange>
        </w:rPr>
        <w:pPrChange w:id="3991" w:author="Willian" w:date="2016-11-28T21:17:00Z">
          <w:pPr>
            <w:numPr>
              <w:numId w:val="3"/>
            </w:numPr>
            <w:tabs>
              <w:tab w:val="num" w:pos="720"/>
            </w:tabs>
            <w:ind w:left="720" w:hanging="360"/>
            <w:textAlignment w:val="baseline"/>
          </w:pPr>
        </w:pPrChange>
      </w:pPr>
      <w:del w:id="3992" w:author="Willian" w:date="2016-11-27T10:05:00Z">
        <w:r w:rsidRPr="00552719" w:rsidDel="00655C69">
          <w:rPr>
            <w:rPrChange w:id="3993" w:author="Willian" w:date="2016-11-28T20:46:00Z">
              <w:rPr/>
            </w:rPrChange>
          </w:rPr>
          <w:delText>Tratamento de erros em tempo de execução</w:delText>
        </w:r>
      </w:del>
    </w:p>
    <w:p w14:paraId="04508C0E" w14:textId="77777777" w:rsidR="008313E9" w:rsidRPr="00552719" w:rsidDel="00655C69" w:rsidRDefault="008313E9" w:rsidP="00105795">
      <w:pPr>
        <w:rPr>
          <w:del w:id="3994" w:author="Willian" w:date="2016-11-27T10:05:00Z"/>
          <w:rFonts w:ascii="Arial" w:hAnsi="Arial"/>
          <w:sz w:val="27"/>
          <w:szCs w:val="27"/>
          <w:rPrChange w:id="3995" w:author="Willian" w:date="2016-11-28T20:46:00Z">
            <w:rPr>
              <w:del w:id="3996" w:author="Willian" w:date="2016-11-27T10:05:00Z"/>
              <w:rFonts w:ascii="Arial" w:hAnsi="Arial"/>
              <w:color w:val="333333"/>
              <w:sz w:val="27"/>
              <w:szCs w:val="27"/>
            </w:rPr>
          </w:rPrChange>
        </w:rPr>
        <w:pPrChange w:id="3997" w:author="Willian" w:date="2016-11-28T21:17:00Z">
          <w:pPr>
            <w:numPr>
              <w:numId w:val="3"/>
            </w:numPr>
            <w:tabs>
              <w:tab w:val="num" w:pos="720"/>
            </w:tabs>
            <w:ind w:left="720" w:hanging="360"/>
            <w:textAlignment w:val="baseline"/>
          </w:pPr>
        </w:pPrChange>
      </w:pPr>
      <w:del w:id="3998" w:author="Willian" w:date="2016-11-27T10:05:00Z">
        <w:r w:rsidRPr="00552719" w:rsidDel="00655C69">
          <w:rPr>
            <w:rPrChange w:id="3999" w:author="Willian" w:date="2016-11-28T20:46:00Z">
              <w:rPr/>
            </w:rPrChange>
          </w:rPr>
          <w:delText xml:space="preserve">Fluxo de controle avançado com palavras-chave </w:delText>
        </w:r>
        <w:r w:rsidRPr="00552719" w:rsidDel="00655C69">
          <w:rPr>
            <w:bCs/>
            <w:rPrChange w:id="4000" w:author="Willian" w:date="2016-11-28T20:46:00Z">
              <w:rPr>
                <w:b/>
                <w:bCs/>
              </w:rPr>
            </w:rPrChange>
          </w:rPr>
          <w:delText>do</w:delText>
        </w:r>
        <w:r w:rsidRPr="00552719" w:rsidDel="00655C69">
          <w:rPr>
            <w:rPrChange w:id="4001" w:author="Willian" w:date="2016-11-28T20:46:00Z">
              <w:rPr/>
            </w:rPrChange>
          </w:rPr>
          <w:delText xml:space="preserve">, </w:delText>
        </w:r>
        <w:r w:rsidRPr="00552719" w:rsidDel="00655C69">
          <w:rPr>
            <w:bCs/>
            <w:rPrChange w:id="4002" w:author="Willian" w:date="2016-11-28T20:46:00Z">
              <w:rPr>
                <w:b/>
                <w:bCs/>
              </w:rPr>
            </w:rPrChange>
          </w:rPr>
          <w:delText>guard</w:delText>
        </w:r>
        <w:r w:rsidRPr="00552719" w:rsidDel="00655C69">
          <w:rPr>
            <w:rPrChange w:id="4003" w:author="Willian" w:date="2016-11-28T20:46:00Z">
              <w:rPr/>
            </w:rPrChange>
          </w:rPr>
          <w:delText xml:space="preserve">, </w:delText>
        </w:r>
        <w:r w:rsidRPr="00552719" w:rsidDel="00655C69">
          <w:rPr>
            <w:bCs/>
            <w:rPrChange w:id="4004" w:author="Willian" w:date="2016-11-28T20:46:00Z">
              <w:rPr>
                <w:b/>
                <w:bCs/>
              </w:rPr>
            </w:rPrChange>
          </w:rPr>
          <w:delText xml:space="preserve">defer </w:delText>
        </w:r>
        <w:r w:rsidRPr="00552719" w:rsidDel="00655C69">
          <w:rPr>
            <w:rPrChange w:id="4005" w:author="Willian" w:date="2016-11-28T20:46:00Z">
              <w:rPr/>
            </w:rPrChange>
          </w:rPr>
          <w:delText xml:space="preserve">e </w:delText>
        </w:r>
        <w:r w:rsidRPr="00552719" w:rsidDel="00655C69">
          <w:rPr>
            <w:bCs/>
            <w:rPrChange w:id="4006" w:author="Willian" w:date="2016-11-28T20:46:00Z">
              <w:rPr>
                <w:b/>
                <w:bCs/>
              </w:rPr>
            </w:rPrChange>
          </w:rPr>
          <w:delText>repeat</w:delText>
        </w:r>
      </w:del>
    </w:p>
    <w:p w14:paraId="21199E99" w14:textId="77777777" w:rsidR="008313E9" w:rsidRPr="00552719" w:rsidDel="00655C69" w:rsidRDefault="008313E9" w:rsidP="00105795">
      <w:pPr>
        <w:rPr>
          <w:del w:id="4007" w:author="Willian" w:date="2016-11-27T10:05:00Z"/>
          <w:rFonts w:ascii="Times New Roman" w:hAnsi="Times New Roman"/>
          <w:color w:val="auto"/>
          <w:sz w:val="24"/>
          <w:szCs w:val="24"/>
          <w:rPrChange w:id="4008" w:author="Willian" w:date="2016-11-28T20:46:00Z">
            <w:rPr>
              <w:del w:id="4009" w:author="Willian" w:date="2016-11-27T10:05:00Z"/>
              <w:rFonts w:ascii="Times New Roman" w:hAnsi="Times New Roman"/>
              <w:color w:val="auto"/>
              <w:sz w:val="24"/>
              <w:szCs w:val="24"/>
            </w:rPr>
          </w:rPrChange>
        </w:rPr>
        <w:pPrChange w:id="4010" w:author="Willian" w:date="2016-11-28T21:17:00Z">
          <w:pPr/>
        </w:pPrChange>
      </w:pPr>
      <w:del w:id="4011" w:author="Willian" w:date="2016-11-27T10:05:00Z">
        <w:r w:rsidRPr="00552719" w:rsidDel="00655C69">
          <w:rPr>
            <w:rPrChange w:id="4012" w:author="Willian" w:date="2016-11-28T20:46:00Z">
              <w:rPr/>
            </w:rPrChange>
          </w:rPr>
          <w:delText>Vamos então aprender um pouco de Swift. Abra um Playground e siga os exemplos seguintes.</w:delText>
        </w:r>
      </w:del>
    </w:p>
    <w:p w14:paraId="6EE61F2F" w14:textId="77777777" w:rsidR="008313E9" w:rsidRPr="00552719" w:rsidDel="00655C69" w:rsidRDefault="008313E9" w:rsidP="00105795">
      <w:pPr>
        <w:rPr>
          <w:del w:id="4013" w:author="Willian" w:date="2016-11-27T10:05:00Z"/>
          <w:rPrChange w:id="4014" w:author="Willian" w:date="2016-11-28T20:46:00Z">
            <w:rPr>
              <w:del w:id="4015" w:author="Willian" w:date="2016-11-27T10:05:00Z"/>
            </w:rPr>
          </w:rPrChange>
        </w:rPr>
        <w:pPrChange w:id="4016" w:author="Willian" w:date="2016-11-28T21:17:00Z">
          <w:pPr/>
        </w:pPrChange>
      </w:pPr>
      <w:del w:id="4017" w:author="Willian" w:date="2016-11-27T10:05:00Z">
        <w:r w:rsidRPr="00552719" w:rsidDel="00655C69">
          <w:rPr>
            <w:rPrChange w:id="4018" w:author="Willian" w:date="2016-11-28T20:46:00Z">
              <w:rPr/>
            </w:rPrChange>
          </w:rPr>
          <w:delText>As lições a seguir, serão guiadas a partir de um Playground. Como diz</w:delText>
        </w:r>
      </w:del>
      <w:ins w:id="4019" w:author="Vicente da Silva, Mayara" w:date="2016-11-01T14:42:00Z">
        <w:del w:id="4020" w:author="Willian" w:date="2016-11-27T10:05:00Z">
          <w:r w:rsidR="00533A83" w:rsidRPr="00552719" w:rsidDel="00655C69">
            <w:rPr>
              <w:rPrChange w:id="4021" w:author="Willian" w:date="2016-11-28T20:46:00Z">
                <w:rPr/>
              </w:rPrChange>
            </w:rPr>
            <w:delText>ss</w:delText>
          </w:r>
        </w:del>
      </w:ins>
      <w:del w:id="4022" w:author="Willian" w:date="2016-11-27T10:05:00Z">
        <w:r w:rsidRPr="00552719" w:rsidDel="00655C69">
          <w:rPr>
            <w:rPrChange w:id="4023" w:author="Willian" w:date="2016-11-28T20:46:00Z">
              <w:rPr/>
            </w:rPrChange>
          </w:rPr>
          <w:delText>emos anteriormente, o Playground é um tipo de arquivo que permite que você interaja com o código diretamente no Xcode, com resultado imediato, sem a necessidade de simuladores. Playgrounds são ótimos para aprender e experimentar, então sinta-se a vontade de explorar e ir além do que for apresentado em aula. Vamos então começar a aprender Swift 3.0.</w:delText>
        </w:r>
        <w:r w:rsidR="00AF04DD" w:rsidRPr="00552719" w:rsidDel="00655C69">
          <w:rPr>
            <w:rPrChange w:id="4024" w:author="Willian" w:date="2016-11-28T20:46:00Z">
              <w:rPr/>
            </w:rPrChange>
          </w:rPr>
          <w:delText xml:space="preserve"> </w:delText>
        </w:r>
      </w:del>
    </w:p>
    <w:p w14:paraId="0D47327B" w14:textId="77777777" w:rsidR="00AF04DD" w:rsidRPr="00552719" w:rsidDel="00655C69" w:rsidRDefault="00AF04DD" w:rsidP="00105795">
      <w:pPr>
        <w:rPr>
          <w:del w:id="4025" w:author="Willian" w:date="2016-11-27T10:05:00Z"/>
          <w:rPrChange w:id="4026" w:author="Willian" w:date="2016-11-28T20:46:00Z">
            <w:rPr>
              <w:del w:id="4027" w:author="Willian" w:date="2016-11-27T10:05:00Z"/>
            </w:rPr>
          </w:rPrChange>
        </w:rPr>
        <w:pPrChange w:id="4028" w:author="Willian" w:date="2016-11-28T21:17:00Z">
          <w:pPr/>
        </w:pPrChange>
      </w:pPr>
      <w:del w:id="4029" w:author="Willian" w:date="2016-11-27T10:05:00Z">
        <w:r w:rsidRPr="00552719" w:rsidDel="00655C69">
          <w:rPr>
            <w:rPrChange w:id="4030" w:author="Willian" w:date="2016-11-28T20:46:00Z">
              <w:rPr/>
            </w:rPrChange>
          </w:rPr>
          <w:delText>A Apple tem uma documentação completa sobre Swift, porém não está totalmente atualizada para Swift 3, então vamos fazer um compilado do essencial do Swift descrito nesta documentação</w:delText>
        </w:r>
      </w:del>
      <w:ins w:id="4031" w:author="Vicente da Silva, Mayara" w:date="2016-11-01T14:43:00Z">
        <w:del w:id="4032" w:author="Willian" w:date="2016-11-27T10:05:00Z">
          <w:r w:rsidR="00533A83" w:rsidRPr="00552719" w:rsidDel="00655C69">
            <w:rPr>
              <w:rPrChange w:id="4033" w:author="Willian" w:date="2016-11-28T20:46:00Z">
                <w:rPr/>
              </w:rPrChange>
            </w:rPr>
            <w:delText>,</w:delText>
          </w:r>
        </w:del>
      </w:ins>
      <w:del w:id="4034" w:author="Willian" w:date="2016-11-27T10:05:00Z">
        <w:r w:rsidRPr="00552719" w:rsidDel="00655C69">
          <w:rPr>
            <w:rPrChange w:id="4035" w:author="Willian" w:date="2016-11-28T20:46:00Z">
              <w:rPr/>
            </w:rPrChange>
          </w:rPr>
          <w:delText xml:space="preserve"> atualiza</w:delText>
        </w:r>
      </w:del>
      <w:ins w:id="4036" w:author="Vicente da Silva, Mayara" w:date="2016-11-01T14:43:00Z">
        <w:del w:id="4037" w:author="Willian" w:date="2016-11-27T10:05:00Z">
          <w:r w:rsidR="00533A83" w:rsidRPr="00552719" w:rsidDel="00655C69">
            <w:rPr>
              <w:rPrChange w:id="4038" w:author="Willian" w:date="2016-11-28T20:46:00Z">
                <w:rPr/>
              </w:rPrChange>
            </w:rPr>
            <w:delText>n</w:delText>
          </w:r>
        </w:del>
      </w:ins>
      <w:del w:id="4039" w:author="Willian" w:date="2016-11-27T10:05:00Z">
        <w:r w:rsidRPr="00552719" w:rsidDel="00655C69">
          <w:rPr>
            <w:rPrChange w:id="4040" w:author="Willian" w:date="2016-11-28T20:46:00Z">
              <w:rPr/>
            </w:rPrChange>
          </w:rPr>
          <w:delText>do para Swift 3 para você.</w:delText>
        </w:r>
      </w:del>
    </w:p>
    <w:p w14:paraId="7F685B71" w14:textId="77777777" w:rsidR="008313E9" w:rsidRPr="00552719" w:rsidDel="00655C69" w:rsidRDefault="008313E9" w:rsidP="00105795">
      <w:pPr>
        <w:rPr>
          <w:del w:id="4041" w:author="Willian" w:date="2016-11-27T10:05:00Z"/>
          <w:rPrChange w:id="4042" w:author="Willian" w:date="2016-11-28T20:46:00Z">
            <w:rPr>
              <w:del w:id="4043" w:author="Willian" w:date="2016-11-27T10:05:00Z"/>
            </w:rPr>
          </w:rPrChange>
        </w:rPr>
        <w:pPrChange w:id="4044" w:author="Willian" w:date="2016-11-28T21:17:00Z">
          <w:pPr>
            <w:pStyle w:val="Ttulo2"/>
          </w:pPr>
        </w:pPrChange>
      </w:pPr>
      <w:del w:id="4045" w:author="Willian" w:date="2016-11-27T10:05:00Z">
        <w:r w:rsidRPr="00552719" w:rsidDel="00655C69">
          <w:rPr>
            <w:rPrChange w:id="4046" w:author="Willian" w:date="2016-11-28T20:46:00Z">
              <w:rPr/>
            </w:rPrChange>
          </w:rPr>
          <w:delText>Tipos básicos</w:delText>
        </w:r>
      </w:del>
    </w:p>
    <w:p w14:paraId="6188F82F" w14:textId="77777777" w:rsidR="008313E9" w:rsidRPr="00552719" w:rsidDel="00655C69" w:rsidRDefault="008313E9" w:rsidP="00105795">
      <w:pPr>
        <w:rPr>
          <w:del w:id="4047" w:author="Willian" w:date="2016-11-27T10:05:00Z"/>
          <w:rFonts w:ascii="Times New Roman" w:hAnsi="Times New Roman"/>
          <w:color w:val="auto"/>
          <w:sz w:val="24"/>
          <w:szCs w:val="24"/>
          <w:rPrChange w:id="4048" w:author="Willian" w:date="2016-11-28T20:46:00Z">
            <w:rPr>
              <w:del w:id="4049" w:author="Willian" w:date="2016-11-27T10:05:00Z"/>
              <w:rFonts w:ascii="Times New Roman" w:hAnsi="Times New Roman"/>
              <w:color w:val="auto"/>
              <w:sz w:val="24"/>
              <w:szCs w:val="24"/>
            </w:rPr>
          </w:rPrChange>
        </w:rPr>
        <w:pPrChange w:id="4050" w:author="Willian" w:date="2016-11-28T21:17:00Z">
          <w:pPr/>
        </w:pPrChange>
      </w:pPr>
      <w:del w:id="4051" w:author="Willian" w:date="2016-11-27T10:05:00Z">
        <w:r w:rsidRPr="00552719" w:rsidDel="00655C69">
          <w:rPr>
            <w:rPrChange w:id="4052" w:author="Willian" w:date="2016-11-28T20:46:00Z">
              <w:rPr/>
            </w:rPrChange>
          </w:rPr>
          <w:delText xml:space="preserve">Uma </w:delText>
        </w:r>
        <w:r w:rsidRPr="00552719" w:rsidDel="00655C69">
          <w:rPr>
            <w:bCs/>
            <w:rPrChange w:id="4053" w:author="Willian" w:date="2016-11-28T20:46:00Z">
              <w:rPr>
                <w:b/>
                <w:bCs/>
              </w:rPr>
            </w:rPrChange>
          </w:rPr>
          <w:delText>constante</w:delText>
        </w:r>
        <w:r w:rsidRPr="00552719" w:rsidDel="00655C69">
          <w:rPr>
            <w:rPrChange w:id="4054" w:author="Willian" w:date="2016-11-28T20:46:00Z">
              <w:rPr/>
            </w:rPrChange>
          </w:rPr>
          <w:delText xml:space="preserve"> é um valor que permanece imutável após ter sido declarada pela primeira vez, enquanto que uma </w:delText>
        </w:r>
        <w:r w:rsidRPr="00552719" w:rsidDel="00655C69">
          <w:rPr>
            <w:bCs/>
            <w:rPrChange w:id="4055" w:author="Willian" w:date="2016-11-28T20:46:00Z">
              <w:rPr>
                <w:b/>
                <w:bCs/>
              </w:rPr>
            </w:rPrChange>
          </w:rPr>
          <w:delText>variável</w:delText>
        </w:r>
        <w:r w:rsidRPr="00552719" w:rsidDel="00655C69">
          <w:rPr>
            <w:rPrChange w:id="4056" w:author="Willian" w:date="2016-11-28T20:46:00Z">
              <w:rPr/>
            </w:rPrChange>
          </w:rPr>
          <w:delText xml:space="preserve"> é um valor que pode ser alterado livremente. Se você sabe que um valor não precisa ser alterado no seu código, declare-o como uma constante ao invés de uma variável.</w:delText>
        </w:r>
      </w:del>
    </w:p>
    <w:p w14:paraId="5EA5FFE9" w14:textId="77777777" w:rsidR="008313E9" w:rsidRPr="00552719" w:rsidDel="00655C69" w:rsidRDefault="008313E9" w:rsidP="00105795">
      <w:pPr>
        <w:rPr>
          <w:del w:id="4057" w:author="Willian" w:date="2016-11-27T10:05:00Z"/>
          <w:rFonts w:ascii="Times New Roman" w:hAnsi="Times New Roman"/>
          <w:color w:val="auto"/>
          <w:sz w:val="24"/>
          <w:szCs w:val="24"/>
          <w:rPrChange w:id="4058" w:author="Willian" w:date="2016-11-28T20:46:00Z">
            <w:rPr>
              <w:del w:id="4059" w:author="Willian" w:date="2016-11-27T10:05:00Z"/>
              <w:rFonts w:ascii="Times New Roman" w:hAnsi="Times New Roman"/>
              <w:color w:val="auto"/>
              <w:sz w:val="24"/>
              <w:szCs w:val="24"/>
            </w:rPr>
          </w:rPrChange>
        </w:rPr>
        <w:pPrChange w:id="4060" w:author="Willian" w:date="2016-11-28T21:17:00Z">
          <w:pPr/>
        </w:pPrChange>
      </w:pPr>
      <w:del w:id="4061" w:author="Willian" w:date="2016-11-27T10:05:00Z">
        <w:r w:rsidRPr="00552719" w:rsidDel="00655C69">
          <w:rPr>
            <w:rPrChange w:id="4062" w:author="Willian" w:date="2016-11-28T20:46:00Z">
              <w:rPr/>
            </w:rPrChange>
          </w:rPr>
          <w:delText xml:space="preserve">Para fazer isto, use </w:delText>
        </w:r>
        <w:r w:rsidRPr="00552719" w:rsidDel="00655C69">
          <w:rPr>
            <w:rFonts w:ascii="Menlo" w:hAnsi="Menlo" w:cs="Menlo"/>
            <w:color w:val="AA3391"/>
            <w:sz w:val="18"/>
            <w:szCs w:val="18"/>
            <w:shd w:val="clear" w:color="auto" w:fill="FFFFFF"/>
            <w:rPrChange w:id="4063" w:author="Willian" w:date="2016-11-28T20:46:00Z">
              <w:rPr>
                <w:rFonts w:ascii="Menlo" w:hAnsi="Menlo" w:cs="Menlo"/>
                <w:color w:val="AA3391"/>
                <w:sz w:val="18"/>
                <w:szCs w:val="18"/>
                <w:shd w:val="clear" w:color="auto" w:fill="FFFFFF"/>
              </w:rPr>
            </w:rPrChange>
          </w:rPr>
          <w:delText>let</w:delText>
        </w:r>
        <w:r w:rsidRPr="00552719" w:rsidDel="00655C69">
          <w:rPr>
            <w:rFonts w:ascii="Menlo" w:hAnsi="Menlo" w:cs="Menlo"/>
            <w:sz w:val="18"/>
            <w:szCs w:val="18"/>
            <w:shd w:val="clear" w:color="auto" w:fill="FFFFFF"/>
            <w:rPrChange w:id="4064" w:author="Willian" w:date="2016-11-28T20:46:00Z">
              <w:rPr>
                <w:rFonts w:ascii="Menlo" w:hAnsi="Menlo" w:cs="Menlo"/>
                <w:sz w:val="18"/>
                <w:szCs w:val="18"/>
                <w:shd w:val="clear" w:color="auto" w:fill="FFFFFF"/>
              </w:rPr>
            </w:rPrChange>
          </w:rPr>
          <w:delText xml:space="preserve"> </w:delText>
        </w:r>
        <w:r w:rsidRPr="00552719" w:rsidDel="00655C69">
          <w:rPr>
            <w:rPrChange w:id="4065" w:author="Willian" w:date="2016-11-28T20:46:00Z">
              <w:rPr/>
            </w:rPrChange>
          </w:rPr>
          <w:delText xml:space="preserve">para declarar uma constante e </w:delText>
        </w:r>
        <w:r w:rsidRPr="00552719" w:rsidDel="00655C69">
          <w:rPr>
            <w:rFonts w:ascii="Menlo" w:hAnsi="Menlo" w:cs="Menlo"/>
            <w:color w:val="AA3391"/>
            <w:sz w:val="18"/>
            <w:szCs w:val="18"/>
            <w:shd w:val="clear" w:color="auto" w:fill="FFFFFF"/>
          </w:rPr>
          <w:delText>var</w:delText>
        </w:r>
        <w:r w:rsidRPr="00552719" w:rsidDel="00655C69">
          <w:rPr>
            <w:rFonts w:ascii="Menlo" w:hAnsi="Menlo" w:cs="Menlo"/>
            <w:sz w:val="18"/>
            <w:szCs w:val="18"/>
            <w:shd w:val="clear" w:color="auto" w:fill="FFFFFF"/>
            <w:rPrChange w:id="4066" w:author="Willian" w:date="2016-11-28T20:46:00Z">
              <w:rPr>
                <w:rFonts w:ascii="Menlo" w:hAnsi="Menlo" w:cs="Menlo"/>
                <w:sz w:val="18"/>
                <w:szCs w:val="18"/>
                <w:shd w:val="clear" w:color="auto" w:fill="FFFFFF"/>
              </w:rPr>
            </w:rPrChange>
          </w:rPr>
          <w:delText xml:space="preserve"> </w:delText>
        </w:r>
        <w:r w:rsidRPr="00552719" w:rsidDel="00655C69">
          <w:rPr>
            <w:rPrChange w:id="4067" w:author="Willian" w:date="2016-11-28T20:46:00Z">
              <w:rPr/>
            </w:rPrChange>
          </w:rPr>
          <w:delText>para uma variável.</w:delText>
        </w:r>
      </w:del>
    </w:p>
    <w:p w14:paraId="21576982" w14:textId="77777777" w:rsidR="008313E9" w:rsidRPr="00552719" w:rsidDel="00655C69" w:rsidRDefault="008313E9" w:rsidP="00105795">
      <w:pPr>
        <w:rPr>
          <w:del w:id="4068" w:author="Willian" w:date="2016-11-27T10:05:00Z"/>
          <w:noProof/>
          <w:sz w:val="21"/>
          <w:szCs w:val="21"/>
          <w:lang w:val="en-US"/>
          <w:rPrChange w:id="4069" w:author="Willian" w:date="2016-11-28T20:46:00Z">
            <w:rPr>
              <w:del w:id="4070" w:author="Willian" w:date="2016-11-27T10:05:00Z"/>
              <w:rFonts w:ascii="Menlo" w:hAnsi="Menlo" w:cs="Menlo"/>
              <w:noProof/>
              <w:sz w:val="21"/>
              <w:szCs w:val="21"/>
              <w:lang w:val="en-US"/>
            </w:rPr>
          </w:rPrChange>
        </w:rPr>
        <w:pPrChange w:id="4071" w:author="Willian" w:date="2016-11-28T21:17:00Z">
          <w:pPr>
            <w:shd w:val="clear" w:color="auto" w:fill="FFFFFF"/>
            <w:spacing w:before="460" w:after="0"/>
            <w:ind w:left="540"/>
            <w:textAlignment w:val="baseline"/>
          </w:pPr>
        </w:pPrChange>
      </w:pPr>
      <w:del w:id="4072" w:author="Willian" w:date="2016-11-27T10:05:00Z">
        <w:r w:rsidRPr="00552719" w:rsidDel="00655C69">
          <w:rPr>
            <w:noProof/>
            <w:color w:val="AA3391"/>
            <w:shd w:val="clear" w:color="auto" w:fill="FFFFFF"/>
            <w:lang w:val="en-US"/>
            <w:rPrChange w:id="4073" w:author="Willian" w:date="2016-11-28T20:46:00Z">
              <w:rPr>
                <w:rFonts w:ascii="Menlo" w:hAnsi="Menlo" w:cs="Menlo"/>
                <w:noProof/>
                <w:color w:val="AA3391"/>
                <w:sz w:val="18"/>
                <w:szCs w:val="18"/>
                <w:shd w:val="clear" w:color="auto" w:fill="FFFFFF"/>
                <w:lang w:val="en-US"/>
              </w:rPr>
            </w:rPrChange>
          </w:rPr>
          <w:delText>var</w:delText>
        </w:r>
        <w:r w:rsidRPr="00552719" w:rsidDel="00655C69">
          <w:rPr>
            <w:noProof/>
            <w:shd w:val="clear" w:color="auto" w:fill="FFFFFF"/>
            <w:lang w:val="en-US"/>
            <w:rPrChange w:id="4074" w:author="Willian" w:date="2016-11-28T20:46:00Z">
              <w:rPr>
                <w:rFonts w:ascii="Menlo" w:hAnsi="Menlo" w:cs="Menlo"/>
                <w:noProof/>
                <w:sz w:val="18"/>
                <w:szCs w:val="18"/>
                <w:shd w:val="clear" w:color="auto" w:fill="FFFFFF"/>
                <w:lang w:val="en-US"/>
              </w:rPr>
            </w:rPrChange>
          </w:rPr>
          <w:delText xml:space="preserve"> myVariable = </w:delText>
        </w:r>
        <w:r w:rsidRPr="00552719" w:rsidDel="00655C69">
          <w:rPr>
            <w:noProof/>
            <w:color w:val="1C00CF"/>
            <w:shd w:val="clear" w:color="auto" w:fill="FFFFFF"/>
            <w:lang w:val="en-US"/>
            <w:rPrChange w:id="4075" w:author="Willian" w:date="2016-11-28T20:46:00Z">
              <w:rPr>
                <w:rFonts w:ascii="Menlo" w:hAnsi="Menlo" w:cs="Menlo"/>
                <w:noProof/>
                <w:color w:val="1C00CF"/>
                <w:sz w:val="18"/>
                <w:szCs w:val="18"/>
                <w:shd w:val="clear" w:color="auto" w:fill="FFFFFF"/>
                <w:lang w:val="en-US"/>
              </w:rPr>
            </w:rPrChange>
          </w:rPr>
          <w:delText>42</w:delText>
        </w:r>
      </w:del>
    </w:p>
    <w:p w14:paraId="31776E3A" w14:textId="77777777" w:rsidR="008313E9" w:rsidRPr="00552719" w:rsidDel="00655C69" w:rsidRDefault="008313E9" w:rsidP="00105795">
      <w:pPr>
        <w:rPr>
          <w:del w:id="4076" w:author="Willian" w:date="2016-11-27T10:05:00Z"/>
          <w:noProof/>
          <w:sz w:val="21"/>
          <w:szCs w:val="21"/>
          <w:lang w:val="en-US"/>
          <w:rPrChange w:id="4077" w:author="Willian" w:date="2016-11-28T20:46:00Z">
            <w:rPr>
              <w:del w:id="4078" w:author="Willian" w:date="2016-11-27T10:05:00Z"/>
              <w:rFonts w:ascii="Menlo" w:hAnsi="Menlo" w:cs="Menlo"/>
              <w:noProof/>
              <w:sz w:val="21"/>
              <w:szCs w:val="21"/>
              <w:lang w:val="en-US"/>
            </w:rPr>
          </w:rPrChange>
        </w:rPr>
        <w:pPrChange w:id="4079" w:author="Willian" w:date="2016-11-28T21:17:00Z">
          <w:pPr>
            <w:shd w:val="clear" w:color="auto" w:fill="FFFFFF"/>
            <w:spacing w:after="0"/>
            <w:ind w:left="540"/>
            <w:textAlignment w:val="baseline"/>
          </w:pPr>
        </w:pPrChange>
      </w:pPr>
      <w:del w:id="4080" w:author="Willian" w:date="2016-11-27T10:05:00Z">
        <w:r w:rsidRPr="00552719" w:rsidDel="00655C69">
          <w:rPr>
            <w:noProof/>
            <w:shd w:val="clear" w:color="auto" w:fill="FFFFFF"/>
            <w:lang w:val="en-US"/>
            <w:rPrChange w:id="4081" w:author="Willian" w:date="2016-11-28T20:46:00Z">
              <w:rPr>
                <w:rFonts w:ascii="Menlo" w:hAnsi="Menlo" w:cs="Menlo"/>
                <w:noProof/>
                <w:color w:val="3F6E74"/>
                <w:sz w:val="18"/>
                <w:szCs w:val="18"/>
                <w:shd w:val="clear" w:color="auto" w:fill="FFFFFF"/>
                <w:lang w:val="en-US"/>
              </w:rPr>
            </w:rPrChange>
          </w:rPr>
          <w:delText xml:space="preserve">myVariable = </w:delText>
        </w:r>
        <w:r w:rsidRPr="00552719" w:rsidDel="00655C69">
          <w:rPr>
            <w:noProof/>
            <w:color w:val="1C00CF"/>
            <w:shd w:val="clear" w:color="auto" w:fill="FFFFFF"/>
            <w:lang w:val="en-US"/>
            <w:rPrChange w:id="4082" w:author="Willian" w:date="2016-11-28T20:46:00Z">
              <w:rPr>
                <w:rFonts w:ascii="Menlo" w:hAnsi="Menlo" w:cs="Menlo"/>
                <w:noProof/>
                <w:color w:val="1C00CF"/>
                <w:sz w:val="18"/>
                <w:szCs w:val="18"/>
                <w:shd w:val="clear" w:color="auto" w:fill="FFFFFF"/>
                <w:lang w:val="en-US"/>
              </w:rPr>
            </w:rPrChange>
          </w:rPr>
          <w:delText>50</w:delText>
        </w:r>
      </w:del>
    </w:p>
    <w:p w14:paraId="4DCC8448" w14:textId="77777777" w:rsidR="008313E9" w:rsidRPr="00552719" w:rsidDel="00655C69" w:rsidRDefault="008313E9" w:rsidP="00105795">
      <w:pPr>
        <w:rPr>
          <w:del w:id="4083" w:author="Willian" w:date="2016-11-27T10:05:00Z"/>
          <w:noProof/>
          <w:sz w:val="21"/>
          <w:szCs w:val="21"/>
          <w:lang w:val="en-US"/>
          <w:rPrChange w:id="4084" w:author="Willian" w:date="2016-11-28T20:46:00Z">
            <w:rPr>
              <w:del w:id="4085" w:author="Willian" w:date="2016-11-27T10:05:00Z"/>
              <w:rFonts w:ascii="Menlo" w:hAnsi="Menlo" w:cs="Menlo"/>
              <w:noProof/>
              <w:sz w:val="21"/>
              <w:szCs w:val="21"/>
              <w:lang w:val="en-US"/>
            </w:rPr>
          </w:rPrChange>
        </w:rPr>
        <w:pPrChange w:id="4086" w:author="Willian" w:date="2016-11-28T21:17:00Z">
          <w:pPr>
            <w:shd w:val="clear" w:color="auto" w:fill="FFFFFF"/>
            <w:spacing w:after="620"/>
            <w:ind w:left="540"/>
            <w:textAlignment w:val="baseline"/>
          </w:pPr>
        </w:pPrChange>
      </w:pPr>
      <w:del w:id="4087" w:author="Willian" w:date="2016-11-27T10:05:00Z">
        <w:r w:rsidRPr="00552719" w:rsidDel="00655C69">
          <w:rPr>
            <w:noProof/>
            <w:color w:val="AA3391"/>
            <w:shd w:val="clear" w:color="auto" w:fill="FFFFFF"/>
            <w:lang w:val="en-US"/>
            <w:rPrChange w:id="4088"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089" w:author="Willian" w:date="2016-11-28T20:46:00Z">
              <w:rPr>
                <w:rFonts w:ascii="Menlo" w:hAnsi="Menlo" w:cs="Menlo"/>
                <w:noProof/>
                <w:sz w:val="18"/>
                <w:szCs w:val="18"/>
                <w:shd w:val="clear" w:color="auto" w:fill="FFFFFF"/>
                <w:lang w:val="en-US"/>
              </w:rPr>
            </w:rPrChange>
          </w:rPr>
          <w:delText xml:space="preserve"> myConstant = </w:delText>
        </w:r>
        <w:r w:rsidRPr="00552719" w:rsidDel="00655C69">
          <w:rPr>
            <w:noProof/>
            <w:color w:val="1C00CF"/>
            <w:shd w:val="clear" w:color="auto" w:fill="FFFFFF"/>
            <w:lang w:val="en-US"/>
            <w:rPrChange w:id="4090" w:author="Willian" w:date="2016-11-28T20:46:00Z">
              <w:rPr>
                <w:rFonts w:ascii="Menlo" w:hAnsi="Menlo" w:cs="Menlo"/>
                <w:noProof/>
                <w:color w:val="1C00CF"/>
                <w:sz w:val="18"/>
                <w:szCs w:val="18"/>
                <w:shd w:val="clear" w:color="auto" w:fill="FFFFFF"/>
                <w:lang w:val="en-US"/>
              </w:rPr>
            </w:rPrChange>
          </w:rPr>
          <w:delText>42</w:delText>
        </w:r>
      </w:del>
    </w:p>
    <w:p w14:paraId="39FB967F" w14:textId="77777777" w:rsidR="008313E9" w:rsidRPr="00552719" w:rsidDel="00655C69" w:rsidRDefault="008313E9" w:rsidP="00105795">
      <w:pPr>
        <w:rPr>
          <w:del w:id="4091" w:author="Willian" w:date="2016-11-27T10:05:00Z"/>
          <w:rFonts w:ascii="Times New Roman" w:hAnsi="Times New Roman"/>
          <w:color w:val="auto"/>
          <w:sz w:val="24"/>
          <w:szCs w:val="24"/>
          <w:rPrChange w:id="4092" w:author="Willian" w:date="2016-11-28T20:46:00Z">
            <w:rPr>
              <w:del w:id="4093" w:author="Willian" w:date="2016-11-27T10:05:00Z"/>
              <w:rFonts w:ascii="Times New Roman" w:hAnsi="Times New Roman"/>
              <w:color w:val="auto"/>
              <w:sz w:val="24"/>
              <w:szCs w:val="24"/>
            </w:rPr>
          </w:rPrChange>
        </w:rPr>
        <w:pPrChange w:id="4094" w:author="Willian" w:date="2016-11-28T21:17:00Z">
          <w:pPr/>
        </w:pPrChange>
      </w:pPr>
      <w:del w:id="4095" w:author="Willian" w:date="2016-11-27T10:05:00Z">
        <w:r w:rsidRPr="00552719" w:rsidDel="00655C69">
          <w:rPr>
            <w:rPrChange w:id="4096" w:author="Willian" w:date="2016-11-28T20:46:00Z">
              <w:rPr/>
            </w:rPrChange>
          </w:rPr>
          <w:delText xml:space="preserve">Cada constante ou variável em Swift possui um </w:delText>
        </w:r>
        <w:commentRangeStart w:id="4097"/>
        <w:commentRangeStart w:id="4098"/>
        <w:r w:rsidRPr="00552719" w:rsidDel="00655C69">
          <w:rPr>
            <w:rPrChange w:id="4099" w:author="Willian" w:date="2016-11-28T20:46:00Z">
              <w:rPr/>
            </w:rPrChange>
          </w:rPr>
          <w:delText>tipo</w:delText>
        </w:r>
        <w:commentRangeEnd w:id="4097"/>
        <w:r w:rsidR="00563D74" w:rsidRPr="00552719" w:rsidDel="00655C69">
          <w:rPr>
            <w:rStyle w:val="Refdecomentrio"/>
            <w:b/>
            <w:color w:val="7030A0"/>
            <w:rPrChange w:id="4100" w:author="Willian" w:date="2016-11-28T20:46:00Z">
              <w:rPr>
                <w:rStyle w:val="Refdecomentrio"/>
              </w:rPr>
            </w:rPrChange>
          </w:rPr>
          <w:commentReference w:id="4097"/>
        </w:r>
        <w:commentRangeEnd w:id="4098"/>
        <w:r w:rsidR="00AE0252" w:rsidRPr="00552719" w:rsidDel="00655C69">
          <w:rPr>
            <w:rStyle w:val="Refdecomentrio"/>
            <w:b/>
            <w:color w:val="7030A0"/>
            <w:rPrChange w:id="4101" w:author="Willian" w:date="2016-11-28T20:46:00Z">
              <w:rPr>
                <w:rStyle w:val="Refdecomentrio"/>
              </w:rPr>
            </w:rPrChange>
          </w:rPr>
          <w:commentReference w:id="4098"/>
        </w:r>
        <w:r w:rsidRPr="00552719" w:rsidDel="00655C69">
          <w:rPr>
            <w:rPrChange w:id="4102" w:author="Willian" w:date="2016-11-28T20:46:00Z">
              <w:rPr/>
            </w:rPrChange>
          </w:rPr>
          <w:delText xml:space="preserve">, mas nem sempre você precisa definir este tipo explicitamente. Fornecendo </w:delText>
        </w:r>
      </w:del>
      <w:ins w:id="4103" w:author="Vicente da Silva, Mayara" w:date="2016-11-01T14:48:00Z">
        <w:del w:id="4104" w:author="Willian" w:date="2016-11-27T10:05:00Z">
          <w:r w:rsidR="00563D74" w:rsidRPr="00552719" w:rsidDel="00655C69">
            <w:rPr>
              <w:rPrChange w:id="4105" w:author="Willian" w:date="2016-11-28T20:46:00Z">
                <w:rPr/>
              </w:rPrChange>
            </w:rPr>
            <w:delText xml:space="preserve">Fornecer </w:delText>
          </w:r>
        </w:del>
      </w:ins>
      <w:del w:id="4106" w:author="Willian" w:date="2016-11-27T10:05:00Z">
        <w:r w:rsidRPr="00552719" w:rsidDel="00655C69">
          <w:rPr>
            <w:rPrChange w:id="4107" w:author="Willian" w:date="2016-11-28T20:46:00Z">
              <w:rPr/>
            </w:rPrChange>
          </w:rPr>
          <w:delText xml:space="preserve">um valor ao criar uma constante ou variável permite que o compilador infira seu tipo. No exemplo acima, o compilador infere que </w:delText>
        </w:r>
        <w:r w:rsidRPr="00552719" w:rsidDel="00655C69">
          <w:rPr>
            <w:shd w:val="clear" w:color="auto" w:fill="FFFFFF"/>
            <w:rPrChange w:id="4108" w:author="Willian" w:date="2016-11-28T20:46:00Z">
              <w:rPr>
                <w:rFonts w:ascii="Menlo" w:hAnsi="Menlo" w:cs="Menlo"/>
                <w:color w:val="3F6E74"/>
                <w:sz w:val="18"/>
                <w:szCs w:val="18"/>
                <w:shd w:val="clear" w:color="auto" w:fill="FFFFFF"/>
              </w:rPr>
            </w:rPrChange>
          </w:rPr>
          <w:delText xml:space="preserve">myVariable </w:delText>
        </w:r>
        <w:r w:rsidRPr="00552719" w:rsidDel="00655C69">
          <w:rPr>
            <w:rPrChange w:id="4109" w:author="Willian" w:date="2016-11-28T20:46:00Z">
              <w:rPr/>
            </w:rPrChange>
          </w:rPr>
          <w:delText>é um número inteiro (</w:delText>
        </w:r>
        <w:r w:rsidRPr="00552719" w:rsidDel="00655C69">
          <w:rPr>
            <w:color w:val="5C2699"/>
            <w:shd w:val="clear" w:color="auto" w:fill="FFFFFF"/>
            <w:rPrChange w:id="4110" w:author="Willian" w:date="2016-11-28T20:46:00Z">
              <w:rPr>
                <w:rFonts w:ascii="Menlo" w:hAnsi="Menlo" w:cs="Menlo"/>
                <w:color w:val="5C2699"/>
                <w:sz w:val="18"/>
                <w:szCs w:val="18"/>
                <w:shd w:val="clear" w:color="auto" w:fill="FFFFFF"/>
              </w:rPr>
            </w:rPrChange>
          </w:rPr>
          <w:delText>Int</w:delText>
        </w:r>
        <w:r w:rsidRPr="00552719" w:rsidDel="00655C69">
          <w:rPr>
            <w:rPrChange w:id="4111" w:author="Willian" w:date="2016-11-28T20:46:00Z">
              <w:rPr/>
            </w:rPrChange>
          </w:rPr>
          <w:delText xml:space="preserve">), por que seu valor é um número inteiro. Isto é chamado de </w:delText>
        </w:r>
        <w:r w:rsidRPr="00552719" w:rsidDel="00655C69">
          <w:rPr>
            <w:bCs/>
            <w:rPrChange w:id="4112" w:author="Willian" w:date="2016-11-28T20:46:00Z">
              <w:rPr>
                <w:b/>
                <w:bCs/>
              </w:rPr>
            </w:rPrChange>
          </w:rPr>
          <w:delText>Inferência de Tipos.</w:delText>
        </w:r>
        <w:r w:rsidRPr="00552719" w:rsidDel="00655C69">
          <w:rPr>
            <w:rPrChange w:id="4113" w:author="Willian" w:date="2016-11-28T20:46:00Z">
              <w:rPr/>
            </w:rPrChange>
          </w:rPr>
          <w:delText xml:space="preserve"> Uma vez que uma constante ou variável tem um tipo, este não pode ser mais alterado.</w:delText>
        </w:r>
      </w:del>
    </w:p>
    <w:p w14:paraId="03C965E6" w14:textId="77777777" w:rsidR="008313E9" w:rsidRPr="00552719" w:rsidDel="00655C69" w:rsidRDefault="008313E9" w:rsidP="00105795">
      <w:pPr>
        <w:rPr>
          <w:del w:id="4114" w:author="Willian" w:date="2016-11-27T10:05:00Z"/>
          <w:rFonts w:ascii="Times New Roman" w:hAnsi="Times New Roman"/>
          <w:color w:val="auto"/>
          <w:sz w:val="24"/>
          <w:szCs w:val="24"/>
          <w:rPrChange w:id="4115" w:author="Willian" w:date="2016-11-28T20:46:00Z">
            <w:rPr>
              <w:del w:id="4116" w:author="Willian" w:date="2016-11-27T10:05:00Z"/>
              <w:rFonts w:ascii="Times New Roman" w:hAnsi="Times New Roman"/>
              <w:color w:val="auto"/>
              <w:sz w:val="24"/>
              <w:szCs w:val="24"/>
            </w:rPr>
          </w:rPrChange>
        </w:rPr>
        <w:pPrChange w:id="4117" w:author="Willian" w:date="2016-11-28T21:17:00Z">
          <w:pPr/>
        </w:pPrChange>
      </w:pPr>
      <w:del w:id="4118" w:author="Willian" w:date="2016-11-27T10:05:00Z">
        <w:r w:rsidRPr="00552719" w:rsidDel="00655C69">
          <w:rPr>
            <w:rPrChange w:id="4119" w:author="Willian" w:date="2016-11-28T20:46:00Z">
              <w:rPr/>
            </w:rPrChange>
          </w:rPr>
          <w:delText>Se o valor inicial não fornece informações suficientes (não fornece nenhum valor) para que a inferência de tipo seja feita, você deve especificar o tipo, escrevendo-o após a variável, separados por dois pontos.</w:delText>
        </w:r>
      </w:del>
    </w:p>
    <w:p w14:paraId="6056E146" w14:textId="77777777" w:rsidR="008313E9" w:rsidRPr="00552719" w:rsidDel="00655C69" w:rsidRDefault="008313E9" w:rsidP="00105795">
      <w:pPr>
        <w:rPr>
          <w:del w:id="4120" w:author="Willian" w:date="2016-11-27T10:05:00Z"/>
          <w:noProof/>
          <w:sz w:val="21"/>
          <w:szCs w:val="21"/>
          <w:lang w:val="en-US"/>
          <w:rPrChange w:id="4121" w:author="Willian" w:date="2016-11-28T20:46:00Z">
            <w:rPr>
              <w:del w:id="4122" w:author="Willian" w:date="2016-11-27T10:05:00Z"/>
              <w:rFonts w:ascii="Menlo" w:hAnsi="Menlo" w:cs="Menlo"/>
              <w:noProof/>
              <w:sz w:val="21"/>
              <w:szCs w:val="21"/>
              <w:lang w:val="en-US"/>
            </w:rPr>
          </w:rPrChange>
        </w:rPr>
        <w:pPrChange w:id="4123" w:author="Willian" w:date="2016-11-28T21:17:00Z">
          <w:pPr>
            <w:shd w:val="clear" w:color="auto" w:fill="FFFFFF"/>
            <w:spacing w:after="0"/>
            <w:ind w:left="567"/>
            <w:textAlignment w:val="baseline"/>
          </w:pPr>
        </w:pPrChange>
      </w:pPr>
      <w:del w:id="4124" w:author="Willian" w:date="2016-11-27T10:05:00Z">
        <w:r w:rsidRPr="00552719" w:rsidDel="00655C69">
          <w:rPr>
            <w:noProof/>
            <w:color w:val="AA3391"/>
            <w:shd w:val="clear" w:color="auto" w:fill="FFFFFF"/>
            <w:lang w:val="en-US"/>
            <w:rPrChange w:id="4125"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126" w:author="Willian" w:date="2016-11-28T20:46:00Z">
              <w:rPr>
                <w:rFonts w:ascii="Menlo" w:hAnsi="Menlo" w:cs="Menlo"/>
                <w:noProof/>
                <w:sz w:val="18"/>
                <w:szCs w:val="18"/>
                <w:shd w:val="clear" w:color="auto" w:fill="FFFFFF"/>
                <w:lang w:val="en-US"/>
              </w:rPr>
            </w:rPrChange>
          </w:rPr>
          <w:delText xml:space="preserve"> implicitInteger = </w:delText>
        </w:r>
        <w:r w:rsidRPr="00552719" w:rsidDel="00655C69">
          <w:rPr>
            <w:noProof/>
            <w:color w:val="1C00CF"/>
            <w:shd w:val="clear" w:color="auto" w:fill="FFFFFF"/>
            <w:lang w:val="en-US"/>
            <w:rPrChange w:id="4127" w:author="Willian" w:date="2016-11-28T20:46:00Z">
              <w:rPr>
                <w:rFonts w:ascii="Menlo" w:hAnsi="Menlo" w:cs="Menlo"/>
                <w:noProof/>
                <w:color w:val="1C00CF"/>
                <w:sz w:val="18"/>
                <w:szCs w:val="18"/>
                <w:shd w:val="clear" w:color="auto" w:fill="FFFFFF"/>
                <w:lang w:val="en-US"/>
              </w:rPr>
            </w:rPrChange>
          </w:rPr>
          <w:delText>70</w:delText>
        </w:r>
      </w:del>
    </w:p>
    <w:p w14:paraId="000D2788" w14:textId="77777777" w:rsidR="008313E9" w:rsidRPr="00552719" w:rsidDel="00655C69" w:rsidRDefault="008313E9" w:rsidP="00105795">
      <w:pPr>
        <w:rPr>
          <w:del w:id="4128" w:author="Willian" w:date="2016-11-27T10:05:00Z"/>
          <w:noProof/>
          <w:sz w:val="21"/>
          <w:szCs w:val="21"/>
          <w:lang w:val="en-US"/>
          <w:rPrChange w:id="4129" w:author="Willian" w:date="2016-11-28T20:46:00Z">
            <w:rPr>
              <w:del w:id="4130" w:author="Willian" w:date="2016-11-27T10:05:00Z"/>
              <w:rFonts w:ascii="Menlo" w:hAnsi="Menlo" w:cs="Menlo"/>
              <w:noProof/>
              <w:sz w:val="21"/>
              <w:szCs w:val="21"/>
              <w:lang w:val="en-US"/>
            </w:rPr>
          </w:rPrChange>
        </w:rPr>
        <w:pPrChange w:id="4131" w:author="Willian" w:date="2016-11-28T21:17:00Z">
          <w:pPr>
            <w:shd w:val="clear" w:color="auto" w:fill="FFFFFF"/>
            <w:spacing w:after="0"/>
            <w:ind w:left="567"/>
            <w:textAlignment w:val="baseline"/>
          </w:pPr>
        </w:pPrChange>
      </w:pPr>
      <w:del w:id="4132" w:author="Willian" w:date="2016-11-27T10:05:00Z">
        <w:r w:rsidRPr="00552719" w:rsidDel="00655C69">
          <w:rPr>
            <w:noProof/>
            <w:color w:val="AA3391"/>
            <w:shd w:val="clear" w:color="auto" w:fill="FFFFFF"/>
            <w:lang w:val="en-US"/>
            <w:rPrChange w:id="4133"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134" w:author="Willian" w:date="2016-11-28T20:46:00Z">
              <w:rPr>
                <w:rFonts w:ascii="Menlo" w:hAnsi="Menlo" w:cs="Menlo"/>
                <w:noProof/>
                <w:sz w:val="18"/>
                <w:szCs w:val="18"/>
                <w:shd w:val="clear" w:color="auto" w:fill="FFFFFF"/>
                <w:lang w:val="en-US"/>
              </w:rPr>
            </w:rPrChange>
          </w:rPr>
          <w:delText xml:space="preserve"> implicitDouble = </w:delText>
        </w:r>
        <w:r w:rsidRPr="00552719" w:rsidDel="00655C69">
          <w:rPr>
            <w:noProof/>
            <w:color w:val="1C00CF"/>
            <w:shd w:val="clear" w:color="auto" w:fill="FFFFFF"/>
            <w:lang w:val="en-US"/>
            <w:rPrChange w:id="4135" w:author="Willian" w:date="2016-11-28T20:46:00Z">
              <w:rPr>
                <w:rFonts w:ascii="Menlo" w:hAnsi="Menlo" w:cs="Menlo"/>
                <w:noProof/>
                <w:color w:val="1C00CF"/>
                <w:sz w:val="18"/>
                <w:szCs w:val="18"/>
                <w:shd w:val="clear" w:color="auto" w:fill="FFFFFF"/>
                <w:lang w:val="en-US"/>
              </w:rPr>
            </w:rPrChange>
          </w:rPr>
          <w:delText>70.0</w:delText>
        </w:r>
      </w:del>
    </w:p>
    <w:p w14:paraId="13B22B81" w14:textId="77777777" w:rsidR="008313E9" w:rsidRPr="00552719" w:rsidDel="00655C69" w:rsidRDefault="008313E9" w:rsidP="00105795">
      <w:pPr>
        <w:rPr>
          <w:del w:id="4136" w:author="Willian" w:date="2016-11-27T10:05:00Z"/>
          <w:noProof/>
          <w:sz w:val="21"/>
          <w:szCs w:val="21"/>
          <w:lang w:val="en-US"/>
          <w:rPrChange w:id="4137" w:author="Willian" w:date="2016-11-28T20:46:00Z">
            <w:rPr>
              <w:del w:id="4138" w:author="Willian" w:date="2016-11-27T10:05:00Z"/>
              <w:rFonts w:ascii="Menlo" w:hAnsi="Menlo" w:cs="Menlo"/>
              <w:noProof/>
              <w:sz w:val="21"/>
              <w:szCs w:val="21"/>
              <w:lang w:val="en-US"/>
            </w:rPr>
          </w:rPrChange>
        </w:rPr>
        <w:pPrChange w:id="4139" w:author="Willian" w:date="2016-11-28T21:17:00Z">
          <w:pPr>
            <w:shd w:val="clear" w:color="auto" w:fill="FFFFFF"/>
            <w:spacing w:after="0"/>
            <w:ind w:left="567"/>
            <w:textAlignment w:val="baseline"/>
          </w:pPr>
        </w:pPrChange>
      </w:pPr>
      <w:del w:id="4140" w:author="Willian" w:date="2016-11-27T10:05:00Z">
        <w:r w:rsidRPr="00552719" w:rsidDel="00655C69">
          <w:rPr>
            <w:noProof/>
            <w:color w:val="AA3391"/>
            <w:shd w:val="clear" w:color="auto" w:fill="FFFFFF"/>
            <w:lang w:val="en-US"/>
            <w:rPrChange w:id="4141"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142" w:author="Willian" w:date="2016-11-28T20:46:00Z">
              <w:rPr>
                <w:rFonts w:ascii="Menlo" w:hAnsi="Menlo" w:cs="Menlo"/>
                <w:noProof/>
                <w:sz w:val="18"/>
                <w:szCs w:val="18"/>
                <w:shd w:val="clear" w:color="auto" w:fill="FFFFFF"/>
                <w:lang w:val="en-US"/>
              </w:rPr>
            </w:rPrChange>
          </w:rPr>
          <w:delText xml:space="preserve"> explicitDouble: </w:delText>
        </w:r>
        <w:r w:rsidRPr="00552719" w:rsidDel="00655C69">
          <w:rPr>
            <w:noProof/>
            <w:color w:val="5C2699"/>
            <w:shd w:val="clear" w:color="auto" w:fill="FFFFFF"/>
            <w:lang w:val="en-US"/>
            <w:rPrChange w:id="4143" w:author="Willian" w:date="2016-11-28T20:46:00Z">
              <w:rPr>
                <w:rFonts w:ascii="Menlo" w:hAnsi="Menlo" w:cs="Menlo"/>
                <w:noProof/>
                <w:color w:val="5C2699"/>
                <w:sz w:val="18"/>
                <w:szCs w:val="18"/>
                <w:shd w:val="clear" w:color="auto" w:fill="FFFFFF"/>
                <w:lang w:val="en-US"/>
              </w:rPr>
            </w:rPrChange>
          </w:rPr>
          <w:delText>Double</w:delText>
        </w:r>
        <w:r w:rsidRPr="00552719" w:rsidDel="00655C69">
          <w:rPr>
            <w:noProof/>
            <w:shd w:val="clear" w:color="auto" w:fill="FFFFFF"/>
            <w:lang w:val="en-US"/>
            <w:rPrChange w:id="4144" w:author="Willian" w:date="2016-11-28T20:46:00Z">
              <w:rPr>
                <w:rFonts w:ascii="Menlo" w:hAnsi="Menlo" w:cs="Menlo"/>
                <w:noProof/>
                <w:sz w:val="18"/>
                <w:szCs w:val="18"/>
                <w:shd w:val="clear" w:color="auto" w:fill="FFFFFF"/>
                <w:lang w:val="en-US"/>
              </w:rPr>
            </w:rPrChange>
          </w:rPr>
          <w:delText xml:space="preserve"> = </w:delText>
        </w:r>
        <w:r w:rsidRPr="00552719" w:rsidDel="00655C69">
          <w:rPr>
            <w:noProof/>
            <w:color w:val="1C00CF"/>
            <w:shd w:val="clear" w:color="auto" w:fill="FFFFFF"/>
            <w:lang w:val="en-US"/>
            <w:rPrChange w:id="4145" w:author="Willian" w:date="2016-11-28T20:46:00Z">
              <w:rPr>
                <w:rFonts w:ascii="Menlo" w:hAnsi="Menlo" w:cs="Menlo"/>
                <w:noProof/>
                <w:color w:val="1C00CF"/>
                <w:sz w:val="18"/>
                <w:szCs w:val="18"/>
                <w:shd w:val="clear" w:color="auto" w:fill="FFFFFF"/>
                <w:lang w:val="en-US"/>
              </w:rPr>
            </w:rPrChange>
          </w:rPr>
          <w:delText>70</w:delText>
        </w:r>
      </w:del>
    </w:p>
    <w:p w14:paraId="353BB5F4" w14:textId="77777777" w:rsidR="008313E9" w:rsidRPr="00552719" w:rsidDel="00655C69" w:rsidRDefault="008313E9" w:rsidP="00105795">
      <w:pPr>
        <w:rPr>
          <w:del w:id="4146" w:author="Willian" w:date="2016-11-27T10:05:00Z"/>
          <w:lang w:val="en-US"/>
          <w:rPrChange w:id="4147" w:author="Willian" w:date="2016-11-28T20:46:00Z">
            <w:rPr>
              <w:del w:id="4148" w:author="Willian" w:date="2016-11-27T10:05:00Z"/>
              <w:rFonts w:ascii="Times New Roman" w:eastAsia="Times New Roman" w:hAnsi="Times New Roman"/>
              <w:color w:val="auto"/>
              <w:sz w:val="24"/>
              <w:szCs w:val="24"/>
              <w:lang w:val="en-US"/>
            </w:rPr>
          </w:rPrChange>
        </w:rPr>
        <w:pPrChange w:id="4149" w:author="Willian" w:date="2016-11-28T21:17:00Z">
          <w:pPr>
            <w:spacing w:after="0"/>
          </w:pPr>
        </w:pPrChange>
      </w:pPr>
    </w:p>
    <w:p w14:paraId="4EC01AB7" w14:textId="77777777" w:rsidR="008313E9" w:rsidRPr="00552719" w:rsidDel="00655C69" w:rsidRDefault="008313E9" w:rsidP="00105795">
      <w:pPr>
        <w:rPr>
          <w:del w:id="4150" w:author="Willian" w:date="2016-11-27T10:05:00Z"/>
          <w:rPrChange w:id="4151" w:author="Willian" w:date="2016-11-28T20:46:00Z">
            <w:rPr>
              <w:del w:id="4152" w:author="Willian" w:date="2016-11-27T10:05:00Z"/>
              <w:rFonts w:ascii="Times New Roman" w:hAnsi="Times New Roman"/>
              <w:sz w:val="24"/>
              <w:szCs w:val="24"/>
            </w:rPr>
          </w:rPrChange>
        </w:rPr>
        <w:pPrChange w:id="4153" w:author="Willian" w:date="2016-11-28T21:17:00Z">
          <w:pPr>
            <w:ind w:left="540"/>
          </w:pPr>
        </w:pPrChange>
      </w:pPr>
      <w:del w:id="4154" w:author="Willian" w:date="2016-11-27T10:05:00Z">
        <w:r w:rsidRPr="00552719" w:rsidDel="00655C69">
          <w:rPr>
            <w:rPrChange w:id="4155" w:author="Willian" w:date="2016-11-28T20:46:00Z">
              <w:rPr>
                <w:b/>
              </w:rPr>
            </w:rPrChange>
          </w:rPr>
          <w:delText xml:space="preserve">DICA: No Xcode, use o comando </w:delText>
        </w:r>
        <w:r w:rsidRPr="00552719" w:rsidDel="00655C69">
          <w:rPr>
            <w:bCs/>
            <w:rPrChange w:id="4156" w:author="Willian" w:date="2016-11-28T20:46:00Z">
              <w:rPr>
                <w:b/>
                <w:bCs/>
              </w:rPr>
            </w:rPrChange>
          </w:rPr>
          <w:delText xml:space="preserve">Option </w:delText>
        </w:r>
        <w:r w:rsidR="00722402" w:rsidRPr="00552719" w:rsidDel="00655C69">
          <w:rPr>
            <w:bCs/>
            <w:rPrChange w:id="4157" w:author="Willian" w:date="2016-11-28T20:46:00Z">
              <w:rPr>
                <w:b/>
                <w:bCs/>
              </w:rPr>
            </w:rPrChange>
          </w:rPr>
          <w:delText>+ clique</w:delText>
        </w:r>
        <w:r w:rsidRPr="00552719" w:rsidDel="00655C69">
          <w:rPr>
            <w:rPrChange w:id="4158" w:author="Willian" w:date="2016-11-28T20:46:00Z">
              <w:rPr/>
            </w:rPrChange>
          </w:rPr>
          <w:delText xml:space="preserve"> no nome de uma constante ou variável para ver seu tipo inferido. Tente fazer isto com as constantes acima.</w:delText>
        </w:r>
      </w:del>
    </w:p>
    <w:p w14:paraId="3ACDB446" w14:textId="77777777" w:rsidR="008313E9" w:rsidRPr="00552719" w:rsidDel="00655C69" w:rsidRDefault="008313E9" w:rsidP="00105795">
      <w:pPr>
        <w:rPr>
          <w:del w:id="4159" w:author="Willian" w:date="2016-11-27T10:05:00Z"/>
          <w:rPrChange w:id="4160" w:author="Willian" w:date="2016-11-28T20:46:00Z">
            <w:rPr>
              <w:del w:id="4161" w:author="Willian" w:date="2016-11-27T10:05:00Z"/>
              <w:rFonts w:ascii="Times New Roman" w:eastAsia="Times New Roman" w:hAnsi="Times New Roman"/>
              <w:color w:val="auto"/>
              <w:sz w:val="24"/>
              <w:szCs w:val="24"/>
            </w:rPr>
          </w:rPrChange>
        </w:rPr>
        <w:pPrChange w:id="4162" w:author="Willian" w:date="2016-11-28T21:17:00Z">
          <w:pPr/>
        </w:pPrChange>
      </w:pPr>
    </w:p>
    <w:p w14:paraId="0089BA73" w14:textId="77777777" w:rsidR="008313E9" w:rsidRPr="00552719" w:rsidDel="00655C69" w:rsidRDefault="008313E9" w:rsidP="00105795">
      <w:pPr>
        <w:rPr>
          <w:del w:id="4163" w:author="Willian" w:date="2016-11-27T10:05:00Z"/>
          <w:rPrChange w:id="4164" w:author="Willian" w:date="2016-11-28T20:46:00Z">
            <w:rPr>
              <w:del w:id="4165" w:author="Willian" w:date="2016-11-27T10:05:00Z"/>
              <w:rFonts w:ascii="Times New Roman" w:hAnsi="Times New Roman"/>
              <w:color w:val="auto"/>
              <w:sz w:val="24"/>
              <w:szCs w:val="24"/>
            </w:rPr>
          </w:rPrChange>
        </w:rPr>
        <w:pPrChange w:id="4166" w:author="Willian" w:date="2016-11-28T21:17:00Z">
          <w:pPr/>
        </w:pPrChange>
      </w:pPr>
      <w:del w:id="4167" w:author="Willian" w:date="2016-11-27T10:05:00Z">
        <w:r w:rsidRPr="00552719" w:rsidDel="00655C69">
          <w:rPr>
            <w:rPrChange w:id="4168" w:author="Willian" w:date="2016-11-28T20:46:00Z">
              <w:rPr/>
            </w:rPrChange>
          </w:rPr>
          <w:delText xml:space="preserve">Valores nunca podem ser convertidos implicitamente. Se você precisa fazer uma conversão de um tipo para outro, faça explicitamente uma instância do tipo desejado. No exemplo, você pode converter um </w:delText>
        </w:r>
        <w:r w:rsidR="00722402" w:rsidRPr="00552719" w:rsidDel="00655C69">
          <w:rPr>
            <w:color w:val="5C2699"/>
            <w:shd w:val="clear" w:color="auto" w:fill="FFFFFF"/>
            <w:rPrChange w:id="4169" w:author="Willian" w:date="2016-11-28T20:46:00Z">
              <w:rPr>
                <w:rFonts w:ascii="Menlo" w:hAnsi="Menlo" w:cs="Menlo"/>
                <w:color w:val="5C2699"/>
                <w:sz w:val="18"/>
                <w:szCs w:val="18"/>
                <w:shd w:val="clear" w:color="auto" w:fill="FFFFFF"/>
              </w:rPr>
            </w:rPrChange>
          </w:rPr>
          <w:delText>Int</w:delText>
        </w:r>
        <w:r w:rsidR="00722402" w:rsidRPr="00552719" w:rsidDel="00655C69">
          <w:rPr>
            <w:rPrChange w:id="4170" w:author="Willian" w:date="2016-11-28T20:46:00Z">
              <w:rPr/>
            </w:rPrChange>
          </w:rPr>
          <w:delText xml:space="preserve"> </w:delText>
        </w:r>
        <w:r w:rsidRPr="00552719" w:rsidDel="00655C69">
          <w:rPr>
            <w:rPrChange w:id="4171" w:author="Willian" w:date="2016-11-28T20:46:00Z">
              <w:rPr/>
            </w:rPrChange>
          </w:rPr>
          <w:delText xml:space="preserve">para uma </w:delText>
        </w:r>
        <w:r w:rsidRPr="00552719" w:rsidDel="00655C69">
          <w:rPr>
            <w:bCs/>
            <w:rPrChange w:id="4172" w:author="Willian" w:date="2016-11-28T20:46:00Z">
              <w:rPr>
                <w:b/>
                <w:bCs/>
              </w:rPr>
            </w:rPrChange>
          </w:rPr>
          <w:delText>String.</w:delText>
        </w:r>
      </w:del>
    </w:p>
    <w:p w14:paraId="3EC27929" w14:textId="77777777" w:rsidR="008313E9" w:rsidRPr="00552719" w:rsidDel="00655C69" w:rsidRDefault="008313E9" w:rsidP="00105795">
      <w:pPr>
        <w:rPr>
          <w:del w:id="4173" w:author="Willian" w:date="2016-11-27T10:05:00Z"/>
          <w:noProof/>
          <w:sz w:val="21"/>
          <w:szCs w:val="21"/>
          <w:lang w:val="en-US"/>
          <w:rPrChange w:id="4174" w:author="Willian" w:date="2016-11-28T20:46:00Z">
            <w:rPr>
              <w:del w:id="4175" w:author="Willian" w:date="2016-11-27T10:05:00Z"/>
              <w:rFonts w:ascii="Menlo" w:hAnsi="Menlo" w:cs="Menlo"/>
              <w:noProof/>
              <w:sz w:val="21"/>
              <w:szCs w:val="21"/>
              <w:lang w:val="en-US"/>
            </w:rPr>
          </w:rPrChange>
        </w:rPr>
        <w:pPrChange w:id="4176" w:author="Willian" w:date="2016-11-28T21:17:00Z">
          <w:pPr>
            <w:shd w:val="clear" w:color="auto" w:fill="FFFFFF"/>
            <w:spacing w:after="0"/>
            <w:ind w:left="567"/>
            <w:textAlignment w:val="baseline"/>
          </w:pPr>
        </w:pPrChange>
      </w:pPr>
      <w:del w:id="4177" w:author="Willian" w:date="2016-11-27T10:05:00Z">
        <w:r w:rsidRPr="00552719" w:rsidDel="00655C69">
          <w:rPr>
            <w:noProof/>
            <w:color w:val="AA3391"/>
            <w:shd w:val="clear" w:color="auto" w:fill="FFFFFF"/>
            <w:lang w:val="en-US"/>
            <w:rPrChange w:id="4178"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179" w:author="Willian" w:date="2016-11-28T20:46:00Z">
              <w:rPr>
                <w:rFonts w:ascii="Menlo" w:hAnsi="Menlo" w:cs="Menlo"/>
                <w:noProof/>
                <w:sz w:val="18"/>
                <w:szCs w:val="18"/>
                <w:shd w:val="clear" w:color="auto" w:fill="FFFFFF"/>
                <w:lang w:val="en-US"/>
              </w:rPr>
            </w:rPrChange>
          </w:rPr>
          <w:delText xml:space="preserve"> label = "The width is "</w:delText>
        </w:r>
      </w:del>
    </w:p>
    <w:p w14:paraId="45AEFA41" w14:textId="77777777" w:rsidR="008313E9" w:rsidRPr="00552719" w:rsidDel="00655C69" w:rsidRDefault="008313E9" w:rsidP="00105795">
      <w:pPr>
        <w:rPr>
          <w:del w:id="4180" w:author="Willian" w:date="2016-11-27T10:05:00Z"/>
          <w:noProof/>
          <w:sz w:val="21"/>
          <w:szCs w:val="21"/>
          <w:lang w:val="en-US"/>
          <w:rPrChange w:id="4181" w:author="Willian" w:date="2016-11-28T20:46:00Z">
            <w:rPr>
              <w:del w:id="4182" w:author="Willian" w:date="2016-11-27T10:05:00Z"/>
              <w:rFonts w:ascii="Menlo" w:hAnsi="Menlo" w:cs="Menlo"/>
              <w:noProof/>
              <w:sz w:val="21"/>
              <w:szCs w:val="21"/>
              <w:lang w:val="en-US"/>
            </w:rPr>
          </w:rPrChange>
        </w:rPr>
        <w:pPrChange w:id="4183" w:author="Willian" w:date="2016-11-28T21:17:00Z">
          <w:pPr>
            <w:shd w:val="clear" w:color="auto" w:fill="FFFFFF"/>
            <w:spacing w:after="0"/>
            <w:ind w:left="567"/>
            <w:textAlignment w:val="baseline"/>
          </w:pPr>
        </w:pPrChange>
      </w:pPr>
      <w:del w:id="4184" w:author="Willian" w:date="2016-11-27T10:05:00Z">
        <w:r w:rsidRPr="00552719" w:rsidDel="00655C69">
          <w:rPr>
            <w:noProof/>
            <w:color w:val="AA3391"/>
            <w:shd w:val="clear" w:color="auto" w:fill="FFFFFF"/>
            <w:lang w:val="en-US"/>
            <w:rPrChange w:id="4185"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186" w:author="Willian" w:date="2016-11-28T20:46:00Z">
              <w:rPr>
                <w:rFonts w:ascii="Menlo" w:hAnsi="Menlo" w:cs="Menlo"/>
                <w:noProof/>
                <w:sz w:val="18"/>
                <w:szCs w:val="18"/>
                <w:shd w:val="clear" w:color="auto" w:fill="FFFFFF"/>
                <w:lang w:val="en-US"/>
              </w:rPr>
            </w:rPrChange>
          </w:rPr>
          <w:delText xml:space="preserve"> width = </w:delText>
        </w:r>
        <w:r w:rsidRPr="00552719" w:rsidDel="00655C69">
          <w:rPr>
            <w:noProof/>
            <w:color w:val="1C00CF"/>
            <w:shd w:val="clear" w:color="auto" w:fill="FFFFFF"/>
            <w:lang w:val="en-US"/>
            <w:rPrChange w:id="4187" w:author="Willian" w:date="2016-11-28T20:46:00Z">
              <w:rPr>
                <w:rFonts w:ascii="Menlo" w:hAnsi="Menlo" w:cs="Menlo"/>
                <w:noProof/>
                <w:color w:val="1C00CF"/>
                <w:sz w:val="18"/>
                <w:szCs w:val="18"/>
                <w:shd w:val="clear" w:color="auto" w:fill="FFFFFF"/>
                <w:lang w:val="en-US"/>
              </w:rPr>
            </w:rPrChange>
          </w:rPr>
          <w:delText>94</w:delText>
        </w:r>
      </w:del>
    </w:p>
    <w:p w14:paraId="64C3652E" w14:textId="77777777" w:rsidR="008313E9" w:rsidRPr="00552719" w:rsidDel="00655C69" w:rsidRDefault="008313E9" w:rsidP="00105795">
      <w:pPr>
        <w:rPr>
          <w:del w:id="4188" w:author="Willian" w:date="2016-11-27T10:05:00Z"/>
          <w:noProof/>
          <w:sz w:val="21"/>
          <w:szCs w:val="21"/>
          <w:lang w:val="en-US"/>
          <w:rPrChange w:id="4189" w:author="Willian" w:date="2016-11-28T20:46:00Z">
            <w:rPr>
              <w:del w:id="4190" w:author="Willian" w:date="2016-11-27T10:05:00Z"/>
              <w:rFonts w:ascii="Menlo" w:hAnsi="Menlo" w:cs="Menlo"/>
              <w:noProof/>
              <w:sz w:val="21"/>
              <w:szCs w:val="21"/>
              <w:lang w:val="en-US"/>
            </w:rPr>
          </w:rPrChange>
        </w:rPr>
        <w:pPrChange w:id="4191" w:author="Willian" w:date="2016-11-28T21:17:00Z">
          <w:pPr>
            <w:shd w:val="clear" w:color="auto" w:fill="FFFFFF"/>
            <w:spacing w:after="0"/>
            <w:ind w:left="567"/>
            <w:textAlignment w:val="baseline"/>
          </w:pPr>
        </w:pPrChange>
      </w:pPr>
      <w:del w:id="4192" w:author="Willian" w:date="2016-11-27T10:05:00Z">
        <w:r w:rsidRPr="00552719" w:rsidDel="00655C69">
          <w:rPr>
            <w:noProof/>
            <w:color w:val="AA3391"/>
            <w:shd w:val="clear" w:color="auto" w:fill="FFFFFF"/>
            <w:lang w:val="en-US"/>
            <w:rPrChange w:id="4193"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194" w:author="Willian" w:date="2016-11-28T20:46:00Z">
              <w:rPr>
                <w:rFonts w:ascii="Menlo" w:hAnsi="Menlo" w:cs="Menlo"/>
                <w:noProof/>
                <w:sz w:val="18"/>
                <w:szCs w:val="18"/>
                <w:shd w:val="clear" w:color="auto" w:fill="FFFFFF"/>
                <w:lang w:val="en-US"/>
              </w:rPr>
            </w:rPrChange>
          </w:rPr>
          <w:delText xml:space="preserve"> widthLabel = label + String(width)</w:delText>
        </w:r>
      </w:del>
    </w:p>
    <w:p w14:paraId="370D802F" w14:textId="77777777" w:rsidR="008313E9" w:rsidRPr="00552719" w:rsidDel="00655C69" w:rsidRDefault="008313E9" w:rsidP="00105795">
      <w:pPr>
        <w:rPr>
          <w:del w:id="4195" w:author="Willian" w:date="2016-11-27T10:05:00Z"/>
          <w:lang w:val="en-US"/>
          <w:rPrChange w:id="4196" w:author="Willian" w:date="2016-11-28T20:46:00Z">
            <w:rPr>
              <w:del w:id="4197" w:author="Willian" w:date="2016-11-27T10:05:00Z"/>
              <w:rFonts w:ascii="Menlo" w:hAnsi="Menlo" w:cs="Menlo"/>
              <w:sz w:val="21"/>
              <w:szCs w:val="21"/>
              <w:lang w:val="en-US"/>
            </w:rPr>
          </w:rPrChange>
        </w:rPr>
        <w:pPrChange w:id="4198" w:author="Willian" w:date="2016-11-28T21:17:00Z">
          <w:pPr>
            <w:shd w:val="clear" w:color="auto" w:fill="FFFFFF"/>
            <w:spacing w:after="0"/>
            <w:ind w:left="567"/>
            <w:textAlignment w:val="baseline"/>
          </w:pPr>
        </w:pPrChange>
      </w:pPr>
    </w:p>
    <w:p w14:paraId="1BFB6930" w14:textId="77777777" w:rsidR="008313E9" w:rsidRPr="00552719" w:rsidDel="00655C69" w:rsidRDefault="008313E9" w:rsidP="00105795">
      <w:pPr>
        <w:rPr>
          <w:del w:id="4199" w:author="Willian" w:date="2016-11-27T10:05:00Z"/>
          <w:rPrChange w:id="4200" w:author="Willian" w:date="2016-11-28T20:46:00Z">
            <w:rPr>
              <w:del w:id="4201" w:author="Willian" w:date="2016-11-27T10:05:00Z"/>
              <w:rFonts w:ascii="Times New Roman" w:hAnsi="Times New Roman"/>
              <w:sz w:val="24"/>
              <w:szCs w:val="24"/>
            </w:rPr>
          </w:rPrChange>
        </w:rPr>
        <w:pPrChange w:id="4202" w:author="Willian" w:date="2016-11-28T21:17:00Z">
          <w:pPr>
            <w:ind w:left="540"/>
          </w:pPr>
        </w:pPrChange>
      </w:pPr>
      <w:del w:id="4203" w:author="Willian" w:date="2016-11-27T10:05:00Z">
        <w:r w:rsidRPr="00552719" w:rsidDel="00655C69">
          <w:rPr>
            <w:rPrChange w:id="4204" w:author="Willian" w:date="2016-11-28T20:46:00Z">
              <w:rPr>
                <w:b/>
              </w:rPr>
            </w:rPrChange>
          </w:rPr>
          <w:delText xml:space="preserve">DICA: Tente remover a conversão para </w:delText>
        </w:r>
        <w:r w:rsidRPr="00552719" w:rsidDel="00655C69">
          <w:rPr>
            <w:bCs/>
            <w:rPrChange w:id="4205" w:author="Willian" w:date="2016-11-28T20:46:00Z">
              <w:rPr>
                <w:b/>
                <w:bCs/>
              </w:rPr>
            </w:rPrChange>
          </w:rPr>
          <w:delText>String</w:delText>
        </w:r>
        <w:r w:rsidRPr="00552719" w:rsidDel="00655C69">
          <w:rPr>
            <w:rPrChange w:id="4206" w:author="Willian" w:date="2016-11-28T20:46:00Z">
              <w:rPr/>
            </w:rPrChange>
          </w:rPr>
          <w:delText xml:space="preserve"> da última linha. Que erro acontece?</w:delText>
        </w:r>
      </w:del>
    </w:p>
    <w:p w14:paraId="16FF0F50" w14:textId="77777777" w:rsidR="008313E9" w:rsidRPr="00552719" w:rsidDel="00655C69" w:rsidRDefault="008313E9" w:rsidP="00105795">
      <w:pPr>
        <w:rPr>
          <w:del w:id="4207" w:author="Willian" w:date="2016-11-27T10:05:00Z"/>
          <w:rPrChange w:id="4208" w:author="Willian" w:date="2016-11-28T20:46:00Z">
            <w:rPr>
              <w:del w:id="4209" w:author="Willian" w:date="2016-11-27T10:05:00Z"/>
              <w:color w:val="auto"/>
            </w:rPr>
          </w:rPrChange>
        </w:rPr>
        <w:pPrChange w:id="4210" w:author="Willian" w:date="2016-11-28T21:17:00Z">
          <w:pPr/>
        </w:pPrChange>
      </w:pPr>
      <w:del w:id="4211" w:author="Willian" w:date="2016-11-27T10:05:00Z">
        <w:r w:rsidRPr="00552719" w:rsidDel="00655C69">
          <w:rPr>
            <w:shd w:val="clear" w:color="auto" w:fill="FFFFFF"/>
            <w:rPrChange w:id="4212" w:author="Willian" w:date="2016-11-28T20:46:00Z">
              <w:rPr>
                <w:color w:val="414141"/>
                <w:shd w:val="clear" w:color="auto" w:fill="FFFFFF"/>
              </w:rPr>
            </w:rPrChange>
          </w:rPr>
          <w:delText xml:space="preserve">Há uma maneira ainda mais simples para incluir valores em strings: Escrever o valor entre parênteses, e escrever uma barra invertida ( </w:delText>
        </w:r>
        <w:r w:rsidRPr="00552719" w:rsidDel="00655C69">
          <w:rPr>
            <w:color w:val="808080"/>
            <w:shd w:val="clear" w:color="auto" w:fill="FFFFFF"/>
            <w:rPrChange w:id="4213" w:author="Willian" w:date="2016-11-28T20:46:00Z">
              <w:rPr>
                <w:rFonts w:cs="Menlo"/>
                <w:color w:val="808080"/>
                <w:shd w:val="clear" w:color="auto" w:fill="FFFFFF"/>
              </w:rPr>
            </w:rPrChange>
          </w:rPr>
          <w:delText>\</w:delText>
        </w:r>
        <w:r w:rsidRPr="00552719" w:rsidDel="00655C69">
          <w:rPr>
            <w:shd w:val="clear" w:color="auto" w:fill="FFFFFF"/>
            <w:rPrChange w:id="4214" w:author="Willian" w:date="2016-11-28T20:46:00Z">
              <w:rPr>
                <w:color w:val="414141"/>
                <w:shd w:val="clear" w:color="auto" w:fill="FFFFFF"/>
              </w:rPr>
            </w:rPrChange>
          </w:rPr>
          <w:delText xml:space="preserve">) antes dos parênteses. Isto é conhecido como </w:delText>
        </w:r>
        <w:r w:rsidRPr="00552719" w:rsidDel="00655C69">
          <w:rPr>
            <w:i/>
            <w:iCs/>
            <w:shd w:val="clear" w:color="auto" w:fill="FFFFFF"/>
            <w:rPrChange w:id="4215" w:author="Willian" w:date="2016-11-28T20:46:00Z">
              <w:rPr>
                <w:i/>
                <w:iCs/>
                <w:color w:val="414141"/>
                <w:shd w:val="clear" w:color="auto" w:fill="FFFFFF"/>
              </w:rPr>
            </w:rPrChange>
          </w:rPr>
          <w:delText>interpolação de string</w:delText>
        </w:r>
        <w:r w:rsidRPr="00552719" w:rsidDel="00655C69">
          <w:rPr>
            <w:shd w:val="clear" w:color="auto" w:fill="FFFFFF"/>
            <w:rPrChange w:id="4216" w:author="Willian" w:date="2016-11-28T20:46:00Z">
              <w:rPr>
                <w:color w:val="414141"/>
                <w:shd w:val="clear" w:color="auto" w:fill="FFFFFF"/>
              </w:rPr>
            </w:rPrChange>
          </w:rPr>
          <w:delText>.</w:delText>
        </w:r>
      </w:del>
    </w:p>
    <w:p w14:paraId="51FB1E5E" w14:textId="77777777" w:rsidR="008313E9" w:rsidRPr="00552719" w:rsidDel="00655C69" w:rsidRDefault="008313E9" w:rsidP="00105795">
      <w:pPr>
        <w:rPr>
          <w:del w:id="4217" w:author="Willian" w:date="2016-11-27T10:05:00Z"/>
          <w:noProof/>
          <w:rPrChange w:id="4218" w:author="Willian" w:date="2016-11-28T20:46:00Z">
            <w:rPr>
              <w:del w:id="4219" w:author="Willian" w:date="2016-11-27T10:05:00Z"/>
              <w:rFonts w:ascii="Menlo" w:hAnsi="Menlo" w:cs="Menlo"/>
              <w:noProof/>
              <w:color w:val="414141"/>
              <w:sz w:val="21"/>
              <w:szCs w:val="21"/>
            </w:rPr>
          </w:rPrChange>
        </w:rPr>
        <w:pPrChange w:id="4220" w:author="Willian" w:date="2016-11-28T21:17:00Z">
          <w:pPr>
            <w:shd w:val="clear" w:color="auto" w:fill="FFFFFF"/>
            <w:spacing w:after="0"/>
            <w:ind w:left="567"/>
            <w:textAlignment w:val="baseline"/>
          </w:pPr>
        </w:pPrChange>
      </w:pPr>
      <w:del w:id="4221" w:author="Willian" w:date="2016-11-27T10:05:00Z">
        <w:r w:rsidRPr="00552719" w:rsidDel="00655C69">
          <w:rPr>
            <w:noProof/>
            <w:color w:val="AA3391"/>
            <w:shd w:val="clear" w:color="auto" w:fill="FFFFFF"/>
            <w:rPrChange w:id="4222" w:author="Willian" w:date="2016-11-28T20:46:00Z">
              <w:rPr>
                <w:rFonts w:ascii="Menlo" w:hAnsi="Menlo" w:cs="Menlo"/>
                <w:noProof/>
                <w:color w:val="AA3391"/>
                <w:sz w:val="18"/>
                <w:szCs w:val="18"/>
                <w:shd w:val="clear" w:color="auto" w:fill="FFFFFF"/>
              </w:rPr>
            </w:rPrChange>
          </w:rPr>
          <w:delText>let</w:delText>
        </w:r>
        <w:r w:rsidRPr="00552719" w:rsidDel="00655C69">
          <w:rPr>
            <w:noProof/>
            <w:shd w:val="clear" w:color="auto" w:fill="FFFFFF"/>
            <w:rPrChange w:id="4223" w:author="Willian" w:date="2016-11-28T20:46:00Z">
              <w:rPr>
                <w:rFonts w:ascii="Menlo" w:hAnsi="Menlo" w:cs="Menlo"/>
                <w:noProof/>
                <w:color w:val="414141"/>
                <w:sz w:val="18"/>
                <w:szCs w:val="18"/>
                <w:shd w:val="clear" w:color="auto" w:fill="FFFFFF"/>
              </w:rPr>
            </w:rPrChange>
          </w:rPr>
          <w:delText xml:space="preserve"> apples = </w:delText>
        </w:r>
        <w:r w:rsidRPr="00552719" w:rsidDel="00655C69">
          <w:rPr>
            <w:noProof/>
            <w:color w:val="1C00CF"/>
            <w:shd w:val="clear" w:color="auto" w:fill="FFFFFF"/>
            <w:rPrChange w:id="4224" w:author="Willian" w:date="2016-11-28T20:46:00Z">
              <w:rPr>
                <w:rFonts w:ascii="Menlo" w:hAnsi="Menlo" w:cs="Menlo"/>
                <w:noProof/>
                <w:color w:val="1C00CF"/>
                <w:sz w:val="18"/>
                <w:szCs w:val="18"/>
                <w:shd w:val="clear" w:color="auto" w:fill="FFFFFF"/>
              </w:rPr>
            </w:rPrChange>
          </w:rPr>
          <w:delText>3</w:delText>
        </w:r>
      </w:del>
    </w:p>
    <w:p w14:paraId="29C8DFBB" w14:textId="77777777" w:rsidR="008313E9" w:rsidRPr="00552719" w:rsidDel="00655C69" w:rsidRDefault="008313E9" w:rsidP="00105795">
      <w:pPr>
        <w:rPr>
          <w:del w:id="4225" w:author="Willian" w:date="2016-11-27T10:05:00Z"/>
          <w:noProof/>
          <w:rPrChange w:id="4226" w:author="Willian" w:date="2016-11-28T20:46:00Z">
            <w:rPr>
              <w:del w:id="4227" w:author="Willian" w:date="2016-11-27T10:05:00Z"/>
              <w:rFonts w:ascii="Menlo" w:hAnsi="Menlo" w:cs="Menlo"/>
              <w:noProof/>
              <w:color w:val="414141"/>
              <w:sz w:val="21"/>
              <w:szCs w:val="21"/>
            </w:rPr>
          </w:rPrChange>
        </w:rPr>
        <w:pPrChange w:id="4228" w:author="Willian" w:date="2016-11-28T21:17:00Z">
          <w:pPr>
            <w:shd w:val="clear" w:color="auto" w:fill="FFFFFF"/>
            <w:spacing w:after="0"/>
            <w:ind w:left="567"/>
            <w:textAlignment w:val="baseline"/>
          </w:pPr>
        </w:pPrChange>
      </w:pPr>
      <w:del w:id="4229" w:author="Willian" w:date="2016-11-27T10:05:00Z">
        <w:r w:rsidRPr="00552719" w:rsidDel="00655C69">
          <w:rPr>
            <w:noProof/>
            <w:color w:val="AA3391"/>
            <w:shd w:val="clear" w:color="auto" w:fill="FFFFFF"/>
            <w:rPrChange w:id="4230" w:author="Willian" w:date="2016-11-28T20:46:00Z">
              <w:rPr>
                <w:rFonts w:ascii="Menlo" w:hAnsi="Menlo" w:cs="Menlo"/>
                <w:noProof/>
                <w:color w:val="AA3391"/>
                <w:sz w:val="18"/>
                <w:szCs w:val="18"/>
                <w:shd w:val="clear" w:color="auto" w:fill="FFFFFF"/>
              </w:rPr>
            </w:rPrChange>
          </w:rPr>
          <w:delText>let</w:delText>
        </w:r>
        <w:r w:rsidRPr="00552719" w:rsidDel="00655C69">
          <w:rPr>
            <w:noProof/>
            <w:shd w:val="clear" w:color="auto" w:fill="FFFFFF"/>
            <w:rPrChange w:id="4231" w:author="Willian" w:date="2016-11-28T20:46:00Z">
              <w:rPr>
                <w:rFonts w:ascii="Menlo" w:hAnsi="Menlo" w:cs="Menlo"/>
                <w:noProof/>
                <w:color w:val="414141"/>
                <w:sz w:val="18"/>
                <w:szCs w:val="18"/>
                <w:shd w:val="clear" w:color="auto" w:fill="FFFFFF"/>
              </w:rPr>
            </w:rPrChange>
          </w:rPr>
          <w:delText xml:space="preserve"> oranges = </w:delText>
        </w:r>
        <w:r w:rsidRPr="00552719" w:rsidDel="00655C69">
          <w:rPr>
            <w:noProof/>
            <w:color w:val="1C00CF"/>
            <w:shd w:val="clear" w:color="auto" w:fill="FFFFFF"/>
            <w:rPrChange w:id="4232" w:author="Willian" w:date="2016-11-28T20:46:00Z">
              <w:rPr>
                <w:rFonts w:ascii="Menlo" w:hAnsi="Menlo" w:cs="Menlo"/>
                <w:noProof/>
                <w:color w:val="1C00CF"/>
                <w:sz w:val="18"/>
                <w:szCs w:val="18"/>
                <w:shd w:val="clear" w:color="auto" w:fill="FFFFFF"/>
              </w:rPr>
            </w:rPrChange>
          </w:rPr>
          <w:delText>5</w:delText>
        </w:r>
      </w:del>
    </w:p>
    <w:p w14:paraId="1A3BCBC6" w14:textId="77777777" w:rsidR="008313E9" w:rsidRPr="00552719" w:rsidDel="00655C69" w:rsidRDefault="008313E9" w:rsidP="00105795">
      <w:pPr>
        <w:rPr>
          <w:del w:id="4233" w:author="Willian" w:date="2016-11-27T10:05:00Z"/>
          <w:noProof/>
          <w:lang w:val="en-US"/>
          <w:rPrChange w:id="4234" w:author="Willian" w:date="2016-11-28T20:46:00Z">
            <w:rPr>
              <w:del w:id="4235" w:author="Willian" w:date="2016-11-27T10:05:00Z"/>
              <w:rFonts w:ascii="Menlo" w:hAnsi="Menlo" w:cs="Menlo"/>
              <w:noProof/>
              <w:color w:val="414141"/>
              <w:sz w:val="21"/>
              <w:szCs w:val="21"/>
              <w:lang w:val="en-US"/>
            </w:rPr>
          </w:rPrChange>
        </w:rPr>
        <w:pPrChange w:id="4236" w:author="Willian" w:date="2016-11-28T21:17:00Z">
          <w:pPr>
            <w:shd w:val="clear" w:color="auto" w:fill="FFFFFF"/>
            <w:spacing w:after="0"/>
            <w:ind w:left="567"/>
            <w:textAlignment w:val="baseline"/>
          </w:pPr>
        </w:pPrChange>
      </w:pPr>
      <w:del w:id="4237" w:author="Willian" w:date="2016-11-27T10:05:00Z">
        <w:r w:rsidRPr="00552719" w:rsidDel="00655C69">
          <w:rPr>
            <w:noProof/>
            <w:color w:val="AA3391"/>
            <w:shd w:val="clear" w:color="auto" w:fill="FFFFFF"/>
            <w:lang w:val="en-US"/>
            <w:rPrChange w:id="4238"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239" w:author="Willian" w:date="2016-11-28T20:46:00Z">
              <w:rPr>
                <w:rFonts w:ascii="Menlo" w:hAnsi="Menlo" w:cs="Menlo"/>
                <w:noProof/>
                <w:color w:val="414141"/>
                <w:sz w:val="18"/>
                <w:szCs w:val="18"/>
                <w:shd w:val="clear" w:color="auto" w:fill="FFFFFF"/>
                <w:lang w:val="en-US"/>
              </w:rPr>
            </w:rPrChange>
          </w:rPr>
          <w:delText xml:space="preserve"> appleSummary = "I have \(apples) apples."</w:delText>
        </w:r>
      </w:del>
    </w:p>
    <w:p w14:paraId="03051F4F" w14:textId="77777777" w:rsidR="008313E9" w:rsidRPr="00552719" w:rsidDel="00655C69" w:rsidRDefault="008313E9" w:rsidP="00105795">
      <w:pPr>
        <w:rPr>
          <w:del w:id="4240" w:author="Willian" w:date="2016-11-27T10:05:00Z"/>
          <w:noProof/>
          <w:shd w:val="clear" w:color="auto" w:fill="FFFFFF"/>
          <w:lang w:val="en-US"/>
          <w:rPrChange w:id="4241" w:author="Willian" w:date="2016-11-28T20:46:00Z">
            <w:rPr>
              <w:del w:id="4242" w:author="Willian" w:date="2016-11-27T10:05:00Z"/>
              <w:rFonts w:ascii="Menlo" w:hAnsi="Menlo" w:cs="Menlo"/>
              <w:noProof/>
              <w:color w:val="C41A16"/>
              <w:sz w:val="18"/>
              <w:szCs w:val="18"/>
              <w:shd w:val="clear" w:color="auto" w:fill="FFFFFF"/>
              <w:lang w:val="en-US"/>
            </w:rPr>
          </w:rPrChange>
        </w:rPr>
        <w:pPrChange w:id="4243" w:author="Willian" w:date="2016-11-28T21:17:00Z">
          <w:pPr>
            <w:shd w:val="clear" w:color="auto" w:fill="FFFFFF"/>
            <w:spacing w:after="0"/>
            <w:ind w:left="567"/>
            <w:textAlignment w:val="baseline"/>
          </w:pPr>
        </w:pPrChange>
      </w:pPr>
      <w:del w:id="4244" w:author="Willian" w:date="2016-11-27T10:05:00Z">
        <w:r w:rsidRPr="00552719" w:rsidDel="00655C69">
          <w:rPr>
            <w:noProof/>
            <w:color w:val="AA3391"/>
            <w:shd w:val="clear" w:color="auto" w:fill="FFFFFF"/>
            <w:lang w:val="en-US"/>
            <w:rPrChange w:id="4245" w:author="Willian" w:date="2016-11-28T20:46:00Z">
              <w:rPr>
                <w:rFonts w:ascii="Menlo" w:hAnsi="Menlo" w:cs="Menlo"/>
                <w:noProof/>
                <w:color w:val="AA3391"/>
                <w:sz w:val="18"/>
                <w:szCs w:val="18"/>
                <w:shd w:val="clear" w:color="auto" w:fill="FFFFFF"/>
                <w:lang w:val="en-US"/>
              </w:rPr>
            </w:rPrChange>
          </w:rPr>
          <w:delText>let</w:delText>
        </w:r>
        <w:r w:rsidRPr="00552719" w:rsidDel="00655C69">
          <w:rPr>
            <w:noProof/>
            <w:shd w:val="clear" w:color="auto" w:fill="FFFFFF"/>
            <w:lang w:val="en-US"/>
            <w:rPrChange w:id="4246" w:author="Willian" w:date="2016-11-28T20:46:00Z">
              <w:rPr>
                <w:rFonts w:ascii="Menlo" w:hAnsi="Menlo" w:cs="Menlo"/>
                <w:noProof/>
                <w:color w:val="414141"/>
                <w:sz w:val="18"/>
                <w:szCs w:val="18"/>
                <w:shd w:val="clear" w:color="auto" w:fill="FFFFFF"/>
                <w:lang w:val="en-US"/>
              </w:rPr>
            </w:rPrChange>
          </w:rPr>
          <w:delText xml:space="preserve"> fruitSummary = "I have \(apples + oranges) pieces of fruit."</w:delText>
        </w:r>
      </w:del>
    </w:p>
    <w:p w14:paraId="768ECBE6" w14:textId="77777777" w:rsidR="00432D6D" w:rsidRPr="00552719" w:rsidDel="00655C69" w:rsidRDefault="00432D6D" w:rsidP="00105795">
      <w:pPr>
        <w:rPr>
          <w:del w:id="4247" w:author="Willian" w:date="2016-11-27T10:05:00Z"/>
          <w:noProof/>
          <w:lang w:val="en-US"/>
          <w:rPrChange w:id="4248" w:author="Willian" w:date="2016-11-28T20:46:00Z">
            <w:rPr>
              <w:del w:id="4249" w:author="Willian" w:date="2016-11-27T10:05:00Z"/>
              <w:rFonts w:ascii="Menlo" w:hAnsi="Menlo" w:cs="Menlo"/>
              <w:noProof/>
              <w:color w:val="414141"/>
              <w:sz w:val="21"/>
              <w:szCs w:val="21"/>
              <w:lang w:val="en-US"/>
            </w:rPr>
          </w:rPrChange>
        </w:rPr>
        <w:pPrChange w:id="4250" w:author="Willian" w:date="2016-11-28T21:17:00Z">
          <w:pPr>
            <w:shd w:val="clear" w:color="auto" w:fill="FFFFFF"/>
            <w:spacing w:after="0"/>
            <w:ind w:left="567"/>
            <w:textAlignment w:val="baseline"/>
          </w:pPr>
        </w:pPrChange>
      </w:pPr>
    </w:p>
    <w:p w14:paraId="5F312B38" w14:textId="77777777" w:rsidR="008313E9" w:rsidRPr="00552719" w:rsidDel="00655C69" w:rsidRDefault="00432D6D" w:rsidP="00105795">
      <w:pPr>
        <w:rPr>
          <w:del w:id="4251" w:author="Willian" w:date="2016-11-27T10:05:00Z"/>
          <w:noProof/>
          <w:rPrChange w:id="4252" w:author="Willian" w:date="2016-11-28T20:46:00Z">
            <w:rPr>
              <w:del w:id="4253" w:author="Willian" w:date="2016-11-27T10:05:00Z"/>
              <w:noProof/>
            </w:rPr>
          </w:rPrChange>
        </w:rPr>
        <w:pPrChange w:id="4254" w:author="Willian" w:date="2016-11-28T21:17:00Z">
          <w:pPr>
            <w:pStyle w:val="Ttulo3"/>
          </w:pPr>
        </w:pPrChange>
      </w:pPr>
      <w:del w:id="4255" w:author="Willian" w:date="2016-11-27T10:05:00Z">
        <w:r w:rsidRPr="00552719" w:rsidDel="00655C69">
          <w:rPr>
            <w:noProof/>
            <w:rPrChange w:id="4256" w:author="Willian" w:date="2016-11-28T20:46:00Z">
              <w:rPr>
                <w:noProof/>
              </w:rPr>
            </w:rPrChange>
          </w:rPr>
          <w:delText>Opcionais</w:delText>
        </w:r>
      </w:del>
    </w:p>
    <w:p w14:paraId="7C53ED10" w14:textId="77777777" w:rsidR="008313E9" w:rsidRPr="00552719" w:rsidDel="00655C69" w:rsidRDefault="008313E9" w:rsidP="00105795">
      <w:pPr>
        <w:rPr>
          <w:del w:id="4257" w:author="Willian" w:date="2016-11-27T10:05:00Z"/>
          <w:rPrChange w:id="4258" w:author="Willian" w:date="2016-11-28T20:46:00Z">
            <w:rPr>
              <w:del w:id="4259" w:author="Willian" w:date="2016-11-27T10:05:00Z"/>
              <w:color w:val="auto"/>
            </w:rPr>
          </w:rPrChange>
        </w:rPr>
        <w:pPrChange w:id="4260" w:author="Willian" w:date="2016-11-28T21:17:00Z">
          <w:pPr/>
        </w:pPrChange>
      </w:pPr>
      <w:del w:id="4261" w:author="Willian" w:date="2016-11-27T10:05:00Z">
        <w:r w:rsidRPr="00552719" w:rsidDel="00655C69">
          <w:rPr>
            <w:shd w:val="clear" w:color="auto" w:fill="FFFFFF"/>
            <w:rPrChange w:id="4262" w:author="Willian" w:date="2016-11-28T20:46:00Z">
              <w:rPr>
                <w:color w:val="414141"/>
                <w:shd w:val="clear" w:color="auto" w:fill="FFFFFF"/>
              </w:rPr>
            </w:rPrChange>
          </w:rPr>
          <w:delText xml:space="preserve">Use </w:delText>
        </w:r>
        <w:r w:rsidRPr="00552719" w:rsidDel="00655C69">
          <w:rPr>
            <w:bCs/>
            <w:shd w:val="clear" w:color="auto" w:fill="FFFFFF"/>
            <w:rPrChange w:id="4263" w:author="Willian" w:date="2016-11-28T20:46:00Z">
              <w:rPr>
                <w:b/>
                <w:bCs/>
                <w:color w:val="414141"/>
                <w:shd w:val="clear" w:color="auto" w:fill="FFFFFF"/>
              </w:rPr>
            </w:rPrChange>
          </w:rPr>
          <w:delText>optionals</w:delText>
        </w:r>
        <w:r w:rsidRPr="00552719" w:rsidDel="00655C69">
          <w:rPr>
            <w:shd w:val="clear" w:color="auto" w:fill="FFFFFF"/>
            <w:rPrChange w:id="4264" w:author="Willian" w:date="2016-11-28T20:46:00Z">
              <w:rPr>
                <w:color w:val="414141"/>
                <w:shd w:val="clear" w:color="auto" w:fill="FFFFFF"/>
              </w:rPr>
            </w:rPrChange>
          </w:rPr>
          <w:delText xml:space="preserve"> para trabalhar com valores que podem estar ausentes. Um valor opcional pode conter um valor ou pode conter </w:delText>
        </w:r>
        <w:r w:rsidRPr="00552719" w:rsidDel="00655C69">
          <w:rPr>
            <w:bCs/>
            <w:shd w:val="clear" w:color="auto" w:fill="FFFFFF"/>
            <w:rPrChange w:id="4265" w:author="Willian" w:date="2016-11-28T20:46:00Z">
              <w:rPr>
                <w:b/>
                <w:bCs/>
                <w:color w:val="414141"/>
                <w:shd w:val="clear" w:color="auto" w:fill="FFFFFF"/>
              </w:rPr>
            </w:rPrChange>
          </w:rPr>
          <w:delText xml:space="preserve">nil </w:delText>
        </w:r>
        <w:r w:rsidRPr="00552719" w:rsidDel="00655C69">
          <w:rPr>
            <w:shd w:val="clear" w:color="auto" w:fill="FFFFFF"/>
            <w:rPrChange w:id="4266" w:author="Willian" w:date="2016-11-28T20:46:00Z">
              <w:rPr>
                <w:color w:val="414141"/>
                <w:shd w:val="clear" w:color="auto" w:fill="FFFFFF"/>
              </w:rPr>
            </w:rPrChange>
          </w:rPr>
          <w:delText xml:space="preserve">(nenhum valor) para indicar que o valor está ausente. Coloque um ponto de interrogação ( </w:delText>
        </w:r>
        <w:r w:rsidRPr="00552719" w:rsidDel="00655C69">
          <w:rPr>
            <w:bCs/>
            <w:shd w:val="clear" w:color="auto" w:fill="FFFFFF"/>
            <w:rPrChange w:id="4267" w:author="Willian" w:date="2016-11-28T20:46:00Z">
              <w:rPr>
                <w:b/>
                <w:bCs/>
                <w:color w:val="414141"/>
                <w:shd w:val="clear" w:color="auto" w:fill="FFFFFF"/>
              </w:rPr>
            </w:rPrChange>
          </w:rPr>
          <w:delText>?</w:delText>
        </w:r>
        <w:r w:rsidRPr="00552719" w:rsidDel="00655C69">
          <w:rPr>
            <w:shd w:val="clear" w:color="auto" w:fill="FFFFFF"/>
            <w:rPrChange w:id="4268" w:author="Willian" w:date="2016-11-28T20:46:00Z">
              <w:rPr>
                <w:color w:val="414141"/>
                <w:shd w:val="clear" w:color="auto" w:fill="FFFFFF"/>
              </w:rPr>
            </w:rPrChange>
          </w:rPr>
          <w:delText>) após o tipo de um valor para marcá-lo como opcional.</w:delText>
        </w:r>
      </w:del>
    </w:p>
    <w:p w14:paraId="3ABA8A54" w14:textId="77777777" w:rsidR="008313E9" w:rsidRPr="00552719" w:rsidDel="00655C69" w:rsidRDefault="008313E9" w:rsidP="00105795">
      <w:pPr>
        <w:rPr>
          <w:del w:id="4269" w:author="Willian" w:date="2016-11-27T10:05:00Z"/>
          <w:noProof/>
          <w:color w:val="FFFFFF"/>
          <w:rPrChange w:id="4270" w:author="Willian" w:date="2016-11-28T20:46:00Z">
            <w:rPr>
              <w:del w:id="4271" w:author="Willian" w:date="2016-11-27T10:05:00Z"/>
              <w:rFonts w:ascii="Menlo" w:hAnsi="Menlo" w:cs="Menlo"/>
              <w:noProof/>
              <w:color w:val="FFFFFF"/>
              <w:sz w:val="21"/>
              <w:szCs w:val="21"/>
            </w:rPr>
          </w:rPrChange>
        </w:rPr>
        <w:pPrChange w:id="4272" w:author="Willian" w:date="2016-11-28T21:17:00Z">
          <w:pPr>
            <w:numPr>
              <w:numId w:val="4"/>
            </w:numPr>
            <w:shd w:val="clear" w:color="auto" w:fill="FFFFFF"/>
            <w:tabs>
              <w:tab w:val="num" w:pos="720"/>
            </w:tabs>
            <w:spacing w:after="0"/>
            <w:ind w:left="720" w:hanging="360"/>
            <w:textAlignment w:val="baseline"/>
          </w:pPr>
        </w:pPrChange>
      </w:pPr>
      <w:del w:id="4273" w:author="Willian" w:date="2016-11-27T10:05:00Z">
        <w:r w:rsidRPr="00552719" w:rsidDel="00655C69">
          <w:rPr>
            <w:noProof/>
            <w:color w:val="AA3391"/>
            <w:shd w:val="clear" w:color="auto" w:fill="FFFFFF"/>
            <w:rPrChange w:id="4274" w:author="Willian" w:date="2016-11-28T20:46:00Z">
              <w:rPr>
                <w:rFonts w:ascii="Menlo" w:hAnsi="Menlo" w:cs="Menlo"/>
                <w:noProof/>
                <w:color w:val="AA3391"/>
                <w:sz w:val="18"/>
                <w:szCs w:val="18"/>
                <w:shd w:val="clear" w:color="auto" w:fill="FFFFFF"/>
              </w:rPr>
            </w:rPrChange>
          </w:rPr>
          <w:delText>let</w:delText>
        </w:r>
        <w:r w:rsidRPr="00552719" w:rsidDel="00655C69">
          <w:rPr>
            <w:noProof/>
            <w:sz w:val="19"/>
            <w:szCs w:val="19"/>
            <w:shd w:val="clear" w:color="auto" w:fill="FFFFFF"/>
            <w:rPrChange w:id="4275" w:author="Willian" w:date="2016-11-28T20:46:00Z">
              <w:rPr>
                <w:rFonts w:ascii="Menlo" w:hAnsi="Menlo" w:cs="Menlo"/>
                <w:noProof/>
                <w:sz w:val="19"/>
                <w:szCs w:val="19"/>
                <w:shd w:val="clear" w:color="auto" w:fill="FFFFFF"/>
              </w:rPr>
            </w:rPrChange>
          </w:rPr>
          <w:delText xml:space="preserve"> </w:delText>
        </w:r>
        <w:r w:rsidRPr="00552719" w:rsidDel="00655C69">
          <w:rPr>
            <w:noProof/>
            <w:shd w:val="clear" w:color="auto" w:fill="FFFFFF"/>
            <w:rPrChange w:id="4276" w:author="Willian" w:date="2016-11-28T20:46:00Z">
              <w:rPr>
                <w:rFonts w:ascii="Menlo" w:hAnsi="Menlo" w:cs="Menlo"/>
                <w:noProof/>
                <w:color w:val="3F6E74"/>
                <w:sz w:val="18"/>
                <w:szCs w:val="18"/>
                <w:shd w:val="clear" w:color="auto" w:fill="FFFFFF"/>
              </w:rPr>
            </w:rPrChange>
          </w:rPr>
          <w:delText>optionalInt</w:delText>
        </w:r>
        <w:r w:rsidRPr="00552719" w:rsidDel="00655C69">
          <w:rPr>
            <w:noProof/>
            <w:sz w:val="19"/>
            <w:szCs w:val="19"/>
            <w:shd w:val="clear" w:color="auto" w:fill="FFFFFF"/>
            <w:rPrChange w:id="4277" w:author="Willian" w:date="2016-11-28T20:46:00Z">
              <w:rPr>
                <w:rFonts w:ascii="Menlo" w:hAnsi="Menlo" w:cs="Menlo"/>
                <w:noProof/>
                <w:sz w:val="19"/>
                <w:szCs w:val="19"/>
                <w:shd w:val="clear" w:color="auto" w:fill="FFFFFF"/>
              </w:rPr>
            </w:rPrChange>
          </w:rPr>
          <w:delText xml:space="preserve">: </w:delText>
        </w:r>
        <w:r w:rsidRPr="00552719" w:rsidDel="00655C69">
          <w:rPr>
            <w:noProof/>
            <w:color w:val="5C2699"/>
            <w:shd w:val="clear" w:color="auto" w:fill="FFFFFF"/>
            <w:rPrChange w:id="4278" w:author="Willian" w:date="2016-11-28T20:46:00Z">
              <w:rPr>
                <w:rFonts w:ascii="Menlo" w:hAnsi="Menlo" w:cs="Menlo"/>
                <w:noProof/>
                <w:color w:val="5C2699"/>
                <w:sz w:val="18"/>
                <w:szCs w:val="18"/>
                <w:shd w:val="clear" w:color="auto" w:fill="FFFFFF"/>
              </w:rPr>
            </w:rPrChange>
          </w:rPr>
          <w:delText>Int</w:delText>
        </w:r>
        <w:r w:rsidRPr="00552719" w:rsidDel="00655C69">
          <w:rPr>
            <w:noProof/>
            <w:sz w:val="19"/>
            <w:szCs w:val="19"/>
            <w:shd w:val="clear" w:color="auto" w:fill="FFFFFF"/>
            <w:rPrChange w:id="4279" w:author="Willian" w:date="2016-11-28T20:46:00Z">
              <w:rPr>
                <w:rFonts w:ascii="Menlo" w:hAnsi="Menlo" w:cs="Menlo"/>
                <w:noProof/>
                <w:sz w:val="19"/>
                <w:szCs w:val="19"/>
                <w:shd w:val="clear" w:color="auto" w:fill="FFFFFF"/>
              </w:rPr>
            </w:rPrChange>
          </w:rPr>
          <w:delText xml:space="preserve">? = </w:delText>
        </w:r>
        <w:r w:rsidRPr="00552719" w:rsidDel="00655C69">
          <w:rPr>
            <w:noProof/>
            <w:color w:val="1C00CF"/>
            <w:shd w:val="clear" w:color="auto" w:fill="FFFFFF"/>
            <w:rPrChange w:id="4280" w:author="Willian" w:date="2016-11-28T20:46:00Z">
              <w:rPr>
                <w:rFonts w:ascii="Menlo" w:hAnsi="Menlo" w:cs="Menlo"/>
                <w:noProof/>
                <w:color w:val="1C00CF"/>
                <w:sz w:val="18"/>
                <w:szCs w:val="18"/>
                <w:shd w:val="clear" w:color="auto" w:fill="FFFFFF"/>
              </w:rPr>
            </w:rPrChange>
          </w:rPr>
          <w:delText>9</w:delText>
        </w:r>
      </w:del>
    </w:p>
    <w:p w14:paraId="21599AC0" w14:textId="77777777" w:rsidR="008313E9" w:rsidRPr="00552719" w:rsidDel="00655C69" w:rsidRDefault="008313E9" w:rsidP="00105795">
      <w:pPr>
        <w:rPr>
          <w:del w:id="4281" w:author="Willian" w:date="2016-11-27T10:05:00Z"/>
          <w:rPrChange w:id="4282" w:author="Willian" w:date="2016-11-28T20:46:00Z">
            <w:rPr>
              <w:del w:id="4283" w:author="Willian" w:date="2016-11-27T10:05:00Z"/>
              <w:rFonts w:ascii="Times New Roman" w:eastAsia="Times New Roman" w:hAnsi="Times New Roman"/>
              <w:color w:val="auto"/>
              <w:sz w:val="24"/>
              <w:szCs w:val="24"/>
            </w:rPr>
          </w:rPrChange>
        </w:rPr>
        <w:pPrChange w:id="4284" w:author="Willian" w:date="2016-11-28T21:17:00Z">
          <w:pPr/>
        </w:pPrChange>
      </w:pPr>
    </w:p>
    <w:p w14:paraId="05927040" w14:textId="77777777" w:rsidR="008313E9" w:rsidRPr="00552719" w:rsidDel="00655C69" w:rsidRDefault="008313E9" w:rsidP="00105795">
      <w:pPr>
        <w:rPr>
          <w:del w:id="4285" w:author="Willian" w:date="2016-11-27T10:05:00Z"/>
          <w:rPrChange w:id="4286" w:author="Willian" w:date="2016-11-28T20:46:00Z">
            <w:rPr>
              <w:del w:id="4287" w:author="Willian" w:date="2016-11-27T10:05:00Z"/>
              <w:rFonts w:ascii="Times New Roman" w:hAnsi="Times New Roman"/>
              <w:color w:val="auto"/>
              <w:sz w:val="24"/>
              <w:szCs w:val="24"/>
            </w:rPr>
          </w:rPrChange>
        </w:rPr>
        <w:pPrChange w:id="4288" w:author="Willian" w:date="2016-11-28T21:17:00Z">
          <w:pPr/>
        </w:pPrChange>
      </w:pPr>
      <w:del w:id="4289" w:author="Willian" w:date="2016-11-27T10:05:00Z">
        <w:r w:rsidRPr="00552719" w:rsidDel="00655C69">
          <w:rPr>
            <w:rPrChange w:id="4290" w:author="Willian" w:date="2016-11-28T20:46:00Z">
              <w:rPr/>
            </w:rPrChange>
          </w:rPr>
          <w:delText xml:space="preserve">Para obter o valor subjacente de um opcional, </w:delText>
        </w:r>
        <w:commentRangeStart w:id="4291"/>
        <w:r w:rsidRPr="00552719" w:rsidDel="00655C69">
          <w:rPr>
            <w:rPrChange w:id="4292" w:author="Willian" w:date="2016-11-28T20:46:00Z">
              <w:rPr/>
            </w:rPrChange>
          </w:rPr>
          <w:delText xml:space="preserve">“desembrulhe-o”. </w:delText>
        </w:r>
        <w:commentRangeEnd w:id="4291"/>
        <w:r w:rsidR="00F810AF" w:rsidRPr="00552719" w:rsidDel="00655C69">
          <w:rPr>
            <w:rStyle w:val="Refdecomentrio"/>
            <w:b/>
            <w:color w:val="7030A0"/>
            <w:rPrChange w:id="4293" w:author="Willian" w:date="2016-11-28T20:46:00Z">
              <w:rPr>
                <w:rStyle w:val="Refdecomentrio"/>
              </w:rPr>
            </w:rPrChange>
          </w:rPr>
          <w:commentReference w:id="4291"/>
        </w:r>
        <w:r w:rsidRPr="00552719" w:rsidDel="00655C69">
          <w:rPr>
            <w:rPrChange w:id="4294" w:author="Willian" w:date="2016-11-28T20:46:00Z">
              <w:rPr/>
            </w:rPrChange>
          </w:rPr>
          <w:delText xml:space="preserve">Você vai aprender a </w:delText>
        </w:r>
        <w:commentRangeStart w:id="4295"/>
        <w:commentRangeStart w:id="4296"/>
        <w:r w:rsidRPr="00552719" w:rsidDel="00655C69">
          <w:rPr>
            <w:rPrChange w:id="4297" w:author="Willian" w:date="2016-11-28T20:46:00Z">
              <w:rPr/>
            </w:rPrChange>
          </w:rPr>
          <w:delText>desembrulhar</w:delText>
        </w:r>
        <w:commentRangeEnd w:id="4295"/>
        <w:r w:rsidR="00F810AF" w:rsidRPr="00552719" w:rsidDel="00655C69">
          <w:rPr>
            <w:rStyle w:val="Refdecomentrio"/>
            <w:b/>
            <w:color w:val="7030A0"/>
            <w:rPrChange w:id="4298" w:author="Willian" w:date="2016-11-28T20:46:00Z">
              <w:rPr>
                <w:rStyle w:val="Refdecomentrio"/>
              </w:rPr>
            </w:rPrChange>
          </w:rPr>
          <w:commentReference w:id="4295"/>
        </w:r>
        <w:commentRangeEnd w:id="4296"/>
        <w:r w:rsidR="00BA2A4A" w:rsidRPr="00552719" w:rsidDel="00655C69">
          <w:rPr>
            <w:rStyle w:val="Refdecomentrio"/>
            <w:b/>
            <w:color w:val="7030A0"/>
            <w:rPrChange w:id="4299" w:author="Willian" w:date="2016-11-28T20:46:00Z">
              <w:rPr>
                <w:rStyle w:val="Refdecomentrio"/>
              </w:rPr>
            </w:rPrChange>
          </w:rPr>
          <w:commentReference w:id="4296"/>
        </w:r>
        <w:r w:rsidRPr="00552719" w:rsidDel="00655C69">
          <w:rPr>
            <w:rPrChange w:id="4300" w:author="Willian" w:date="2016-11-28T20:46:00Z">
              <w:rPr/>
            </w:rPrChange>
          </w:rPr>
          <w:delText xml:space="preserve"> uma variável mais tarde, mas a maneira mais simples para fazer isto é usando o operador </w:delText>
        </w:r>
        <w:r w:rsidRPr="00552719" w:rsidDel="00655C69">
          <w:rPr>
            <w:bCs/>
            <w:rPrChange w:id="4301" w:author="Willian" w:date="2016-11-28T20:46:00Z">
              <w:rPr>
                <w:b/>
                <w:bCs/>
              </w:rPr>
            </w:rPrChange>
          </w:rPr>
          <w:delText xml:space="preserve">unwrap ( !). </w:delText>
        </w:r>
        <w:r w:rsidRPr="00552719" w:rsidDel="00655C69">
          <w:rPr>
            <w:rPrChange w:id="4302" w:author="Willian" w:date="2016-11-28T20:46:00Z">
              <w:rPr/>
            </w:rPrChange>
          </w:rPr>
          <w:delText xml:space="preserve">Só utilize o operador </w:delText>
        </w:r>
        <w:r w:rsidRPr="00552719" w:rsidDel="00655C69">
          <w:rPr>
            <w:bCs/>
            <w:rPrChange w:id="4303" w:author="Willian" w:date="2016-11-28T20:46:00Z">
              <w:rPr>
                <w:b/>
                <w:bCs/>
              </w:rPr>
            </w:rPrChange>
          </w:rPr>
          <w:delText>unwrap</w:delText>
        </w:r>
        <w:r w:rsidRPr="00552719" w:rsidDel="00655C69">
          <w:rPr>
            <w:rPrChange w:id="4304" w:author="Willian" w:date="2016-11-28T20:46:00Z">
              <w:rPr/>
            </w:rPrChange>
          </w:rPr>
          <w:delText xml:space="preserve"> se tiver certeza que o valor subjacente não é </w:delText>
        </w:r>
        <w:r w:rsidRPr="00552719" w:rsidDel="00655C69">
          <w:rPr>
            <w:color w:val="AA3391"/>
            <w:shd w:val="clear" w:color="auto" w:fill="FFFFFF"/>
            <w:rPrChange w:id="4305" w:author="Willian" w:date="2016-11-28T20:46:00Z">
              <w:rPr>
                <w:rFonts w:ascii="Menlo" w:hAnsi="Menlo" w:cs="Menlo"/>
                <w:color w:val="AA3391"/>
                <w:sz w:val="18"/>
                <w:szCs w:val="18"/>
                <w:shd w:val="clear" w:color="auto" w:fill="FFFFFF"/>
              </w:rPr>
            </w:rPrChange>
          </w:rPr>
          <w:delText>nil</w:delText>
        </w:r>
        <w:r w:rsidRPr="00552719" w:rsidDel="00655C69">
          <w:rPr>
            <w:bCs/>
            <w:rPrChange w:id="4306" w:author="Willian" w:date="2016-11-28T20:46:00Z">
              <w:rPr>
                <w:b/>
                <w:bCs/>
              </w:rPr>
            </w:rPrChange>
          </w:rPr>
          <w:delText>.</w:delText>
        </w:r>
      </w:del>
    </w:p>
    <w:p w14:paraId="5DE8F913" w14:textId="77777777" w:rsidR="00BA2A4A" w:rsidRPr="00552719" w:rsidDel="00655C69" w:rsidRDefault="008313E9" w:rsidP="00105795">
      <w:pPr>
        <w:rPr>
          <w:del w:id="4307" w:author="Willian" w:date="2016-11-27T10:05:00Z"/>
          <w:noProof/>
          <w:rPrChange w:id="4308" w:author="Willian" w:date="2016-11-28T20:46:00Z">
            <w:rPr>
              <w:del w:id="4309" w:author="Willian" w:date="2016-11-27T10:05:00Z"/>
              <w:noProof/>
            </w:rPr>
          </w:rPrChange>
        </w:rPr>
        <w:pPrChange w:id="4310" w:author="Willian" w:date="2016-11-28T21:17:00Z">
          <w:pPr>
            <w:shd w:val="clear" w:color="auto" w:fill="FFFFFF"/>
            <w:spacing w:after="0"/>
            <w:ind w:left="567"/>
            <w:textAlignment w:val="baseline"/>
          </w:pPr>
        </w:pPrChange>
      </w:pPr>
      <w:del w:id="4311" w:author="Willian" w:date="2016-11-27T10:05:00Z">
        <w:r w:rsidRPr="00552719" w:rsidDel="00655C69">
          <w:rPr>
            <w:noProof/>
            <w:color w:val="AA3391"/>
            <w:shd w:val="clear" w:color="auto" w:fill="FFFFFF"/>
            <w:rPrChange w:id="4312" w:author="Willian" w:date="2016-11-28T20:46:00Z">
              <w:rPr>
                <w:rFonts w:ascii="Menlo" w:hAnsi="Menlo" w:cs="Menlo"/>
                <w:noProof/>
                <w:color w:val="AA3391"/>
                <w:sz w:val="18"/>
                <w:szCs w:val="18"/>
                <w:shd w:val="clear" w:color="auto" w:fill="FFFFFF"/>
              </w:rPr>
            </w:rPrChange>
          </w:rPr>
          <w:delText>let</w:delText>
        </w:r>
        <w:r w:rsidRPr="00552719" w:rsidDel="00655C69">
          <w:rPr>
            <w:noProof/>
            <w:shd w:val="clear" w:color="auto" w:fill="FFFFFF"/>
            <w:rPrChange w:id="4313" w:author="Willian" w:date="2016-11-28T20:46:00Z">
              <w:rPr>
                <w:rFonts w:ascii="Menlo" w:hAnsi="Menlo" w:cs="Menlo"/>
                <w:noProof/>
                <w:sz w:val="18"/>
                <w:szCs w:val="18"/>
                <w:shd w:val="clear" w:color="auto" w:fill="FFFFFF"/>
              </w:rPr>
            </w:rPrChange>
          </w:rPr>
          <w:delText xml:space="preserve"> actualInt: </w:delText>
        </w:r>
        <w:r w:rsidRPr="00552719" w:rsidDel="00655C69">
          <w:rPr>
            <w:noProof/>
            <w:color w:val="5C2699"/>
            <w:shd w:val="clear" w:color="auto" w:fill="FFFFFF"/>
            <w:rPrChange w:id="4314" w:author="Willian" w:date="2016-11-28T20:46:00Z">
              <w:rPr>
                <w:rFonts w:ascii="Menlo" w:hAnsi="Menlo" w:cs="Menlo"/>
                <w:noProof/>
                <w:color w:val="5C2699"/>
                <w:sz w:val="18"/>
                <w:szCs w:val="18"/>
                <w:shd w:val="clear" w:color="auto" w:fill="FFFFFF"/>
              </w:rPr>
            </w:rPrChange>
          </w:rPr>
          <w:delText>Int</w:delText>
        </w:r>
        <w:r w:rsidRPr="00552719" w:rsidDel="00655C69">
          <w:rPr>
            <w:noProof/>
            <w:shd w:val="clear" w:color="auto" w:fill="FFFFFF"/>
            <w:rPrChange w:id="4315" w:author="Willian" w:date="2016-11-28T20:46:00Z">
              <w:rPr>
                <w:rFonts w:ascii="Menlo" w:hAnsi="Menlo" w:cs="Menlo"/>
                <w:noProof/>
                <w:sz w:val="18"/>
                <w:szCs w:val="18"/>
                <w:shd w:val="clear" w:color="auto" w:fill="FFFFFF"/>
              </w:rPr>
            </w:rPrChange>
          </w:rPr>
          <w:delText xml:space="preserve"> = optionalInt!</w:delText>
        </w:r>
      </w:del>
    </w:p>
    <w:p w14:paraId="4DA84616" w14:textId="77777777" w:rsidR="008313E9" w:rsidRPr="00552719" w:rsidDel="00655C69" w:rsidRDefault="008313E9" w:rsidP="00105795">
      <w:pPr>
        <w:rPr>
          <w:del w:id="4316" w:author="Willian" w:date="2016-11-27T10:05:00Z"/>
          <w:rPrChange w:id="4317" w:author="Willian" w:date="2016-11-28T20:46:00Z">
            <w:rPr>
              <w:del w:id="4318" w:author="Willian" w:date="2016-11-27T10:05:00Z"/>
              <w:rFonts w:ascii="Arial" w:hAnsi="Arial"/>
              <w:color w:val="FFFFFF"/>
              <w:sz w:val="21"/>
              <w:szCs w:val="21"/>
            </w:rPr>
          </w:rPrChange>
        </w:rPr>
        <w:pPrChange w:id="4319" w:author="Willian" w:date="2016-11-28T21:17:00Z">
          <w:pPr>
            <w:numPr>
              <w:numId w:val="5"/>
            </w:numPr>
            <w:shd w:val="clear" w:color="auto" w:fill="FFFFFF"/>
            <w:tabs>
              <w:tab w:val="num" w:pos="720"/>
            </w:tabs>
            <w:spacing w:after="0"/>
            <w:ind w:left="720" w:hanging="360"/>
            <w:textAlignment w:val="baseline"/>
          </w:pPr>
        </w:pPrChange>
      </w:pPr>
    </w:p>
    <w:p w14:paraId="4B95A151" w14:textId="77777777" w:rsidR="008313E9" w:rsidRPr="00552719" w:rsidDel="00655C69" w:rsidRDefault="008313E9" w:rsidP="00105795">
      <w:pPr>
        <w:rPr>
          <w:del w:id="4320" w:author="Willian" w:date="2016-11-27T10:05:00Z"/>
          <w:rPrChange w:id="4321" w:author="Willian" w:date="2016-11-28T20:46:00Z">
            <w:rPr>
              <w:del w:id="4322" w:author="Willian" w:date="2016-11-27T10:05:00Z"/>
              <w:rFonts w:ascii="Times New Roman" w:hAnsi="Times New Roman"/>
              <w:color w:val="auto"/>
              <w:sz w:val="24"/>
              <w:szCs w:val="24"/>
            </w:rPr>
          </w:rPrChange>
        </w:rPr>
        <w:pPrChange w:id="4323" w:author="Willian" w:date="2016-11-28T21:17:00Z">
          <w:pPr/>
        </w:pPrChange>
      </w:pPr>
      <w:del w:id="4324" w:author="Willian" w:date="2016-11-27T10:05:00Z">
        <w:r w:rsidRPr="00552719" w:rsidDel="00655C69">
          <w:rPr>
            <w:rPrChange w:id="4325" w:author="Willian" w:date="2016-11-28T20:46:00Z">
              <w:rPr/>
            </w:rPrChange>
          </w:rPr>
          <w:delText xml:space="preserve">Opcionais estão presentes em Swift, e são muito úteis para muitas situações em que um valor pode ou não estar presente. Eles são especialmente </w:delText>
        </w:r>
      </w:del>
      <w:del w:id="4326" w:author="Willian" w:date="2016-11-04T22:05:00Z">
        <w:r w:rsidRPr="00552719" w:rsidDel="00CC0C79">
          <w:rPr>
            <w:rPrChange w:id="4327" w:author="Willian" w:date="2016-11-28T20:46:00Z">
              <w:rPr/>
            </w:rPrChange>
          </w:rPr>
          <w:delText>úti</w:delText>
        </w:r>
      </w:del>
      <w:ins w:id="4328" w:author="Vicente da Silva, Mayara" w:date="2016-11-01T16:56:00Z">
        <w:del w:id="4329" w:author="Willian" w:date="2016-11-04T22:05:00Z">
          <w:r w:rsidR="00F810AF" w:rsidRPr="00552719" w:rsidDel="00CC0C79">
            <w:rPr>
              <w:rPrChange w:id="4330" w:author="Willian" w:date="2016-11-28T20:46:00Z">
                <w:rPr/>
              </w:rPrChange>
            </w:rPr>
            <w:delText>eis</w:delText>
          </w:r>
        </w:del>
      </w:ins>
      <w:del w:id="4331" w:author="Willian" w:date="2016-11-27T10:05:00Z">
        <w:r w:rsidRPr="00552719" w:rsidDel="00655C69">
          <w:rPr>
            <w:rPrChange w:id="4332" w:author="Willian" w:date="2016-11-28T20:46:00Z">
              <w:rPr/>
            </w:rPrChange>
          </w:rPr>
          <w:delText>l para tentativas de conversões.</w:delText>
        </w:r>
      </w:del>
    </w:p>
    <w:p w14:paraId="465A8CC6" w14:textId="77777777" w:rsidR="008313E9" w:rsidRPr="00552719" w:rsidDel="00655C69" w:rsidRDefault="008313E9" w:rsidP="00105795">
      <w:pPr>
        <w:rPr>
          <w:del w:id="4333" w:author="Willian" w:date="2016-11-27T10:05:00Z"/>
          <w:noProof/>
          <w:rPrChange w:id="4334" w:author="Willian" w:date="2016-11-28T20:46:00Z">
            <w:rPr>
              <w:del w:id="4335" w:author="Willian" w:date="2016-11-27T10:05:00Z"/>
              <w:rFonts w:ascii="Menlo" w:hAnsi="Menlo" w:cs="Menlo"/>
              <w:noProof/>
              <w:sz w:val="21"/>
              <w:szCs w:val="21"/>
            </w:rPr>
          </w:rPrChange>
        </w:rPr>
        <w:pPrChange w:id="4336" w:author="Willian" w:date="2016-11-28T21:17:00Z">
          <w:pPr>
            <w:shd w:val="clear" w:color="auto" w:fill="FFFFFF"/>
            <w:spacing w:after="0"/>
            <w:ind w:left="567"/>
            <w:textAlignment w:val="baseline"/>
          </w:pPr>
        </w:pPrChange>
      </w:pPr>
      <w:del w:id="4337" w:author="Willian" w:date="2016-11-27T10:05:00Z">
        <w:r w:rsidRPr="00552719" w:rsidDel="00655C69">
          <w:rPr>
            <w:noProof/>
            <w:color w:val="AA3391"/>
            <w:shd w:val="clear" w:color="auto" w:fill="FFFFFF"/>
            <w:rPrChange w:id="4338" w:author="Willian" w:date="2016-11-28T20:46:00Z">
              <w:rPr>
                <w:rFonts w:ascii="Menlo" w:hAnsi="Menlo" w:cs="Menlo"/>
                <w:noProof/>
                <w:color w:val="AA3391"/>
                <w:sz w:val="18"/>
                <w:szCs w:val="18"/>
                <w:shd w:val="clear" w:color="auto" w:fill="FFFFFF"/>
              </w:rPr>
            </w:rPrChange>
          </w:rPr>
          <w:delText>var</w:delText>
        </w:r>
        <w:r w:rsidRPr="00552719" w:rsidDel="00655C69">
          <w:rPr>
            <w:noProof/>
            <w:shd w:val="clear" w:color="auto" w:fill="FFFFFF"/>
            <w:rPrChange w:id="4339" w:author="Willian" w:date="2016-11-28T20:46:00Z">
              <w:rPr>
                <w:rFonts w:ascii="Menlo" w:hAnsi="Menlo" w:cs="Menlo"/>
                <w:noProof/>
                <w:sz w:val="18"/>
                <w:szCs w:val="18"/>
                <w:shd w:val="clear" w:color="auto" w:fill="FFFFFF"/>
              </w:rPr>
            </w:rPrChange>
          </w:rPr>
          <w:delText xml:space="preserve"> myString = "7"</w:delText>
        </w:r>
      </w:del>
    </w:p>
    <w:p w14:paraId="1AD7546F" w14:textId="77777777" w:rsidR="008313E9" w:rsidRPr="00552719" w:rsidDel="00655C69" w:rsidRDefault="008313E9" w:rsidP="00105795">
      <w:pPr>
        <w:rPr>
          <w:del w:id="4340" w:author="Willian" w:date="2016-11-27T10:05:00Z"/>
          <w:noProof/>
          <w:lang w:val="en-US"/>
          <w:rPrChange w:id="4341" w:author="Willian" w:date="2016-11-28T20:46:00Z">
            <w:rPr>
              <w:del w:id="4342" w:author="Willian" w:date="2016-11-27T10:05:00Z"/>
              <w:rFonts w:ascii="Menlo" w:hAnsi="Menlo" w:cs="Menlo"/>
              <w:noProof/>
              <w:sz w:val="21"/>
              <w:szCs w:val="21"/>
              <w:lang w:val="en-US"/>
            </w:rPr>
          </w:rPrChange>
        </w:rPr>
        <w:pPrChange w:id="4343" w:author="Willian" w:date="2016-11-28T21:17:00Z">
          <w:pPr>
            <w:shd w:val="clear" w:color="auto" w:fill="FFFFFF"/>
            <w:spacing w:after="0"/>
            <w:ind w:left="567"/>
            <w:textAlignment w:val="baseline"/>
          </w:pPr>
        </w:pPrChange>
      </w:pPr>
      <w:del w:id="4344" w:author="Willian" w:date="2016-11-27T10:05:00Z">
        <w:r w:rsidRPr="00552719" w:rsidDel="00655C69">
          <w:rPr>
            <w:noProof/>
            <w:color w:val="AA3391"/>
            <w:shd w:val="clear" w:color="auto" w:fill="FFFFFF"/>
            <w:lang w:val="en-US"/>
            <w:rPrChange w:id="4345" w:author="Willian" w:date="2016-11-28T20:46:00Z">
              <w:rPr>
                <w:rFonts w:ascii="Menlo" w:hAnsi="Menlo" w:cs="Menlo"/>
                <w:noProof/>
                <w:color w:val="AA3391"/>
                <w:sz w:val="18"/>
                <w:szCs w:val="18"/>
                <w:shd w:val="clear" w:color="auto" w:fill="FFFFFF"/>
                <w:lang w:val="en-US"/>
              </w:rPr>
            </w:rPrChange>
          </w:rPr>
          <w:delText>var</w:delText>
        </w:r>
        <w:r w:rsidRPr="00552719" w:rsidDel="00655C69">
          <w:rPr>
            <w:noProof/>
            <w:shd w:val="clear" w:color="auto" w:fill="FFFFFF"/>
            <w:lang w:val="en-US"/>
            <w:rPrChange w:id="4346" w:author="Willian" w:date="2016-11-28T20:46:00Z">
              <w:rPr>
                <w:rFonts w:ascii="Menlo" w:hAnsi="Menlo" w:cs="Menlo"/>
                <w:noProof/>
                <w:sz w:val="18"/>
                <w:szCs w:val="18"/>
                <w:shd w:val="clear" w:color="auto" w:fill="FFFFFF"/>
                <w:lang w:val="en-US"/>
              </w:rPr>
            </w:rPrChange>
          </w:rPr>
          <w:delText xml:space="preserve"> possibleInt = Int(myString)</w:delText>
        </w:r>
      </w:del>
    </w:p>
    <w:p w14:paraId="51CEEB42" w14:textId="77777777" w:rsidR="008313E9" w:rsidRPr="00552719" w:rsidDel="00655C69" w:rsidRDefault="008313E9" w:rsidP="00105795">
      <w:pPr>
        <w:rPr>
          <w:del w:id="4347" w:author="Willian" w:date="2016-11-27T10:05:00Z"/>
          <w:noProof/>
          <w:lang w:val="en-US"/>
          <w:rPrChange w:id="4348" w:author="Willian" w:date="2016-11-28T20:46:00Z">
            <w:rPr>
              <w:del w:id="4349" w:author="Willian" w:date="2016-11-27T10:05:00Z"/>
              <w:rFonts w:ascii="Menlo" w:hAnsi="Menlo" w:cs="Menlo"/>
              <w:noProof/>
              <w:sz w:val="21"/>
              <w:szCs w:val="21"/>
              <w:lang w:val="en-US"/>
            </w:rPr>
          </w:rPrChange>
        </w:rPr>
        <w:pPrChange w:id="4350" w:author="Willian" w:date="2016-11-28T21:17:00Z">
          <w:pPr>
            <w:shd w:val="clear" w:color="auto" w:fill="FFFFFF"/>
            <w:spacing w:after="0"/>
            <w:ind w:left="567"/>
            <w:textAlignment w:val="baseline"/>
          </w:pPr>
        </w:pPrChange>
      </w:pPr>
      <w:del w:id="4351" w:author="Willian" w:date="2016-11-27T10:05:00Z">
        <w:r w:rsidRPr="00552719" w:rsidDel="00655C69">
          <w:rPr>
            <w:noProof/>
            <w:shd w:val="clear" w:color="auto" w:fill="FFFFFF"/>
            <w:lang w:val="en-US"/>
            <w:rPrChange w:id="4352" w:author="Willian" w:date="2016-11-28T20:46:00Z">
              <w:rPr>
                <w:rFonts w:ascii="Menlo" w:hAnsi="Menlo" w:cs="Menlo"/>
                <w:noProof/>
                <w:color w:val="3F6E74"/>
                <w:sz w:val="18"/>
                <w:szCs w:val="18"/>
                <w:shd w:val="clear" w:color="auto" w:fill="FFFFFF"/>
                <w:lang w:val="en-US"/>
              </w:rPr>
            </w:rPrChange>
          </w:rPr>
          <w:delText>print(possibleInt)</w:delText>
        </w:r>
      </w:del>
    </w:p>
    <w:p w14:paraId="0A242104" w14:textId="77777777" w:rsidR="008313E9" w:rsidRPr="00552719" w:rsidDel="00655C69" w:rsidRDefault="008313E9" w:rsidP="00105795">
      <w:pPr>
        <w:rPr>
          <w:del w:id="4353" w:author="Willian" w:date="2016-11-27T10:05:00Z"/>
          <w:lang w:val="en-US"/>
          <w:rPrChange w:id="4354" w:author="Willian" w:date="2016-11-28T20:46:00Z">
            <w:rPr>
              <w:del w:id="4355" w:author="Willian" w:date="2016-11-27T10:05:00Z"/>
              <w:rFonts w:ascii="Times New Roman" w:eastAsia="Times New Roman" w:hAnsi="Times New Roman"/>
              <w:color w:val="auto"/>
              <w:sz w:val="24"/>
              <w:szCs w:val="24"/>
              <w:lang w:val="en-US"/>
            </w:rPr>
          </w:rPrChange>
        </w:rPr>
        <w:pPrChange w:id="4356" w:author="Willian" w:date="2016-11-28T21:17:00Z">
          <w:pPr/>
        </w:pPrChange>
      </w:pPr>
    </w:p>
    <w:p w14:paraId="2713485B" w14:textId="77777777" w:rsidR="00432D6D" w:rsidRPr="00552719" w:rsidDel="00655C69" w:rsidRDefault="00432D6D" w:rsidP="00105795">
      <w:pPr>
        <w:rPr>
          <w:del w:id="4357" w:author="Willian" w:date="2016-11-27T10:05:00Z"/>
          <w:rPrChange w:id="4358" w:author="Willian" w:date="2016-11-28T20:46:00Z">
            <w:rPr>
              <w:del w:id="4359" w:author="Willian" w:date="2016-11-27T10:05:00Z"/>
            </w:rPr>
          </w:rPrChange>
        </w:rPr>
        <w:pPrChange w:id="4360" w:author="Willian" w:date="2016-11-28T21:17:00Z">
          <w:pPr>
            <w:pStyle w:val="Ttulo3"/>
          </w:pPr>
        </w:pPrChange>
      </w:pPr>
      <w:del w:id="4361" w:author="Willian" w:date="2016-11-27T10:05:00Z">
        <w:r w:rsidRPr="00552719" w:rsidDel="00655C69">
          <w:rPr>
            <w:rPrChange w:id="4362" w:author="Willian" w:date="2016-11-28T20:46:00Z">
              <w:rPr/>
            </w:rPrChange>
          </w:rPr>
          <w:delText>Arrays</w:delText>
        </w:r>
      </w:del>
    </w:p>
    <w:p w14:paraId="29CBA3DA" w14:textId="77777777" w:rsidR="008313E9" w:rsidRPr="00552719" w:rsidDel="00655C69" w:rsidRDefault="008313E9" w:rsidP="00105795">
      <w:pPr>
        <w:rPr>
          <w:del w:id="4363" w:author="Willian" w:date="2016-11-27T10:05:00Z"/>
          <w:rPrChange w:id="4364" w:author="Willian" w:date="2016-11-28T20:46:00Z">
            <w:rPr>
              <w:del w:id="4365" w:author="Willian" w:date="2016-11-27T10:05:00Z"/>
              <w:rFonts w:ascii="Times New Roman" w:hAnsi="Times New Roman"/>
              <w:color w:val="auto"/>
              <w:sz w:val="24"/>
              <w:szCs w:val="24"/>
            </w:rPr>
          </w:rPrChange>
        </w:rPr>
        <w:pPrChange w:id="4366" w:author="Willian" w:date="2016-11-28T21:17:00Z">
          <w:pPr/>
        </w:pPrChange>
      </w:pPr>
      <w:del w:id="4367" w:author="Willian" w:date="2016-11-27T10:05:00Z">
        <w:r w:rsidRPr="00552719" w:rsidDel="00655C69">
          <w:rPr>
            <w:rPrChange w:id="4368" w:author="Willian" w:date="2016-11-28T20:46:00Z">
              <w:rPr/>
            </w:rPrChange>
          </w:rPr>
          <w:delText>Uma matriz (ou mais popularmente chamado de array) é um tipo de dados que mantém o controle de uma coleção ordenada de itens. Crie arrays utilizando colchetes ( []), e acesse seus elementos escrevendo o índice entre estes colchetes. Como em Java, arrays sempre começam no índice 0.</w:delText>
        </w:r>
      </w:del>
    </w:p>
    <w:p w14:paraId="04599F0B" w14:textId="77777777" w:rsidR="008313E9" w:rsidRPr="00552719" w:rsidDel="00655C69" w:rsidRDefault="008313E9" w:rsidP="00105795">
      <w:pPr>
        <w:rPr>
          <w:del w:id="4369" w:author="Willian" w:date="2016-11-27T10:05:00Z"/>
          <w:noProof/>
          <w:rPrChange w:id="4370" w:author="Willian" w:date="2016-11-28T20:46:00Z">
            <w:rPr>
              <w:del w:id="4371" w:author="Willian" w:date="2016-11-27T10:05:00Z"/>
              <w:rFonts w:ascii="Menlo" w:hAnsi="Menlo" w:cs="Menlo"/>
              <w:noProof/>
              <w:sz w:val="21"/>
              <w:szCs w:val="21"/>
            </w:rPr>
          </w:rPrChange>
        </w:rPr>
        <w:pPrChange w:id="4372" w:author="Willian" w:date="2016-11-28T21:17:00Z">
          <w:pPr>
            <w:spacing w:before="460" w:after="0"/>
            <w:ind w:left="567"/>
            <w:textAlignment w:val="baseline"/>
          </w:pPr>
        </w:pPrChange>
      </w:pPr>
      <w:del w:id="4373" w:author="Willian" w:date="2016-11-27T10:05:00Z">
        <w:r w:rsidRPr="00552719" w:rsidDel="00655C69">
          <w:rPr>
            <w:noProof/>
            <w:color w:val="AA3391"/>
            <w:rPrChange w:id="4374" w:author="Willian" w:date="2016-11-28T20:46:00Z">
              <w:rPr>
                <w:rFonts w:ascii="Menlo" w:hAnsi="Menlo" w:cs="Menlo"/>
                <w:noProof/>
                <w:color w:val="AA3391"/>
                <w:sz w:val="18"/>
                <w:szCs w:val="18"/>
              </w:rPr>
            </w:rPrChange>
          </w:rPr>
          <w:delText>var</w:delText>
        </w:r>
        <w:r w:rsidRPr="00552719" w:rsidDel="00655C69">
          <w:rPr>
            <w:noProof/>
            <w:rPrChange w:id="4375" w:author="Willian" w:date="2016-11-28T20:46:00Z">
              <w:rPr>
                <w:rFonts w:ascii="Menlo" w:hAnsi="Menlo" w:cs="Menlo"/>
                <w:noProof/>
                <w:sz w:val="18"/>
                <w:szCs w:val="18"/>
              </w:rPr>
            </w:rPrChange>
          </w:rPr>
          <w:delText xml:space="preserve"> ratingList = ["Poor", "Fine", "Good", "Excellent"]</w:delText>
        </w:r>
      </w:del>
    </w:p>
    <w:p w14:paraId="7D3708FD" w14:textId="77777777" w:rsidR="008313E9" w:rsidRPr="00552719" w:rsidDel="00655C69" w:rsidRDefault="008313E9" w:rsidP="00105795">
      <w:pPr>
        <w:rPr>
          <w:del w:id="4376" w:author="Willian" w:date="2016-11-27T10:05:00Z"/>
          <w:noProof/>
          <w:rPrChange w:id="4377" w:author="Willian" w:date="2016-11-28T20:46:00Z">
            <w:rPr>
              <w:del w:id="4378" w:author="Willian" w:date="2016-11-27T10:05:00Z"/>
              <w:rFonts w:ascii="Menlo" w:hAnsi="Menlo" w:cs="Menlo"/>
              <w:noProof/>
              <w:sz w:val="21"/>
              <w:szCs w:val="21"/>
            </w:rPr>
          </w:rPrChange>
        </w:rPr>
        <w:pPrChange w:id="4379" w:author="Willian" w:date="2016-11-28T21:17:00Z">
          <w:pPr>
            <w:spacing w:after="0"/>
            <w:ind w:left="567"/>
            <w:textAlignment w:val="baseline"/>
          </w:pPr>
        </w:pPrChange>
      </w:pPr>
      <w:del w:id="4380" w:author="Willian" w:date="2016-11-27T10:05:00Z">
        <w:r w:rsidRPr="00552719" w:rsidDel="00655C69">
          <w:rPr>
            <w:noProof/>
            <w:rPrChange w:id="4381" w:author="Willian" w:date="2016-11-28T20:46:00Z">
              <w:rPr>
                <w:rFonts w:ascii="Menlo" w:hAnsi="Menlo" w:cs="Menlo"/>
                <w:noProof/>
                <w:color w:val="3F6E74"/>
                <w:sz w:val="18"/>
                <w:szCs w:val="18"/>
              </w:rPr>
            </w:rPrChange>
          </w:rPr>
          <w:delText>ratingList[</w:delText>
        </w:r>
        <w:r w:rsidRPr="00552719" w:rsidDel="00655C69">
          <w:rPr>
            <w:noProof/>
            <w:color w:val="1C00CF"/>
            <w:rPrChange w:id="4382" w:author="Willian" w:date="2016-11-28T20:46:00Z">
              <w:rPr>
                <w:rFonts w:ascii="Menlo" w:hAnsi="Menlo" w:cs="Menlo"/>
                <w:noProof/>
                <w:color w:val="1C00CF"/>
                <w:sz w:val="18"/>
                <w:szCs w:val="18"/>
              </w:rPr>
            </w:rPrChange>
          </w:rPr>
          <w:delText>1</w:delText>
        </w:r>
        <w:r w:rsidRPr="00552719" w:rsidDel="00655C69">
          <w:rPr>
            <w:noProof/>
            <w:rPrChange w:id="4383" w:author="Willian" w:date="2016-11-28T20:46:00Z">
              <w:rPr>
                <w:rFonts w:ascii="Menlo" w:hAnsi="Menlo" w:cs="Menlo"/>
                <w:noProof/>
                <w:sz w:val="18"/>
                <w:szCs w:val="18"/>
              </w:rPr>
            </w:rPrChange>
          </w:rPr>
          <w:delText>] = "OK"</w:delText>
        </w:r>
      </w:del>
    </w:p>
    <w:p w14:paraId="4360C141" w14:textId="77777777" w:rsidR="008313E9" w:rsidRPr="00552719" w:rsidDel="00655C69" w:rsidRDefault="008313E9" w:rsidP="00105795">
      <w:pPr>
        <w:rPr>
          <w:del w:id="4384" w:author="Willian" w:date="2016-11-27T10:05:00Z"/>
          <w:noProof/>
          <w:rPrChange w:id="4385" w:author="Willian" w:date="2016-11-28T20:46:00Z">
            <w:rPr>
              <w:del w:id="4386" w:author="Willian" w:date="2016-11-27T10:05:00Z"/>
              <w:rFonts w:ascii="Menlo" w:hAnsi="Menlo" w:cs="Menlo"/>
              <w:noProof/>
              <w:sz w:val="21"/>
              <w:szCs w:val="21"/>
            </w:rPr>
          </w:rPrChange>
        </w:rPr>
        <w:pPrChange w:id="4387" w:author="Willian" w:date="2016-11-28T21:17:00Z">
          <w:pPr>
            <w:spacing w:after="620"/>
            <w:ind w:left="567"/>
            <w:textAlignment w:val="baseline"/>
          </w:pPr>
        </w:pPrChange>
      </w:pPr>
      <w:del w:id="4388" w:author="Willian" w:date="2016-11-27T10:05:00Z">
        <w:r w:rsidRPr="00552719" w:rsidDel="00655C69">
          <w:rPr>
            <w:noProof/>
            <w:rPrChange w:id="4389" w:author="Willian" w:date="2016-11-28T20:46:00Z">
              <w:rPr>
                <w:rFonts w:ascii="Menlo" w:hAnsi="Menlo" w:cs="Menlo"/>
                <w:noProof/>
                <w:color w:val="3F6E74"/>
                <w:sz w:val="18"/>
                <w:szCs w:val="18"/>
              </w:rPr>
            </w:rPrChange>
          </w:rPr>
          <w:delText>ratingList</w:delText>
        </w:r>
      </w:del>
    </w:p>
    <w:p w14:paraId="71E2B174" w14:textId="77777777" w:rsidR="008313E9" w:rsidRPr="00552719" w:rsidDel="00655C69" w:rsidRDefault="008313E9" w:rsidP="00105795">
      <w:pPr>
        <w:rPr>
          <w:del w:id="4390" w:author="Willian" w:date="2016-11-27T10:05:00Z"/>
          <w:rPrChange w:id="4391" w:author="Willian" w:date="2016-11-28T20:46:00Z">
            <w:rPr>
              <w:del w:id="4392" w:author="Willian" w:date="2016-11-27T10:05:00Z"/>
              <w:rFonts w:ascii="Times New Roman" w:hAnsi="Times New Roman"/>
              <w:color w:val="auto"/>
              <w:sz w:val="24"/>
              <w:szCs w:val="24"/>
            </w:rPr>
          </w:rPrChange>
        </w:rPr>
        <w:pPrChange w:id="4393" w:author="Willian" w:date="2016-11-28T21:17:00Z">
          <w:pPr/>
        </w:pPrChange>
      </w:pPr>
      <w:del w:id="4394" w:author="Willian" w:date="2016-11-27T10:05:00Z">
        <w:r w:rsidRPr="00552719" w:rsidDel="00655C69">
          <w:rPr>
            <w:rPrChange w:id="4395" w:author="Willian" w:date="2016-11-28T20:46:00Z">
              <w:rPr/>
            </w:rPrChange>
          </w:rPr>
          <w:delText>Para criar uma matriz vazia, use a sintaxe de inicialização. Você vai aprender mais sobre inicialização daqui a pouco.</w:delText>
        </w:r>
      </w:del>
    </w:p>
    <w:p w14:paraId="20BE9CFD" w14:textId="77777777" w:rsidR="008313E9" w:rsidRPr="00552719" w:rsidDel="00655C69" w:rsidRDefault="008313E9" w:rsidP="00105795">
      <w:pPr>
        <w:rPr>
          <w:del w:id="4396" w:author="Willian" w:date="2016-11-27T10:05:00Z"/>
          <w:noProof/>
          <w:lang w:val="en-US"/>
          <w:rPrChange w:id="4397" w:author="Willian" w:date="2016-11-28T20:46:00Z">
            <w:rPr>
              <w:del w:id="4398" w:author="Willian" w:date="2016-11-27T10:05:00Z"/>
              <w:rFonts w:ascii="Menlo" w:hAnsi="Menlo" w:cs="Menlo"/>
              <w:noProof/>
              <w:sz w:val="21"/>
              <w:szCs w:val="21"/>
              <w:lang w:val="en-US"/>
            </w:rPr>
          </w:rPrChange>
        </w:rPr>
        <w:pPrChange w:id="4399" w:author="Willian" w:date="2016-11-28T21:17:00Z">
          <w:pPr>
            <w:spacing w:before="460" w:after="0"/>
            <w:ind w:left="567"/>
            <w:textAlignment w:val="baseline"/>
          </w:pPr>
        </w:pPrChange>
      </w:pPr>
      <w:del w:id="4400" w:author="Willian" w:date="2016-11-27T10:05:00Z">
        <w:r w:rsidRPr="00552719" w:rsidDel="00655C69">
          <w:rPr>
            <w:noProof/>
            <w:lang w:val="en-US"/>
            <w:rPrChange w:id="4401" w:author="Willian" w:date="2016-11-28T20:46:00Z">
              <w:rPr>
                <w:rFonts w:ascii="Menlo" w:hAnsi="Menlo" w:cs="Menlo"/>
                <w:noProof/>
                <w:color w:val="008312"/>
                <w:sz w:val="18"/>
                <w:szCs w:val="18"/>
                <w:lang w:val="en-US"/>
              </w:rPr>
            </w:rPrChange>
          </w:rPr>
          <w:delText>// Cria um array vazio</w:delText>
        </w:r>
      </w:del>
    </w:p>
    <w:p w14:paraId="4B99547A" w14:textId="77777777" w:rsidR="008313E9" w:rsidRPr="00552719" w:rsidDel="00655C69" w:rsidRDefault="008313E9" w:rsidP="00105795">
      <w:pPr>
        <w:rPr>
          <w:del w:id="4402" w:author="Willian" w:date="2016-11-27T10:05:00Z"/>
          <w:noProof/>
          <w:lang w:val="en-US"/>
          <w:rPrChange w:id="4403" w:author="Willian" w:date="2016-11-28T20:46:00Z">
            <w:rPr>
              <w:del w:id="4404" w:author="Willian" w:date="2016-11-27T10:05:00Z"/>
              <w:rFonts w:ascii="Menlo" w:hAnsi="Menlo" w:cs="Menlo"/>
              <w:noProof/>
              <w:sz w:val="21"/>
              <w:szCs w:val="21"/>
              <w:lang w:val="en-US"/>
            </w:rPr>
          </w:rPrChange>
        </w:rPr>
        <w:pPrChange w:id="4405" w:author="Willian" w:date="2016-11-28T21:17:00Z">
          <w:pPr>
            <w:spacing w:after="620"/>
            <w:ind w:left="567"/>
            <w:textAlignment w:val="baseline"/>
          </w:pPr>
        </w:pPrChange>
      </w:pPr>
      <w:del w:id="4406" w:author="Willian" w:date="2016-11-27T10:05:00Z">
        <w:r w:rsidRPr="00552719" w:rsidDel="00655C69">
          <w:rPr>
            <w:noProof/>
            <w:color w:val="AA3391"/>
            <w:lang w:val="en-US"/>
            <w:rPrChange w:id="4407" w:author="Willian" w:date="2016-11-28T20:46:00Z">
              <w:rPr>
                <w:rFonts w:ascii="Menlo" w:hAnsi="Menlo" w:cs="Menlo"/>
                <w:noProof/>
                <w:color w:val="AA3391"/>
                <w:sz w:val="18"/>
                <w:szCs w:val="18"/>
                <w:lang w:val="en-US"/>
              </w:rPr>
            </w:rPrChange>
          </w:rPr>
          <w:delText>let</w:delText>
        </w:r>
        <w:r w:rsidRPr="00552719" w:rsidDel="00655C69">
          <w:rPr>
            <w:noProof/>
            <w:lang w:val="en-US"/>
            <w:rPrChange w:id="4408" w:author="Willian" w:date="2016-11-28T20:46:00Z">
              <w:rPr>
                <w:rFonts w:ascii="Menlo" w:hAnsi="Menlo" w:cs="Menlo"/>
                <w:noProof/>
                <w:sz w:val="18"/>
                <w:szCs w:val="18"/>
                <w:lang w:val="en-US"/>
              </w:rPr>
            </w:rPrChange>
          </w:rPr>
          <w:delText xml:space="preserve"> emptyArray = [String]()</w:delText>
        </w:r>
      </w:del>
    </w:p>
    <w:p w14:paraId="544A997F" w14:textId="77777777" w:rsidR="008313E9" w:rsidRPr="00552719" w:rsidDel="00655C69" w:rsidRDefault="008313E9" w:rsidP="00105795">
      <w:pPr>
        <w:rPr>
          <w:del w:id="4409" w:author="Willian" w:date="2016-11-27T10:05:00Z"/>
          <w:rPrChange w:id="4410" w:author="Willian" w:date="2016-11-28T20:46:00Z">
            <w:rPr>
              <w:del w:id="4411" w:author="Willian" w:date="2016-11-27T10:05:00Z"/>
              <w:rFonts w:ascii="Times New Roman" w:hAnsi="Times New Roman"/>
              <w:color w:val="auto"/>
              <w:sz w:val="24"/>
              <w:szCs w:val="24"/>
            </w:rPr>
          </w:rPrChange>
        </w:rPr>
        <w:pPrChange w:id="4412" w:author="Willian" w:date="2016-11-28T21:17:00Z">
          <w:pPr>
            <w:spacing w:after="220"/>
          </w:pPr>
        </w:pPrChange>
      </w:pPr>
      <w:del w:id="4413" w:author="Willian" w:date="2016-11-27T10:05:00Z">
        <w:r w:rsidRPr="00552719" w:rsidDel="00655C69">
          <w:rPr>
            <w:rPrChange w:id="4414" w:author="Willian" w:date="2016-11-28T20:46:00Z">
              <w:rPr/>
            </w:rPrChange>
          </w:rPr>
          <w:delText>Você vai notar que o código acima tem um comentário. Como você já conhece do Java, um comentário é um pedaço de texto em um arquivo de código fonte que não seja compilado como parte do programa, mas fornece o contexto ou informações úteis sobre peças individuais de código. Um comentário de uma única linha aparece após duas barras (</w:delText>
        </w:r>
        <w:r w:rsidR="00332FD6" w:rsidRPr="00552719" w:rsidDel="00655C69">
          <w:rPr>
            <w:rPrChange w:id="4415" w:author="Willian" w:date="2016-11-28T20:46:00Z">
              <w:rPr/>
            </w:rPrChange>
          </w:rPr>
          <w:delText xml:space="preserve"> //</w:delText>
        </w:r>
        <w:r w:rsidRPr="00552719" w:rsidDel="00655C69">
          <w:rPr>
            <w:rPrChange w:id="4416" w:author="Willian" w:date="2016-11-28T20:46:00Z">
              <w:rPr/>
            </w:rPrChange>
          </w:rPr>
          <w:delText>) e um comentário de várias linhas aparece entre um conjunto de barras e asteriscos (</w:delText>
        </w:r>
        <w:r w:rsidR="00332FD6" w:rsidRPr="00552719" w:rsidDel="00655C69">
          <w:rPr>
            <w:rPrChange w:id="4417" w:author="Willian" w:date="2016-11-28T20:46:00Z">
              <w:rPr/>
            </w:rPrChange>
          </w:rPr>
          <w:delText xml:space="preserve"> /* ... */</w:delText>
        </w:r>
        <w:r w:rsidRPr="00552719" w:rsidDel="00655C69">
          <w:rPr>
            <w:rPrChange w:id="4418" w:author="Willian" w:date="2016-11-28T20:46:00Z">
              <w:rPr/>
            </w:rPrChange>
          </w:rPr>
          <w:delText xml:space="preserve">). </w:delText>
        </w:r>
        <w:commentRangeStart w:id="4419"/>
        <w:commentRangeStart w:id="4420"/>
        <w:r w:rsidRPr="00552719" w:rsidDel="00655C69">
          <w:rPr>
            <w:rPrChange w:id="4421" w:author="Willian" w:date="2016-11-28T20:46:00Z">
              <w:rPr/>
            </w:rPrChange>
          </w:rPr>
          <w:delText xml:space="preserve">Você vai ver e </w:delText>
        </w:r>
      </w:del>
      <w:del w:id="4422" w:author="Willian" w:date="2016-11-04T22:16:00Z">
        <w:r w:rsidRPr="00552719" w:rsidDel="001B082E">
          <w:rPr>
            <w:rPrChange w:id="4423" w:author="Willian" w:date="2016-11-28T20:46:00Z">
              <w:rPr/>
            </w:rPrChange>
          </w:rPr>
          <w:delText xml:space="preserve">gravar </w:delText>
        </w:r>
      </w:del>
      <w:commentRangeEnd w:id="4419"/>
      <w:del w:id="4424" w:author="Willian" w:date="2016-11-27T10:05:00Z">
        <w:r w:rsidR="008A2C10" w:rsidRPr="00552719" w:rsidDel="00655C69">
          <w:rPr>
            <w:rStyle w:val="Refdecomentrio"/>
            <w:b/>
            <w:color w:val="7030A0"/>
            <w:rPrChange w:id="4425" w:author="Willian" w:date="2016-11-28T20:46:00Z">
              <w:rPr>
                <w:rStyle w:val="Refdecomentrio"/>
              </w:rPr>
            </w:rPrChange>
          </w:rPr>
          <w:commentReference w:id="4419"/>
        </w:r>
        <w:commentRangeEnd w:id="4420"/>
        <w:r w:rsidR="00BA2A4A" w:rsidRPr="00552719" w:rsidDel="00655C69">
          <w:rPr>
            <w:rStyle w:val="Refdecomentrio"/>
            <w:b/>
            <w:color w:val="7030A0"/>
            <w:rPrChange w:id="4426" w:author="Willian" w:date="2016-11-28T20:46:00Z">
              <w:rPr>
                <w:rStyle w:val="Refdecomentrio"/>
              </w:rPr>
            </w:rPrChange>
          </w:rPr>
          <w:commentReference w:id="4420"/>
        </w:r>
        <w:r w:rsidRPr="00552719" w:rsidDel="00655C69">
          <w:rPr>
            <w:rPrChange w:id="4427" w:author="Willian" w:date="2016-11-28T20:46:00Z">
              <w:rPr/>
            </w:rPrChange>
          </w:rPr>
          <w:delText>os dois tipos de comentários durante todo o código-fonte nas aulas.</w:delText>
        </w:r>
      </w:del>
    </w:p>
    <w:p w14:paraId="4CEF7A6C" w14:textId="77777777" w:rsidR="00332FD6" w:rsidRPr="00552719" w:rsidDel="00655C69" w:rsidRDefault="00332FD6" w:rsidP="00105795">
      <w:pPr>
        <w:rPr>
          <w:del w:id="4428" w:author="Willian" w:date="2016-11-27T10:05:00Z"/>
          <w:rPrChange w:id="4429" w:author="Willian" w:date="2016-11-28T20:46:00Z">
            <w:rPr>
              <w:del w:id="4430" w:author="Willian" w:date="2016-11-27T10:05:00Z"/>
            </w:rPr>
          </w:rPrChange>
        </w:rPr>
        <w:pPrChange w:id="4431" w:author="Willian" w:date="2016-11-28T21:17:00Z">
          <w:pPr>
            <w:pStyle w:val="Ttulo2"/>
          </w:pPr>
        </w:pPrChange>
      </w:pPr>
      <w:del w:id="4432" w:author="Willian" w:date="2016-11-27T10:05:00Z">
        <w:r w:rsidRPr="00552719" w:rsidDel="00655C69">
          <w:rPr>
            <w:rPrChange w:id="4433" w:author="Willian" w:date="2016-11-28T20:46:00Z">
              <w:rPr/>
            </w:rPrChange>
          </w:rPr>
          <w:delText>Controle de fluxo</w:delText>
        </w:r>
      </w:del>
    </w:p>
    <w:p w14:paraId="1A38608C" w14:textId="77777777" w:rsidR="008313E9" w:rsidRPr="00552719" w:rsidDel="00655C69" w:rsidRDefault="00D01E88" w:rsidP="00105795">
      <w:pPr>
        <w:rPr>
          <w:del w:id="4434" w:author="Willian" w:date="2016-11-27T10:05:00Z"/>
          <w:rPrChange w:id="4435" w:author="Willian" w:date="2016-11-28T20:46:00Z">
            <w:rPr>
              <w:del w:id="4436" w:author="Willian" w:date="2016-11-27T10:05:00Z"/>
              <w:sz w:val="21"/>
              <w:szCs w:val="21"/>
            </w:rPr>
          </w:rPrChange>
        </w:rPr>
        <w:pPrChange w:id="4437" w:author="Willian" w:date="2016-11-28T21:17:00Z">
          <w:pPr>
            <w:spacing w:after="220"/>
          </w:pPr>
        </w:pPrChange>
      </w:pPr>
      <w:commentRangeStart w:id="4438"/>
      <w:commentRangeStart w:id="4439"/>
      <w:ins w:id="4440" w:author="Vicente da Silva, Mayara" w:date="2016-11-03T14:31:00Z">
        <w:del w:id="4441" w:author="Willian" w:date="2016-11-27T10:05:00Z">
          <w:r w:rsidRPr="00552719" w:rsidDel="00655C69">
            <w:rPr>
              <w:rPrChange w:id="4442" w:author="Willian" w:date="2016-11-28T20:46:00Z">
                <w:rPr>
                  <w:color w:val="414141"/>
                </w:rPr>
              </w:rPrChange>
            </w:rPr>
            <w:delText xml:space="preserve">A linguagem </w:delText>
          </w:r>
        </w:del>
      </w:ins>
      <w:del w:id="4443" w:author="Willian" w:date="2016-11-27T10:05:00Z">
        <w:r w:rsidR="008313E9" w:rsidRPr="00552719" w:rsidDel="00655C69">
          <w:rPr>
            <w:rPrChange w:id="4444" w:author="Willian" w:date="2016-11-28T20:46:00Z">
              <w:rPr>
                <w:color w:val="414141"/>
              </w:rPr>
            </w:rPrChange>
          </w:rPr>
          <w:delText>Swift tem dois tipos de demonstrações de fluxo de controle</w:delText>
        </w:r>
      </w:del>
      <w:del w:id="4445" w:author="Willian" w:date="2016-11-04T22:21:00Z">
        <w:r w:rsidR="008313E9" w:rsidRPr="00552719" w:rsidDel="00F66189">
          <w:rPr>
            <w:rPrChange w:id="4446" w:author="Willian" w:date="2016-11-28T20:46:00Z">
              <w:rPr>
                <w:color w:val="414141"/>
              </w:rPr>
            </w:rPrChange>
          </w:rPr>
          <w:delText xml:space="preserve">. </w:delText>
        </w:r>
      </w:del>
      <w:del w:id="4447" w:author="Willian" w:date="2016-11-27T10:05:00Z">
        <w:r w:rsidR="008313E9" w:rsidRPr="00552719" w:rsidDel="00655C69">
          <w:rPr>
            <w:i/>
            <w:iCs/>
            <w:rPrChange w:id="4448" w:author="Willian" w:date="2016-11-28T20:46:00Z">
              <w:rPr>
                <w:i/>
                <w:iCs/>
                <w:color w:val="414141"/>
              </w:rPr>
            </w:rPrChange>
          </w:rPr>
          <w:delText>As indicações condicionais</w:delText>
        </w:r>
      </w:del>
      <w:del w:id="4449" w:author="Willian" w:date="2016-11-04T22:20:00Z">
        <w:r w:rsidR="008313E9" w:rsidRPr="00552719" w:rsidDel="00F66189">
          <w:rPr>
            <w:rPrChange w:id="4450" w:author="Willian" w:date="2016-11-28T20:46:00Z">
              <w:rPr>
                <w:color w:val="414141"/>
              </w:rPr>
            </w:rPrChange>
          </w:rPr>
          <w:delText xml:space="preserve"> </w:delText>
        </w:r>
      </w:del>
      <w:del w:id="4451" w:author="Willian" w:date="2016-11-27T10:05:00Z">
        <w:r w:rsidR="008313E9" w:rsidRPr="00552719" w:rsidDel="00655C69">
          <w:rPr>
            <w:rPrChange w:id="4452" w:author="Willian" w:date="2016-11-28T20:46:00Z">
              <w:rPr>
                <w:color w:val="414141"/>
              </w:rPr>
            </w:rPrChange>
          </w:rPr>
          <w:delText xml:space="preserve">, como </w:delText>
        </w:r>
        <w:r w:rsidR="008313E9" w:rsidRPr="00552719" w:rsidDel="00655C69">
          <w:rPr>
            <w:color w:val="AA3391"/>
            <w:rPrChange w:id="4453" w:author="Willian" w:date="2016-11-28T20:46:00Z">
              <w:rPr>
                <w:rFonts w:ascii="Menlo" w:hAnsi="Menlo" w:cs="Menlo"/>
                <w:color w:val="AA3391"/>
                <w:sz w:val="18"/>
                <w:szCs w:val="18"/>
              </w:rPr>
            </w:rPrChange>
          </w:rPr>
          <w:delText xml:space="preserve">if </w:delText>
        </w:r>
        <w:r w:rsidR="008313E9" w:rsidRPr="00552719" w:rsidDel="00655C69">
          <w:rPr>
            <w:rPrChange w:id="4454" w:author="Willian" w:date="2016-11-28T20:46:00Z">
              <w:rPr>
                <w:rFonts w:ascii="Arial" w:hAnsi="Arial"/>
                <w:color w:val="414141"/>
                <w:sz w:val="21"/>
                <w:szCs w:val="21"/>
              </w:rPr>
            </w:rPrChange>
          </w:rPr>
          <w:delText xml:space="preserve">e </w:delText>
        </w:r>
        <w:r w:rsidR="00332FD6" w:rsidRPr="00552719" w:rsidDel="00655C69">
          <w:rPr>
            <w:color w:val="AA3391"/>
            <w:rPrChange w:id="4455" w:author="Willian" w:date="2016-11-28T20:46:00Z">
              <w:rPr>
                <w:rFonts w:ascii="Menlo" w:hAnsi="Menlo" w:cs="Menlo"/>
                <w:color w:val="AA3391"/>
                <w:sz w:val="18"/>
                <w:szCs w:val="18"/>
              </w:rPr>
            </w:rPrChange>
          </w:rPr>
          <w:delText>switch</w:delText>
        </w:r>
        <w:r w:rsidR="008313E9" w:rsidRPr="00552719" w:rsidDel="00655C69">
          <w:rPr>
            <w:rPrChange w:id="4456" w:author="Willian" w:date="2016-11-28T20:46:00Z">
              <w:rPr>
                <w:rFonts w:ascii="Arial" w:hAnsi="Arial"/>
                <w:sz w:val="21"/>
                <w:szCs w:val="21"/>
              </w:rPr>
            </w:rPrChange>
          </w:rPr>
          <w:delText xml:space="preserve">, </w:delText>
        </w:r>
      </w:del>
      <w:del w:id="4457" w:author="Willian" w:date="2016-11-04T22:22:00Z">
        <w:r w:rsidR="008313E9" w:rsidRPr="00552719" w:rsidDel="00F66189">
          <w:rPr>
            <w:rPrChange w:id="4458" w:author="Willian" w:date="2016-11-28T20:46:00Z">
              <w:rPr/>
            </w:rPrChange>
          </w:rPr>
          <w:delText>verifica</w:delText>
        </w:r>
      </w:del>
      <w:ins w:id="4459" w:author="Vicente da Silva, Mayara" w:date="2016-11-03T14:31:00Z">
        <w:del w:id="4460" w:author="Willian" w:date="2016-11-04T22:22:00Z">
          <w:r w:rsidRPr="00552719" w:rsidDel="00F66189">
            <w:rPr>
              <w:rPrChange w:id="4461" w:author="Willian" w:date="2016-11-28T20:46:00Z">
                <w:rPr/>
              </w:rPrChange>
            </w:rPr>
            <w:delText>m</w:delText>
          </w:r>
        </w:del>
      </w:ins>
      <w:del w:id="4462" w:author="Willian" w:date="2016-11-04T22:22:00Z">
        <w:r w:rsidR="008313E9" w:rsidRPr="00552719" w:rsidDel="00F66189">
          <w:rPr>
            <w:rPrChange w:id="4463" w:author="Willian" w:date="2016-11-28T20:46:00Z">
              <w:rPr/>
            </w:rPrChange>
          </w:rPr>
          <w:delText xml:space="preserve"> </w:delText>
        </w:r>
      </w:del>
      <w:del w:id="4464" w:author="Willian" w:date="2016-11-27T10:05:00Z">
        <w:r w:rsidR="008313E9" w:rsidRPr="00552719" w:rsidDel="00655C69">
          <w:rPr>
            <w:rPrChange w:id="4465" w:author="Willian" w:date="2016-11-28T20:46:00Z">
              <w:rPr/>
            </w:rPrChange>
          </w:rPr>
          <w:delText>se a condição é verdadeira</w:delText>
        </w:r>
      </w:del>
      <w:del w:id="4466" w:author="Willian" w:date="2016-11-04T22:21:00Z">
        <w:r w:rsidR="008313E9" w:rsidRPr="00552719" w:rsidDel="00F66189">
          <w:rPr>
            <w:rPrChange w:id="4467" w:author="Willian" w:date="2016-11-28T20:46:00Z">
              <w:rPr/>
            </w:rPrChange>
          </w:rPr>
          <w:delText xml:space="preserve">, isto é, se o seu valor avaliado como o booleano é </w:delText>
        </w:r>
        <w:r w:rsidR="008313E9" w:rsidRPr="00552719" w:rsidDel="00F66189">
          <w:rPr>
            <w:color w:val="AA3391"/>
            <w:rPrChange w:id="4468" w:author="Willian" w:date="2016-11-28T20:46:00Z">
              <w:rPr>
                <w:rFonts w:ascii="Menlo" w:hAnsi="Menlo" w:cs="Menlo"/>
                <w:color w:val="AA3391"/>
                <w:sz w:val="18"/>
                <w:szCs w:val="18"/>
              </w:rPr>
            </w:rPrChange>
          </w:rPr>
          <w:delText>true</w:delText>
        </w:r>
        <w:r w:rsidR="008313E9" w:rsidRPr="00552719" w:rsidDel="00F66189">
          <w:rPr>
            <w:color w:val="808080"/>
            <w:rPrChange w:id="4469" w:author="Willian" w:date="2016-11-28T20:46:00Z">
              <w:rPr>
                <w:color w:val="808080"/>
              </w:rPr>
            </w:rPrChange>
          </w:rPr>
          <w:delText>,</w:delText>
        </w:r>
      </w:del>
      <w:del w:id="4470" w:author="Willian" w:date="2016-11-27T10:05:00Z">
        <w:r w:rsidR="008313E9" w:rsidRPr="00552719" w:rsidDel="00655C69">
          <w:rPr>
            <w:rPrChange w:id="4471" w:author="Willian" w:date="2016-11-28T20:46:00Z">
              <w:rPr>
                <w:color w:val="414141"/>
              </w:rPr>
            </w:rPrChange>
          </w:rPr>
          <w:delText xml:space="preserve"> antes de executar um pedaço de código. </w:delText>
        </w:r>
        <w:r w:rsidR="008313E9" w:rsidRPr="00552719" w:rsidDel="00655C69">
          <w:rPr>
            <w:i/>
            <w:iCs/>
            <w:rPrChange w:id="4472" w:author="Willian" w:date="2016-11-28T20:46:00Z">
              <w:rPr>
                <w:i/>
                <w:iCs/>
              </w:rPr>
            </w:rPrChange>
          </w:rPr>
          <w:delText>Loops</w:delText>
        </w:r>
        <w:r w:rsidR="008313E9" w:rsidRPr="00552719" w:rsidDel="00655C69">
          <w:rPr>
            <w:rPrChange w:id="4473" w:author="Willian" w:date="2016-11-28T20:46:00Z">
              <w:rPr/>
            </w:rPrChange>
          </w:rPr>
          <w:delText xml:space="preserve"> , como </w:delText>
        </w:r>
        <w:r w:rsidR="008313E9" w:rsidRPr="00552719" w:rsidDel="00655C69">
          <w:rPr>
            <w:color w:val="AA3391"/>
            <w:rPrChange w:id="4474" w:author="Willian" w:date="2016-11-28T20:46:00Z">
              <w:rPr>
                <w:rFonts w:ascii="Menlo" w:hAnsi="Menlo" w:cs="Menlo"/>
                <w:color w:val="AA3391"/>
                <w:sz w:val="18"/>
                <w:szCs w:val="18"/>
              </w:rPr>
            </w:rPrChange>
          </w:rPr>
          <w:delText>for</w:delText>
        </w:r>
        <w:r w:rsidR="008313E9" w:rsidRPr="00552719" w:rsidDel="00655C69">
          <w:rPr>
            <w:rPrChange w:id="4475" w:author="Willian" w:date="2016-11-28T20:46:00Z">
              <w:rPr>
                <w:sz w:val="21"/>
                <w:szCs w:val="21"/>
              </w:rPr>
            </w:rPrChange>
          </w:rPr>
          <w:delText>-</w:delText>
        </w:r>
        <w:r w:rsidR="008313E9" w:rsidRPr="00552719" w:rsidDel="00655C69">
          <w:rPr>
            <w:color w:val="AA3391"/>
            <w:rPrChange w:id="4476" w:author="Willian" w:date="2016-11-28T20:46:00Z">
              <w:rPr>
                <w:rFonts w:ascii="Menlo" w:hAnsi="Menlo" w:cs="Menlo"/>
                <w:color w:val="AA3391"/>
                <w:sz w:val="18"/>
                <w:szCs w:val="18"/>
              </w:rPr>
            </w:rPrChange>
          </w:rPr>
          <w:delText xml:space="preserve">in </w:delText>
        </w:r>
        <w:r w:rsidR="008313E9" w:rsidRPr="00552719" w:rsidDel="00655C69">
          <w:rPr>
            <w:rPrChange w:id="4477" w:author="Willian" w:date="2016-11-28T20:46:00Z">
              <w:rPr/>
            </w:rPrChange>
          </w:rPr>
          <w:delText xml:space="preserve">e </w:delText>
        </w:r>
        <w:r w:rsidR="008313E9" w:rsidRPr="00552719" w:rsidDel="00655C69">
          <w:rPr>
            <w:color w:val="AA3391"/>
            <w:rPrChange w:id="4478" w:author="Willian" w:date="2016-11-28T20:46:00Z">
              <w:rPr>
                <w:rFonts w:ascii="Menlo" w:hAnsi="Menlo" w:cs="Menlo"/>
                <w:color w:val="AA3391"/>
                <w:sz w:val="18"/>
                <w:szCs w:val="18"/>
              </w:rPr>
            </w:rPrChange>
          </w:rPr>
          <w:delText>while</w:delText>
        </w:r>
        <w:r w:rsidR="008313E9" w:rsidRPr="00552719" w:rsidDel="00655C69">
          <w:rPr>
            <w:rPrChange w:id="4479" w:author="Willian" w:date="2016-11-28T20:46:00Z">
              <w:rPr>
                <w:sz w:val="21"/>
                <w:szCs w:val="21"/>
              </w:rPr>
            </w:rPrChange>
          </w:rPr>
          <w:delText xml:space="preserve">, executam um trecho de código em </w:delText>
        </w:r>
      </w:del>
      <w:del w:id="4480" w:author="Willian" w:date="2016-11-04T22:21:00Z">
        <w:r w:rsidR="008313E9" w:rsidRPr="00552719" w:rsidDel="00F66189">
          <w:rPr>
            <w:rPrChange w:id="4481" w:author="Willian" w:date="2016-11-28T20:46:00Z">
              <w:rPr/>
            </w:rPrChange>
          </w:rPr>
          <w:delText xml:space="preserve">determinadas </w:delText>
        </w:r>
      </w:del>
      <w:del w:id="4482" w:author="Willian" w:date="2016-11-27T10:05:00Z">
        <w:r w:rsidR="008313E9" w:rsidRPr="00552719" w:rsidDel="00655C69">
          <w:rPr>
            <w:rPrChange w:id="4483" w:author="Willian" w:date="2016-11-28T20:46:00Z">
              <w:rPr/>
            </w:rPrChange>
          </w:rPr>
          <w:delText>vezes.</w:delText>
        </w:r>
        <w:commentRangeEnd w:id="4438"/>
        <w:r w:rsidRPr="00552719" w:rsidDel="00655C69">
          <w:rPr>
            <w:rStyle w:val="Refdecomentrio"/>
            <w:b/>
            <w:color w:val="7030A0"/>
            <w:rPrChange w:id="4484" w:author="Willian" w:date="2016-11-28T20:46:00Z">
              <w:rPr>
                <w:rStyle w:val="Refdecomentrio"/>
              </w:rPr>
            </w:rPrChange>
          </w:rPr>
          <w:commentReference w:id="4438"/>
        </w:r>
        <w:commentRangeEnd w:id="4439"/>
        <w:r w:rsidR="001B082E" w:rsidRPr="00552719" w:rsidDel="00655C69">
          <w:rPr>
            <w:rStyle w:val="Refdecomentrio"/>
            <w:b/>
            <w:color w:val="7030A0"/>
            <w:rPrChange w:id="4485" w:author="Willian" w:date="2016-11-28T20:46:00Z">
              <w:rPr>
                <w:rStyle w:val="Refdecomentrio"/>
              </w:rPr>
            </w:rPrChange>
          </w:rPr>
          <w:commentReference w:id="4439"/>
        </w:r>
      </w:del>
    </w:p>
    <w:p w14:paraId="7FDC9021" w14:textId="77777777" w:rsidR="00432D6D" w:rsidRPr="00552719" w:rsidDel="00655C69" w:rsidRDefault="00432D6D" w:rsidP="00105795">
      <w:pPr>
        <w:rPr>
          <w:del w:id="4486" w:author="Willian" w:date="2016-11-27T10:05:00Z"/>
          <w:rPrChange w:id="4487" w:author="Willian" w:date="2016-11-28T20:46:00Z">
            <w:rPr>
              <w:del w:id="4488" w:author="Willian" w:date="2016-11-27T10:05:00Z"/>
            </w:rPr>
          </w:rPrChange>
        </w:rPr>
        <w:pPrChange w:id="4489" w:author="Willian" w:date="2016-11-28T21:17:00Z">
          <w:pPr>
            <w:pStyle w:val="Ttulo3"/>
          </w:pPr>
        </w:pPrChange>
      </w:pPr>
      <w:commentRangeStart w:id="4490"/>
      <w:commentRangeStart w:id="4491"/>
      <w:del w:id="4492" w:author="Willian" w:date="2016-11-27T10:05:00Z">
        <w:r w:rsidRPr="00552719" w:rsidDel="00655C69">
          <w:rPr>
            <w:rPrChange w:id="4493" w:author="Willian" w:date="2016-11-28T20:46:00Z">
              <w:rPr/>
            </w:rPrChange>
          </w:rPr>
          <w:delText>If, else</w:delText>
        </w:r>
        <w:commentRangeEnd w:id="4490"/>
        <w:r w:rsidR="00CD3BE2" w:rsidRPr="00552719" w:rsidDel="00655C69">
          <w:rPr>
            <w:rStyle w:val="Refdecomentrio"/>
            <w:b/>
            <w:color w:val="7030A0"/>
            <w:rPrChange w:id="4494" w:author="Willian" w:date="2016-11-28T20:46:00Z">
              <w:rPr>
                <w:rStyle w:val="Refdecomentrio"/>
              </w:rPr>
            </w:rPrChange>
          </w:rPr>
          <w:commentReference w:id="4490"/>
        </w:r>
        <w:commentRangeEnd w:id="4491"/>
        <w:r w:rsidR="00B70E47" w:rsidRPr="00552719" w:rsidDel="00655C69">
          <w:rPr>
            <w:rStyle w:val="Refdecomentrio"/>
            <w:b/>
            <w:color w:val="7030A0"/>
            <w:rPrChange w:id="4495" w:author="Willian" w:date="2016-11-28T20:46:00Z">
              <w:rPr>
                <w:rStyle w:val="Refdecomentrio"/>
              </w:rPr>
            </w:rPrChange>
          </w:rPr>
          <w:commentReference w:id="4491"/>
        </w:r>
      </w:del>
    </w:p>
    <w:p w14:paraId="4B9247CF" w14:textId="77777777" w:rsidR="008313E9" w:rsidRPr="00552719" w:rsidDel="00655C69" w:rsidRDefault="008313E9" w:rsidP="00105795">
      <w:pPr>
        <w:rPr>
          <w:del w:id="4496" w:author="Willian" w:date="2016-11-27T10:05:00Z"/>
          <w:rPrChange w:id="4497" w:author="Willian" w:date="2016-11-28T20:46:00Z">
            <w:rPr>
              <w:del w:id="4498" w:author="Willian" w:date="2016-11-27T10:05:00Z"/>
              <w:color w:val="auto"/>
            </w:rPr>
          </w:rPrChange>
        </w:rPr>
        <w:pPrChange w:id="4499" w:author="Willian" w:date="2016-11-28T21:17:00Z">
          <w:pPr>
            <w:spacing w:after="220"/>
          </w:pPr>
        </w:pPrChange>
      </w:pPr>
      <w:del w:id="4500" w:author="Willian" w:date="2016-11-27T10:05:00Z">
        <w:r w:rsidRPr="00552719" w:rsidDel="00655C69">
          <w:rPr>
            <w:rPrChange w:id="4501" w:author="Willian" w:date="2016-11-28T20:46:00Z">
              <w:rPr>
                <w:color w:val="414141"/>
              </w:rPr>
            </w:rPrChange>
          </w:rPr>
          <w:delText xml:space="preserve">Uma </w:delText>
        </w:r>
      </w:del>
      <w:del w:id="4502" w:author="Willian" w:date="2016-11-04T22:25:00Z">
        <w:r w:rsidRPr="00552719" w:rsidDel="00B70E47">
          <w:rPr>
            <w:rPrChange w:id="4503" w:author="Willian" w:date="2016-11-28T20:46:00Z">
              <w:rPr>
                <w:color w:val="414141"/>
              </w:rPr>
            </w:rPrChange>
          </w:rPr>
          <w:delText xml:space="preserve">declaração </w:delText>
        </w:r>
      </w:del>
      <w:del w:id="4504" w:author="Willian" w:date="2016-11-27T10:05:00Z">
        <w:r w:rsidR="00332FD6" w:rsidRPr="00552719" w:rsidDel="00655C69">
          <w:rPr>
            <w:color w:val="AA3391"/>
            <w:rPrChange w:id="4505" w:author="Willian" w:date="2016-11-28T20:46:00Z">
              <w:rPr>
                <w:rFonts w:ascii="Menlo" w:hAnsi="Menlo" w:cs="Menlo"/>
                <w:color w:val="AA3391"/>
                <w:sz w:val="18"/>
                <w:szCs w:val="18"/>
              </w:rPr>
            </w:rPrChange>
          </w:rPr>
          <w:delText xml:space="preserve">if </w:delText>
        </w:r>
        <w:r w:rsidRPr="00552719" w:rsidDel="00655C69">
          <w:rPr>
            <w:rPrChange w:id="4506" w:author="Willian" w:date="2016-11-28T20:46:00Z">
              <w:rPr>
                <w:color w:val="414141"/>
              </w:rPr>
            </w:rPrChange>
          </w:rPr>
          <w:delText>verifica se uma determinada condição é verdadeira, e se for, o código den</w:delText>
        </w:r>
      </w:del>
      <w:del w:id="4507" w:author="Willian" w:date="2016-11-04T22:25:00Z">
        <w:r w:rsidRPr="00552719" w:rsidDel="00B70E47">
          <w:rPr>
            <w:rPrChange w:id="4508" w:author="Willian" w:date="2016-11-28T20:46:00Z">
              <w:rPr>
                <w:color w:val="414141"/>
              </w:rPr>
            </w:rPrChange>
          </w:rPr>
          <w:delText xml:space="preserve">tro da declaração </w:delText>
        </w:r>
        <w:r w:rsidR="00332FD6" w:rsidRPr="00552719" w:rsidDel="00B70E47">
          <w:rPr>
            <w:color w:val="AA3391"/>
            <w:rPrChange w:id="4509" w:author="Willian" w:date="2016-11-28T20:46:00Z">
              <w:rPr>
                <w:rFonts w:ascii="Menlo" w:hAnsi="Menlo" w:cs="Menlo"/>
                <w:color w:val="AA3391"/>
                <w:sz w:val="18"/>
                <w:szCs w:val="18"/>
              </w:rPr>
            </w:rPrChange>
          </w:rPr>
          <w:delText>i</w:delText>
        </w:r>
      </w:del>
      <w:del w:id="4510" w:author="Willian" w:date="2016-11-04T22:24:00Z">
        <w:r w:rsidR="00332FD6" w:rsidRPr="00552719" w:rsidDel="00B70E47">
          <w:rPr>
            <w:color w:val="AA3391"/>
            <w:rPrChange w:id="4511" w:author="Willian" w:date="2016-11-28T20:46:00Z">
              <w:rPr>
                <w:rFonts w:ascii="Menlo" w:hAnsi="Menlo" w:cs="Menlo"/>
                <w:color w:val="AA3391"/>
                <w:sz w:val="18"/>
                <w:szCs w:val="18"/>
              </w:rPr>
            </w:rPrChange>
          </w:rPr>
          <w:delText>f</w:delText>
        </w:r>
      </w:del>
      <w:del w:id="4512" w:author="Willian" w:date="2016-11-04T22:25:00Z">
        <w:r w:rsidR="00332FD6" w:rsidRPr="00552719" w:rsidDel="00B70E47">
          <w:rPr>
            <w:color w:val="AA3391"/>
            <w:rPrChange w:id="4513" w:author="Willian" w:date="2016-11-28T20:46:00Z">
              <w:rPr>
                <w:rFonts w:ascii="Menlo" w:hAnsi="Menlo" w:cs="Menlo"/>
                <w:color w:val="AA3391"/>
                <w:sz w:val="18"/>
                <w:szCs w:val="18"/>
              </w:rPr>
            </w:rPrChange>
          </w:rPr>
          <w:delText xml:space="preserve"> </w:delText>
        </w:r>
      </w:del>
      <w:del w:id="4514" w:author="Willian" w:date="2016-11-27T10:05:00Z">
        <w:r w:rsidRPr="00552719" w:rsidDel="00655C69">
          <w:rPr>
            <w:rPrChange w:id="4515" w:author="Willian" w:date="2016-11-28T20:46:00Z">
              <w:rPr>
                <w:color w:val="414141"/>
              </w:rPr>
            </w:rPrChange>
          </w:rPr>
          <w:delText>é executado. Você pode adicionar uma</w:delText>
        </w:r>
        <w:r w:rsidR="00332FD6" w:rsidRPr="00552719" w:rsidDel="00655C69">
          <w:rPr>
            <w:rPrChange w:id="4516" w:author="Willian" w:date="2016-11-28T20:46:00Z">
              <w:rPr>
                <w:color w:val="414141"/>
              </w:rPr>
            </w:rPrChange>
          </w:rPr>
          <w:delText xml:space="preserve"> </w:delText>
        </w:r>
        <w:commentRangeStart w:id="4517"/>
        <w:commentRangeStart w:id="4518"/>
        <w:r w:rsidR="00332FD6" w:rsidRPr="00552719" w:rsidDel="00655C69">
          <w:rPr>
            <w:rPrChange w:id="4519" w:author="Willian" w:date="2016-11-28T20:46:00Z">
              <w:rPr>
                <w:color w:val="414141"/>
              </w:rPr>
            </w:rPrChange>
          </w:rPr>
          <w:delText>cl</w:delText>
        </w:r>
      </w:del>
      <w:ins w:id="4520" w:author="Vicente da Silva, Mayara" w:date="2016-11-03T14:32:00Z">
        <w:del w:id="4521" w:author="Willian" w:date="2016-11-27T10:05:00Z">
          <w:r w:rsidR="00D01E88" w:rsidRPr="00552719" w:rsidDel="00655C69">
            <w:rPr>
              <w:rPrChange w:id="4522" w:author="Willian" w:date="2016-11-28T20:46:00Z">
                <w:rPr>
                  <w:color w:val="414141"/>
                </w:rPr>
              </w:rPrChange>
            </w:rPr>
            <w:delText>á</w:delText>
          </w:r>
        </w:del>
      </w:ins>
      <w:del w:id="4523" w:author="Willian" w:date="2016-11-27T10:05:00Z">
        <w:r w:rsidR="00332FD6" w:rsidRPr="00552719" w:rsidDel="00655C69">
          <w:rPr>
            <w:rPrChange w:id="4524" w:author="Willian" w:date="2016-11-28T20:46:00Z">
              <w:rPr>
                <w:color w:val="414141"/>
              </w:rPr>
            </w:rPrChange>
          </w:rPr>
          <w:delText>ausula</w:delText>
        </w:r>
        <w:r w:rsidRPr="00552719" w:rsidDel="00655C69">
          <w:rPr>
            <w:rPrChange w:id="4525" w:author="Willian" w:date="2016-11-28T20:46:00Z">
              <w:rPr>
                <w:color w:val="414141"/>
              </w:rPr>
            </w:rPrChange>
          </w:rPr>
          <w:delText xml:space="preserve"> </w:delText>
        </w:r>
        <w:r w:rsidR="00332FD6" w:rsidRPr="00552719" w:rsidDel="00655C69">
          <w:rPr>
            <w:color w:val="AA3391"/>
            <w:rPrChange w:id="4526" w:author="Willian" w:date="2016-11-28T20:46:00Z">
              <w:rPr>
                <w:rFonts w:ascii="Menlo" w:hAnsi="Menlo" w:cs="Menlo"/>
                <w:color w:val="AA3391"/>
                <w:sz w:val="18"/>
                <w:szCs w:val="18"/>
              </w:rPr>
            </w:rPrChange>
          </w:rPr>
          <w:delText>else</w:delText>
        </w:r>
      </w:del>
      <w:del w:id="4527" w:author="Willian" w:date="2016-11-04T22:22:00Z">
        <w:r w:rsidR="00332FD6" w:rsidRPr="00552719" w:rsidDel="00F66189">
          <w:rPr>
            <w:color w:val="AA3391"/>
            <w:rPrChange w:id="4528" w:author="Willian" w:date="2016-11-28T20:46:00Z">
              <w:rPr>
                <w:rFonts w:cs="Menlo"/>
                <w:color w:val="AA3391"/>
              </w:rPr>
            </w:rPrChange>
          </w:rPr>
          <w:delText xml:space="preserve"> </w:delText>
        </w:r>
      </w:del>
      <w:commentRangeStart w:id="4529"/>
      <w:commentRangeStart w:id="4530"/>
      <w:ins w:id="4531" w:author="Vicente da Silva, Mayara" w:date="2016-11-03T14:32:00Z">
        <w:del w:id="4532" w:author="Willian" w:date="2016-11-04T22:22:00Z">
          <w:r w:rsidR="00D01E88" w:rsidRPr="00552719" w:rsidDel="00F66189">
            <w:rPr>
              <w:color w:val="AA3391"/>
              <w:rPrChange w:id="4533" w:author="Willian" w:date="2016-11-28T20:46:00Z">
                <w:rPr>
                  <w:rFonts w:cs="Menlo"/>
                  <w:color w:val="AA3391"/>
                </w:rPr>
              </w:rPrChange>
            </w:rPr>
            <w:delText>em</w:delText>
          </w:r>
        </w:del>
        <w:del w:id="4534" w:author="Willian" w:date="2016-11-27T10:05:00Z">
          <w:r w:rsidR="00D01E88" w:rsidRPr="00552719" w:rsidDel="00655C69">
            <w:rPr>
              <w:color w:val="AA3391"/>
              <w:rPrChange w:id="4535" w:author="Willian" w:date="2016-11-28T20:46:00Z">
                <w:rPr>
                  <w:rFonts w:cs="Menlo"/>
                  <w:color w:val="AA3391"/>
                </w:rPr>
              </w:rPrChange>
            </w:rPr>
            <w:delText xml:space="preserve"> </w:delText>
          </w:r>
        </w:del>
      </w:ins>
      <w:del w:id="4536" w:author="Willian" w:date="2016-11-04T22:23:00Z">
        <w:r w:rsidRPr="00552719" w:rsidDel="00F66189">
          <w:rPr>
            <w:rPrChange w:id="4537" w:author="Willian" w:date="2016-11-28T20:46:00Z">
              <w:rPr>
                <w:color w:val="414141"/>
              </w:rPr>
            </w:rPrChange>
          </w:rPr>
          <w:delText xml:space="preserve">cláusula </w:delText>
        </w:r>
      </w:del>
      <w:commentRangeEnd w:id="4529"/>
      <w:del w:id="4538" w:author="Willian" w:date="2016-11-27T10:05:00Z">
        <w:r w:rsidR="00D01E88" w:rsidRPr="00552719" w:rsidDel="00655C69">
          <w:rPr>
            <w:rStyle w:val="Refdecomentrio"/>
            <w:b/>
            <w:color w:val="7030A0"/>
            <w:rPrChange w:id="4539" w:author="Willian" w:date="2016-11-28T20:46:00Z">
              <w:rPr>
                <w:rStyle w:val="Refdecomentrio"/>
              </w:rPr>
            </w:rPrChange>
          </w:rPr>
          <w:commentReference w:id="4529"/>
        </w:r>
        <w:commentRangeEnd w:id="4530"/>
        <w:r w:rsidR="00B70E47" w:rsidRPr="00552719" w:rsidDel="00655C69">
          <w:rPr>
            <w:rStyle w:val="Refdecomentrio"/>
            <w:b/>
            <w:color w:val="7030A0"/>
            <w:rPrChange w:id="4540" w:author="Willian" w:date="2016-11-28T20:46:00Z">
              <w:rPr>
                <w:rStyle w:val="Refdecomentrio"/>
              </w:rPr>
            </w:rPrChange>
          </w:rPr>
          <w:commentReference w:id="4530"/>
        </w:r>
        <w:r w:rsidRPr="00552719" w:rsidDel="00655C69">
          <w:rPr>
            <w:rPrChange w:id="4541" w:author="Willian" w:date="2016-11-28T20:46:00Z">
              <w:rPr>
                <w:color w:val="414141"/>
              </w:rPr>
            </w:rPrChange>
          </w:rPr>
          <w:delText>a uma</w:delText>
        </w:r>
      </w:del>
      <w:del w:id="4542" w:author="Willian" w:date="2016-11-04T22:25:00Z">
        <w:r w:rsidRPr="00552719" w:rsidDel="00B70E47">
          <w:rPr>
            <w:rPrChange w:id="4543" w:author="Willian" w:date="2016-11-28T20:46:00Z">
              <w:rPr>
                <w:color w:val="414141"/>
              </w:rPr>
            </w:rPrChange>
          </w:rPr>
          <w:delText xml:space="preserve"> </w:delText>
        </w:r>
      </w:del>
      <w:del w:id="4544" w:author="Willian" w:date="2016-11-27T10:05:00Z">
        <w:r w:rsidR="00332FD6" w:rsidRPr="00552719" w:rsidDel="00655C69">
          <w:rPr>
            <w:color w:val="AA3391"/>
            <w:rPrChange w:id="4545" w:author="Willian" w:date="2016-11-28T20:46:00Z">
              <w:rPr>
                <w:rFonts w:ascii="Menlo" w:hAnsi="Menlo" w:cs="Menlo"/>
                <w:color w:val="AA3391"/>
                <w:sz w:val="18"/>
                <w:szCs w:val="18"/>
              </w:rPr>
            </w:rPrChange>
          </w:rPr>
          <w:delText xml:space="preserve">if </w:delText>
        </w:r>
      </w:del>
      <w:del w:id="4546" w:author="Willian" w:date="2016-11-04T22:23:00Z">
        <w:r w:rsidRPr="00552719" w:rsidDel="00F66189">
          <w:rPr>
            <w:rPrChange w:id="4547" w:author="Willian" w:date="2016-11-28T20:46:00Z">
              <w:rPr>
                <w:color w:val="414141"/>
              </w:rPr>
            </w:rPrChange>
          </w:rPr>
          <w:delText xml:space="preserve">declaração </w:delText>
        </w:r>
        <w:commentRangeEnd w:id="4517"/>
        <w:r w:rsidR="00D01E88" w:rsidRPr="00552719" w:rsidDel="00F66189">
          <w:rPr>
            <w:rStyle w:val="Refdecomentrio"/>
            <w:b/>
            <w:color w:val="7030A0"/>
            <w:rPrChange w:id="4548" w:author="Willian" w:date="2016-11-28T20:46:00Z">
              <w:rPr>
                <w:rStyle w:val="Refdecomentrio"/>
              </w:rPr>
            </w:rPrChange>
          </w:rPr>
          <w:commentReference w:id="4517"/>
        </w:r>
      </w:del>
      <w:commentRangeEnd w:id="4518"/>
      <w:del w:id="4549" w:author="Willian" w:date="2016-11-27T10:05:00Z">
        <w:r w:rsidR="00B70E47" w:rsidRPr="00552719" w:rsidDel="00655C69">
          <w:rPr>
            <w:rStyle w:val="Refdecomentrio"/>
            <w:b/>
            <w:color w:val="7030A0"/>
            <w:rPrChange w:id="4550" w:author="Willian" w:date="2016-11-28T20:46:00Z">
              <w:rPr>
                <w:rStyle w:val="Refdecomentrio"/>
              </w:rPr>
            </w:rPrChange>
          </w:rPr>
          <w:commentReference w:id="4518"/>
        </w:r>
        <w:r w:rsidRPr="00552719" w:rsidDel="00655C69">
          <w:rPr>
            <w:rPrChange w:id="4551" w:author="Willian" w:date="2016-11-28T20:46:00Z">
              <w:rPr>
                <w:color w:val="414141"/>
              </w:rPr>
            </w:rPrChange>
          </w:rPr>
          <w:delText xml:space="preserve">para </w:delText>
        </w:r>
      </w:del>
      <w:del w:id="4552" w:author="Willian" w:date="2016-11-04T22:26:00Z">
        <w:r w:rsidRPr="00552719" w:rsidDel="00B70E47">
          <w:rPr>
            <w:rPrChange w:id="4553" w:author="Willian" w:date="2016-11-28T20:46:00Z">
              <w:rPr>
                <w:color w:val="414141"/>
              </w:rPr>
            </w:rPrChange>
          </w:rPr>
          <w:delText xml:space="preserve">definir </w:delText>
        </w:r>
      </w:del>
      <w:del w:id="4554" w:author="Willian" w:date="2016-11-04T22:24:00Z">
        <w:r w:rsidRPr="00552719" w:rsidDel="00F66189">
          <w:rPr>
            <w:rPrChange w:id="4555" w:author="Willian" w:date="2016-11-28T20:46:00Z">
              <w:rPr>
                <w:color w:val="414141"/>
              </w:rPr>
            </w:rPrChange>
          </w:rPr>
          <w:delText>o</w:delText>
        </w:r>
      </w:del>
      <w:del w:id="4556" w:author="Willian" w:date="2016-11-04T22:26:00Z">
        <w:r w:rsidRPr="00552719" w:rsidDel="00B70E47">
          <w:rPr>
            <w:rPrChange w:id="4557" w:author="Willian" w:date="2016-11-28T20:46:00Z">
              <w:rPr>
                <w:color w:val="414141"/>
              </w:rPr>
            </w:rPrChange>
          </w:rPr>
          <w:delText xml:space="preserve"> comportamen</w:delText>
        </w:r>
      </w:del>
      <w:del w:id="4558" w:author="Willian" w:date="2016-11-04T22:25:00Z">
        <w:r w:rsidRPr="00552719" w:rsidDel="00B70E47">
          <w:rPr>
            <w:rPrChange w:id="4559" w:author="Willian" w:date="2016-11-28T20:46:00Z">
              <w:rPr>
                <w:color w:val="414141"/>
              </w:rPr>
            </w:rPrChange>
          </w:rPr>
          <w:delText>to</w:delText>
        </w:r>
      </w:del>
      <w:del w:id="4560" w:author="Willian" w:date="2016-11-27T10:05:00Z">
        <w:r w:rsidRPr="00552719" w:rsidDel="00655C69">
          <w:rPr>
            <w:rPrChange w:id="4561" w:author="Willian" w:date="2016-11-28T20:46:00Z">
              <w:rPr>
                <w:color w:val="414141"/>
              </w:rPr>
            </w:rPrChange>
          </w:rPr>
          <w:delText xml:space="preserve"> mais complex</w:delText>
        </w:r>
      </w:del>
      <w:del w:id="4562" w:author="Willian" w:date="2016-11-04T22:26:00Z">
        <w:r w:rsidRPr="00552719" w:rsidDel="00B70E47">
          <w:rPr>
            <w:rPrChange w:id="4563" w:author="Willian" w:date="2016-11-28T20:46:00Z">
              <w:rPr>
                <w:color w:val="414141"/>
              </w:rPr>
            </w:rPrChange>
          </w:rPr>
          <w:delText>o</w:delText>
        </w:r>
      </w:del>
      <w:del w:id="4564" w:author="Willian" w:date="2016-11-27T10:05:00Z">
        <w:r w:rsidRPr="00552719" w:rsidDel="00655C69">
          <w:rPr>
            <w:rPrChange w:id="4565" w:author="Willian" w:date="2016-11-28T20:46:00Z">
              <w:rPr>
                <w:color w:val="414141"/>
              </w:rPr>
            </w:rPrChange>
          </w:rPr>
          <w:delText>. Uma</w:delText>
        </w:r>
      </w:del>
      <w:ins w:id="4566" w:author="Vicente da Silva, Mayara" w:date="2016-11-03T14:32:00Z">
        <w:del w:id="4567" w:author="Willian" w:date="2016-11-27T10:05:00Z">
          <w:r w:rsidR="00BA5F13" w:rsidRPr="00552719" w:rsidDel="00655C69">
            <w:rPr>
              <w:rPrChange w:id="4568" w:author="Willian" w:date="2016-11-28T20:46:00Z">
                <w:rPr>
                  <w:color w:val="414141"/>
                </w:rPr>
              </w:rPrChange>
            </w:rPr>
            <w:delText xml:space="preserve"> cláusula</w:delText>
          </w:r>
        </w:del>
      </w:ins>
      <w:del w:id="4569" w:author="Willian" w:date="2016-11-27T10:05:00Z">
        <w:r w:rsidRPr="00552719" w:rsidDel="00655C69">
          <w:rPr>
            <w:rPrChange w:id="4570" w:author="Willian" w:date="2016-11-28T20:46:00Z">
              <w:rPr>
                <w:color w:val="414141"/>
              </w:rPr>
            </w:rPrChange>
          </w:rPr>
          <w:delText xml:space="preserve"> </w:delText>
        </w:r>
        <w:r w:rsidR="00332FD6" w:rsidRPr="00552719" w:rsidDel="00655C69">
          <w:rPr>
            <w:color w:val="AA3391"/>
            <w:rPrChange w:id="4571" w:author="Willian" w:date="2016-11-28T20:46:00Z">
              <w:rPr>
                <w:rFonts w:ascii="Menlo" w:hAnsi="Menlo" w:cs="Menlo"/>
                <w:color w:val="AA3391"/>
                <w:sz w:val="18"/>
                <w:szCs w:val="18"/>
              </w:rPr>
            </w:rPrChange>
          </w:rPr>
          <w:delText xml:space="preserve">else </w:delText>
        </w:r>
        <w:r w:rsidRPr="00552719" w:rsidDel="00655C69">
          <w:rPr>
            <w:rPrChange w:id="4572" w:author="Willian" w:date="2016-11-28T20:46:00Z">
              <w:rPr>
                <w:color w:val="414141"/>
              </w:rPr>
            </w:rPrChange>
          </w:rPr>
          <w:delText xml:space="preserve">cláusula pode ser </w:delText>
        </w:r>
        <w:commentRangeStart w:id="4573"/>
        <w:commentRangeStart w:id="4574"/>
        <w:r w:rsidRPr="00552719" w:rsidDel="00655C69">
          <w:rPr>
            <w:rPrChange w:id="4575" w:author="Willian" w:date="2016-11-28T20:46:00Z">
              <w:rPr>
                <w:color w:val="414141"/>
              </w:rPr>
            </w:rPrChange>
          </w:rPr>
          <w:delText>usado</w:delText>
        </w:r>
      </w:del>
      <w:ins w:id="4576" w:author="Vicente da Silva, Mayara" w:date="2016-11-03T14:32:00Z">
        <w:del w:id="4577" w:author="Willian" w:date="2016-11-27T10:05:00Z">
          <w:r w:rsidR="00BA5F13" w:rsidRPr="00552719" w:rsidDel="00655C69">
            <w:rPr>
              <w:rPrChange w:id="4578" w:author="Willian" w:date="2016-11-28T20:46:00Z">
                <w:rPr>
                  <w:color w:val="414141"/>
                </w:rPr>
              </w:rPrChange>
            </w:rPr>
            <w:delText>a</w:delText>
          </w:r>
        </w:del>
      </w:ins>
      <w:del w:id="4579" w:author="Willian" w:date="2016-11-27T10:05:00Z">
        <w:r w:rsidRPr="00552719" w:rsidDel="00655C69">
          <w:rPr>
            <w:rPrChange w:id="4580" w:author="Willian" w:date="2016-11-28T20:46:00Z">
              <w:rPr>
                <w:color w:val="414141"/>
              </w:rPr>
            </w:rPrChange>
          </w:rPr>
          <w:delText xml:space="preserve"> para </w:delText>
        </w:r>
      </w:del>
      <w:del w:id="4581" w:author="Willian" w:date="2016-11-04T22:23:00Z">
        <w:r w:rsidRPr="00552719" w:rsidDel="00F66189">
          <w:rPr>
            <w:rPrChange w:id="4582" w:author="Willian" w:date="2016-11-28T20:46:00Z">
              <w:rPr>
                <w:color w:val="414141"/>
              </w:rPr>
            </w:rPrChange>
          </w:rPr>
          <w:delText xml:space="preserve">cadeia </w:delText>
        </w:r>
      </w:del>
      <w:del w:id="4583" w:author="Willian" w:date="2016-11-27T10:05:00Z">
        <w:r w:rsidR="00332FD6" w:rsidRPr="00552719" w:rsidDel="00655C69">
          <w:rPr>
            <w:color w:val="AA3391"/>
            <w:rPrChange w:id="4584" w:author="Willian" w:date="2016-11-28T20:46:00Z">
              <w:rPr>
                <w:rFonts w:ascii="Menlo" w:hAnsi="Menlo" w:cs="Menlo"/>
                <w:color w:val="AA3391"/>
                <w:sz w:val="18"/>
                <w:szCs w:val="18"/>
              </w:rPr>
            </w:rPrChange>
          </w:rPr>
          <w:delText>if</w:delText>
        </w:r>
      </w:del>
      <w:del w:id="4585" w:author="Willian" w:date="2016-11-04T22:23:00Z">
        <w:r w:rsidR="00332FD6" w:rsidRPr="00552719" w:rsidDel="00F66189">
          <w:rPr>
            <w:color w:val="AA3391"/>
            <w:rPrChange w:id="4586" w:author="Willian" w:date="2016-11-28T20:46:00Z">
              <w:rPr>
                <w:rFonts w:ascii="Menlo" w:hAnsi="Menlo" w:cs="Menlo"/>
                <w:color w:val="AA3391"/>
                <w:sz w:val="18"/>
                <w:szCs w:val="18"/>
              </w:rPr>
            </w:rPrChange>
          </w:rPr>
          <w:delText xml:space="preserve"> </w:delText>
        </w:r>
        <w:r w:rsidRPr="00552719" w:rsidDel="00F66189">
          <w:rPr>
            <w:rPrChange w:id="4587" w:author="Willian" w:date="2016-11-28T20:46:00Z">
              <w:rPr>
                <w:color w:val="414141"/>
              </w:rPr>
            </w:rPrChange>
          </w:rPr>
          <w:delText>declarações juntos</w:delText>
        </w:r>
      </w:del>
      <w:del w:id="4588" w:author="Willian" w:date="2016-11-04T22:26:00Z">
        <w:r w:rsidRPr="00552719" w:rsidDel="00B70E47">
          <w:rPr>
            <w:rPrChange w:id="4589" w:author="Willian" w:date="2016-11-28T20:46:00Z">
              <w:rPr>
                <w:color w:val="414141"/>
              </w:rPr>
            </w:rPrChange>
          </w:rPr>
          <w:delText xml:space="preserve">, ou ele pode ficar em sua própria, caso em que a </w:delText>
        </w:r>
        <w:r w:rsidR="00332FD6" w:rsidRPr="00552719" w:rsidDel="00B70E47">
          <w:rPr>
            <w:color w:val="AA3391"/>
            <w:rPrChange w:id="4590" w:author="Willian" w:date="2016-11-28T20:46:00Z">
              <w:rPr>
                <w:rFonts w:ascii="Menlo" w:hAnsi="Menlo" w:cs="Menlo"/>
                <w:color w:val="AA3391"/>
                <w:sz w:val="18"/>
                <w:szCs w:val="18"/>
              </w:rPr>
            </w:rPrChange>
          </w:rPr>
          <w:delText xml:space="preserve">else </w:delText>
        </w:r>
        <w:r w:rsidRPr="00552719" w:rsidDel="00B70E47">
          <w:rPr>
            <w:rPrChange w:id="4591" w:author="Willian" w:date="2016-11-28T20:46:00Z">
              <w:rPr>
                <w:color w:val="414141"/>
              </w:rPr>
            </w:rPrChange>
          </w:rPr>
          <w:delText xml:space="preserve">cláusula é executada se nenhuma das encadeadas </w:delText>
        </w:r>
        <w:r w:rsidR="00332FD6" w:rsidRPr="00552719" w:rsidDel="00B70E47">
          <w:rPr>
            <w:color w:val="AA3391"/>
            <w:rPrChange w:id="4592" w:author="Willian" w:date="2016-11-28T20:46:00Z">
              <w:rPr>
                <w:rFonts w:ascii="Menlo" w:hAnsi="Menlo" w:cs="Menlo"/>
                <w:color w:val="AA3391"/>
                <w:sz w:val="18"/>
                <w:szCs w:val="18"/>
              </w:rPr>
            </w:rPrChange>
          </w:rPr>
          <w:delText xml:space="preserve">if </w:delText>
        </w:r>
        <w:r w:rsidRPr="00552719" w:rsidDel="00B70E47">
          <w:rPr>
            <w:rPrChange w:id="4593" w:author="Willian" w:date="2016-11-28T20:46:00Z">
              <w:rPr>
                <w:color w:val="414141"/>
              </w:rPr>
            </w:rPrChange>
          </w:rPr>
          <w:delText xml:space="preserve">declarações avaliar a </w:delText>
        </w:r>
        <w:r w:rsidR="00332FD6" w:rsidRPr="00552719" w:rsidDel="00B70E47">
          <w:rPr>
            <w:color w:val="AA3391"/>
            <w:rPrChange w:id="4594" w:author="Willian" w:date="2016-11-28T20:46:00Z">
              <w:rPr>
                <w:rFonts w:ascii="Menlo" w:hAnsi="Menlo" w:cs="Menlo"/>
                <w:color w:val="AA3391"/>
                <w:sz w:val="18"/>
                <w:szCs w:val="18"/>
              </w:rPr>
            </w:rPrChange>
          </w:rPr>
          <w:delText>true</w:delText>
        </w:r>
      </w:del>
      <w:del w:id="4595" w:author="Willian" w:date="2016-11-04T22:28:00Z">
        <w:r w:rsidRPr="00552719" w:rsidDel="00B70E47">
          <w:rPr>
            <w:rPrChange w:id="4596" w:author="Willian" w:date="2016-11-28T20:46:00Z">
              <w:rPr>
                <w:color w:val="414141"/>
              </w:rPr>
            </w:rPrChange>
          </w:rPr>
          <w:delText>.</w:delText>
        </w:r>
      </w:del>
      <w:commentRangeEnd w:id="4573"/>
      <w:commentRangeEnd w:id="4574"/>
      <w:del w:id="4597" w:author="Willian" w:date="2016-11-27T10:05:00Z">
        <w:r w:rsidR="00BA5F13" w:rsidRPr="00552719" w:rsidDel="00655C69">
          <w:rPr>
            <w:rStyle w:val="Refdecomentrio"/>
            <w:b/>
            <w:color w:val="7030A0"/>
            <w:rPrChange w:id="4598" w:author="Willian" w:date="2016-11-28T20:46:00Z">
              <w:rPr>
                <w:rStyle w:val="Refdecomentrio"/>
              </w:rPr>
            </w:rPrChange>
          </w:rPr>
          <w:commentReference w:id="4573"/>
        </w:r>
        <w:r w:rsidR="00B70E47" w:rsidRPr="00552719" w:rsidDel="00655C69">
          <w:rPr>
            <w:rStyle w:val="Refdecomentrio"/>
            <w:b/>
            <w:color w:val="7030A0"/>
            <w:rPrChange w:id="4599" w:author="Willian" w:date="2016-11-28T20:46:00Z">
              <w:rPr>
                <w:rStyle w:val="Refdecomentrio"/>
              </w:rPr>
            </w:rPrChange>
          </w:rPr>
          <w:commentReference w:id="4574"/>
        </w:r>
      </w:del>
    </w:p>
    <w:p w14:paraId="45D9B9EC" w14:textId="77777777" w:rsidR="008313E9" w:rsidRPr="00552719" w:rsidDel="00655C69" w:rsidRDefault="008313E9" w:rsidP="00105795">
      <w:pPr>
        <w:rPr>
          <w:del w:id="4600" w:author="Willian" w:date="2016-11-27T10:05:00Z"/>
          <w:noProof/>
          <w:lang w:val="en-US"/>
          <w:rPrChange w:id="4601" w:author="Willian" w:date="2016-11-28T20:46:00Z">
            <w:rPr>
              <w:del w:id="4602" w:author="Willian" w:date="2016-11-27T10:05:00Z"/>
              <w:rFonts w:ascii="Menlo" w:hAnsi="Menlo" w:cs="Menlo"/>
              <w:noProof/>
              <w:sz w:val="21"/>
              <w:szCs w:val="21"/>
              <w:lang w:val="en-US"/>
            </w:rPr>
          </w:rPrChange>
        </w:rPr>
        <w:pPrChange w:id="4603" w:author="Willian" w:date="2016-11-28T21:17:00Z">
          <w:pPr>
            <w:spacing w:before="460" w:after="0"/>
            <w:ind w:left="567"/>
            <w:textAlignment w:val="baseline"/>
          </w:pPr>
        </w:pPrChange>
      </w:pPr>
      <w:del w:id="4604" w:author="Willian" w:date="2016-11-27T10:05:00Z">
        <w:r w:rsidRPr="00552719" w:rsidDel="00655C69">
          <w:rPr>
            <w:noProof/>
            <w:color w:val="AA3391"/>
            <w:lang w:val="en-US"/>
            <w:rPrChange w:id="4605" w:author="Willian" w:date="2016-11-28T20:46:00Z">
              <w:rPr>
                <w:rFonts w:ascii="Menlo" w:hAnsi="Menlo" w:cs="Menlo"/>
                <w:noProof/>
                <w:color w:val="AA3391"/>
                <w:sz w:val="18"/>
                <w:szCs w:val="18"/>
                <w:lang w:val="en-US"/>
              </w:rPr>
            </w:rPrChange>
          </w:rPr>
          <w:delText>let</w:delText>
        </w:r>
        <w:r w:rsidRPr="00552719" w:rsidDel="00655C69">
          <w:rPr>
            <w:noProof/>
            <w:lang w:val="en-US"/>
            <w:rPrChange w:id="4606" w:author="Willian" w:date="2016-11-28T20:46:00Z">
              <w:rPr>
                <w:rFonts w:ascii="Menlo" w:hAnsi="Menlo" w:cs="Menlo"/>
                <w:noProof/>
                <w:sz w:val="18"/>
                <w:szCs w:val="18"/>
                <w:lang w:val="en-US"/>
              </w:rPr>
            </w:rPrChange>
          </w:rPr>
          <w:delText xml:space="preserve"> number = </w:delText>
        </w:r>
        <w:r w:rsidRPr="00552719" w:rsidDel="00655C69">
          <w:rPr>
            <w:noProof/>
            <w:color w:val="1C00CF"/>
            <w:lang w:val="en-US"/>
            <w:rPrChange w:id="4607" w:author="Willian" w:date="2016-11-28T20:46:00Z">
              <w:rPr>
                <w:rFonts w:ascii="Menlo" w:hAnsi="Menlo" w:cs="Menlo"/>
                <w:noProof/>
                <w:color w:val="1C00CF"/>
                <w:sz w:val="18"/>
                <w:szCs w:val="18"/>
                <w:lang w:val="en-US"/>
              </w:rPr>
            </w:rPrChange>
          </w:rPr>
          <w:delText>23</w:delText>
        </w:r>
      </w:del>
    </w:p>
    <w:p w14:paraId="4CBE77E3" w14:textId="77777777" w:rsidR="008313E9" w:rsidRPr="00552719" w:rsidDel="00655C69" w:rsidRDefault="008313E9" w:rsidP="00105795">
      <w:pPr>
        <w:rPr>
          <w:del w:id="4608" w:author="Willian" w:date="2016-11-27T10:05:00Z"/>
          <w:noProof/>
          <w:lang w:val="en-US"/>
          <w:rPrChange w:id="4609" w:author="Willian" w:date="2016-11-28T20:46:00Z">
            <w:rPr>
              <w:del w:id="4610" w:author="Willian" w:date="2016-11-27T10:05:00Z"/>
              <w:rFonts w:ascii="Menlo" w:hAnsi="Menlo" w:cs="Menlo"/>
              <w:noProof/>
              <w:sz w:val="21"/>
              <w:szCs w:val="21"/>
              <w:lang w:val="en-US"/>
            </w:rPr>
          </w:rPrChange>
        </w:rPr>
        <w:pPrChange w:id="4611" w:author="Willian" w:date="2016-11-28T21:17:00Z">
          <w:pPr>
            <w:spacing w:after="0"/>
            <w:ind w:left="567"/>
            <w:textAlignment w:val="baseline"/>
          </w:pPr>
        </w:pPrChange>
      </w:pPr>
      <w:del w:id="4612" w:author="Willian" w:date="2016-11-27T10:05:00Z">
        <w:r w:rsidRPr="00552719" w:rsidDel="00655C69">
          <w:rPr>
            <w:noProof/>
            <w:color w:val="AA3391"/>
            <w:lang w:val="en-US"/>
            <w:rPrChange w:id="4613" w:author="Willian" w:date="2016-11-28T20:46:00Z">
              <w:rPr>
                <w:rFonts w:ascii="Menlo" w:hAnsi="Menlo" w:cs="Menlo"/>
                <w:noProof/>
                <w:color w:val="AA3391"/>
                <w:sz w:val="18"/>
                <w:szCs w:val="18"/>
                <w:lang w:val="en-US"/>
              </w:rPr>
            </w:rPrChange>
          </w:rPr>
          <w:delText>if</w:delText>
        </w:r>
        <w:r w:rsidRPr="00552719" w:rsidDel="00655C69">
          <w:rPr>
            <w:noProof/>
            <w:lang w:val="en-US"/>
            <w:rPrChange w:id="4614" w:author="Willian" w:date="2016-11-28T20:46:00Z">
              <w:rPr>
                <w:rFonts w:ascii="Menlo" w:hAnsi="Menlo" w:cs="Menlo"/>
                <w:noProof/>
                <w:sz w:val="18"/>
                <w:szCs w:val="18"/>
                <w:lang w:val="en-US"/>
              </w:rPr>
            </w:rPrChange>
          </w:rPr>
          <w:delText xml:space="preserve"> number &lt; </w:delText>
        </w:r>
        <w:r w:rsidRPr="00552719" w:rsidDel="00655C69">
          <w:rPr>
            <w:noProof/>
            <w:color w:val="1C00CF"/>
            <w:lang w:val="en-US"/>
            <w:rPrChange w:id="4615" w:author="Willian" w:date="2016-11-28T20:46:00Z">
              <w:rPr>
                <w:rFonts w:ascii="Menlo" w:hAnsi="Menlo" w:cs="Menlo"/>
                <w:noProof/>
                <w:color w:val="1C00CF"/>
                <w:sz w:val="18"/>
                <w:szCs w:val="18"/>
                <w:lang w:val="en-US"/>
              </w:rPr>
            </w:rPrChange>
          </w:rPr>
          <w:delText>10</w:delText>
        </w:r>
        <w:r w:rsidRPr="00552719" w:rsidDel="00655C69">
          <w:rPr>
            <w:noProof/>
            <w:lang w:val="en-US"/>
            <w:rPrChange w:id="4616" w:author="Willian" w:date="2016-11-28T20:46:00Z">
              <w:rPr>
                <w:rFonts w:ascii="Menlo" w:hAnsi="Menlo" w:cs="Menlo"/>
                <w:noProof/>
                <w:sz w:val="18"/>
                <w:szCs w:val="18"/>
                <w:lang w:val="en-US"/>
              </w:rPr>
            </w:rPrChange>
          </w:rPr>
          <w:delText xml:space="preserve"> {</w:delText>
        </w:r>
      </w:del>
    </w:p>
    <w:p w14:paraId="420A218C" w14:textId="77777777" w:rsidR="008313E9" w:rsidRPr="00552719" w:rsidDel="00655C69" w:rsidRDefault="008313E9" w:rsidP="00105795">
      <w:pPr>
        <w:rPr>
          <w:del w:id="4617" w:author="Willian" w:date="2016-11-27T10:05:00Z"/>
          <w:noProof/>
          <w:lang w:val="en-US"/>
          <w:rPrChange w:id="4618" w:author="Willian" w:date="2016-11-28T20:46:00Z">
            <w:rPr>
              <w:del w:id="4619" w:author="Willian" w:date="2016-11-27T10:05:00Z"/>
              <w:rFonts w:ascii="Menlo" w:hAnsi="Menlo" w:cs="Menlo"/>
              <w:noProof/>
              <w:sz w:val="21"/>
              <w:szCs w:val="21"/>
              <w:lang w:val="en-US"/>
            </w:rPr>
          </w:rPrChange>
        </w:rPr>
        <w:pPrChange w:id="4620" w:author="Willian" w:date="2016-11-28T21:17:00Z">
          <w:pPr>
            <w:spacing w:after="0"/>
            <w:ind w:left="567"/>
            <w:textAlignment w:val="baseline"/>
          </w:pPr>
        </w:pPrChange>
      </w:pPr>
      <w:del w:id="4621" w:author="Willian" w:date="2016-11-27T10:05:00Z">
        <w:r w:rsidRPr="00552719" w:rsidDel="00655C69">
          <w:rPr>
            <w:noProof/>
            <w:lang w:val="en-US"/>
            <w:rPrChange w:id="4622" w:author="Willian" w:date="2016-11-28T20:46:00Z">
              <w:rPr>
                <w:rFonts w:ascii="Menlo" w:hAnsi="Menlo" w:cs="Menlo"/>
                <w:noProof/>
                <w:sz w:val="18"/>
                <w:szCs w:val="18"/>
                <w:lang w:val="en-US"/>
              </w:rPr>
            </w:rPrChange>
          </w:rPr>
          <w:delText>  print("The number is small")</w:delText>
        </w:r>
      </w:del>
    </w:p>
    <w:p w14:paraId="19B5C8C9" w14:textId="77777777" w:rsidR="008313E9" w:rsidRPr="00552719" w:rsidDel="00655C69" w:rsidRDefault="008313E9" w:rsidP="00105795">
      <w:pPr>
        <w:rPr>
          <w:del w:id="4623" w:author="Willian" w:date="2016-11-27T10:05:00Z"/>
          <w:noProof/>
          <w:lang w:val="en-US"/>
          <w:rPrChange w:id="4624" w:author="Willian" w:date="2016-11-28T20:46:00Z">
            <w:rPr>
              <w:del w:id="4625" w:author="Willian" w:date="2016-11-27T10:05:00Z"/>
              <w:rFonts w:ascii="Menlo" w:hAnsi="Menlo" w:cs="Menlo"/>
              <w:noProof/>
              <w:sz w:val="21"/>
              <w:szCs w:val="21"/>
              <w:lang w:val="en-US"/>
            </w:rPr>
          </w:rPrChange>
        </w:rPr>
        <w:pPrChange w:id="4626" w:author="Willian" w:date="2016-11-28T21:17:00Z">
          <w:pPr>
            <w:spacing w:after="0"/>
            <w:ind w:left="567"/>
            <w:textAlignment w:val="baseline"/>
          </w:pPr>
        </w:pPrChange>
      </w:pPr>
      <w:del w:id="4627" w:author="Willian" w:date="2016-11-27T10:05:00Z">
        <w:r w:rsidRPr="00552719" w:rsidDel="00655C69">
          <w:rPr>
            <w:noProof/>
            <w:lang w:val="en-US"/>
            <w:rPrChange w:id="4628" w:author="Willian" w:date="2016-11-28T20:46:00Z">
              <w:rPr>
                <w:rFonts w:ascii="Menlo" w:hAnsi="Menlo" w:cs="Menlo"/>
                <w:noProof/>
                <w:sz w:val="18"/>
                <w:szCs w:val="18"/>
                <w:lang w:val="en-US"/>
              </w:rPr>
            </w:rPrChange>
          </w:rPr>
          <w:delText xml:space="preserve">} </w:delText>
        </w:r>
        <w:r w:rsidRPr="00552719" w:rsidDel="00655C69">
          <w:rPr>
            <w:noProof/>
            <w:color w:val="AA3391"/>
            <w:lang w:val="en-US"/>
            <w:rPrChange w:id="4629" w:author="Willian" w:date="2016-11-28T20:46:00Z">
              <w:rPr>
                <w:rFonts w:ascii="Menlo" w:hAnsi="Menlo" w:cs="Menlo"/>
                <w:noProof/>
                <w:color w:val="AA3391"/>
                <w:sz w:val="18"/>
                <w:szCs w:val="18"/>
                <w:lang w:val="en-US"/>
              </w:rPr>
            </w:rPrChange>
          </w:rPr>
          <w:delText>else</w:delText>
        </w:r>
        <w:r w:rsidRPr="00552719" w:rsidDel="00655C69">
          <w:rPr>
            <w:noProof/>
            <w:lang w:val="en-US"/>
            <w:rPrChange w:id="4630" w:author="Willian" w:date="2016-11-28T20:46:00Z">
              <w:rPr>
                <w:rFonts w:ascii="Menlo" w:hAnsi="Menlo" w:cs="Menlo"/>
                <w:noProof/>
                <w:sz w:val="18"/>
                <w:szCs w:val="18"/>
                <w:lang w:val="en-US"/>
              </w:rPr>
            </w:rPrChange>
          </w:rPr>
          <w:delText xml:space="preserve"> </w:delText>
        </w:r>
        <w:r w:rsidRPr="00552719" w:rsidDel="00655C69">
          <w:rPr>
            <w:noProof/>
            <w:color w:val="AA3391"/>
            <w:lang w:val="en-US"/>
            <w:rPrChange w:id="4631" w:author="Willian" w:date="2016-11-28T20:46:00Z">
              <w:rPr>
                <w:rFonts w:ascii="Menlo" w:hAnsi="Menlo" w:cs="Menlo"/>
                <w:noProof/>
                <w:color w:val="AA3391"/>
                <w:sz w:val="18"/>
                <w:szCs w:val="18"/>
                <w:lang w:val="en-US"/>
              </w:rPr>
            </w:rPrChange>
          </w:rPr>
          <w:delText>if</w:delText>
        </w:r>
        <w:r w:rsidRPr="00552719" w:rsidDel="00655C69">
          <w:rPr>
            <w:noProof/>
            <w:lang w:val="en-US"/>
            <w:rPrChange w:id="4632" w:author="Willian" w:date="2016-11-28T20:46:00Z">
              <w:rPr>
                <w:rFonts w:ascii="Menlo" w:hAnsi="Menlo" w:cs="Menlo"/>
                <w:noProof/>
                <w:sz w:val="18"/>
                <w:szCs w:val="18"/>
                <w:lang w:val="en-US"/>
              </w:rPr>
            </w:rPrChange>
          </w:rPr>
          <w:delText xml:space="preserve"> number &gt; </w:delText>
        </w:r>
        <w:r w:rsidRPr="00552719" w:rsidDel="00655C69">
          <w:rPr>
            <w:noProof/>
            <w:color w:val="1C00CF"/>
            <w:lang w:val="en-US"/>
            <w:rPrChange w:id="4633" w:author="Willian" w:date="2016-11-28T20:46:00Z">
              <w:rPr>
                <w:rFonts w:ascii="Menlo" w:hAnsi="Menlo" w:cs="Menlo"/>
                <w:noProof/>
                <w:color w:val="1C00CF"/>
                <w:sz w:val="18"/>
                <w:szCs w:val="18"/>
                <w:lang w:val="en-US"/>
              </w:rPr>
            </w:rPrChange>
          </w:rPr>
          <w:delText>100</w:delText>
        </w:r>
        <w:r w:rsidRPr="00552719" w:rsidDel="00655C69">
          <w:rPr>
            <w:noProof/>
            <w:lang w:val="en-US"/>
            <w:rPrChange w:id="4634" w:author="Willian" w:date="2016-11-28T20:46:00Z">
              <w:rPr>
                <w:rFonts w:ascii="Menlo" w:hAnsi="Menlo" w:cs="Menlo"/>
                <w:noProof/>
                <w:sz w:val="18"/>
                <w:szCs w:val="18"/>
                <w:lang w:val="en-US"/>
              </w:rPr>
            </w:rPrChange>
          </w:rPr>
          <w:delText xml:space="preserve"> {</w:delText>
        </w:r>
      </w:del>
    </w:p>
    <w:p w14:paraId="6DE48116" w14:textId="77777777" w:rsidR="008313E9" w:rsidRPr="00552719" w:rsidDel="00655C69" w:rsidRDefault="008313E9" w:rsidP="00105795">
      <w:pPr>
        <w:rPr>
          <w:del w:id="4635" w:author="Willian" w:date="2016-11-27T10:05:00Z"/>
          <w:noProof/>
          <w:lang w:val="en-US"/>
          <w:rPrChange w:id="4636" w:author="Willian" w:date="2016-11-28T20:46:00Z">
            <w:rPr>
              <w:del w:id="4637" w:author="Willian" w:date="2016-11-27T10:05:00Z"/>
              <w:rFonts w:ascii="Menlo" w:hAnsi="Menlo" w:cs="Menlo"/>
              <w:noProof/>
              <w:sz w:val="21"/>
              <w:szCs w:val="21"/>
              <w:lang w:val="en-US"/>
            </w:rPr>
          </w:rPrChange>
        </w:rPr>
        <w:pPrChange w:id="4638" w:author="Willian" w:date="2016-11-28T21:17:00Z">
          <w:pPr>
            <w:spacing w:after="0"/>
            <w:ind w:left="567"/>
            <w:textAlignment w:val="baseline"/>
          </w:pPr>
        </w:pPrChange>
      </w:pPr>
      <w:del w:id="4639" w:author="Willian" w:date="2016-11-27T10:05:00Z">
        <w:r w:rsidRPr="00552719" w:rsidDel="00655C69">
          <w:rPr>
            <w:noProof/>
            <w:lang w:val="en-US"/>
            <w:rPrChange w:id="4640" w:author="Willian" w:date="2016-11-28T20:46:00Z">
              <w:rPr>
                <w:rFonts w:ascii="Menlo" w:hAnsi="Menlo" w:cs="Menlo"/>
                <w:noProof/>
                <w:sz w:val="18"/>
                <w:szCs w:val="18"/>
                <w:lang w:val="en-US"/>
              </w:rPr>
            </w:rPrChange>
          </w:rPr>
          <w:delText>  print("The number is pretty big")</w:delText>
        </w:r>
      </w:del>
    </w:p>
    <w:p w14:paraId="7239206D" w14:textId="77777777" w:rsidR="008313E9" w:rsidRPr="00552719" w:rsidDel="00655C69" w:rsidRDefault="008313E9" w:rsidP="00105795">
      <w:pPr>
        <w:rPr>
          <w:del w:id="4641" w:author="Willian" w:date="2016-11-27T10:05:00Z"/>
          <w:noProof/>
          <w:lang w:val="en-US"/>
          <w:rPrChange w:id="4642" w:author="Willian" w:date="2016-11-28T20:46:00Z">
            <w:rPr>
              <w:del w:id="4643" w:author="Willian" w:date="2016-11-27T10:05:00Z"/>
              <w:rFonts w:ascii="Menlo" w:hAnsi="Menlo" w:cs="Menlo"/>
              <w:noProof/>
              <w:sz w:val="21"/>
              <w:szCs w:val="21"/>
              <w:lang w:val="en-US"/>
            </w:rPr>
          </w:rPrChange>
        </w:rPr>
        <w:pPrChange w:id="4644" w:author="Willian" w:date="2016-11-28T21:17:00Z">
          <w:pPr>
            <w:spacing w:after="0"/>
            <w:ind w:left="567"/>
            <w:textAlignment w:val="baseline"/>
          </w:pPr>
        </w:pPrChange>
      </w:pPr>
      <w:del w:id="4645" w:author="Willian" w:date="2016-11-27T10:05:00Z">
        <w:r w:rsidRPr="00552719" w:rsidDel="00655C69">
          <w:rPr>
            <w:noProof/>
            <w:lang w:val="en-US"/>
            <w:rPrChange w:id="4646" w:author="Willian" w:date="2016-11-28T20:46:00Z">
              <w:rPr>
                <w:rFonts w:ascii="Menlo" w:hAnsi="Menlo" w:cs="Menlo"/>
                <w:noProof/>
                <w:sz w:val="18"/>
                <w:szCs w:val="18"/>
                <w:lang w:val="en-US"/>
              </w:rPr>
            </w:rPrChange>
          </w:rPr>
          <w:delText xml:space="preserve">} </w:delText>
        </w:r>
        <w:r w:rsidRPr="00552719" w:rsidDel="00655C69">
          <w:rPr>
            <w:noProof/>
            <w:color w:val="AA3391"/>
            <w:lang w:val="en-US"/>
            <w:rPrChange w:id="4647" w:author="Willian" w:date="2016-11-28T20:46:00Z">
              <w:rPr>
                <w:rFonts w:ascii="Menlo" w:hAnsi="Menlo" w:cs="Menlo"/>
                <w:noProof/>
                <w:color w:val="AA3391"/>
                <w:sz w:val="18"/>
                <w:szCs w:val="18"/>
                <w:lang w:val="en-US"/>
              </w:rPr>
            </w:rPrChange>
          </w:rPr>
          <w:delText>else</w:delText>
        </w:r>
        <w:r w:rsidRPr="00552719" w:rsidDel="00655C69">
          <w:rPr>
            <w:noProof/>
            <w:lang w:val="en-US"/>
            <w:rPrChange w:id="4648" w:author="Willian" w:date="2016-11-28T20:46:00Z">
              <w:rPr>
                <w:rFonts w:ascii="Menlo" w:hAnsi="Menlo" w:cs="Menlo"/>
                <w:noProof/>
                <w:sz w:val="18"/>
                <w:szCs w:val="18"/>
                <w:lang w:val="en-US"/>
              </w:rPr>
            </w:rPrChange>
          </w:rPr>
          <w:delText xml:space="preserve"> {</w:delText>
        </w:r>
      </w:del>
    </w:p>
    <w:p w14:paraId="149DE41F" w14:textId="77777777" w:rsidR="008313E9" w:rsidRPr="00552719" w:rsidDel="00655C69" w:rsidRDefault="008313E9" w:rsidP="00105795">
      <w:pPr>
        <w:rPr>
          <w:del w:id="4649" w:author="Willian" w:date="2016-11-27T10:05:00Z"/>
          <w:noProof/>
          <w:lang w:val="en-US"/>
          <w:rPrChange w:id="4650" w:author="Willian" w:date="2016-11-28T20:46:00Z">
            <w:rPr>
              <w:del w:id="4651" w:author="Willian" w:date="2016-11-27T10:05:00Z"/>
              <w:rFonts w:ascii="Menlo" w:hAnsi="Menlo" w:cs="Menlo"/>
              <w:noProof/>
              <w:sz w:val="21"/>
              <w:szCs w:val="21"/>
              <w:lang w:val="en-US"/>
            </w:rPr>
          </w:rPrChange>
        </w:rPr>
        <w:pPrChange w:id="4652" w:author="Willian" w:date="2016-11-28T21:17:00Z">
          <w:pPr>
            <w:spacing w:after="0"/>
            <w:ind w:left="567"/>
            <w:textAlignment w:val="baseline"/>
          </w:pPr>
        </w:pPrChange>
      </w:pPr>
      <w:del w:id="4653" w:author="Willian" w:date="2016-11-27T10:05:00Z">
        <w:r w:rsidRPr="00552719" w:rsidDel="00655C69">
          <w:rPr>
            <w:noProof/>
            <w:lang w:val="en-US"/>
            <w:rPrChange w:id="4654" w:author="Willian" w:date="2016-11-28T20:46:00Z">
              <w:rPr>
                <w:rFonts w:ascii="Menlo" w:hAnsi="Menlo" w:cs="Menlo"/>
                <w:noProof/>
                <w:sz w:val="18"/>
                <w:szCs w:val="18"/>
                <w:lang w:val="en-US"/>
              </w:rPr>
            </w:rPrChange>
          </w:rPr>
          <w:delText>  print("The number is between 10 and 100")</w:delText>
        </w:r>
      </w:del>
    </w:p>
    <w:p w14:paraId="084529BE" w14:textId="77777777" w:rsidR="00D05199" w:rsidRPr="00552719" w:rsidDel="00655C69" w:rsidRDefault="008313E9" w:rsidP="00105795">
      <w:pPr>
        <w:rPr>
          <w:del w:id="4655" w:author="Willian" w:date="2016-11-27T10:05:00Z"/>
          <w:noProof/>
          <w:rPrChange w:id="4656" w:author="Willian" w:date="2016-11-28T20:46:00Z">
            <w:rPr>
              <w:del w:id="4657" w:author="Willian" w:date="2016-11-27T10:05:00Z"/>
              <w:rFonts w:ascii="Menlo" w:hAnsi="Menlo" w:cs="Menlo"/>
              <w:noProof/>
              <w:sz w:val="18"/>
              <w:szCs w:val="18"/>
            </w:rPr>
          </w:rPrChange>
        </w:rPr>
        <w:pPrChange w:id="4658" w:author="Willian" w:date="2016-11-28T21:17:00Z">
          <w:pPr>
            <w:spacing w:after="620"/>
            <w:ind w:left="567"/>
            <w:textAlignment w:val="baseline"/>
          </w:pPr>
        </w:pPrChange>
      </w:pPr>
      <w:del w:id="4659" w:author="Willian" w:date="2016-11-27T10:05:00Z">
        <w:r w:rsidRPr="00552719" w:rsidDel="00655C69">
          <w:rPr>
            <w:noProof/>
            <w:rPrChange w:id="4660" w:author="Willian" w:date="2016-11-28T20:46:00Z">
              <w:rPr>
                <w:rFonts w:ascii="Menlo" w:hAnsi="Menlo" w:cs="Menlo"/>
                <w:noProof/>
                <w:sz w:val="18"/>
                <w:szCs w:val="18"/>
              </w:rPr>
            </w:rPrChange>
          </w:rPr>
          <w:delText>}</w:delText>
        </w:r>
      </w:del>
    </w:p>
    <w:p w14:paraId="605F2581" w14:textId="77777777" w:rsidR="00D05199" w:rsidRPr="00552719" w:rsidDel="00655C69" w:rsidRDefault="00D05199" w:rsidP="00105795">
      <w:pPr>
        <w:rPr>
          <w:del w:id="4661" w:author="Willian" w:date="2016-11-27T10:05:00Z"/>
          <w:rPrChange w:id="4662" w:author="Willian" w:date="2016-11-28T20:46:00Z">
            <w:rPr>
              <w:del w:id="4663" w:author="Willian" w:date="2016-11-27T10:05:00Z"/>
            </w:rPr>
          </w:rPrChange>
        </w:rPr>
        <w:pPrChange w:id="4664" w:author="Willian" w:date="2016-11-28T21:17:00Z">
          <w:pPr>
            <w:ind w:left="567"/>
          </w:pPr>
        </w:pPrChange>
      </w:pPr>
      <w:del w:id="4665" w:author="Willian" w:date="2016-11-27T10:05:00Z">
        <w:r w:rsidRPr="00552719" w:rsidDel="00655C69">
          <w:rPr>
            <w:rPrChange w:id="4666" w:author="Willian" w:date="2016-11-28T20:46:00Z">
              <w:rPr>
                <w:b/>
              </w:rPr>
            </w:rPrChange>
          </w:rPr>
          <w:delText xml:space="preserve">DICA: </w:delText>
        </w:r>
        <w:r w:rsidR="008F50D6" w:rsidRPr="00552719" w:rsidDel="00655C69">
          <w:rPr>
            <w:rPrChange w:id="4667" w:author="Willian" w:date="2016-11-28T20:46:00Z">
              <w:rPr/>
            </w:rPrChange>
          </w:rPr>
          <w:delText>Mude o valor de number para ver os outros resultados dos prints.</w:delText>
        </w:r>
      </w:del>
    </w:p>
    <w:p w14:paraId="3D2EAAA4" w14:textId="77777777" w:rsidR="008F50D6" w:rsidRPr="00552719" w:rsidDel="00655C69" w:rsidRDefault="008F50D6" w:rsidP="00105795">
      <w:pPr>
        <w:rPr>
          <w:del w:id="4668" w:author="Willian" w:date="2016-11-27T10:05:00Z"/>
          <w:rPrChange w:id="4669" w:author="Willian" w:date="2016-11-28T20:46:00Z">
            <w:rPr>
              <w:del w:id="4670" w:author="Willian" w:date="2016-11-27T10:05:00Z"/>
            </w:rPr>
          </w:rPrChange>
        </w:rPr>
        <w:pPrChange w:id="4671" w:author="Willian" w:date="2016-11-28T21:17:00Z">
          <w:pPr/>
        </w:pPrChange>
      </w:pPr>
      <w:del w:id="4672" w:author="Willian" w:date="2016-11-27T10:05:00Z">
        <w:r w:rsidRPr="00552719" w:rsidDel="00655C69">
          <w:rPr>
            <w:rPrChange w:id="4673" w:author="Willian" w:date="2016-11-28T20:46:00Z">
              <w:rPr/>
            </w:rPrChange>
          </w:rPr>
          <w:delText xml:space="preserve">As declarações podem ser aninhadas para o tratamento de comportamentos mais complexos e interessantes em um programa. Aqui está um exemplo da declaração </w:delText>
        </w:r>
        <w:r w:rsidRPr="00552719" w:rsidDel="00655C69">
          <w:rPr>
            <w:color w:val="AA3391"/>
            <w:rPrChange w:id="4674" w:author="Willian" w:date="2016-11-28T20:46:00Z">
              <w:rPr>
                <w:rFonts w:ascii="Menlo" w:hAnsi="Menlo" w:cs="Menlo"/>
                <w:color w:val="AA3391"/>
                <w:sz w:val="18"/>
                <w:szCs w:val="18"/>
              </w:rPr>
            </w:rPrChange>
          </w:rPr>
          <w:delText>if</w:delText>
        </w:r>
        <w:r w:rsidRPr="00552719" w:rsidDel="00655C69">
          <w:rPr>
            <w:rPrChange w:id="4675" w:author="Willian" w:date="2016-11-28T20:46:00Z">
              <w:rPr>
                <w:rFonts w:ascii="Menlo" w:hAnsi="Menlo" w:cs="Menlo"/>
                <w:sz w:val="18"/>
                <w:szCs w:val="18"/>
              </w:rPr>
            </w:rPrChange>
          </w:rPr>
          <w:delText xml:space="preserve"> com uma cláusula </w:delText>
        </w:r>
        <w:r w:rsidRPr="00552719" w:rsidDel="00655C69">
          <w:rPr>
            <w:color w:val="AA3391"/>
            <w:rPrChange w:id="4676" w:author="Willian" w:date="2016-11-28T20:46:00Z">
              <w:rPr>
                <w:rFonts w:ascii="Menlo" w:hAnsi="Menlo" w:cs="Menlo"/>
                <w:color w:val="AA3391"/>
                <w:sz w:val="18"/>
                <w:szCs w:val="18"/>
              </w:rPr>
            </w:rPrChange>
          </w:rPr>
          <w:delText>else</w:delText>
        </w:r>
        <w:r w:rsidRPr="00552719" w:rsidDel="00655C69">
          <w:rPr>
            <w:rPrChange w:id="4677" w:author="Willian" w:date="2016-11-28T20:46:00Z">
              <w:rPr>
                <w:rFonts w:ascii="Menlo" w:hAnsi="Menlo" w:cs="Menlo"/>
                <w:sz w:val="18"/>
                <w:szCs w:val="18"/>
              </w:rPr>
            </w:rPrChange>
          </w:rPr>
          <w:delText xml:space="preserve"> aninhada em uma declaração </w:delText>
        </w:r>
        <w:r w:rsidRPr="00552719" w:rsidDel="00655C69">
          <w:rPr>
            <w:color w:val="AA3391"/>
            <w:rPrChange w:id="4678" w:author="Willian" w:date="2016-11-28T20:46:00Z">
              <w:rPr>
                <w:rFonts w:ascii="Menlo" w:hAnsi="Menlo" w:cs="Menlo"/>
                <w:color w:val="AA3391"/>
                <w:sz w:val="18"/>
                <w:szCs w:val="18"/>
              </w:rPr>
            </w:rPrChange>
          </w:rPr>
          <w:delText>for</w:delText>
        </w:r>
        <w:r w:rsidRPr="00552719" w:rsidDel="00655C69">
          <w:rPr>
            <w:rPrChange w:id="4679" w:author="Willian" w:date="2016-11-28T20:46:00Z">
              <w:rPr/>
            </w:rPrChange>
          </w:rPr>
          <w:delText>-</w:delText>
        </w:r>
        <w:r w:rsidRPr="00552719" w:rsidDel="00655C69">
          <w:rPr>
            <w:color w:val="AA3391"/>
            <w:rPrChange w:id="4680" w:author="Willian" w:date="2016-11-28T20:46:00Z">
              <w:rPr>
                <w:rFonts w:ascii="Menlo" w:hAnsi="Menlo" w:cs="Menlo"/>
                <w:color w:val="AA3391"/>
                <w:sz w:val="18"/>
                <w:szCs w:val="18"/>
              </w:rPr>
            </w:rPrChange>
          </w:rPr>
          <w:delText>in</w:delText>
        </w:r>
        <w:r w:rsidRPr="00552719" w:rsidDel="00655C69">
          <w:rPr>
            <w:rPrChange w:id="4681" w:author="Willian" w:date="2016-11-28T20:46:00Z">
              <w:rPr/>
            </w:rPrChange>
          </w:rPr>
          <w:delText xml:space="preserve"> (que percorre ordenadamente cada item um uma coleção, um por um).</w:delText>
        </w:r>
      </w:del>
    </w:p>
    <w:p w14:paraId="42553B2E" w14:textId="77777777" w:rsidR="00D05199" w:rsidRPr="00552719" w:rsidDel="00655C69" w:rsidRDefault="00D05199" w:rsidP="00105795">
      <w:pPr>
        <w:rPr>
          <w:del w:id="4682" w:author="Willian" w:date="2016-11-27T10:05:00Z"/>
          <w:noProof/>
          <w:lang w:val="en-US"/>
          <w:rPrChange w:id="4683" w:author="Willian" w:date="2016-11-28T20:46:00Z">
            <w:rPr>
              <w:del w:id="4684" w:author="Willian" w:date="2016-11-27T10:05:00Z"/>
              <w:rFonts w:ascii="Menlo" w:hAnsi="Menlo" w:cs="Menlo"/>
              <w:noProof/>
              <w:sz w:val="21"/>
              <w:szCs w:val="21"/>
              <w:lang w:val="en-US"/>
            </w:rPr>
          </w:rPrChange>
        </w:rPr>
        <w:pPrChange w:id="4685" w:author="Willian" w:date="2016-11-28T21:17:00Z">
          <w:pPr>
            <w:spacing w:before="460" w:after="0"/>
            <w:ind w:left="567"/>
            <w:textAlignment w:val="baseline"/>
          </w:pPr>
        </w:pPrChange>
      </w:pPr>
      <w:del w:id="4686" w:author="Willian" w:date="2016-11-27T10:05:00Z">
        <w:r w:rsidRPr="00552719" w:rsidDel="00655C69">
          <w:rPr>
            <w:noProof/>
            <w:color w:val="AA3391"/>
            <w:lang w:val="en-US"/>
            <w:rPrChange w:id="4687" w:author="Willian" w:date="2016-11-28T20:46:00Z">
              <w:rPr>
                <w:rFonts w:ascii="Menlo" w:hAnsi="Menlo" w:cs="Menlo"/>
                <w:noProof/>
                <w:color w:val="AA3391"/>
                <w:sz w:val="18"/>
                <w:szCs w:val="18"/>
                <w:lang w:val="en-US"/>
              </w:rPr>
            </w:rPrChange>
          </w:rPr>
          <w:delText>let</w:delText>
        </w:r>
        <w:r w:rsidRPr="00552719" w:rsidDel="00655C69">
          <w:rPr>
            <w:noProof/>
            <w:lang w:val="en-US"/>
            <w:rPrChange w:id="4688" w:author="Willian" w:date="2016-11-28T20:46:00Z">
              <w:rPr>
                <w:rFonts w:ascii="Menlo" w:hAnsi="Menlo" w:cs="Menlo"/>
                <w:noProof/>
                <w:color w:val="auto"/>
                <w:sz w:val="18"/>
                <w:szCs w:val="18"/>
                <w:lang w:val="en-US"/>
              </w:rPr>
            </w:rPrChange>
          </w:rPr>
          <w:delText xml:space="preserve"> individualScores = [</w:delText>
        </w:r>
        <w:r w:rsidRPr="00552719" w:rsidDel="00655C69">
          <w:rPr>
            <w:noProof/>
            <w:color w:val="1C00CF"/>
            <w:lang w:val="en-US"/>
            <w:rPrChange w:id="4689" w:author="Willian" w:date="2016-11-28T20:46:00Z">
              <w:rPr>
                <w:rFonts w:ascii="Menlo" w:hAnsi="Menlo" w:cs="Menlo"/>
                <w:noProof/>
                <w:color w:val="1C00CF"/>
                <w:sz w:val="18"/>
                <w:szCs w:val="18"/>
                <w:lang w:val="en-US"/>
              </w:rPr>
            </w:rPrChange>
          </w:rPr>
          <w:delText>75</w:delText>
        </w:r>
        <w:r w:rsidRPr="00552719" w:rsidDel="00655C69">
          <w:rPr>
            <w:noProof/>
            <w:lang w:val="en-US"/>
            <w:rPrChange w:id="4690" w:author="Willian" w:date="2016-11-28T20:46:00Z">
              <w:rPr>
                <w:rFonts w:ascii="Menlo" w:hAnsi="Menlo" w:cs="Menlo"/>
                <w:noProof/>
                <w:color w:val="auto"/>
                <w:sz w:val="18"/>
                <w:szCs w:val="18"/>
                <w:lang w:val="en-US"/>
              </w:rPr>
            </w:rPrChange>
          </w:rPr>
          <w:delText xml:space="preserve">, </w:delText>
        </w:r>
        <w:r w:rsidRPr="00552719" w:rsidDel="00655C69">
          <w:rPr>
            <w:noProof/>
            <w:color w:val="1C00CF"/>
            <w:lang w:val="en-US"/>
            <w:rPrChange w:id="4691" w:author="Willian" w:date="2016-11-28T20:46:00Z">
              <w:rPr>
                <w:rFonts w:ascii="Menlo" w:hAnsi="Menlo" w:cs="Menlo"/>
                <w:noProof/>
                <w:color w:val="1C00CF"/>
                <w:sz w:val="18"/>
                <w:szCs w:val="18"/>
                <w:lang w:val="en-US"/>
              </w:rPr>
            </w:rPrChange>
          </w:rPr>
          <w:delText>43</w:delText>
        </w:r>
        <w:r w:rsidRPr="00552719" w:rsidDel="00655C69">
          <w:rPr>
            <w:noProof/>
            <w:lang w:val="en-US"/>
            <w:rPrChange w:id="4692" w:author="Willian" w:date="2016-11-28T20:46:00Z">
              <w:rPr>
                <w:rFonts w:ascii="Menlo" w:hAnsi="Menlo" w:cs="Menlo"/>
                <w:noProof/>
                <w:color w:val="auto"/>
                <w:sz w:val="18"/>
                <w:szCs w:val="18"/>
                <w:lang w:val="en-US"/>
              </w:rPr>
            </w:rPrChange>
          </w:rPr>
          <w:delText xml:space="preserve">, </w:delText>
        </w:r>
        <w:r w:rsidRPr="00552719" w:rsidDel="00655C69">
          <w:rPr>
            <w:noProof/>
            <w:color w:val="1C00CF"/>
            <w:lang w:val="en-US"/>
            <w:rPrChange w:id="4693" w:author="Willian" w:date="2016-11-28T20:46:00Z">
              <w:rPr>
                <w:rFonts w:ascii="Menlo" w:hAnsi="Menlo" w:cs="Menlo"/>
                <w:noProof/>
                <w:color w:val="1C00CF"/>
                <w:sz w:val="18"/>
                <w:szCs w:val="18"/>
                <w:lang w:val="en-US"/>
              </w:rPr>
            </w:rPrChange>
          </w:rPr>
          <w:delText>103</w:delText>
        </w:r>
        <w:r w:rsidRPr="00552719" w:rsidDel="00655C69">
          <w:rPr>
            <w:noProof/>
            <w:lang w:val="en-US"/>
            <w:rPrChange w:id="4694" w:author="Willian" w:date="2016-11-28T20:46:00Z">
              <w:rPr>
                <w:rFonts w:ascii="Menlo" w:hAnsi="Menlo" w:cs="Menlo"/>
                <w:noProof/>
                <w:color w:val="auto"/>
                <w:sz w:val="18"/>
                <w:szCs w:val="18"/>
                <w:lang w:val="en-US"/>
              </w:rPr>
            </w:rPrChange>
          </w:rPr>
          <w:delText xml:space="preserve">, </w:delText>
        </w:r>
        <w:r w:rsidRPr="00552719" w:rsidDel="00655C69">
          <w:rPr>
            <w:noProof/>
            <w:color w:val="1C00CF"/>
            <w:lang w:val="en-US"/>
            <w:rPrChange w:id="4695" w:author="Willian" w:date="2016-11-28T20:46:00Z">
              <w:rPr>
                <w:rFonts w:ascii="Menlo" w:hAnsi="Menlo" w:cs="Menlo"/>
                <w:noProof/>
                <w:color w:val="1C00CF"/>
                <w:sz w:val="18"/>
                <w:szCs w:val="18"/>
                <w:lang w:val="en-US"/>
              </w:rPr>
            </w:rPrChange>
          </w:rPr>
          <w:delText>87</w:delText>
        </w:r>
        <w:r w:rsidRPr="00552719" w:rsidDel="00655C69">
          <w:rPr>
            <w:noProof/>
            <w:lang w:val="en-US"/>
            <w:rPrChange w:id="4696" w:author="Willian" w:date="2016-11-28T20:46:00Z">
              <w:rPr>
                <w:rFonts w:ascii="Menlo" w:hAnsi="Menlo" w:cs="Menlo"/>
                <w:noProof/>
                <w:color w:val="auto"/>
                <w:sz w:val="18"/>
                <w:szCs w:val="18"/>
                <w:lang w:val="en-US"/>
              </w:rPr>
            </w:rPrChange>
          </w:rPr>
          <w:delText xml:space="preserve">, </w:delText>
        </w:r>
        <w:r w:rsidRPr="00552719" w:rsidDel="00655C69">
          <w:rPr>
            <w:noProof/>
            <w:color w:val="1C00CF"/>
            <w:lang w:val="en-US"/>
            <w:rPrChange w:id="4697" w:author="Willian" w:date="2016-11-28T20:46:00Z">
              <w:rPr>
                <w:rFonts w:ascii="Menlo" w:hAnsi="Menlo" w:cs="Menlo"/>
                <w:noProof/>
                <w:color w:val="1C00CF"/>
                <w:sz w:val="18"/>
                <w:szCs w:val="18"/>
                <w:lang w:val="en-US"/>
              </w:rPr>
            </w:rPrChange>
          </w:rPr>
          <w:delText>12</w:delText>
        </w:r>
        <w:r w:rsidRPr="00552719" w:rsidDel="00655C69">
          <w:rPr>
            <w:noProof/>
            <w:lang w:val="en-US"/>
            <w:rPrChange w:id="4698" w:author="Willian" w:date="2016-11-28T20:46:00Z">
              <w:rPr>
                <w:rFonts w:ascii="Menlo" w:hAnsi="Menlo" w:cs="Menlo"/>
                <w:noProof/>
                <w:color w:val="auto"/>
                <w:sz w:val="18"/>
                <w:szCs w:val="18"/>
                <w:lang w:val="en-US"/>
              </w:rPr>
            </w:rPrChange>
          </w:rPr>
          <w:delText>]</w:delText>
        </w:r>
      </w:del>
    </w:p>
    <w:p w14:paraId="5ACC393D" w14:textId="77777777" w:rsidR="00D05199" w:rsidRPr="00552719" w:rsidDel="00655C69" w:rsidRDefault="00D05199" w:rsidP="00105795">
      <w:pPr>
        <w:rPr>
          <w:del w:id="4699" w:author="Willian" w:date="2016-11-27T10:05:00Z"/>
          <w:noProof/>
          <w:lang w:val="en-US"/>
          <w:rPrChange w:id="4700" w:author="Willian" w:date="2016-11-28T20:46:00Z">
            <w:rPr>
              <w:del w:id="4701" w:author="Willian" w:date="2016-11-27T10:05:00Z"/>
              <w:rFonts w:ascii="Menlo" w:hAnsi="Menlo" w:cs="Menlo"/>
              <w:noProof/>
              <w:sz w:val="21"/>
              <w:szCs w:val="21"/>
              <w:lang w:val="en-US"/>
            </w:rPr>
          </w:rPrChange>
        </w:rPr>
        <w:pPrChange w:id="4702" w:author="Willian" w:date="2016-11-28T21:17:00Z">
          <w:pPr>
            <w:spacing w:after="0"/>
            <w:ind w:left="567"/>
            <w:textAlignment w:val="baseline"/>
          </w:pPr>
        </w:pPrChange>
      </w:pPr>
      <w:del w:id="4703" w:author="Willian" w:date="2016-11-27T10:05:00Z">
        <w:r w:rsidRPr="00552719" w:rsidDel="00655C69">
          <w:rPr>
            <w:noProof/>
            <w:color w:val="AA3391"/>
            <w:lang w:val="en-US"/>
            <w:rPrChange w:id="4704" w:author="Willian" w:date="2016-11-28T20:46:00Z">
              <w:rPr>
                <w:rFonts w:ascii="Menlo" w:hAnsi="Menlo" w:cs="Menlo"/>
                <w:noProof/>
                <w:color w:val="AA3391"/>
                <w:sz w:val="18"/>
                <w:szCs w:val="18"/>
                <w:lang w:val="en-US"/>
              </w:rPr>
            </w:rPrChange>
          </w:rPr>
          <w:delText>var</w:delText>
        </w:r>
        <w:r w:rsidRPr="00552719" w:rsidDel="00655C69">
          <w:rPr>
            <w:noProof/>
            <w:lang w:val="en-US"/>
            <w:rPrChange w:id="4705" w:author="Willian" w:date="2016-11-28T20:46:00Z">
              <w:rPr>
                <w:rFonts w:ascii="Menlo" w:hAnsi="Menlo" w:cs="Menlo"/>
                <w:noProof/>
                <w:color w:val="auto"/>
                <w:sz w:val="18"/>
                <w:szCs w:val="18"/>
                <w:lang w:val="en-US"/>
              </w:rPr>
            </w:rPrChange>
          </w:rPr>
          <w:delText xml:space="preserve"> teamScore = </w:delText>
        </w:r>
        <w:r w:rsidRPr="00552719" w:rsidDel="00655C69">
          <w:rPr>
            <w:noProof/>
            <w:color w:val="1C00CF"/>
            <w:lang w:val="en-US"/>
            <w:rPrChange w:id="4706" w:author="Willian" w:date="2016-11-28T20:46:00Z">
              <w:rPr>
                <w:rFonts w:ascii="Menlo" w:hAnsi="Menlo" w:cs="Menlo"/>
                <w:noProof/>
                <w:color w:val="1C00CF"/>
                <w:sz w:val="18"/>
                <w:szCs w:val="18"/>
                <w:lang w:val="en-US"/>
              </w:rPr>
            </w:rPrChange>
          </w:rPr>
          <w:delText>0</w:delText>
        </w:r>
      </w:del>
    </w:p>
    <w:p w14:paraId="67BCB7B8" w14:textId="77777777" w:rsidR="00D05199" w:rsidRPr="00552719" w:rsidDel="00655C69" w:rsidRDefault="00D05199" w:rsidP="00105795">
      <w:pPr>
        <w:rPr>
          <w:del w:id="4707" w:author="Willian" w:date="2016-11-27T10:05:00Z"/>
          <w:noProof/>
          <w:lang w:val="en-US"/>
          <w:rPrChange w:id="4708" w:author="Willian" w:date="2016-11-28T20:46:00Z">
            <w:rPr>
              <w:del w:id="4709" w:author="Willian" w:date="2016-11-27T10:05:00Z"/>
              <w:rFonts w:ascii="Menlo" w:hAnsi="Menlo" w:cs="Menlo"/>
              <w:noProof/>
              <w:sz w:val="21"/>
              <w:szCs w:val="21"/>
              <w:lang w:val="en-US"/>
            </w:rPr>
          </w:rPrChange>
        </w:rPr>
        <w:pPrChange w:id="4710" w:author="Willian" w:date="2016-11-28T21:17:00Z">
          <w:pPr>
            <w:spacing w:after="0"/>
            <w:ind w:left="567"/>
            <w:textAlignment w:val="baseline"/>
          </w:pPr>
        </w:pPrChange>
      </w:pPr>
      <w:del w:id="4711" w:author="Willian" w:date="2016-11-27T10:05:00Z">
        <w:r w:rsidRPr="00552719" w:rsidDel="00655C69">
          <w:rPr>
            <w:noProof/>
            <w:color w:val="AA3391"/>
            <w:lang w:val="en-US"/>
            <w:rPrChange w:id="4712" w:author="Willian" w:date="2016-11-28T20:46:00Z">
              <w:rPr>
                <w:rFonts w:ascii="Menlo" w:hAnsi="Menlo" w:cs="Menlo"/>
                <w:noProof/>
                <w:color w:val="AA3391"/>
                <w:sz w:val="18"/>
                <w:szCs w:val="18"/>
                <w:lang w:val="en-US"/>
              </w:rPr>
            </w:rPrChange>
          </w:rPr>
          <w:delText>for</w:delText>
        </w:r>
        <w:r w:rsidRPr="00552719" w:rsidDel="00655C69">
          <w:rPr>
            <w:noProof/>
            <w:lang w:val="en-US"/>
            <w:rPrChange w:id="4713" w:author="Willian" w:date="2016-11-28T20:46:00Z">
              <w:rPr>
                <w:rFonts w:ascii="Menlo" w:hAnsi="Menlo" w:cs="Menlo"/>
                <w:noProof/>
                <w:color w:val="auto"/>
                <w:sz w:val="18"/>
                <w:szCs w:val="18"/>
                <w:lang w:val="en-US"/>
              </w:rPr>
            </w:rPrChange>
          </w:rPr>
          <w:delText xml:space="preserve"> score </w:delText>
        </w:r>
        <w:r w:rsidRPr="00552719" w:rsidDel="00655C69">
          <w:rPr>
            <w:noProof/>
            <w:color w:val="AA3391"/>
            <w:lang w:val="en-US"/>
            <w:rPrChange w:id="4714" w:author="Willian" w:date="2016-11-28T20:46:00Z">
              <w:rPr>
                <w:rFonts w:ascii="Menlo" w:hAnsi="Menlo" w:cs="Menlo"/>
                <w:noProof/>
                <w:color w:val="AA3391"/>
                <w:sz w:val="18"/>
                <w:szCs w:val="18"/>
                <w:lang w:val="en-US"/>
              </w:rPr>
            </w:rPrChange>
          </w:rPr>
          <w:delText>in</w:delText>
        </w:r>
        <w:r w:rsidRPr="00552719" w:rsidDel="00655C69">
          <w:rPr>
            <w:noProof/>
            <w:lang w:val="en-US"/>
            <w:rPrChange w:id="4715" w:author="Willian" w:date="2016-11-28T20:46:00Z">
              <w:rPr>
                <w:rFonts w:ascii="Menlo" w:hAnsi="Menlo" w:cs="Menlo"/>
                <w:noProof/>
                <w:color w:val="auto"/>
                <w:sz w:val="18"/>
                <w:szCs w:val="18"/>
                <w:lang w:val="en-US"/>
              </w:rPr>
            </w:rPrChange>
          </w:rPr>
          <w:delText xml:space="preserve"> individualScores {</w:delText>
        </w:r>
      </w:del>
    </w:p>
    <w:p w14:paraId="4DE0F086" w14:textId="77777777" w:rsidR="00D05199" w:rsidRPr="00552719" w:rsidDel="00655C69" w:rsidRDefault="00D05199" w:rsidP="00105795">
      <w:pPr>
        <w:rPr>
          <w:del w:id="4716" w:author="Willian" w:date="2016-11-27T10:05:00Z"/>
          <w:noProof/>
          <w:lang w:val="en-US"/>
          <w:rPrChange w:id="4717" w:author="Willian" w:date="2016-11-28T20:46:00Z">
            <w:rPr>
              <w:del w:id="4718" w:author="Willian" w:date="2016-11-27T10:05:00Z"/>
              <w:rFonts w:ascii="Menlo" w:hAnsi="Menlo" w:cs="Menlo"/>
              <w:noProof/>
              <w:sz w:val="21"/>
              <w:szCs w:val="21"/>
              <w:lang w:val="en-US"/>
            </w:rPr>
          </w:rPrChange>
        </w:rPr>
        <w:pPrChange w:id="4719" w:author="Willian" w:date="2016-11-28T21:17:00Z">
          <w:pPr>
            <w:spacing w:after="0"/>
            <w:ind w:left="567"/>
            <w:textAlignment w:val="baseline"/>
          </w:pPr>
        </w:pPrChange>
      </w:pPr>
      <w:del w:id="4720" w:author="Willian" w:date="2016-11-27T10:05:00Z">
        <w:r w:rsidRPr="00552719" w:rsidDel="00655C69">
          <w:rPr>
            <w:noProof/>
            <w:lang w:val="en-US"/>
            <w:rPrChange w:id="4721" w:author="Willian" w:date="2016-11-28T20:46:00Z">
              <w:rPr>
                <w:rFonts w:ascii="Menlo" w:hAnsi="Menlo" w:cs="Menlo"/>
                <w:noProof/>
                <w:color w:val="auto"/>
                <w:sz w:val="18"/>
                <w:szCs w:val="18"/>
                <w:lang w:val="en-US"/>
              </w:rPr>
            </w:rPrChange>
          </w:rPr>
          <w:delText>  </w:delText>
        </w:r>
        <w:r w:rsidRPr="00552719" w:rsidDel="00655C69">
          <w:rPr>
            <w:noProof/>
            <w:color w:val="AA3391"/>
            <w:lang w:val="en-US"/>
            <w:rPrChange w:id="4722" w:author="Willian" w:date="2016-11-28T20:46:00Z">
              <w:rPr>
                <w:rFonts w:ascii="Menlo" w:hAnsi="Menlo" w:cs="Menlo"/>
                <w:noProof/>
                <w:color w:val="AA3391"/>
                <w:sz w:val="18"/>
                <w:szCs w:val="18"/>
                <w:lang w:val="en-US"/>
              </w:rPr>
            </w:rPrChange>
          </w:rPr>
          <w:delText>if</w:delText>
        </w:r>
        <w:r w:rsidRPr="00552719" w:rsidDel="00655C69">
          <w:rPr>
            <w:noProof/>
            <w:lang w:val="en-US"/>
            <w:rPrChange w:id="4723" w:author="Willian" w:date="2016-11-28T20:46:00Z">
              <w:rPr>
                <w:rFonts w:ascii="Menlo" w:hAnsi="Menlo" w:cs="Menlo"/>
                <w:noProof/>
                <w:color w:val="auto"/>
                <w:sz w:val="18"/>
                <w:szCs w:val="18"/>
                <w:lang w:val="en-US"/>
              </w:rPr>
            </w:rPrChange>
          </w:rPr>
          <w:delText xml:space="preserve"> score &gt; </w:delText>
        </w:r>
        <w:r w:rsidRPr="00552719" w:rsidDel="00655C69">
          <w:rPr>
            <w:noProof/>
            <w:color w:val="1C00CF"/>
            <w:lang w:val="en-US"/>
            <w:rPrChange w:id="4724" w:author="Willian" w:date="2016-11-28T20:46:00Z">
              <w:rPr>
                <w:rFonts w:ascii="Menlo" w:hAnsi="Menlo" w:cs="Menlo"/>
                <w:noProof/>
                <w:color w:val="1C00CF"/>
                <w:sz w:val="18"/>
                <w:szCs w:val="18"/>
                <w:lang w:val="en-US"/>
              </w:rPr>
            </w:rPrChange>
          </w:rPr>
          <w:delText>50</w:delText>
        </w:r>
        <w:r w:rsidRPr="00552719" w:rsidDel="00655C69">
          <w:rPr>
            <w:noProof/>
            <w:lang w:val="en-US"/>
            <w:rPrChange w:id="4725" w:author="Willian" w:date="2016-11-28T20:46:00Z">
              <w:rPr>
                <w:rFonts w:ascii="Menlo" w:hAnsi="Menlo" w:cs="Menlo"/>
                <w:noProof/>
                <w:color w:val="auto"/>
                <w:sz w:val="18"/>
                <w:szCs w:val="18"/>
                <w:lang w:val="en-US"/>
              </w:rPr>
            </w:rPrChange>
          </w:rPr>
          <w:delText xml:space="preserve"> {</w:delText>
        </w:r>
      </w:del>
    </w:p>
    <w:p w14:paraId="497826FC" w14:textId="77777777" w:rsidR="00D05199" w:rsidRPr="00552719" w:rsidDel="00655C69" w:rsidRDefault="00D05199" w:rsidP="00105795">
      <w:pPr>
        <w:rPr>
          <w:del w:id="4726" w:author="Willian" w:date="2016-11-27T10:05:00Z"/>
          <w:noProof/>
          <w:lang w:val="en-US"/>
          <w:rPrChange w:id="4727" w:author="Willian" w:date="2016-11-28T20:46:00Z">
            <w:rPr>
              <w:del w:id="4728" w:author="Willian" w:date="2016-11-27T10:05:00Z"/>
              <w:rFonts w:ascii="Menlo" w:hAnsi="Menlo" w:cs="Menlo"/>
              <w:noProof/>
              <w:sz w:val="21"/>
              <w:szCs w:val="21"/>
              <w:lang w:val="en-US"/>
            </w:rPr>
          </w:rPrChange>
        </w:rPr>
        <w:pPrChange w:id="4729" w:author="Willian" w:date="2016-11-28T21:17:00Z">
          <w:pPr>
            <w:spacing w:after="0"/>
            <w:ind w:left="567"/>
            <w:textAlignment w:val="baseline"/>
          </w:pPr>
        </w:pPrChange>
      </w:pPr>
      <w:del w:id="4730" w:author="Willian" w:date="2016-11-27T10:05:00Z">
        <w:r w:rsidRPr="00552719" w:rsidDel="00655C69">
          <w:rPr>
            <w:noProof/>
            <w:lang w:val="en-US"/>
            <w:rPrChange w:id="4731" w:author="Willian" w:date="2016-11-28T20:46:00Z">
              <w:rPr>
                <w:rFonts w:ascii="Menlo" w:hAnsi="Menlo" w:cs="Menlo"/>
                <w:noProof/>
                <w:color w:val="auto"/>
                <w:sz w:val="18"/>
                <w:szCs w:val="18"/>
                <w:lang w:val="en-US"/>
              </w:rPr>
            </w:rPrChange>
          </w:rPr>
          <w:delText xml:space="preserve">      teamScore += </w:delText>
        </w:r>
        <w:r w:rsidRPr="00552719" w:rsidDel="00655C69">
          <w:rPr>
            <w:noProof/>
            <w:color w:val="1C00CF"/>
            <w:lang w:val="en-US"/>
            <w:rPrChange w:id="4732" w:author="Willian" w:date="2016-11-28T20:46:00Z">
              <w:rPr>
                <w:rFonts w:ascii="Menlo" w:hAnsi="Menlo" w:cs="Menlo"/>
                <w:noProof/>
                <w:color w:val="1C00CF"/>
                <w:sz w:val="18"/>
                <w:szCs w:val="18"/>
                <w:lang w:val="en-US"/>
              </w:rPr>
            </w:rPrChange>
          </w:rPr>
          <w:delText>3</w:delText>
        </w:r>
      </w:del>
    </w:p>
    <w:p w14:paraId="217C7760" w14:textId="77777777" w:rsidR="00D05199" w:rsidRPr="00552719" w:rsidDel="00655C69" w:rsidRDefault="00D05199" w:rsidP="00105795">
      <w:pPr>
        <w:rPr>
          <w:del w:id="4733" w:author="Willian" w:date="2016-11-27T10:05:00Z"/>
          <w:noProof/>
          <w:lang w:val="en-US"/>
          <w:rPrChange w:id="4734" w:author="Willian" w:date="2016-11-28T20:46:00Z">
            <w:rPr>
              <w:del w:id="4735" w:author="Willian" w:date="2016-11-27T10:05:00Z"/>
              <w:rFonts w:ascii="Menlo" w:hAnsi="Menlo" w:cs="Menlo"/>
              <w:noProof/>
              <w:sz w:val="21"/>
              <w:szCs w:val="21"/>
              <w:lang w:val="en-US"/>
            </w:rPr>
          </w:rPrChange>
        </w:rPr>
        <w:pPrChange w:id="4736" w:author="Willian" w:date="2016-11-28T21:17:00Z">
          <w:pPr>
            <w:spacing w:after="0"/>
            <w:ind w:left="567"/>
            <w:textAlignment w:val="baseline"/>
          </w:pPr>
        </w:pPrChange>
      </w:pPr>
      <w:del w:id="4737" w:author="Willian" w:date="2016-11-27T10:05:00Z">
        <w:r w:rsidRPr="00552719" w:rsidDel="00655C69">
          <w:rPr>
            <w:noProof/>
            <w:lang w:val="en-US"/>
            <w:rPrChange w:id="4738" w:author="Willian" w:date="2016-11-28T20:46:00Z">
              <w:rPr>
                <w:rFonts w:ascii="Menlo" w:hAnsi="Menlo" w:cs="Menlo"/>
                <w:noProof/>
                <w:color w:val="auto"/>
                <w:sz w:val="18"/>
                <w:szCs w:val="18"/>
                <w:lang w:val="en-US"/>
              </w:rPr>
            </w:rPrChange>
          </w:rPr>
          <w:delText xml:space="preserve">  } </w:delText>
        </w:r>
        <w:r w:rsidRPr="00552719" w:rsidDel="00655C69">
          <w:rPr>
            <w:noProof/>
            <w:color w:val="AA3391"/>
            <w:lang w:val="en-US"/>
            <w:rPrChange w:id="4739" w:author="Willian" w:date="2016-11-28T20:46:00Z">
              <w:rPr>
                <w:rFonts w:ascii="Menlo" w:hAnsi="Menlo" w:cs="Menlo"/>
                <w:noProof/>
                <w:color w:val="AA3391"/>
                <w:sz w:val="18"/>
                <w:szCs w:val="18"/>
                <w:lang w:val="en-US"/>
              </w:rPr>
            </w:rPrChange>
          </w:rPr>
          <w:delText>else</w:delText>
        </w:r>
        <w:r w:rsidRPr="00552719" w:rsidDel="00655C69">
          <w:rPr>
            <w:noProof/>
            <w:lang w:val="en-US"/>
            <w:rPrChange w:id="4740" w:author="Willian" w:date="2016-11-28T20:46:00Z">
              <w:rPr>
                <w:rFonts w:ascii="Menlo" w:hAnsi="Menlo" w:cs="Menlo"/>
                <w:noProof/>
                <w:color w:val="auto"/>
                <w:sz w:val="18"/>
                <w:szCs w:val="18"/>
                <w:lang w:val="en-US"/>
              </w:rPr>
            </w:rPrChange>
          </w:rPr>
          <w:delText xml:space="preserve"> {</w:delText>
        </w:r>
      </w:del>
    </w:p>
    <w:p w14:paraId="3EFC71F2" w14:textId="77777777" w:rsidR="00D05199" w:rsidRPr="00552719" w:rsidDel="00655C69" w:rsidRDefault="00D05199" w:rsidP="00105795">
      <w:pPr>
        <w:rPr>
          <w:del w:id="4741" w:author="Willian" w:date="2016-11-27T10:05:00Z"/>
          <w:noProof/>
          <w:lang w:val="en-US"/>
          <w:rPrChange w:id="4742" w:author="Willian" w:date="2016-11-28T20:46:00Z">
            <w:rPr>
              <w:del w:id="4743" w:author="Willian" w:date="2016-11-27T10:05:00Z"/>
              <w:rFonts w:ascii="Menlo" w:hAnsi="Menlo" w:cs="Menlo"/>
              <w:noProof/>
              <w:sz w:val="21"/>
              <w:szCs w:val="21"/>
              <w:lang w:val="en-US"/>
            </w:rPr>
          </w:rPrChange>
        </w:rPr>
        <w:pPrChange w:id="4744" w:author="Willian" w:date="2016-11-28T21:17:00Z">
          <w:pPr>
            <w:spacing w:after="0"/>
            <w:ind w:left="567"/>
            <w:textAlignment w:val="baseline"/>
          </w:pPr>
        </w:pPrChange>
      </w:pPr>
      <w:del w:id="4745" w:author="Willian" w:date="2016-11-27T10:05:00Z">
        <w:r w:rsidRPr="00552719" w:rsidDel="00655C69">
          <w:rPr>
            <w:noProof/>
            <w:lang w:val="en-US"/>
            <w:rPrChange w:id="4746" w:author="Willian" w:date="2016-11-28T20:46:00Z">
              <w:rPr>
                <w:rFonts w:ascii="Menlo" w:hAnsi="Menlo" w:cs="Menlo"/>
                <w:noProof/>
                <w:color w:val="auto"/>
                <w:sz w:val="18"/>
                <w:szCs w:val="18"/>
                <w:lang w:val="en-US"/>
              </w:rPr>
            </w:rPrChange>
          </w:rPr>
          <w:delText xml:space="preserve">      teamScore += </w:delText>
        </w:r>
        <w:r w:rsidRPr="00552719" w:rsidDel="00655C69">
          <w:rPr>
            <w:noProof/>
            <w:color w:val="1C00CF"/>
            <w:lang w:val="en-US"/>
            <w:rPrChange w:id="4747" w:author="Willian" w:date="2016-11-28T20:46:00Z">
              <w:rPr>
                <w:rFonts w:ascii="Menlo" w:hAnsi="Menlo" w:cs="Menlo"/>
                <w:noProof/>
                <w:color w:val="1C00CF"/>
                <w:sz w:val="18"/>
                <w:szCs w:val="18"/>
                <w:lang w:val="en-US"/>
              </w:rPr>
            </w:rPrChange>
          </w:rPr>
          <w:delText>1</w:delText>
        </w:r>
      </w:del>
    </w:p>
    <w:p w14:paraId="75AC231C" w14:textId="77777777" w:rsidR="00D05199" w:rsidRPr="00552719" w:rsidDel="00655C69" w:rsidRDefault="00D05199" w:rsidP="00105795">
      <w:pPr>
        <w:rPr>
          <w:del w:id="4748" w:author="Willian" w:date="2016-11-27T10:05:00Z"/>
          <w:noProof/>
          <w:rPrChange w:id="4749" w:author="Willian" w:date="2016-11-28T20:46:00Z">
            <w:rPr>
              <w:del w:id="4750" w:author="Willian" w:date="2016-11-27T10:05:00Z"/>
              <w:rFonts w:ascii="Menlo" w:hAnsi="Menlo" w:cs="Menlo"/>
              <w:noProof/>
              <w:sz w:val="21"/>
              <w:szCs w:val="21"/>
            </w:rPr>
          </w:rPrChange>
        </w:rPr>
        <w:pPrChange w:id="4751" w:author="Willian" w:date="2016-11-28T21:17:00Z">
          <w:pPr>
            <w:spacing w:after="0"/>
            <w:ind w:left="567"/>
            <w:textAlignment w:val="baseline"/>
          </w:pPr>
        </w:pPrChange>
      </w:pPr>
      <w:del w:id="4752" w:author="Willian" w:date="2016-11-27T10:05:00Z">
        <w:r w:rsidRPr="00552719" w:rsidDel="00655C69">
          <w:rPr>
            <w:noProof/>
            <w:lang w:val="en-US"/>
            <w:rPrChange w:id="4753" w:author="Willian" w:date="2016-11-28T20:46:00Z">
              <w:rPr>
                <w:rFonts w:ascii="Menlo" w:hAnsi="Menlo" w:cs="Menlo"/>
                <w:noProof/>
                <w:color w:val="auto"/>
                <w:sz w:val="18"/>
                <w:szCs w:val="18"/>
                <w:lang w:val="en-US"/>
              </w:rPr>
            </w:rPrChange>
          </w:rPr>
          <w:delText>  </w:delText>
        </w:r>
        <w:r w:rsidRPr="00552719" w:rsidDel="00655C69">
          <w:rPr>
            <w:noProof/>
            <w:rPrChange w:id="4754" w:author="Willian" w:date="2016-11-28T20:46:00Z">
              <w:rPr>
                <w:rFonts w:ascii="Menlo" w:hAnsi="Menlo" w:cs="Menlo"/>
                <w:noProof/>
                <w:color w:val="auto"/>
                <w:sz w:val="18"/>
                <w:szCs w:val="18"/>
              </w:rPr>
            </w:rPrChange>
          </w:rPr>
          <w:delText>}</w:delText>
        </w:r>
      </w:del>
    </w:p>
    <w:p w14:paraId="67CBCCF9" w14:textId="77777777" w:rsidR="00D05199" w:rsidRPr="00552719" w:rsidDel="00655C69" w:rsidRDefault="00D05199" w:rsidP="00105795">
      <w:pPr>
        <w:rPr>
          <w:del w:id="4755" w:author="Willian" w:date="2016-11-27T10:05:00Z"/>
          <w:noProof/>
          <w:rPrChange w:id="4756" w:author="Willian" w:date="2016-11-28T20:46:00Z">
            <w:rPr>
              <w:del w:id="4757" w:author="Willian" w:date="2016-11-27T10:05:00Z"/>
              <w:rFonts w:ascii="Menlo" w:hAnsi="Menlo" w:cs="Menlo"/>
              <w:noProof/>
              <w:sz w:val="21"/>
              <w:szCs w:val="21"/>
            </w:rPr>
          </w:rPrChange>
        </w:rPr>
        <w:pPrChange w:id="4758" w:author="Willian" w:date="2016-11-28T21:17:00Z">
          <w:pPr>
            <w:spacing w:after="0"/>
            <w:ind w:left="567"/>
            <w:textAlignment w:val="baseline"/>
          </w:pPr>
        </w:pPrChange>
      </w:pPr>
      <w:del w:id="4759" w:author="Willian" w:date="2016-11-27T10:05:00Z">
        <w:r w:rsidRPr="00552719" w:rsidDel="00655C69">
          <w:rPr>
            <w:noProof/>
            <w:rPrChange w:id="4760" w:author="Willian" w:date="2016-11-28T20:46:00Z">
              <w:rPr>
                <w:rFonts w:ascii="Menlo" w:hAnsi="Menlo" w:cs="Menlo"/>
                <w:noProof/>
                <w:color w:val="auto"/>
                <w:sz w:val="18"/>
                <w:szCs w:val="18"/>
              </w:rPr>
            </w:rPrChange>
          </w:rPr>
          <w:delText>}</w:delText>
        </w:r>
      </w:del>
    </w:p>
    <w:p w14:paraId="10836A91" w14:textId="77777777" w:rsidR="00D05199" w:rsidRPr="00552719" w:rsidDel="00655C69" w:rsidRDefault="00D05199" w:rsidP="00105795">
      <w:pPr>
        <w:rPr>
          <w:del w:id="4761" w:author="Willian" w:date="2016-11-27T10:05:00Z"/>
          <w:noProof/>
          <w:rPrChange w:id="4762" w:author="Willian" w:date="2016-11-28T20:46:00Z">
            <w:rPr>
              <w:del w:id="4763" w:author="Willian" w:date="2016-11-27T10:05:00Z"/>
              <w:rFonts w:ascii="Menlo" w:hAnsi="Menlo" w:cs="Menlo"/>
              <w:noProof/>
              <w:sz w:val="18"/>
              <w:szCs w:val="18"/>
            </w:rPr>
          </w:rPrChange>
        </w:rPr>
        <w:pPrChange w:id="4764" w:author="Willian" w:date="2016-11-28T21:17:00Z">
          <w:pPr>
            <w:spacing w:after="620"/>
            <w:ind w:left="567"/>
            <w:textAlignment w:val="baseline"/>
          </w:pPr>
        </w:pPrChange>
      </w:pPr>
      <w:del w:id="4765" w:author="Willian" w:date="2016-11-27T10:05:00Z">
        <w:r w:rsidRPr="00552719" w:rsidDel="00655C69">
          <w:rPr>
            <w:noProof/>
            <w:rPrChange w:id="4766" w:author="Willian" w:date="2016-11-28T20:46:00Z">
              <w:rPr>
                <w:rFonts w:ascii="Menlo" w:hAnsi="Menlo" w:cs="Menlo"/>
                <w:noProof/>
                <w:color w:val="3F6E74"/>
                <w:sz w:val="18"/>
                <w:szCs w:val="18"/>
              </w:rPr>
            </w:rPrChange>
          </w:rPr>
          <w:delText>print(teamScore)</w:delText>
        </w:r>
      </w:del>
    </w:p>
    <w:p w14:paraId="1C9BE4B1" w14:textId="77777777" w:rsidR="00432D6D" w:rsidRPr="00552719" w:rsidDel="00655C69" w:rsidRDefault="00432D6D" w:rsidP="00105795">
      <w:pPr>
        <w:rPr>
          <w:del w:id="4767" w:author="Willian" w:date="2016-11-27T10:05:00Z"/>
          <w:noProof/>
          <w:rPrChange w:id="4768" w:author="Willian" w:date="2016-11-28T20:46:00Z">
            <w:rPr>
              <w:del w:id="4769" w:author="Willian" w:date="2016-11-27T10:05:00Z"/>
              <w:noProof/>
            </w:rPr>
          </w:rPrChange>
        </w:rPr>
        <w:pPrChange w:id="4770" w:author="Willian" w:date="2016-11-28T21:17:00Z">
          <w:pPr>
            <w:pStyle w:val="Ttulo3"/>
          </w:pPr>
        </w:pPrChange>
      </w:pPr>
      <w:del w:id="4771" w:author="Willian" w:date="2016-11-27T10:05:00Z">
        <w:r w:rsidRPr="00552719" w:rsidDel="00655C69">
          <w:rPr>
            <w:noProof/>
            <w:rPrChange w:id="4772" w:author="Willian" w:date="2016-11-28T20:46:00Z">
              <w:rPr>
                <w:noProof/>
              </w:rPr>
            </w:rPrChange>
          </w:rPr>
          <w:delText>If - let</w:delText>
        </w:r>
      </w:del>
    </w:p>
    <w:p w14:paraId="23A10DA1" w14:textId="77777777" w:rsidR="00D05199" w:rsidRPr="00552719" w:rsidDel="00655C69" w:rsidRDefault="00D05199" w:rsidP="00105795">
      <w:pPr>
        <w:rPr>
          <w:del w:id="4773" w:author="Willian" w:date="2016-11-27T10:05:00Z"/>
          <w:rPrChange w:id="4774" w:author="Willian" w:date="2016-11-28T20:46:00Z">
            <w:rPr>
              <w:del w:id="4775" w:author="Willian" w:date="2016-11-27T10:05:00Z"/>
            </w:rPr>
          </w:rPrChange>
        </w:rPr>
        <w:pPrChange w:id="4776" w:author="Willian" w:date="2016-11-28T21:17:00Z">
          <w:pPr>
            <w:spacing w:after="220"/>
          </w:pPr>
        </w:pPrChange>
      </w:pPr>
      <w:del w:id="4777" w:author="Willian" w:date="2016-11-27T10:05:00Z">
        <w:r w:rsidRPr="00552719" w:rsidDel="00655C69">
          <w:rPr>
            <w:rPrChange w:id="4778" w:author="Willian" w:date="2016-11-28T20:46:00Z">
              <w:rPr>
                <w:rFonts w:ascii="Times New Roman" w:hAnsi="Times New Roman" w:cs="Times New Roman"/>
                <w:color w:val="414141"/>
                <w:sz w:val="24"/>
                <w:szCs w:val="24"/>
              </w:rPr>
            </w:rPrChange>
          </w:rPr>
          <w:delText>Use</w:delText>
        </w:r>
        <w:r w:rsidR="00BF45CD" w:rsidRPr="00552719" w:rsidDel="00655C69">
          <w:rPr>
            <w:rPrChange w:id="4779" w:author="Willian" w:date="2016-11-28T20:46:00Z">
              <w:rPr>
                <w:rFonts w:ascii="Times New Roman" w:hAnsi="Times New Roman" w:cs="Times New Roman"/>
                <w:color w:val="414141"/>
                <w:sz w:val="24"/>
                <w:szCs w:val="24"/>
              </w:rPr>
            </w:rPrChange>
          </w:rPr>
          <w:delText xml:space="preserve"> um</w:delText>
        </w:r>
        <w:r w:rsidRPr="00552719" w:rsidDel="00655C69">
          <w:rPr>
            <w:rPrChange w:id="4780" w:author="Willian" w:date="2016-11-28T20:46:00Z">
              <w:rPr>
                <w:rFonts w:ascii="Times New Roman" w:hAnsi="Times New Roman" w:cs="Times New Roman"/>
                <w:color w:val="414141"/>
                <w:sz w:val="24"/>
                <w:szCs w:val="24"/>
              </w:rPr>
            </w:rPrChange>
          </w:rPr>
          <w:delText xml:space="preserve"> </w:delText>
        </w:r>
        <w:r w:rsidRPr="00552719" w:rsidDel="00655C69">
          <w:rPr>
            <w:i/>
            <w:iCs/>
            <w:rPrChange w:id="4781" w:author="Willian" w:date="2016-11-28T20:46:00Z">
              <w:rPr>
                <w:rFonts w:ascii="Times New Roman" w:hAnsi="Times New Roman" w:cs="Times New Roman"/>
                <w:i/>
                <w:iCs/>
                <w:color w:val="414141"/>
                <w:sz w:val="24"/>
                <w:szCs w:val="24"/>
              </w:rPr>
            </w:rPrChange>
          </w:rPr>
          <w:delText>op</w:delText>
        </w:r>
        <w:r w:rsidR="00F428A0" w:rsidRPr="00552719" w:rsidDel="00655C69">
          <w:rPr>
            <w:i/>
            <w:iCs/>
            <w:rPrChange w:id="4782" w:author="Willian" w:date="2016-11-28T20:46:00Z">
              <w:rPr>
                <w:rFonts w:ascii="Times New Roman" w:hAnsi="Times New Roman" w:cs="Times New Roman"/>
                <w:i/>
                <w:iCs/>
                <w:color w:val="414141"/>
                <w:sz w:val="24"/>
                <w:szCs w:val="24"/>
              </w:rPr>
            </w:rPrChange>
          </w:rPr>
          <w:delText>t</w:delText>
        </w:r>
        <w:r w:rsidRPr="00552719" w:rsidDel="00655C69">
          <w:rPr>
            <w:i/>
            <w:iCs/>
            <w:rPrChange w:id="4783" w:author="Willian" w:date="2016-11-28T20:46:00Z">
              <w:rPr>
                <w:rFonts w:ascii="Times New Roman" w:hAnsi="Times New Roman" w:cs="Times New Roman"/>
                <w:i/>
                <w:iCs/>
                <w:color w:val="414141"/>
                <w:sz w:val="24"/>
                <w:szCs w:val="24"/>
              </w:rPr>
            </w:rPrChange>
          </w:rPr>
          <w:delText>ional</w:delText>
        </w:r>
        <w:r w:rsidR="00C5184A" w:rsidRPr="00552719" w:rsidDel="00655C69">
          <w:rPr>
            <w:i/>
            <w:iCs/>
            <w:rPrChange w:id="4784" w:author="Willian" w:date="2016-11-28T20:46:00Z">
              <w:rPr>
                <w:rFonts w:ascii="Times New Roman" w:hAnsi="Times New Roman" w:cs="Times New Roman"/>
                <w:i/>
                <w:iCs/>
                <w:color w:val="414141"/>
                <w:sz w:val="24"/>
                <w:szCs w:val="24"/>
              </w:rPr>
            </w:rPrChange>
          </w:rPr>
          <w:delText xml:space="preserve"> binding</w:delText>
        </w:r>
        <w:r w:rsidRPr="00552719" w:rsidDel="00655C69">
          <w:rPr>
            <w:rPrChange w:id="4785" w:author="Willian" w:date="2016-11-28T20:46:00Z">
              <w:rPr>
                <w:rFonts w:ascii="Times New Roman" w:hAnsi="Times New Roman" w:cs="Times New Roman"/>
                <w:color w:val="414141"/>
                <w:sz w:val="24"/>
                <w:szCs w:val="24"/>
              </w:rPr>
            </w:rPrChange>
          </w:rPr>
          <w:delText xml:space="preserve"> </w:delText>
        </w:r>
        <w:r w:rsidR="00BF45CD" w:rsidRPr="00552719" w:rsidDel="00655C69">
          <w:rPr>
            <w:rPrChange w:id="4786" w:author="Willian" w:date="2016-11-28T20:46:00Z">
              <w:rPr>
                <w:rFonts w:ascii="Times New Roman" w:hAnsi="Times New Roman" w:cs="Times New Roman"/>
                <w:color w:val="414141"/>
                <w:sz w:val="24"/>
                <w:szCs w:val="24"/>
              </w:rPr>
            </w:rPrChange>
          </w:rPr>
          <w:delText>(</w:delText>
        </w:r>
        <w:r w:rsidR="00BF45CD" w:rsidRPr="00552719" w:rsidDel="00655C69">
          <w:rPr>
            <w:color w:val="AA3391"/>
            <w:rPrChange w:id="4787" w:author="Willian" w:date="2016-11-28T20:46:00Z">
              <w:rPr>
                <w:rFonts w:ascii="Menlo" w:hAnsi="Menlo" w:cs="Menlo"/>
                <w:color w:val="AA3391"/>
                <w:sz w:val="18"/>
                <w:szCs w:val="18"/>
              </w:rPr>
            </w:rPrChange>
          </w:rPr>
          <w:delText>if</w:delText>
        </w:r>
        <w:r w:rsidR="00BF45CD" w:rsidRPr="00552719" w:rsidDel="00655C69">
          <w:rPr>
            <w:rPrChange w:id="4788" w:author="Willian" w:date="2016-11-28T20:46:00Z">
              <w:rPr>
                <w:rFonts w:ascii="Menlo" w:hAnsi="Menlo" w:cs="Menlo"/>
                <w:color w:val="414141"/>
                <w:sz w:val="18"/>
                <w:szCs w:val="18"/>
              </w:rPr>
            </w:rPrChange>
          </w:rPr>
          <w:delText>-</w:delText>
        </w:r>
        <w:r w:rsidR="00BF45CD" w:rsidRPr="00552719" w:rsidDel="00655C69">
          <w:rPr>
            <w:color w:val="AA3391"/>
            <w:rPrChange w:id="4789" w:author="Willian" w:date="2016-11-28T20:46:00Z">
              <w:rPr>
                <w:rFonts w:ascii="Menlo" w:hAnsi="Menlo" w:cs="Menlo"/>
                <w:color w:val="AA3391"/>
                <w:sz w:val="18"/>
                <w:szCs w:val="18"/>
              </w:rPr>
            </w:rPrChange>
          </w:rPr>
          <w:delText>let</w:delText>
        </w:r>
        <w:r w:rsidR="00BF45CD" w:rsidRPr="00552719" w:rsidDel="00655C69">
          <w:rPr>
            <w:rPrChange w:id="4790" w:author="Willian" w:date="2016-11-28T20:46:00Z">
              <w:rPr>
                <w:rFonts w:ascii="Times New Roman" w:hAnsi="Times New Roman" w:cs="Times New Roman"/>
                <w:color w:val="414141"/>
                <w:sz w:val="24"/>
                <w:szCs w:val="24"/>
              </w:rPr>
            </w:rPrChange>
          </w:rPr>
          <w:delText xml:space="preserve">) </w:delText>
        </w:r>
        <w:r w:rsidRPr="00552719" w:rsidDel="00655C69">
          <w:rPr>
            <w:rPrChange w:id="4791" w:author="Willian" w:date="2016-11-28T20:46:00Z">
              <w:rPr>
                <w:rFonts w:ascii="Times New Roman" w:hAnsi="Times New Roman" w:cs="Times New Roman"/>
                <w:color w:val="414141"/>
                <w:sz w:val="24"/>
                <w:szCs w:val="24"/>
              </w:rPr>
            </w:rPrChange>
          </w:rPr>
          <w:delText>em uma declaração</w:delText>
        </w:r>
        <w:r w:rsidR="00F428A0" w:rsidRPr="00552719" w:rsidDel="00655C69">
          <w:rPr>
            <w:rPrChange w:id="4792" w:author="Willian" w:date="2016-11-28T20:46:00Z">
              <w:rPr>
                <w:rFonts w:ascii="Times New Roman" w:hAnsi="Times New Roman" w:cs="Times New Roman"/>
                <w:color w:val="414141"/>
                <w:sz w:val="24"/>
                <w:szCs w:val="24"/>
              </w:rPr>
            </w:rPrChange>
          </w:rPr>
          <w:delText xml:space="preserve"> </w:delText>
        </w:r>
        <w:r w:rsidR="00033533" w:rsidRPr="00552719" w:rsidDel="00655C69">
          <w:rPr>
            <w:color w:val="AA3391"/>
            <w:rPrChange w:id="4793" w:author="Willian" w:date="2016-11-28T20:46:00Z">
              <w:rPr>
                <w:rFonts w:ascii="Menlo" w:hAnsi="Menlo" w:cs="Menlo"/>
                <w:color w:val="AA3391"/>
                <w:sz w:val="18"/>
                <w:szCs w:val="18"/>
              </w:rPr>
            </w:rPrChange>
          </w:rPr>
          <w:delText>if</w:delText>
        </w:r>
        <w:r w:rsidR="00033533" w:rsidRPr="00552719" w:rsidDel="00655C69">
          <w:rPr>
            <w:rPrChange w:id="4794" w:author="Willian" w:date="2016-11-28T20:46:00Z">
              <w:rPr>
                <w:rFonts w:ascii="Times New Roman" w:hAnsi="Times New Roman" w:cs="Times New Roman"/>
                <w:color w:val="414141"/>
                <w:sz w:val="24"/>
                <w:szCs w:val="24"/>
              </w:rPr>
            </w:rPrChange>
          </w:rPr>
          <w:delText xml:space="preserve"> </w:delText>
        </w:r>
        <w:r w:rsidRPr="00552719" w:rsidDel="00655C69">
          <w:rPr>
            <w:rPrChange w:id="4795" w:author="Willian" w:date="2016-11-28T20:46:00Z">
              <w:rPr>
                <w:rFonts w:ascii="Times New Roman" w:hAnsi="Times New Roman" w:cs="Times New Roman"/>
                <w:color w:val="414141"/>
                <w:sz w:val="24"/>
                <w:szCs w:val="24"/>
              </w:rPr>
            </w:rPrChange>
          </w:rPr>
          <w:delText xml:space="preserve">para verificar se um </w:delText>
        </w:r>
        <w:r w:rsidR="00F428A0" w:rsidRPr="00552719" w:rsidDel="00655C69">
          <w:rPr>
            <w:i/>
            <w:rPrChange w:id="4796" w:author="Willian" w:date="2016-11-28T20:46:00Z">
              <w:rPr>
                <w:rFonts w:ascii="Times New Roman" w:hAnsi="Times New Roman" w:cs="Times New Roman"/>
                <w:i/>
                <w:color w:val="414141"/>
                <w:sz w:val="24"/>
                <w:szCs w:val="24"/>
              </w:rPr>
            </w:rPrChange>
          </w:rPr>
          <w:delText>optional</w:delText>
        </w:r>
        <w:r w:rsidRPr="00552719" w:rsidDel="00655C69">
          <w:rPr>
            <w:rPrChange w:id="4797" w:author="Willian" w:date="2016-11-28T20:46:00Z">
              <w:rPr>
                <w:rFonts w:ascii="Times New Roman" w:hAnsi="Times New Roman" w:cs="Times New Roman"/>
                <w:color w:val="414141"/>
                <w:sz w:val="24"/>
                <w:szCs w:val="24"/>
              </w:rPr>
            </w:rPrChange>
          </w:rPr>
          <w:delText xml:space="preserve"> contém um valor.</w:delText>
        </w:r>
      </w:del>
    </w:p>
    <w:p w14:paraId="74949D38" w14:textId="77777777" w:rsidR="00D05199" w:rsidRPr="00552719" w:rsidDel="00655C69" w:rsidRDefault="00D05199" w:rsidP="00105795">
      <w:pPr>
        <w:rPr>
          <w:del w:id="4798" w:author="Willian" w:date="2016-11-27T10:05:00Z"/>
          <w:noProof/>
          <w:lang w:val="en-US"/>
          <w:rPrChange w:id="4799" w:author="Willian" w:date="2016-11-28T20:46:00Z">
            <w:rPr>
              <w:del w:id="4800" w:author="Willian" w:date="2016-11-27T10:05:00Z"/>
              <w:rFonts w:ascii="Menlo" w:hAnsi="Menlo" w:cs="Menlo"/>
              <w:noProof/>
              <w:sz w:val="21"/>
              <w:szCs w:val="21"/>
              <w:lang w:val="en-US"/>
            </w:rPr>
          </w:rPrChange>
        </w:rPr>
        <w:pPrChange w:id="4801" w:author="Willian" w:date="2016-11-28T21:17:00Z">
          <w:pPr>
            <w:spacing w:before="460" w:after="0"/>
            <w:ind w:left="567"/>
            <w:textAlignment w:val="baseline"/>
          </w:pPr>
        </w:pPrChange>
      </w:pPr>
      <w:del w:id="4802" w:author="Willian" w:date="2016-11-27T10:05:00Z">
        <w:r w:rsidRPr="00552719" w:rsidDel="00655C69">
          <w:rPr>
            <w:noProof/>
            <w:color w:val="AA3391"/>
            <w:lang w:val="en-US"/>
            <w:rPrChange w:id="4803" w:author="Willian" w:date="2016-11-28T20:46:00Z">
              <w:rPr>
                <w:rFonts w:ascii="Menlo" w:hAnsi="Menlo" w:cs="Menlo"/>
                <w:noProof/>
                <w:color w:val="AA3391"/>
                <w:sz w:val="18"/>
                <w:szCs w:val="18"/>
                <w:lang w:val="en-US"/>
              </w:rPr>
            </w:rPrChange>
          </w:rPr>
          <w:delText>var</w:delText>
        </w:r>
        <w:r w:rsidRPr="00552719" w:rsidDel="00655C69">
          <w:rPr>
            <w:noProof/>
            <w:lang w:val="en-US"/>
            <w:rPrChange w:id="4804" w:author="Willian" w:date="2016-11-28T20:46:00Z">
              <w:rPr>
                <w:rFonts w:ascii="Menlo" w:hAnsi="Menlo" w:cs="Menlo"/>
                <w:noProof/>
                <w:color w:val="auto"/>
                <w:sz w:val="18"/>
                <w:szCs w:val="18"/>
                <w:lang w:val="en-US"/>
              </w:rPr>
            </w:rPrChange>
          </w:rPr>
          <w:delText xml:space="preserve"> optionalName: </w:delText>
        </w:r>
        <w:r w:rsidRPr="00552719" w:rsidDel="00655C69">
          <w:rPr>
            <w:noProof/>
            <w:color w:val="5C2699"/>
            <w:lang w:val="en-US"/>
            <w:rPrChange w:id="4805" w:author="Willian" w:date="2016-11-28T20:46:00Z">
              <w:rPr>
                <w:rFonts w:ascii="Menlo" w:hAnsi="Menlo" w:cs="Menlo"/>
                <w:noProof/>
                <w:color w:val="5C2699"/>
                <w:sz w:val="18"/>
                <w:szCs w:val="18"/>
                <w:lang w:val="en-US"/>
              </w:rPr>
            </w:rPrChange>
          </w:rPr>
          <w:delText>String</w:delText>
        </w:r>
        <w:r w:rsidRPr="00552719" w:rsidDel="00655C69">
          <w:rPr>
            <w:noProof/>
            <w:lang w:val="en-US"/>
            <w:rPrChange w:id="4806" w:author="Willian" w:date="2016-11-28T20:46:00Z">
              <w:rPr>
                <w:rFonts w:ascii="Menlo" w:hAnsi="Menlo" w:cs="Menlo"/>
                <w:noProof/>
                <w:color w:val="auto"/>
                <w:sz w:val="18"/>
                <w:szCs w:val="18"/>
                <w:lang w:val="en-US"/>
              </w:rPr>
            </w:rPrChange>
          </w:rPr>
          <w:delText>? = "John Appleseed"</w:delText>
        </w:r>
      </w:del>
    </w:p>
    <w:p w14:paraId="04607558" w14:textId="77777777" w:rsidR="00D05199" w:rsidRPr="00552719" w:rsidDel="00655C69" w:rsidRDefault="00D05199" w:rsidP="00105795">
      <w:pPr>
        <w:rPr>
          <w:del w:id="4807" w:author="Willian" w:date="2016-11-27T10:05:00Z"/>
          <w:noProof/>
          <w:lang w:val="en-US"/>
          <w:rPrChange w:id="4808" w:author="Willian" w:date="2016-11-28T20:46:00Z">
            <w:rPr>
              <w:del w:id="4809" w:author="Willian" w:date="2016-11-27T10:05:00Z"/>
              <w:rFonts w:ascii="Menlo" w:hAnsi="Menlo" w:cs="Menlo"/>
              <w:noProof/>
              <w:sz w:val="21"/>
              <w:szCs w:val="21"/>
              <w:lang w:val="en-US"/>
            </w:rPr>
          </w:rPrChange>
        </w:rPr>
        <w:pPrChange w:id="4810" w:author="Willian" w:date="2016-11-28T21:17:00Z">
          <w:pPr>
            <w:spacing w:after="0"/>
            <w:ind w:left="567"/>
            <w:textAlignment w:val="baseline"/>
          </w:pPr>
        </w:pPrChange>
      </w:pPr>
      <w:del w:id="4811" w:author="Willian" w:date="2016-11-27T10:05:00Z">
        <w:r w:rsidRPr="00552719" w:rsidDel="00655C69">
          <w:rPr>
            <w:noProof/>
            <w:color w:val="AA3391"/>
            <w:lang w:val="en-US"/>
            <w:rPrChange w:id="4812" w:author="Willian" w:date="2016-11-28T20:46:00Z">
              <w:rPr>
                <w:rFonts w:ascii="Menlo" w:hAnsi="Menlo" w:cs="Menlo"/>
                <w:noProof/>
                <w:color w:val="AA3391"/>
                <w:sz w:val="18"/>
                <w:szCs w:val="18"/>
                <w:lang w:val="en-US"/>
              </w:rPr>
            </w:rPrChange>
          </w:rPr>
          <w:delText>var</w:delText>
        </w:r>
        <w:r w:rsidRPr="00552719" w:rsidDel="00655C69">
          <w:rPr>
            <w:noProof/>
            <w:lang w:val="en-US"/>
            <w:rPrChange w:id="4813" w:author="Willian" w:date="2016-11-28T20:46:00Z">
              <w:rPr>
                <w:rFonts w:ascii="Menlo" w:hAnsi="Menlo" w:cs="Menlo"/>
                <w:noProof/>
                <w:color w:val="auto"/>
                <w:sz w:val="18"/>
                <w:szCs w:val="18"/>
                <w:lang w:val="en-US"/>
              </w:rPr>
            </w:rPrChange>
          </w:rPr>
          <w:delText xml:space="preserve"> greeting = "Hello!"</w:delText>
        </w:r>
      </w:del>
    </w:p>
    <w:p w14:paraId="03825829" w14:textId="77777777" w:rsidR="00D05199" w:rsidRPr="00552719" w:rsidDel="00655C69" w:rsidRDefault="00D05199" w:rsidP="00105795">
      <w:pPr>
        <w:rPr>
          <w:del w:id="4814" w:author="Willian" w:date="2016-11-27T10:05:00Z"/>
          <w:noProof/>
          <w:lang w:val="en-US"/>
          <w:rPrChange w:id="4815" w:author="Willian" w:date="2016-11-28T20:46:00Z">
            <w:rPr>
              <w:del w:id="4816" w:author="Willian" w:date="2016-11-27T10:05:00Z"/>
              <w:rFonts w:ascii="Menlo" w:hAnsi="Menlo" w:cs="Menlo"/>
              <w:noProof/>
              <w:sz w:val="21"/>
              <w:szCs w:val="21"/>
              <w:lang w:val="en-US"/>
            </w:rPr>
          </w:rPrChange>
        </w:rPr>
        <w:pPrChange w:id="4817" w:author="Willian" w:date="2016-11-28T21:17:00Z">
          <w:pPr>
            <w:spacing w:after="0"/>
            <w:ind w:left="567"/>
            <w:textAlignment w:val="baseline"/>
          </w:pPr>
        </w:pPrChange>
      </w:pPr>
      <w:del w:id="4818" w:author="Willian" w:date="2016-11-27T10:05:00Z">
        <w:r w:rsidRPr="00552719" w:rsidDel="00655C69">
          <w:rPr>
            <w:noProof/>
            <w:color w:val="AA3391"/>
            <w:lang w:val="en-US"/>
            <w:rPrChange w:id="4819" w:author="Willian" w:date="2016-11-28T20:46:00Z">
              <w:rPr>
                <w:rFonts w:ascii="Menlo" w:hAnsi="Menlo" w:cs="Menlo"/>
                <w:noProof/>
                <w:color w:val="AA3391"/>
                <w:sz w:val="18"/>
                <w:szCs w:val="18"/>
                <w:lang w:val="en-US"/>
              </w:rPr>
            </w:rPrChange>
          </w:rPr>
          <w:delText>if</w:delText>
        </w:r>
        <w:r w:rsidRPr="00552719" w:rsidDel="00655C69">
          <w:rPr>
            <w:noProof/>
            <w:lang w:val="en-US"/>
            <w:rPrChange w:id="4820" w:author="Willian" w:date="2016-11-28T20:46:00Z">
              <w:rPr>
                <w:rFonts w:ascii="Menlo" w:hAnsi="Menlo" w:cs="Menlo"/>
                <w:noProof/>
                <w:color w:val="auto"/>
                <w:sz w:val="18"/>
                <w:szCs w:val="18"/>
                <w:lang w:val="en-US"/>
              </w:rPr>
            </w:rPrChange>
          </w:rPr>
          <w:delText xml:space="preserve"> </w:delText>
        </w:r>
        <w:r w:rsidRPr="00552719" w:rsidDel="00655C69">
          <w:rPr>
            <w:noProof/>
            <w:color w:val="AA3391"/>
            <w:lang w:val="en-US"/>
            <w:rPrChange w:id="4821" w:author="Willian" w:date="2016-11-28T20:46:00Z">
              <w:rPr>
                <w:rFonts w:ascii="Menlo" w:hAnsi="Menlo" w:cs="Menlo"/>
                <w:noProof/>
                <w:color w:val="AA3391"/>
                <w:sz w:val="18"/>
                <w:szCs w:val="18"/>
                <w:lang w:val="en-US"/>
              </w:rPr>
            </w:rPrChange>
          </w:rPr>
          <w:delText>let</w:delText>
        </w:r>
        <w:r w:rsidRPr="00552719" w:rsidDel="00655C69">
          <w:rPr>
            <w:noProof/>
            <w:lang w:val="en-US"/>
            <w:rPrChange w:id="4822" w:author="Willian" w:date="2016-11-28T20:46:00Z">
              <w:rPr>
                <w:rFonts w:ascii="Menlo" w:hAnsi="Menlo" w:cs="Menlo"/>
                <w:noProof/>
                <w:color w:val="auto"/>
                <w:sz w:val="18"/>
                <w:szCs w:val="18"/>
                <w:lang w:val="en-US"/>
              </w:rPr>
            </w:rPrChange>
          </w:rPr>
          <w:delText xml:space="preserve"> name = optionalName {</w:delText>
        </w:r>
      </w:del>
    </w:p>
    <w:p w14:paraId="3A7CD04C" w14:textId="77777777" w:rsidR="00D05199" w:rsidRPr="00552719" w:rsidDel="00655C69" w:rsidRDefault="00D05199" w:rsidP="00105795">
      <w:pPr>
        <w:rPr>
          <w:del w:id="4823" w:author="Willian" w:date="2016-11-27T10:05:00Z"/>
          <w:noProof/>
          <w:rPrChange w:id="4824" w:author="Willian" w:date="2016-11-28T20:46:00Z">
            <w:rPr>
              <w:del w:id="4825" w:author="Willian" w:date="2016-11-27T10:05:00Z"/>
              <w:rFonts w:ascii="Menlo" w:hAnsi="Menlo" w:cs="Menlo"/>
              <w:noProof/>
              <w:sz w:val="21"/>
              <w:szCs w:val="21"/>
            </w:rPr>
          </w:rPrChange>
        </w:rPr>
        <w:pPrChange w:id="4826" w:author="Willian" w:date="2016-11-28T21:17:00Z">
          <w:pPr>
            <w:spacing w:after="0"/>
            <w:ind w:left="567"/>
            <w:textAlignment w:val="baseline"/>
          </w:pPr>
        </w:pPrChange>
      </w:pPr>
      <w:del w:id="4827" w:author="Willian" w:date="2016-11-27T10:05:00Z">
        <w:r w:rsidRPr="00552719" w:rsidDel="00655C69">
          <w:rPr>
            <w:noProof/>
            <w:lang w:val="en-US"/>
            <w:rPrChange w:id="4828" w:author="Willian" w:date="2016-11-28T20:46:00Z">
              <w:rPr>
                <w:rFonts w:ascii="Menlo" w:hAnsi="Menlo" w:cs="Menlo"/>
                <w:noProof/>
                <w:color w:val="auto"/>
                <w:sz w:val="18"/>
                <w:szCs w:val="18"/>
                <w:lang w:val="en-US"/>
              </w:rPr>
            </w:rPrChange>
          </w:rPr>
          <w:delText>  </w:delText>
        </w:r>
        <w:r w:rsidRPr="00552719" w:rsidDel="00655C69">
          <w:rPr>
            <w:noProof/>
            <w:rPrChange w:id="4829" w:author="Willian" w:date="2016-11-28T20:46:00Z">
              <w:rPr>
                <w:rFonts w:ascii="Menlo" w:hAnsi="Menlo" w:cs="Menlo"/>
                <w:noProof/>
                <w:color w:val="3F6E74"/>
                <w:sz w:val="18"/>
                <w:szCs w:val="18"/>
              </w:rPr>
            </w:rPrChange>
          </w:rPr>
          <w:delText>greeting = "Hello, \(name)"</w:delText>
        </w:r>
      </w:del>
    </w:p>
    <w:p w14:paraId="614FBE50" w14:textId="77777777" w:rsidR="00D05199" w:rsidRPr="00552719" w:rsidDel="00655C69" w:rsidRDefault="00D05199" w:rsidP="00105795">
      <w:pPr>
        <w:rPr>
          <w:del w:id="4830" w:author="Willian" w:date="2016-11-27T10:05:00Z"/>
          <w:noProof/>
          <w:rPrChange w:id="4831" w:author="Willian" w:date="2016-11-28T20:46:00Z">
            <w:rPr>
              <w:del w:id="4832" w:author="Willian" w:date="2016-11-27T10:05:00Z"/>
              <w:rFonts w:ascii="Menlo" w:hAnsi="Menlo" w:cs="Menlo"/>
              <w:noProof/>
              <w:sz w:val="21"/>
              <w:szCs w:val="21"/>
            </w:rPr>
          </w:rPrChange>
        </w:rPr>
        <w:pPrChange w:id="4833" w:author="Willian" w:date="2016-11-28T21:17:00Z">
          <w:pPr>
            <w:spacing w:after="620"/>
            <w:ind w:left="567"/>
            <w:textAlignment w:val="baseline"/>
          </w:pPr>
        </w:pPrChange>
      </w:pPr>
      <w:del w:id="4834" w:author="Willian" w:date="2016-11-27T10:05:00Z">
        <w:r w:rsidRPr="00552719" w:rsidDel="00655C69">
          <w:rPr>
            <w:noProof/>
            <w:rPrChange w:id="4835" w:author="Willian" w:date="2016-11-28T20:46:00Z">
              <w:rPr>
                <w:rFonts w:ascii="Menlo" w:hAnsi="Menlo" w:cs="Menlo"/>
                <w:noProof/>
                <w:color w:val="auto"/>
                <w:sz w:val="18"/>
                <w:szCs w:val="18"/>
              </w:rPr>
            </w:rPrChange>
          </w:rPr>
          <w:delText>}</w:delText>
        </w:r>
      </w:del>
    </w:p>
    <w:p w14:paraId="4B44E093" w14:textId="77777777" w:rsidR="00BF45CD" w:rsidRPr="00552719" w:rsidDel="00655C69" w:rsidRDefault="00BF45CD" w:rsidP="00105795">
      <w:pPr>
        <w:rPr>
          <w:del w:id="4836" w:author="Willian" w:date="2016-11-27T10:05:00Z"/>
        </w:rPr>
        <w:pPrChange w:id="4837" w:author="Willian" w:date="2016-11-28T21:17:00Z">
          <w:pPr>
            <w:pStyle w:val="Dica"/>
          </w:pPr>
        </w:pPrChange>
      </w:pPr>
      <w:del w:id="4838" w:author="Willian" w:date="2016-11-27T10:05:00Z">
        <w:r w:rsidRPr="00552719" w:rsidDel="00655C69">
          <w:delText xml:space="preserve">DICA: </w:delText>
        </w:r>
        <w:r w:rsidR="00033533" w:rsidRPr="00552719" w:rsidDel="00655C69">
          <w:delText xml:space="preserve">Mude o valor </w:delText>
        </w:r>
        <w:r w:rsidR="001824AA" w:rsidRPr="00552719" w:rsidDel="00655C69">
          <w:delText xml:space="preserve">de optionalName </w:delText>
        </w:r>
        <w:r w:rsidRPr="00552719" w:rsidDel="00655C69">
          <w:delText xml:space="preserve">para </w:delText>
        </w:r>
        <w:r w:rsidR="00033533" w:rsidRPr="00552719" w:rsidDel="00655C69">
          <w:rPr>
            <w:color w:val="AA3391"/>
            <w:rPrChange w:id="4839" w:author="Willian" w:date="2016-11-28T20:46:00Z">
              <w:rPr>
                <w:rFonts w:ascii="Menlo" w:hAnsi="Menlo" w:cs="Menlo"/>
                <w:b w:val="0"/>
                <w:color w:val="AA3391"/>
                <w:sz w:val="18"/>
                <w:szCs w:val="18"/>
              </w:rPr>
            </w:rPrChange>
          </w:rPr>
          <w:delText>nil</w:delText>
        </w:r>
        <w:r w:rsidRPr="00552719" w:rsidDel="00655C69">
          <w:delText xml:space="preserve">. </w:delText>
        </w:r>
        <w:r w:rsidR="00033533" w:rsidRPr="00552719" w:rsidDel="00655C69">
          <w:delText>Qual vai ser a saudação (greeting) obtida</w:delText>
        </w:r>
        <w:r w:rsidRPr="00552719" w:rsidDel="00655C69">
          <w:delText xml:space="preserve">? </w:delText>
        </w:r>
        <w:r w:rsidR="00033533" w:rsidRPr="00552719" w:rsidDel="00655C69">
          <w:delText xml:space="preserve">Adicione um </w:delText>
        </w:r>
        <w:r w:rsidR="001824AA" w:rsidRPr="00552719" w:rsidDel="00655C69">
          <w:rPr>
            <w:color w:val="AA3391"/>
            <w:rPrChange w:id="4840" w:author="Willian" w:date="2016-11-28T20:46:00Z">
              <w:rPr>
                <w:rFonts w:ascii="Menlo" w:hAnsi="Menlo" w:cs="Menlo"/>
                <w:b w:val="0"/>
                <w:color w:val="AA3391"/>
                <w:sz w:val="18"/>
                <w:szCs w:val="18"/>
              </w:rPr>
            </w:rPrChange>
          </w:rPr>
          <w:delText>else</w:delText>
        </w:r>
        <w:r w:rsidR="00033533" w:rsidRPr="00552719" w:rsidDel="00655C69">
          <w:delText xml:space="preserve">, para tratar o caso em que optionalName é </w:delText>
        </w:r>
        <w:r w:rsidR="00033533" w:rsidRPr="00552719" w:rsidDel="00655C69">
          <w:rPr>
            <w:color w:val="AA3391"/>
            <w:rPrChange w:id="4841" w:author="Willian" w:date="2016-11-28T20:46:00Z">
              <w:rPr>
                <w:rFonts w:ascii="Menlo" w:hAnsi="Menlo" w:cs="Menlo"/>
                <w:b w:val="0"/>
                <w:color w:val="AA3391"/>
                <w:sz w:val="18"/>
                <w:szCs w:val="18"/>
              </w:rPr>
            </w:rPrChange>
          </w:rPr>
          <w:delText>nil.</w:delText>
        </w:r>
      </w:del>
    </w:p>
    <w:p w14:paraId="2C683541" w14:textId="77777777" w:rsidR="00BF45CD" w:rsidRPr="00552719" w:rsidDel="00655C69" w:rsidRDefault="00BF45CD" w:rsidP="00105795">
      <w:pPr>
        <w:rPr>
          <w:del w:id="4842" w:author="Willian" w:date="2016-11-27T10:05:00Z"/>
          <w:rPrChange w:id="4843" w:author="Willian" w:date="2016-11-28T20:46:00Z">
            <w:rPr>
              <w:del w:id="4844" w:author="Willian" w:date="2016-11-27T10:05:00Z"/>
            </w:rPr>
          </w:rPrChange>
        </w:rPr>
        <w:pPrChange w:id="4845" w:author="Willian" w:date="2016-11-28T21:17:00Z">
          <w:pPr/>
        </w:pPrChange>
      </w:pPr>
    </w:p>
    <w:p w14:paraId="34CFCDE3" w14:textId="77777777" w:rsidR="00D05199" w:rsidRPr="00552719" w:rsidDel="00655C69" w:rsidRDefault="00D05199" w:rsidP="00105795">
      <w:pPr>
        <w:rPr>
          <w:del w:id="4846" w:author="Willian" w:date="2016-11-27T10:05:00Z"/>
          <w:rPrChange w:id="4847" w:author="Willian" w:date="2016-11-28T20:46:00Z">
            <w:rPr>
              <w:del w:id="4848" w:author="Willian" w:date="2016-11-27T10:05:00Z"/>
            </w:rPr>
          </w:rPrChange>
        </w:rPr>
        <w:pPrChange w:id="4849" w:author="Willian" w:date="2016-11-28T21:17:00Z">
          <w:pPr/>
        </w:pPrChange>
      </w:pPr>
      <w:del w:id="4850" w:author="Willian" w:date="2016-11-27T10:05:00Z">
        <w:r w:rsidRPr="00552719" w:rsidDel="00655C69">
          <w:rPr>
            <w:rPrChange w:id="4851" w:author="Willian" w:date="2016-11-28T20:46:00Z">
              <w:rPr/>
            </w:rPrChange>
          </w:rPr>
          <w:delText xml:space="preserve">Se o valor </w:delText>
        </w:r>
        <w:r w:rsidR="00581624" w:rsidRPr="00552719" w:rsidDel="00655C69">
          <w:rPr>
            <w:rPrChange w:id="4852" w:author="Willian" w:date="2016-11-28T20:46:00Z">
              <w:rPr/>
            </w:rPrChange>
          </w:rPr>
          <w:delText xml:space="preserve">opcional  </w:delText>
        </w:r>
        <w:r w:rsidRPr="00552719" w:rsidDel="00655C69">
          <w:rPr>
            <w:rPrChange w:id="4853" w:author="Willian" w:date="2016-11-28T20:46:00Z">
              <w:rPr/>
            </w:rPrChange>
          </w:rPr>
          <w:delText xml:space="preserve">é </w:delText>
        </w:r>
        <w:r w:rsidR="00581624" w:rsidRPr="00552719" w:rsidDel="00655C69">
          <w:rPr>
            <w:color w:val="AA3391"/>
            <w:rPrChange w:id="4854" w:author="Willian" w:date="2016-11-28T20:46:00Z">
              <w:rPr>
                <w:rFonts w:ascii="Menlo" w:hAnsi="Menlo" w:cs="Menlo"/>
                <w:color w:val="AA3391"/>
                <w:sz w:val="18"/>
                <w:szCs w:val="18"/>
              </w:rPr>
            </w:rPrChange>
          </w:rPr>
          <w:delText>nil</w:delText>
        </w:r>
        <w:r w:rsidRPr="00552719" w:rsidDel="00655C69">
          <w:rPr>
            <w:rPrChange w:id="4855" w:author="Willian" w:date="2016-11-28T20:46:00Z">
              <w:rPr/>
            </w:rPrChange>
          </w:rPr>
          <w:delText xml:space="preserve">, a </w:delText>
        </w:r>
        <w:r w:rsidR="00581624" w:rsidRPr="00552719" w:rsidDel="00655C69">
          <w:rPr>
            <w:rPrChange w:id="4856" w:author="Willian" w:date="2016-11-28T20:46:00Z">
              <w:rPr/>
            </w:rPrChange>
          </w:rPr>
          <w:delText>condição</w:delText>
        </w:r>
        <w:r w:rsidRPr="00552719" w:rsidDel="00655C69">
          <w:rPr>
            <w:rPrChange w:id="4857" w:author="Willian" w:date="2016-11-28T20:46:00Z">
              <w:rPr/>
            </w:rPrChange>
          </w:rPr>
          <w:delText xml:space="preserve"> é </w:delText>
        </w:r>
        <w:r w:rsidR="00581624" w:rsidRPr="00552719" w:rsidDel="00655C69">
          <w:rPr>
            <w:color w:val="AA3391"/>
            <w:rPrChange w:id="4858" w:author="Willian" w:date="2016-11-28T20:46:00Z">
              <w:rPr>
                <w:rFonts w:ascii="Menlo" w:hAnsi="Menlo" w:cs="Menlo"/>
                <w:color w:val="AA3391"/>
                <w:sz w:val="18"/>
                <w:szCs w:val="18"/>
              </w:rPr>
            </w:rPrChange>
          </w:rPr>
          <w:delText>false</w:delText>
        </w:r>
        <w:r w:rsidRPr="00552719" w:rsidDel="00655C69">
          <w:rPr>
            <w:rPrChange w:id="4859" w:author="Willian" w:date="2016-11-28T20:46:00Z">
              <w:rPr/>
            </w:rPrChange>
          </w:rPr>
          <w:delText>, e</w:delText>
        </w:r>
        <w:r w:rsidR="00581624" w:rsidRPr="00552719" w:rsidDel="00655C69">
          <w:rPr>
            <w:rPrChange w:id="4860" w:author="Willian" w:date="2016-11-28T20:46:00Z">
              <w:rPr/>
            </w:rPrChange>
          </w:rPr>
          <w:delText xml:space="preserve"> </w:delText>
        </w:r>
        <w:r w:rsidRPr="00552719" w:rsidDel="00655C69">
          <w:rPr>
            <w:rPrChange w:id="4861" w:author="Willian" w:date="2016-11-28T20:46:00Z">
              <w:rPr/>
            </w:rPrChange>
          </w:rPr>
          <w:delText xml:space="preserve">o código entre chaves é ignorada. Caso contrário, </w:delText>
        </w:r>
        <w:r w:rsidR="00581624" w:rsidRPr="00552719" w:rsidDel="00655C69">
          <w:rPr>
            <w:rPrChange w:id="4862" w:author="Willian" w:date="2016-11-28T20:46:00Z">
              <w:rPr/>
            </w:rPrChange>
          </w:rPr>
          <w:delText>o valor opcional é desembrulhado</w:delText>
        </w:r>
        <w:r w:rsidRPr="00552719" w:rsidDel="00655C69">
          <w:rPr>
            <w:rPrChange w:id="4863" w:author="Willian" w:date="2016-11-28T20:46:00Z">
              <w:rPr/>
            </w:rPrChange>
          </w:rPr>
          <w:delText xml:space="preserve"> e atribuído </w:delText>
        </w:r>
        <w:r w:rsidR="00581624" w:rsidRPr="00552719" w:rsidDel="00655C69">
          <w:rPr>
            <w:rPrChange w:id="4864" w:author="Willian" w:date="2016-11-28T20:46:00Z">
              <w:rPr/>
            </w:rPrChange>
          </w:rPr>
          <w:delText>a</w:delText>
        </w:r>
        <w:r w:rsidRPr="00552719" w:rsidDel="00655C69">
          <w:rPr>
            <w:rPrChange w:id="4865" w:author="Willian" w:date="2016-11-28T20:46:00Z">
              <w:rPr/>
            </w:rPrChange>
          </w:rPr>
          <w:delText xml:space="preserve"> constante </w:delText>
        </w:r>
        <w:r w:rsidR="00581624" w:rsidRPr="00552719" w:rsidDel="00655C69">
          <w:rPr>
            <w:rPrChange w:id="4866" w:author="Willian" w:date="2016-11-28T20:46:00Z">
              <w:rPr/>
            </w:rPrChange>
          </w:rPr>
          <w:delText xml:space="preserve">definida com </w:delText>
        </w:r>
        <w:r w:rsidR="00581624" w:rsidRPr="00552719" w:rsidDel="00655C69">
          <w:rPr>
            <w:color w:val="AA3391"/>
            <w:rPrChange w:id="4867" w:author="Willian" w:date="2016-11-28T20:46:00Z">
              <w:rPr>
                <w:rFonts w:ascii="Menlo" w:hAnsi="Menlo" w:cs="Menlo"/>
                <w:color w:val="AA3391"/>
                <w:sz w:val="18"/>
                <w:szCs w:val="18"/>
              </w:rPr>
            </w:rPrChange>
          </w:rPr>
          <w:delText>let</w:delText>
        </w:r>
        <w:r w:rsidR="00581624" w:rsidRPr="00552719" w:rsidDel="00655C69">
          <w:rPr>
            <w:rPrChange w:id="4868" w:author="Willian" w:date="2016-11-28T20:46:00Z">
              <w:rPr/>
            </w:rPrChange>
          </w:rPr>
          <w:delText xml:space="preserve"> (no exemplo acima é name),</w:delText>
        </w:r>
        <w:r w:rsidRPr="00552719" w:rsidDel="00655C69">
          <w:rPr>
            <w:rPrChange w:id="4869" w:author="Willian" w:date="2016-11-28T20:46:00Z">
              <w:rPr/>
            </w:rPrChange>
          </w:rPr>
          <w:delText xml:space="preserve"> o que torna o valor desembrulhado disponível dentro do bloco de código.</w:delText>
        </w:r>
      </w:del>
    </w:p>
    <w:p w14:paraId="231A5E0D" w14:textId="77777777" w:rsidR="00432D6D" w:rsidRPr="00552719" w:rsidDel="00655C69" w:rsidRDefault="00432D6D" w:rsidP="00105795">
      <w:pPr>
        <w:rPr>
          <w:del w:id="4870" w:author="Willian" w:date="2016-11-27T10:05:00Z"/>
          <w:rPrChange w:id="4871" w:author="Willian" w:date="2016-11-28T20:46:00Z">
            <w:rPr>
              <w:del w:id="4872" w:author="Willian" w:date="2016-11-27T10:05:00Z"/>
            </w:rPr>
          </w:rPrChange>
        </w:rPr>
        <w:pPrChange w:id="4873" w:author="Willian" w:date="2016-11-28T21:17:00Z">
          <w:pPr>
            <w:pStyle w:val="Ttulo3"/>
          </w:pPr>
        </w:pPrChange>
      </w:pPr>
      <w:del w:id="4874" w:author="Willian" w:date="2016-11-27T10:05:00Z">
        <w:r w:rsidRPr="00552719" w:rsidDel="00655C69">
          <w:rPr>
            <w:rPrChange w:id="4875" w:author="Willian" w:date="2016-11-28T20:46:00Z">
              <w:rPr/>
            </w:rPrChange>
          </w:rPr>
          <w:delText>Where</w:delText>
        </w:r>
      </w:del>
    </w:p>
    <w:p w14:paraId="4596D15E" w14:textId="77777777" w:rsidR="00D05199" w:rsidRPr="00552719" w:rsidDel="00655C69" w:rsidRDefault="00D05199" w:rsidP="00105795">
      <w:pPr>
        <w:rPr>
          <w:del w:id="4876" w:author="Willian" w:date="2016-11-27T10:05:00Z"/>
          <w:rPrChange w:id="4877" w:author="Willian" w:date="2016-11-28T20:46:00Z">
            <w:rPr>
              <w:del w:id="4878" w:author="Willian" w:date="2016-11-27T10:05:00Z"/>
            </w:rPr>
          </w:rPrChange>
        </w:rPr>
        <w:pPrChange w:id="4879" w:author="Willian" w:date="2016-11-28T21:17:00Z">
          <w:pPr/>
        </w:pPrChange>
      </w:pPr>
      <w:del w:id="4880" w:author="Willian" w:date="2016-11-27T10:05:00Z">
        <w:r w:rsidRPr="00552719" w:rsidDel="00655C69">
          <w:rPr>
            <w:rPrChange w:id="4881" w:author="Willian" w:date="2016-11-28T20:46:00Z">
              <w:rPr/>
            </w:rPrChange>
          </w:rPr>
          <w:delText>Você pode usar uma única instrução</w:delText>
        </w:r>
        <w:r w:rsidR="007473A0" w:rsidRPr="00552719" w:rsidDel="00655C69">
          <w:rPr>
            <w:color w:val="AA3391"/>
            <w:rPrChange w:id="4882" w:author="Willian" w:date="2016-11-28T20:46:00Z">
              <w:rPr>
                <w:rFonts w:ascii="Menlo" w:hAnsi="Menlo" w:cs="Menlo"/>
                <w:color w:val="AA3391"/>
                <w:sz w:val="18"/>
                <w:szCs w:val="18"/>
              </w:rPr>
            </w:rPrChange>
          </w:rPr>
          <w:delText xml:space="preserve"> if</w:delText>
        </w:r>
        <w:r w:rsidRPr="00552719" w:rsidDel="00655C69">
          <w:rPr>
            <w:rPrChange w:id="4883" w:author="Willian" w:date="2016-11-28T20:46:00Z">
              <w:rPr/>
            </w:rPrChange>
          </w:rPr>
          <w:delText xml:space="preserve"> para ligar vários valores. </w:delText>
        </w:r>
        <w:r w:rsidR="007473A0" w:rsidRPr="00552719" w:rsidDel="00655C69">
          <w:rPr>
            <w:rPrChange w:id="4884" w:author="Willian" w:date="2016-11-28T20:46:00Z">
              <w:rPr/>
            </w:rPrChange>
          </w:rPr>
          <w:delText xml:space="preserve">Uma cláusula </w:delText>
        </w:r>
        <w:r w:rsidR="007473A0" w:rsidRPr="00552719" w:rsidDel="00655C69">
          <w:rPr>
            <w:color w:val="AA3391"/>
            <w:rPrChange w:id="4885" w:author="Willian" w:date="2016-11-28T20:46:00Z">
              <w:rPr>
                <w:rFonts w:ascii="Menlo" w:hAnsi="Menlo" w:cs="Menlo"/>
                <w:color w:val="AA3391"/>
                <w:sz w:val="18"/>
                <w:szCs w:val="18"/>
              </w:rPr>
            </w:rPrChange>
          </w:rPr>
          <w:delText>where</w:delText>
        </w:r>
        <w:r w:rsidRPr="00552719" w:rsidDel="00655C69">
          <w:rPr>
            <w:rPrChange w:id="4886" w:author="Willian" w:date="2016-11-28T20:46:00Z">
              <w:rPr/>
            </w:rPrChange>
          </w:rPr>
          <w:delText xml:space="preserve"> pode ser adicionad</w:delText>
        </w:r>
        <w:r w:rsidR="007473A0" w:rsidRPr="00552719" w:rsidDel="00655C69">
          <w:rPr>
            <w:rPrChange w:id="4887" w:author="Willian" w:date="2016-11-28T20:46:00Z">
              <w:rPr/>
            </w:rPrChange>
          </w:rPr>
          <w:delText>a</w:delText>
        </w:r>
        <w:r w:rsidRPr="00552719" w:rsidDel="00655C69">
          <w:rPr>
            <w:rPrChange w:id="4888" w:author="Willian" w:date="2016-11-28T20:46:00Z">
              <w:rPr/>
            </w:rPrChange>
          </w:rPr>
          <w:delText xml:space="preserve"> para ampliar o escopo da instrução condicional. Neste caso, </w:delText>
        </w:r>
        <w:r w:rsidR="007473A0" w:rsidRPr="00552719" w:rsidDel="00655C69">
          <w:rPr>
            <w:rPrChange w:id="4889" w:author="Willian" w:date="2016-11-28T20:46:00Z">
              <w:rPr/>
            </w:rPrChange>
          </w:rPr>
          <w:delText xml:space="preserve">o </w:delText>
        </w:r>
        <w:r w:rsidR="007473A0" w:rsidRPr="00552719" w:rsidDel="00655C69">
          <w:rPr>
            <w:color w:val="AA3391"/>
            <w:rPrChange w:id="4890" w:author="Willian" w:date="2016-11-28T20:46:00Z">
              <w:rPr>
                <w:rFonts w:ascii="Menlo" w:hAnsi="Menlo" w:cs="Menlo"/>
                <w:color w:val="AA3391"/>
                <w:sz w:val="18"/>
                <w:szCs w:val="18"/>
              </w:rPr>
            </w:rPrChange>
          </w:rPr>
          <w:delText>if</w:delText>
        </w:r>
        <w:r w:rsidR="007473A0" w:rsidRPr="00552719" w:rsidDel="00655C69">
          <w:rPr>
            <w:rPrChange w:id="4891" w:author="Willian" w:date="2016-11-28T20:46:00Z">
              <w:rPr/>
            </w:rPrChange>
          </w:rPr>
          <w:delText xml:space="preserve"> é executado</w:delText>
        </w:r>
        <w:r w:rsidRPr="00552719" w:rsidDel="00655C69">
          <w:rPr>
            <w:rPrChange w:id="4892" w:author="Willian" w:date="2016-11-28T20:46:00Z">
              <w:rPr/>
            </w:rPrChange>
          </w:rPr>
          <w:delText xml:space="preserve"> apenas se a </w:delText>
        </w:r>
        <w:r w:rsidR="0009791E" w:rsidRPr="00552719" w:rsidDel="00655C69">
          <w:rPr>
            <w:rPrChange w:id="4893" w:author="Willian" w:date="2016-11-28T20:46:00Z">
              <w:rPr/>
            </w:rPrChange>
          </w:rPr>
          <w:delText xml:space="preserve">as condições forem </w:delText>
        </w:r>
        <w:r w:rsidR="0009791E" w:rsidRPr="00552719" w:rsidDel="00655C69">
          <w:rPr>
            <w:color w:val="AA3391"/>
            <w:rPrChange w:id="4894" w:author="Willian" w:date="2016-11-28T20:46:00Z">
              <w:rPr>
                <w:rFonts w:ascii="Menlo" w:hAnsi="Menlo" w:cs="Menlo"/>
                <w:color w:val="AA3391"/>
                <w:sz w:val="18"/>
                <w:szCs w:val="18"/>
              </w:rPr>
            </w:rPrChange>
          </w:rPr>
          <w:delText>true</w:delText>
        </w:r>
        <w:r w:rsidR="0009791E" w:rsidRPr="00552719" w:rsidDel="00655C69">
          <w:rPr>
            <w:rPrChange w:id="4895" w:author="Willian" w:date="2016-11-28T20:46:00Z">
              <w:rPr/>
            </w:rPrChange>
          </w:rPr>
          <w:delText xml:space="preserve"> para todos estes valores definidos no </w:delText>
        </w:r>
        <w:r w:rsidR="0009791E" w:rsidRPr="00552719" w:rsidDel="00655C69">
          <w:rPr>
            <w:color w:val="AA3391"/>
            <w:rPrChange w:id="4896" w:author="Willian" w:date="2016-11-28T20:46:00Z">
              <w:rPr>
                <w:rFonts w:ascii="Menlo" w:hAnsi="Menlo" w:cs="Menlo"/>
                <w:color w:val="AA3391"/>
                <w:sz w:val="18"/>
                <w:szCs w:val="18"/>
              </w:rPr>
            </w:rPrChange>
          </w:rPr>
          <w:delText>where</w:delText>
        </w:r>
        <w:r w:rsidRPr="00552719" w:rsidDel="00655C69">
          <w:rPr>
            <w:rPrChange w:id="4897" w:author="Willian" w:date="2016-11-28T20:46:00Z">
              <w:rPr/>
            </w:rPrChange>
          </w:rPr>
          <w:delText>.</w:delText>
        </w:r>
      </w:del>
    </w:p>
    <w:p w14:paraId="45EAE947" w14:textId="77777777" w:rsidR="001824AA" w:rsidRPr="00552719" w:rsidDel="00655C69" w:rsidRDefault="00D05199" w:rsidP="00105795">
      <w:pPr>
        <w:rPr>
          <w:del w:id="4898" w:author="Willian" w:date="2016-11-27T10:05:00Z"/>
          <w:noProof/>
          <w:lang w:val="en-US"/>
          <w:rPrChange w:id="4899" w:author="Willian" w:date="2016-11-28T20:46:00Z">
            <w:rPr>
              <w:del w:id="4900" w:author="Willian" w:date="2016-11-27T10:05:00Z"/>
              <w:rFonts w:ascii="Menlo" w:hAnsi="Menlo" w:cs="Menlo"/>
              <w:noProof/>
              <w:color w:val="C41A16"/>
              <w:sz w:val="18"/>
              <w:szCs w:val="18"/>
              <w:lang w:val="en-US"/>
            </w:rPr>
          </w:rPrChange>
        </w:rPr>
        <w:pPrChange w:id="4901" w:author="Willian" w:date="2016-11-28T21:17:00Z">
          <w:pPr>
            <w:spacing w:before="460" w:after="0"/>
            <w:ind w:left="567"/>
            <w:textAlignment w:val="baseline"/>
          </w:pPr>
        </w:pPrChange>
      </w:pPr>
      <w:del w:id="4902" w:author="Willian" w:date="2016-11-27T10:05:00Z">
        <w:r w:rsidRPr="00552719" w:rsidDel="00655C69">
          <w:rPr>
            <w:noProof/>
            <w:color w:val="AA3391"/>
            <w:lang w:val="en-US"/>
            <w:rPrChange w:id="4903" w:author="Willian" w:date="2016-11-28T20:46:00Z">
              <w:rPr>
                <w:rFonts w:ascii="Menlo" w:hAnsi="Menlo" w:cs="Menlo"/>
                <w:noProof/>
                <w:color w:val="AA3391"/>
                <w:sz w:val="18"/>
                <w:szCs w:val="18"/>
                <w:lang w:val="en-US"/>
              </w:rPr>
            </w:rPrChange>
          </w:rPr>
          <w:delText>var</w:delText>
        </w:r>
        <w:r w:rsidRPr="00552719" w:rsidDel="00655C69">
          <w:rPr>
            <w:noProof/>
            <w:lang w:val="en-US"/>
            <w:rPrChange w:id="4904" w:author="Willian" w:date="2016-11-28T20:46:00Z">
              <w:rPr>
                <w:rFonts w:ascii="Menlo" w:hAnsi="Menlo" w:cs="Menlo"/>
                <w:noProof/>
                <w:color w:val="auto"/>
                <w:sz w:val="18"/>
                <w:szCs w:val="18"/>
                <w:lang w:val="en-US"/>
              </w:rPr>
            </w:rPrChange>
          </w:rPr>
          <w:delText xml:space="preserve"> optionalHello: </w:delText>
        </w:r>
        <w:r w:rsidRPr="00552719" w:rsidDel="00655C69">
          <w:rPr>
            <w:noProof/>
            <w:color w:val="5C2699"/>
            <w:lang w:val="en-US"/>
            <w:rPrChange w:id="4905" w:author="Willian" w:date="2016-11-28T20:46:00Z">
              <w:rPr>
                <w:rFonts w:ascii="Menlo" w:hAnsi="Menlo" w:cs="Menlo"/>
                <w:noProof/>
                <w:color w:val="5C2699"/>
                <w:sz w:val="18"/>
                <w:szCs w:val="18"/>
                <w:lang w:val="en-US"/>
              </w:rPr>
            </w:rPrChange>
          </w:rPr>
          <w:delText>String</w:delText>
        </w:r>
        <w:r w:rsidRPr="00552719" w:rsidDel="00655C69">
          <w:rPr>
            <w:noProof/>
            <w:lang w:val="en-US"/>
            <w:rPrChange w:id="4906" w:author="Willian" w:date="2016-11-28T20:46:00Z">
              <w:rPr>
                <w:rFonts w:ascii="Menlo" w:hAnsi="Menlo" w:cs="Menlo"/>
                <w:noProof/>
                <w:color w:val="auto"/>
                <w:sz w:val="18"/>
                <w:szCs w:val="18"/>
                <w:lang w:val="en-US"/>
              </w:rPr>
            </w:rPrChange>
          </w:rPr>
          <w:delText>? = "Hello"</w:delText>
        </w:r>
      </w:del>
    </w:p>
    <w:p w14:paraId="6004125F" w14:textId="77777777" w:rsidR="00D05199" w:rsidRPr="00552719" w:rsidDel="00655C69" w:rsidRDefault="00D05199" w:rsidP="00105795">
      <w:pPr>
        <w:rPr>
          <w:del w:id="4907" w:author="Willian" w:date="2016-11-27T10:05:00Z"/>
          <w:noProof/>
          <w:lang w:val="en-US"/>
          <w:rPrChange w:id="4908" w:author="Willian" w:date="2016-11-28T20:46:00Z">
            <w:rPr>
              <w:del w:id="4909" w:author="Willian" w:date="2016-11-27T10:05:00Z"/>
              <w:rFonts w:ascii="Menlo" w:hAnsi="Menlo" w:cs="Menlo"/>
              <w:noProof/>
              <w:sz w:val="21"/>
              <w:szCs w:val="21"/>
              <w:lang w:val="en-US"/>
            </w:rPr>
          </w:rPrChange>
        </w:rPr>
        <w:pPrChange w:id="4910" w:author="Willian" w:date="2016-11-28T21:17:00Z">
          <w:pPr>
            <w:spacing w:after="0"/>
            <w:ind w:left="567"/>
            <w:textAlignment w:val="baseline"/>
          </w:pPr>
        </w:pPrChange>
      </w:pPr>
      <w:del w:id="4911" w:author="Willian" w:date="2016-11-27T10:05:00Z">
        <w:r w:rsidRPr="00552719" w:rsidDel="00655C69">
          <w:rPr>
            <w:noProof/>
            <w:color w:val="AA3391"/>
            <w:lang w:val="en-US"/>
            <w:rPrChange w:id="4912" w:author="Willian" w:date="2016-11-28T20:46:00Z">
              <w:rPr>
                <w:rFonts w:ascii="Menlo" w:hAnsi="Menlo" w:cs="Menlo"/>
                <w:noProof/>
                <w:color w:val="AA3391"/>
                <w:sz w:val="18"/>
                <w:szCs w:val="18"/>
                <w:lang w:val="en-US"/>
              </w:rPr>
            </w:rPrChange>
          </w:rPr>
          <w:delText>if</w:delText>
        </w:r>
        <w:r w:rsidRPr="00552719" w:rsidDel="00655C69">
          <w:rPr>
            <w:noProof/>
            <w:lang w:val="en-US"/>
            <w:rPrChange w:id="4913" w:author="Willian" w:date="2016-11-28T20:46:00Z">
              <w:rPr>
                <w:rFonts w:ascii="Menlo" w:hAnsi="Menlo" w:cs="Menlo"/>
                <w:noProof/>
                <w:color w:val="auto"/>
                <w:sz w:val="18"/>
                <w:szCs w:val="18"/>
                <w:lang w:val="en-US"/>
              </w:rPr>
            </w:rPrChange>
          </w:rPr>
          <w:delText xml:space="preserve"> </w:delText>
        </w:r>
        <w:r w:rsidRPr="00552719" w:rsidDel="00655C69">
          <w:rPr>
            <w:noProof/>
            <w:color w:val="AA3391"/>
            <w:lang w:val="en-US"/>
            <w:rPrChange w:id="4914" w:author="Willian" w:date="2016-11-28T20:46:00Z">
              <w:rPr>
                <w:rFonts w:ascii="Menlo" w:hAnsi="Menlo" w:cs="Menlo"/>
                <w:noProof/>
                <w:color w:val="AA3391"/>
                <w:sz w:val="18"/>
                <w:szCs w:val="18"/>
                <w:lang w:val="en-US"/>
              </w:rPr>
            </w:rPrChange>
          </w:rPr>
          <w:delText>let</w:delText>
        </w:r>
        <w:r w:rsidRPr="00552719" w:rsidDel="00655C69">
          <w:rPr>
            <w:noProof/>
            <w:lang w:val="en-US"/>
            <w:rPrChange w:id="4915" w:author="Willian" w:date="2016-11-28T20:46:00Z">
              <w:rPr>
                <w:rFonts w:ascii="Menlo" w:hAnsi="Menlo" w:cs="Menlo"/>
                <w:noProof/>
                <w:color w:val="auto"/>
                <w:sz w:val="18"/>
                <w:szCs w:val="18"/>
                <w:lang w:val="en-US"/>
              </w:rPr>
            </w:rPrChange>
          </w:rPr>
          <w:delText xml:space="preserve"> hello = optionalHello </w:delText>
        </w:r>
        <w:r w:rsidRPr="00552719" w:rsidDel="00655C69">
          <w:rPr>
            <w:noProof/>
            <w:color w:val="AA3391"/>
            <w:lang w:val="en-US"/>
            <w:rPrChange w:id="4916" w:author="Willian" w:date="2016-11-28T20:46:00Z">
              <w:rPr>
                <w:rFonts w:ascii="Menlo" w:hAnsi="Menlo" w:cs="Menlo"/>
                <w:noProof/>
                <w:color w:val="AA3391"/>
                <w:sz w:val="18"/>
                <w:szCs w:val="18"/>
                <w:lang w:val="en-US"/>
              </w:rPr>
            </w:rPrChange>
          </w:rPr>
          <w:delText>where</w:delText>
        </w:r>
        <w:r w:rsidRPr="00552719" w:rsidDel="00655C69">
          <w:rPr>
            <w:noProof/>
            <w:lang w:val="en-US"/>
            <w:rPrChange w:id="4917" w:author="Willian" w:date="2016-11-28T20:46:00Z">
              <w:rPr>
                <w:rFonts w:ascii="Menlo" w:hAnsi="Menlo" w:cs="Menlo"/>
                <w:noProof/>
                <w:color w:val="auto"/>
                <w:sz w:val="18"/>
                <w:szCs w:val="18"/>
                <w:lang w:val="en-US"/>
              </w:rPr>
            </w:rPrChange>
          </w:rPr>
          <w:delText xml:space="preserve"> hello.hasPrefix("H"), </w:delText>
        </w:r>
        <w:r w:rsidRPr="00552719" w:rsidDel="00655C69">
          <w:rPr>
            <w:noProof/>
            <w:color w:val="AA3391"/>
            <w:lang w:val="en-US"/>
            <w:rPrChange w:id="4918" w:author="Willian" w:date="2016-11-28T20:46:00Z">
              <w:rPr>
                <w:rFonts w:ascii="Menlo" w:hAnsi="Menlo" w:cs="Menlo"/>
                <w:noProof/>
                <w:color w:val="AA3391"/>
                <w:sz w:val="18"/>
                <w:szCs w:val="18"/>
                <w:lang w:val="en-US"/>
              </w:rPr>
            </w:rPrChange>
          </w:rPr>
          <w:delText>let</w:delText>
        </w:r>
        <w:r w:rsidRPr="00552719" w:rsidDel="00655C69">
          <w:rPr>
            <w:noProof/>
            <w:lang w:val="en-US"/>
            <w:rPrChange w:id="4919" w:author="Willian" w:date="2016-11-28T20:46:00Z">
              <w:rPr>
                <w:rFonts w:ascii="Menlo" w:hAnsi="Menlo" w:cs="Menlo"/>
                <w:noProof/>
                <w:color w:val="auto"/>
                <w:sz w:val="18"/>
                <w:szCs w:val="18"/>
                <w:lang w:val="en-US"/>
              </w:rPr>
            </w:rPrChange>
          </w:rPr>
          <w:delText xml:space="preserve"> name = optionalName {</w:delText>
        </w:r>
      </w:del>
    </w:p>
    <w:p w14:paraId="1741AE97" w14:textId="77777777" w:rsidR="00D05199" w:rsidRPr="00552719" w:rsidDel="00655C69" w:rsidRDefault="00D05199" w:rsidP="00105795">
      <w:pPr>
        <w:rPr>
          <w:del w:id="4920" w:author="Willian" w:date="2016-11-27T10:05:00Z"/>
          <w:noProof/>
          <w:rPrChange w:id="4921" w:author="Willian" w:date="2016-11-28T20:46:00Z">
            <w:rPr>
              <w:del w:id="4922" w:author="Willian" w:date="2016-11-27T10:05:00Z"/>
              <w:rFonts w:ascii="Menlo" w:hAnsi="Menlo" w:cs="Menlo"/>
              <w:noProof/>
              <w:sz w:val="21"/>
              <w:szCs w:val="21"/>
            </w:rPr>
          </w:rPrChange>
        </w:rPr>
        <w:pPrChange w:id="4923" w:author="Willian" w:date="2016-11-28T21:17:00Z">
          <w:pPr>
            <w:spacing w:after="0"/>
            <w:ind w:left="567"/>
            <w:textAlignment w:val="baseline"/>
          </w:pPr>
        </w:pPrChange>
      </w:pPr>
      <w:del w:id="4924" w:author="Willian" w:date="2016-11-27T10:05:00Z">
        <w:r w:rsidRPr="00552719" w:rsidDel="00655C69">
          <w:rPr>
            <w:noProof/>
            <w:lang w:val="en-US"/>
            <w:rPrChange w:id="4925" w:author="Willian" w:date="2016-11-28T20:46:00Z">
              <w:rPr>
                <w:rFonts w:ascii="Menlo" w:hAnsi="Menlo" w:cs="Menlo"/>
                <w:noProof/>
                <w:color w:val="auto"/>
                <w:sz w:val="18"/>
                <w:szCs w:val="18"/>
                <w:lang w:val="en-US"/>
              </w:rPr>
            </w:rPrChange>
          </w:rPr>
          <w:delText>  </w:delText>
        </w:r>
        <w:r w:rsidRPr="00552719" w:rsidDel="00655C69">
          <w:rPr>
            <w:noProof/>
            <w:rPrChange w:id="4926" w:author="Willian" w:date="2016-11-28T20:46:00Z">
              <w:rPr>
                <w:rFonts w:ascii="Menlo" w:hAnsi="Menlo" w:cs="Menlo"/>
                <w:noProof/>
                <w:color w:val="3F6E74"/>
                <w:sz w:val="18"/>
                <w:szCs w:val="18"/>
              </w:rPr>
            </w:rPrChange>
          </w:rPr>
          <w:delText>greeting = "\(hello), \(name)"</w:delText>
        </w:r>
      </w:del>
    </w:p>
    <w:p w14:paraId="4DD395CB" w14:textId="77777777" w:rsidR="00D05199" w:rsidRPr="00552719" w:rsidDel="00655C69" w:rsidRDefault="00D05199" w:rsidP="00105795">
      <w:pPr>
        <w:rPr>
          <w:del w:id="4927" w:author="Willian" w:date="2016-11-27T10:05:00Z"/>
          <w:noProof/>
          <w:rPrChange w:id="4928" w:author="Willian" w:date="2016-11-28T20:46:00Z">
            <w:rPr>
              <w:del w:id="4929" w:author="Willian" w:date="2016-11-27T10:05:00Z"/>
              <w:rFonts w:ascii="Menlo" w:hAnsi="Menlo" w:cs="Menlo"/>
              <w:noProof/>
              <w:sz w:val="18"/>
              <w:szCs w:val="18"/>
            </w:rPr>
          </w:rPrChange>
        </w:rPr>
        <w:pPrChange w:id="4930" w:author="Willian" w:date="2016-11-28T21:17:00Z">
          <w:pPr>
            <w:spacing w:after="620"/>
            <w:ind w:left="567"/>
            <w:textAlignment w:val="baseline"/>
          </w:pPr>
        </w:pPrChange>
      </w:pPr>
      <w:del w:id="4931" w:author="Willian" w:date="2016-11-27T10:05:00Z">
        <w:r w:rsidRPr="00552719" w:rsidDel="00655C69">
          <w:rPr>
            <w:noProof/>
            <w:rPrChange w:id="4932" w:author="Willian" w:date="2016-11-28T20:46:00Z">
              <w:rPr>
                <w:rFonts w:ascii="Menlo" w:hAnsi="Menlo" w:cs="Menlo"/>
                <w:noProof/>
                <w:color w:val="auto"/>
                <w:sz w:val="18"/>
                <w:szCs w:val="18"/>
              </w:rPr>
            </w:rPrChange>
          </w:rPr>
          <w:delText>}</w:delText>
        </w:r>
      </w:del>
    </w:p>
    <w:p w14:paraId="49267CC3" w14:textId="77777777" w:rsidR="00432D6D" w:rsidRPr="00552719" w:rsidDel="00655C69" w:rsidRDefault="00432D6D" w:rsidP="00105795">
      <w:pPr>
        <w:rPr>
          <w:del w:id="4933" w:author="Willian" w:date="2016-11-27T10:05:00Z"/>
          <w:noProof/>
          <w:rPrChange w:id="4934" w:author="Willian" w:date="2016-11-28T20:46:00Z">
            <w:rPr>
              <w:del w:id="4935" w:author="Willian" w:date="2016-11-27T10:05:00Z"/>
              <w:noProof/>
            </w:rPr>
          </w:rPrChange>
        </w:rPr>
        <w:pPrChange w:id="4936" w:author="Willian" w:date="2016-11-28T21:17:00Z">
          <w:pPr>
            <w:pStyle w:val="Ttulo3"/>
          </w:pPr>
        </w:pPrChange>
      </w:pPr>
      <w:del w:id="4937" w:author="Willian" w:date="2016-11-27T10:05:00Z">
        <w:r w:rsidRPr="00552719" w:rsidDel="00655C69">
          <w:rPr>
            <w:noProof/>
            <w:rPrChange w:id="4938" w:author="Willian" w:date="2016-11-28T20:46:00Z">
              <w:rPr>
                <w:noProof/>
              </w:rPr>
            </w:rPrChange>
          </w:rPr>
          <w:delText>Switch</w:delText>
        </w:r>
      </w:del>
    </w:p>
    <w:p w14:paraId="648D33E2" w14:textId="77777777" w:rsidR="00D05199" w:rsidRPr="00552719" w:rsidDel="00655C69" w:rsidRDefault="00D05199" w:rsidP="00105795">
      <w:pPr>
        <w:rPr>
          <w:del w:id="4939" w:author="Willian" w:date="2016-11-27T10:05:00Z"/>
          <w:rPrChange w:id="4940" w:author="Willian" w:date="2016-11-28T20:46:00Z">
            <w:rPr>
              <w:del w:id="4941" w:author="Willian" w:date="2016-11-27T10:05:00Z"/>
            </w:rPr>
          </w:rPrChange>
        </w:rPr>
        <w:pPrChange w:id="4942" w:author="Willian" w:date="2016-11-28T21:17:00Z">
          <w:pPr/>
        </w:pPrChange>
      </w:pPr>
      <w:del w:id="4943" w:author="Willian" w:date="2016-11-27T10:05:00Z">
        <w:r w:rsidRPr="00552719" w:rsidDel="00655C69">
          <w:rPr>
            <w:rPrChange w:id="4944" w:author="Willian" w:date="2016-11-28T20:46:00Z">
              <w:rPr/>
            </w:rPrChange>
          </w:rPr>
          <w:delText>Switches em</w:delText>
        </w:r>
        <w:r w:rsidR="0009791E" w:rsidRPr="00552719" w:rsidDel="00655C69">
          <w:rPr>
            <w:rPrChange w:id="4945" w:author="Willian" w:date="2016-11-28T20:46:00Z">
              <w:rPr/>
            </w:rPrChange>
          </w:rPr>
          <w:delText xml:space="preserve"> Swift são muito poderosos. Uma declaração </w:delText>
        </w:r>
        <w:r w:rsidR="0009791E" w:rsidRPr="00552719" w:rsidDel="00655C69">
          <w:rPr>
            <w:color w:val="AA3391"/>
            <w:rPrChange w:id="4946" w:author="Willian" w:date="2016-11-28T20:46:00Z">
              <w:rPr>
                <w:rFonts w:ascii="Menlo" w:hAnsi="Menlo" w:cs="Menlo"/>
                <w:color w:val="AA3391"/>
                <w:sz w:val="18"/>
                <w:szCs w:val="18"/>
              </w:rPr>
            </w:rPrChange>
          </w:rPr>
          <w:delText>switch</w:delText>
        </w:r>
        <w:r w:rsidR="0009791E" w:rsidRPr="00552719" w:rsidDel="00655C69">
          <w:rPr>
            <w:rPrChange w:id="4947" w:author="Willian" w:date="2016-11-28T20:46:00Z">
              <w:rPr/>
            </w:rPrChange>
          </w:rPr>
          <w:delText xml:space="preserve"> suporta qualquer tipo de dado</w:delText>
        </w:r>
        <w:r w:rsidRPr="00552719" w:rsidDel="00655C69">
          <w:rPr>
            <w:rPrChange w:id="4948" w:author="Willian" w:date="2016-11-28T20:46:00Z">
              <w:rPr/>
            </w:rPrChange>
          </w:rPr>
          <w:delText xml:space="preserve"> e uma grande variedade de operações de comparação</w:delText>
        </w:r>
        <w:r w:rsidR="0009791E" w:rsidRPr="00552719" w:rsidDel="00655C69">
          <w:rPr>
            <w:rPrChange w:id="4949" w:author="Willian" w:date="2016-11-28T20:46:00Z">
              <w:rPr/>
            </w:rPrChange>
          </w:rPr>
          <w:delText xml:space="preserve"> não se limitando a números inteiros e testes de igualdade como em Java</w:delText>
        </w:r>
        <w:r w:rsidRPr="00552719" w:rsidDel="00655C69">
          <w:rPr>
            <w:rPrChange w:id="4950" w:author="Willian" w:date="2016-11-28T20:46:00Z">
              <w:rPr/>
            </w:rPrChange>
          </w:rPr>
          <w:delText>.</w:delText>
        </w:r>
        <w:r w:rsidR="0009791E" w:rsidRPr="00552719" w:rsidDel="00655C69">
          <w:rPr>
            <w:rPrChange w:id="4951" w:author="Willian" w:date="2016-11-28T20:46:00Z">
              <w:rPr/>
            </w:rPrChange>
          </w:rPr>
          <w:delText xml:space="preserve"> </w:delText>
        </w:r>
        <w:r w:rsidRPr="00552719" w:rsidDel="00655C69">
          <w:rPr>
            <w:rPrChange w:id="4952" w:author="Willian" w:date="2016-11-28T20:46:00Z">
              <w:rPr/>
            </w:rPrChange>
          </w:rPr>
          <w:delText xml:space="preserve">Neste exemplo, </w:delText>
        </w:r>
        <w:r w:rsidR="0009791E" w:rsidRPr="00552719" w:rsidDel="00655C69">
          <w:rPr>
            <w:rPrChange w:id="4953" w:author="Willian" w:date="2016-11-28T20:46:00Z">
              <w:rPr/>
            </w:rPrChange>
          </w:rPr>
          <w:delText xml:space="preserve">o </w:delText>
        </w:r>
        <w:r w:rsidR="0009791E" w:rsidRPr="00552719" w:rsidDel="00655C69">
          <w:rPr>
            <w:color w:val="AA3391"/>
            <w:rPrChange w:id="4954" w:author="Willian" w:date="2016-11-28T20:46:00Z">
              <w:rPr>
                <w:rFonts w:ascii="Menlo" w:hAnsi="Menlo" w:cs="Menlo"/>
                <w:color w:val="AA3391"/>
                <w:sz w:val="18"/>
                <w:szCs w:val="18"/>
              </w:rPr>
            </w:rPrChange>
          </w:rPr>
          <w:delText>switch</w:delText>
        </w:r>
        <w:r w:rsidR="0009791E" w:rsidRPr="00552719" w:rsidDel="00655C69">
          <w:rPr>
            <w:rPrChange w:id="4955" w:author="Willian" w:date="2016-11-28T20:46:00Z">
              <w:rPr/>
            </w:rPrChange>
          </w:rPr>
          <w:delText xml:space="preserve"> passa sobre o valor da string vegetable</w:delText>
        </w:r>
        <w:r w:rsidRPr="00552719" w:rsidDel="00655C69">
          <w:rPr>
            <w:rPrChange w:id="4956" w:author="Willian" w:date="2016-11-28T20:46:00Z">
              <w:rPr/>
            </w:rPrChange>
          </w:rPr>
          <w:delText xml:space="preserve">, comparando o valor de cada um dos seus casos e </w:delText>
        </w:r>
        <w:r w:rsidR="0009791E" w:rsidRPr="00552719" w:rsidDel="00655C69">
          <w:rPr>
            <w:rPrChange w:id="4957" w:author="Willian" w:date="2016-11-28T20:46:00Z">
              <w:rPr/>
            </w:rPrChange>
          </w:rPr>
          <w:delText>realizando o tratamento correspondente</w:delText>
        </w:r>
        <w:r w:rsidRPr="00552719" w:rsidDel="00655C69">
          <w:rPr>
            <w:rPrChange w:id="4958" w:author="Willian" w:date="2016-11-28T20:46:00Z">
              <w:rPr/>
            </w:rPrChange>
          </w:rPr>
          <w:delText>.</w:delText>
        </w:r>
      </w:del>
    </w:p>
    <w:p w14:paraId="180C4649" w14:textId="77777777" w:rsidR="001824AA" w:rsidRPr="00552719" w:rsidDel="00655C69" w:rsidRDefault="00D05199" w:rsidP="00105795">
      <w:pPr>
        <w:rPr>
          <w:del w:id="4959" w:author="Willian" w:date="2016-11-27T10:05:00Z"/>
          <w:noProof/>
          <w:lang w:val="en-US"/>
          <w:rPrChange w:id="4960" w:author="Willian" w:date="2016-11-28T20:46:00Z">
            <w:rPr>
              <w:del w:id="4961" w:author="Willian" w:date="2016-11-27T10:05:00Z"/>
              <w:rFonts w:ascii="Menlo" w:hAnsi="Menlo" w:cs="Menlo"/>
              <w:noProof/>
              <w:color w:val="C41A16"/>
              <w:sz w:val="18"/>
              <w:szCs w:val="18"/>
              <w:lang w:val="en-US"/>
            </w:rPr>
          </w:rPrChange>
        </w:rPr>
        <w:pPrChange w:id="4962" w:author="Willian" w:date="2016-11-28T21:17:00Z">
          <w:pPr>
            <w:spacing w:before="460" w:after="0"/>
            <w:ind w:left="567"/>
            <w:textAlignment w:val="baseline"/>
          </w:pPr>
        </w:pPrChange>
      </w:pPr>
      <w:del w:id="4963" w:author="Willian" w:date="2016-11-27T10:05:00Z">
        <w:r w:rsidRPr="00552719" w:rsidDel="00655C69">
          <w:rPr>
            <w:noProof/>
            <w:color w:val="AA3391"/>
            <w:lang w:val="en-US"/>
            <w:rPrChange w:id="4964" w:author="Willian" w:date="2016-11-28T20:46:00Z">
              <w:rPr>
                <w:rFonts w:ascii="Menlo" w:hAnsi="Menlo" w:cs="Menlo"/>
                <w:noProof/>
                <w:color w:val="AA3391"/>
                <w:sz w:val="18"/>
                <w:szCs w:val="18"/>
                <w:lang w:val="en-US"/>
              </w:rPr>
            </w:rPrChange>
          </w:rPr>
          <w:delText>let</w:delText>
        </w:r>
        <w:r w:rsidRPr="00552719" w:rsidDel="00655C69">
          <w:rPr>
            <w:noProof/>
            <w:lang w:val="en-US"/>
            <w:rPrChange w:id="4965" w:author="Willian" w:date="2016-11-28T20:46:00Z">
              <w:rPr>
                <w:rFonts w:ascii="Menlo" w:hAnsi="Menlo" w:cs="Menlo"/>
                <w:noProof/>
                <w:color w:val="auto"/>
                <w:sz w:val="18"/>
                <w:szCs w:val="18"/>
                <w:lang w:val="en-US"/>
              </w:rPr>
            </w:rPrChange>
          </w:rPr>
          <w:delText xml:space="preserve"> vegetable = "red pepper"</w:delText>
        </w:r>
      </w:del>
    </w:p>
    <w:p w14:paraId="29F1288D" w14:textId="77777777" w:rsidR="00D05199" w:rsidRPr="00552719" w:rsidDel="00655C69" w:rsidRDefault="00D05199" w:rsidP="00105795">
      <w:pPr>
        <w:rPr>
          <w:del w:id="4966" w:author="Willian" w:date="2016-11-27T10:05:00Z"/>
          <w:noProof/>
          <w:lang w:val="en-US"/>
          <w:rPrChange w:id="4967" w:author="Willian" w:date="2016-11-28T20:46:00Z">
            <w:rPr>
              <w:del w:id="4968" w:author="Willian" w:date="2016-11-27T10:05:00Z"/>
              <w:rFonts w:ascii="Menlo" w:hAnsi="Menlo" w:cs="Menlo"/>
              <w:noProof/>
              <w:sz w:val="21"/>
              <w:szCs w:val="21"/>
              <w:lang w:val="en-US"/>
            </w:rPr>
          </w:rPrChange>
        </w:rPr>
        <w:pPrChange w:id="4969" w:author="Willian" w:date="2016-11-28T21:17:00Z">
          <w:pPr>
            <w:spacing w:after="0"/>
            <w:ind w:left="567"/>
            <w:textAlignment w:val="baseline"/>
          </w:pPr>
        </w:pPrChange>
      </w:pPr>
      <w:del w:id="4970" w:author="Willian" w:date="2016-11-27T10:05:00Z">
        <w:r w:rsidRPr="00552719" w:rsidDel="00655C69">
          <w:rPr>
            <w:noProof/>
            <w:color w:val="AA3391"/>
            <w:lang w:val="en-US"/>
            <w:rPrChange w:id="4971" w:author="Willian" w:date="2016-11-28T20:46:00Z">
              <w:rPr>
                <w:rFonts w:ascii="Menlo" w:hAnsi="Menlo" w:cs="Menlo"/>
                <w:noProof/>
                <w:color w:val="AA3391"/>
                <w:sz w:val="18"/>
                <w:szCs w:val="18"/>
                <w:lang w:val="en-US"/>
              </w:rPr>
            </w:rPrChange>
          </w:rPr>
          <w:delText>switch</w:delText>
        </w:r>
        <w:r w:rsidRPr="00552719" w:rsidDel="00655C69">
          <w:rPr>
            <w:noProof/>
            <w:lang w:val="en-US"/>
            <w:rPrChange w:id="4972" w:author="Willian" w:date="2016-11-28T20:46:00Z">
              <w:rPr>
                <w:rFonts w:ascii="Menlo" w:hAnsi="Menlo" w:cs="Menlo"/>
                <w:noProof/>
                <w:color w:val="auto"/>
                <w:sz w:val="18"/>
                <w:szCs w:val="18"/>
                <w:lang w:val="en-US"/>
              </w:rPr>
            </w:rPrChange>
          </w:rPr>
          <w:delText xml:space="preserve"> vegetable {</w:delText>
        </w:r>
      </w:del>
    </w:p>
    <w:p w14:paraId="23AD6E62" w14:textId="77777777" w:rsidR="00D05199" w:rsidRPr="00552719" w:rsidDel="00655C69" w:rsidRDefault="00D05199" w:rsidP="00105795">
      <w:pPr>
        <w:rPr>
          <w:del w:id="4973" w:author="Willian" w:date="2016-11-27T10:05:00Z"/>
          <w:noProof/>
          <w:lang w:val="en-US"/>
          <w:rPrChange w:id="4974" w:author="Willian" w:date="2016-11-28T20:46:00Z">
            <w:rPr>
              <w:del w:id="4975" w:author="Willian" w:date="2016-11-27T10:05:00Z"/>
              <w:rFonts w:ascii="Menlo" w:hAnsi="Menlo" w:cs="Menlo"/>
              <w:noProof/>
              <w:sz w:val="21"/>
              <w:szCs w:val="21"/>
              <w:lang w:val="en-US"/>
            </w:rPr>
          </w:rPrChange>
        </w:rPr>
        <w:pPrChange w:id="4976" w:author="Willian" w:date="2016-11-28T21:17:00Z">
          <w:pPr>
            <w:spacing w:after="0"/>
            <w:ind w:left="567"/>
            <w:textAlignment w:val="baseline"/>
          </w:pPr>
        </w:pPrChange>
      </w:pPr>
      <w:del w:id="4977" w:author="Willian" w:date="2016-11-27T10:05:00Z">
        <w:r w:rsidRPr="00552719" w:rsidDel="00655C69">
          <w:rPr>
            <w:noProof/>
            <w:color w:val="AA3391"/>
            <w:lang w:val="en-US"/>
            <w:rPrChange w:id="4978" w:author="Willian" w:date="2016-11-28T20:46:00Z">
              <w:rPr>
                <w:rFonts w:ascii="Menlo" w:hAnsi="Menlo" w:cs="Menlo"/>
                <w:noProof/>
                <w:color w:val="AA3391"/>
                <w:sz w:val="18"/>
                <w:szCs w:val="18"/>
                <w:lang w:val="en-US"/>
              </w:rPr>
            </w:rPrChange>
          </w:rPr>
          <w:delText>case</w:delText>
        </w:r>
        <w:r w:rsidRPr="00552719" w:rsidDel="00655C69">
          <w:rPr>
            <w:noProof/>
            <w:lang w:val="en-US"/>
            <w:rPrChange w:id="4979" w:author="Willian" w:date="2016-11-28T20:46:00Z">
              <w:rPr>
                <w:rFonts w:ascii="Menlo" w:hAnsi="Menlo" w:cs="Menlo"/>
                <w:noProof/>
                <w:color w:val="auto"/>
                <w:sz w:val="18"/>
                <w:szCs w:val="18"/>
                <w:lang w:val="en-US"/>
              </w:rPr>
            </w:rPrChange>
          </w:rPr>
          <w:delText xml:space="preserve"> "celery":</w:delText>
        </w:r>
      </w:del>
    </w:p>
    <w:p w14:paraId="4F70722D" w14:textId="77777777" w:rsidR="00D05199" w:rsidRPr="00552719" w:rsidDel="00655C69" w:rsidRDefault="00D05199" w:rsidP="00105795">
      <w:pPr>
        <w:rPr>
          <w:del w:id="4980" w:author="Willian" w:date="2016-11-27T10:05:00Z"/>
          <w:noProof/>
          <w:lang w:val="en-US"/>
          <w:rPrChange w:id="4981" w:author="Willian" w:date="2016-11-28T20:46:00Z">
            <w:rPr>
              <w:del w:id="4982" w:author="Willian" w:date="2016-11-27T10:05:00Z"/>
              <w:rFonts w:ascii="Menlo" w:hAnsi="Menlo" w:cs="Menlo"/>
              <w:noProof/>
              <w:sz w:val="21"/>
              <w:szCs w:val="21"/>
              <w:lang w:val="en-US"/>
            </w:rPr>
          </w:rPrChange>
        </w:rPr>
        <w:pPrChange w:id="4983" w:author="Willian" w:date="2016-11-28T21:17:00Z">
          <w:pPr>
            <w:spacing w:after="0"/>
            <w:ind w:left="567"/>
            <w:textAlignment w:val="baseline"/>
          </w:pPr>
        </w:pPrChange>
      </w:pPr>
      <w:del w:id="4984" w:author="Willian" w:date="2016-11-27T10:05:00Z">
        <w:r w:rsidRPr="00552719" w:rsidDel="00655C69">
          <w:rPr>
            <w:noProof/>
            <w:lang w:val="en-US"/>
            <w:rPrChange w:id="4985" w:author="Willian" w:date="2016-11-28T20:46:00Z">
              <w:rPr>
                <w:rFonts w:ascii="Menlo" w:hAnsi="Menlo" w:cs="Menlo"/>
                <w:noProof/>
                <w:color w:val="auto"/>
                <w:sz w:val="18"/>
                <w:szCs w:val="18"/>
                <w:lang w:val="en-US"/>
              </w:rPr>
            </w:rPrChange>
          </w:rPr>
          <w:delText>  </w:delText>
        </w:r>
        <w:r w:rsidRPr="00552719" w:rsidDel="00655C69">
          <w:rPr>
            <w:noProof/>
            <w:color w:val="AA3391"/>
            <w:lang w:val="en-US"/>
            <w:rPrChange w:id="4986" w:author="Willian" w:date="2016-11-28T20:46:00Z">
              <w:rPr>
                <w:rFonts w:ascii="Menlo" w:hAnsi="Menlo" w:cs="Menlo"/>
                <w:noProof/>
                <w:color w:val="AA3391"/>
                <w:sz w:val="18"/>
                <w:szCs w:val="18"/>
                <w:lang w:val="en-US"/>
              </w:rPr>
            </w:rPrChange>
          </w:rPr>
          <w:delText>let</w:delText>
        </w:r>
        <w:r w:rsidRPr="00552719" w:rsidDel="00655C69">
          <w:rPr>
            <w:noProof/>
            <w:lang w:val="en-US"/>
            <w:rPrChange w:id="4987" w:author="Willian" w:date="2016-11-28T20:46:00Z">
              <w:rPr>
                <w:rFonts w:ascii="Menlo" w:hAnsi="Menlo" w:cs="Menlo"/>
                <w:noProof/>
                <w:color w:val="auto"/>
                <w:sz w:val="18"/>
                <w:szCs w:val="18"/>
                <w:lang w:val="en-US"/>
              </w:rPr>
            </w:rPrChange>
          </w:rPr>
          <w:delText xml:space="preserve"> vegetableComment = "Add some raisins and make ants on a log."</w:delText>
        </w:r>
      </w:del>
    </w:p>
    <w:p w14:paraId="27D91A9D" w14:textId="77777777" w:rsidR="00D05199" w:rsidRPr="00552719" w:rsidDel="00655C69" w:rsidRDefault="00D05199" w:rsidP="00105795">
      <w:pPr>
        <w:rPr>
          <w:del w:id="4988" w:author="Willian" w:date="2016-11-27T10:05:00Z"/>
          <w:noProof/>
          <w:lang w:val="en-US"/>
          <w:rPrChange w:id="4989" w:author="Willian" w:date="2016-11-28T20:46:00Z">
            <w:rPr>
              <w:del w:id="4990" w:author="Willian" w:date="2016-11-27T10:05:00Z"/>
              <w:rFonts w:ascii="Menlo" w:hAnsi="Menlo" w:cs="Menlo"/>
              <w:noProof/>
              <w:sz w:val="21"/>
              <w:szCs w:val="21"/>
              <w:lang w:val="en-US"/>
            </w:rPr>
          </w:rPrChange>
        </w:rPr>
        <w:pPrChange w:id="4991" w:author="Willian" w:date="2016-11-28T21:17:00Z">
          <w:pPr>
            <w:spacing w:after="0"/>
            <w:ind w:left="567"/>
            <w:textAlignment w:val="baseline"/>
          </w:pPr>
        </w:pPrChange>
      </w:pPr>
      <w:del w:id="4992" w:author="Willian" w:date="2016-11-27T10:05:00Z">
        <w:r w:rsidRPr="00552719" w:rsidDel="00655C69">
          <w:rPr>
            <w:noProof/>
            <w:color w:val="AA3391"/>
            <w:lang w:val="en-US"/>
            <w:rPrChange w:id="4993" w:author="Willian" w:date="2016-11-28T20:46:00Z">
              <w:rPr>
                <w:rFonts w:ascii="Menlo" w:hAnsi="Menlo" w:cs="Menlo"/>
                <w:noProof/>
                <w:color w:val="AA3391"/>
                <w:sz w:val="18"/>
                <w:szCs w:val="18"/>
                <w:lang w:val="en-US"/>
              </w:rPr>
            </w:rPrChange>
          </w:rPr>
          <w:delText>case</w:delText>
        </w:r>
        <w:r w:rsidRPr="00552719" w:rsidDel="00655C69">
          <w:rPr>
            <w:noProof/>
            <w:lang w:val="en-US"/>
            <w:rPrChange w:id="4994" w:author="Willian" w:date="2016-11-28T20:46:00Z">
              <w:rPr>
                <w:rFonts w:ascii="Menlo" w:hAnsi="Menlo" w:cs="Menlo"/>
                <w:noProof/>
                <w:color w:val="auto"/>
                <w:sz w:val="18"/>
                <w:szCs w:val="18"/>
                <w:lang w:val="en-US"/>
              </w:rPr>
            </w:rPrChange>
          </w:rPr>
          <w:delText xml:space="preserve"> "cucumber", "watercress":</w:delText>
        </w:r>
      </w:del>
    </w:p>
    <w:p w14:paraId="4EDED2F3" w14:textId="77777777" w:rsidR="00D05199" w:rsidRPr="00552719" w:rsidDel="00655C69" w:rsidRDefault="00D05199" w:rsidP="00105795">
      <w:pPr>
        <w:rPr>
          <w:del w:id="4995" w:author="Willian" w:date="2016-11-27T10:05:00Z"/>
          <w:noProof/>
          <w:lang w:val="en-US"/>
          <w:rPrChange w:id="4996" w:author="Willian" w:date="2016-11-28T20:46:00Z">
            <w:rPr>
              <w:del w:id="4997" w:author="Willian" w:date="2016-11-27T10:05:00Z"/>
              <w:rFonts w:ascii="Menlo" w:hAnsi="Menlo" w:cs="Menlo"/>
              <w:noProof/>
              <w:sz w:val="21"/>
              <w:szCs w:val="21"/>
              <w:lang w:val="en-US"/>
            </w:rPr>
          </w:rPrChange>
        </w:rPr>
        <w:pPrChange w:id="4998" w:author="Willian" w:date="2016-11-28T21:17:00Z">
          <w:pPr>
            <w:spacing w:after="0"/>
            <w:ind w:left="567"/>
            <w:textAlignment w:val="baseline"/>
          </w:pPr>
        </w:pPrChange>
      </w:pPr>
      <w:del w:id="4999" w:author="Willian" w:date="2016-11-27T10:05:00Z">
        <w:r w:rsidRPr="00552719" w:rsidDel="00655C69">
          <w:rPr>
            <w:noProof/>
            <w:lang w:val="en-US"/>
            <w:rPrChange w:id="5000" w:author="Willian" w:date="2016-11-28T20:46:00Z">
              <w:rPr>
                <w:rFonts w:ascii="Menlo" w:hAnsi="Menlo" w:cs="Menlo"/>
                <w:noProof/>
                <w:color w:val="auto"/>
                <w:sz w:val="18"/>
                <w:szCs w:val="18"/>
                <w:lang w:val="en-US"/>
              </w:rPr>
            </w:rPrChange>
          </w:rPr>
          <w:delText>  </w:delText>
        </w:r>
        <w:r w:rsidRPr="00552719" w:rsidDel="00655C69">
          <w:rPr>
            <w:noProof/>
            <w:color w:val="AA3391"/>
            <w:lang w:val="en-US"/>
            <w:rPrChange w:id="5001" w:author="Willian" w:date="2016-11-28T20:46:00Z">
              <w:rPr>
                <w:rFonts w:ascii="Menlo" w:hAnsi="Menlo" w:cs="Menlo"/>
                <w:noProof/>
                <w:color w:val="AA3391"/>
                <w:sz w:val="18"/>
                <w:szCs w:val="18"/>
                <w:lang w:val="en-US"/>
              </w:rPr>
            </w:rPrChange>
          </w:rPr>
          <w:delText>let</w:delText>
        </w:r>
        <w:r w:rsidRPr="00552719" w:rsidDel="00655C69">
          <w:rPr>
            <w:noProof/>
            <w:lang w:val="en-US"/>
            <w:rPrChange w:id="5002" w:author="Willian" w:date="2016-11-28T20:46:00Z">
              <w:rPr>
                <w:rFonts w:ascii="Menlo" w:hAnsi="Menlo" w:cs="Menlo"/>
                <w:noProof/>
                <w:color w:val="auto"/>
                <w:sz w:val="18"/>
                <w:szCs w:val="18"/>
                <w:lang w:val="en-US"/>
              </w:rPr>
            </w:rPrChange>
          </w:rPr>
          <w:delText xml:space="preserve"> vegetableComment = "That would make a good tea sandwich."</w:delText>
        </w:r>
      </w:del>
    </w:p>
    <w:p w14:paraId="554F8CEB" w14:textId="77777777" w:rsidR="00D05199" w:rsidRPr="00552719" w:rsidDel="00655C69" w:rsidRDefault="00D05199" w:rsidP="00105795">
      <w:pPr>
        <w:rPr>
          <w:del w:id="5003" w:author="Willian" w:date="2016-11-27T10:05:00Z"/>
          <w:noProof/>
          <w:lang w:val="en-US"/>
          <w:rPrChange w:id="5004" w:author="Willian" w:date="2016-11-28T20:46:00Z">
            <w:rPr>
              <w:del w:id="5005" w:author="Willian" w:date="2016-11-27T10:05:00Z"/>
              <w:rFonts w:ascii="Menlo" w:hAnsi="Menlo" w:cs="Menlo"/>
              <w:noProof/>
              <w:sz w:val="21"/>
              <w:szCs w:val="21"/>
              <w:lang w:val="en-US"/>
            </w:rPr>
          </w:rPrChange>
        </w:rPr>
        <w:pPrChange w:id="5006" w:author="Willian" w:date="2016-11-28T21:17:00Z">
          <w:pPr>
            <w:spacing w:after="0"/>
            <w:ind w:left="567"/>
            <w:textAlignment w:val="baseline"/>
          </w:pPr>
        </w:pPrChange>
      </w:pPr>
      <w:del w:id="5007" w:author="Willian" w:date="2016-11-27T10:05:00Z">
        <w:r w:rsidRPr="00552719" w:rsidDel="00655C69">
          <w:rPr>
            <w:noProof/>
            <w:lang w:val="en-US"/>
            <w:rPrChange w:id="5008" w:author="Willian" w:date="2016-11-28T20:46:00Z">
              <w:rPr>
                <w:rFonts w:ascii="Menlo" w:hAnsi="Menlo" w:cs="Menlo"/>
                <w:noProof/>
                <w:color w:val="AA3391"/>
                <w:sz w:val="18"/>
                <w:szCs w:val="18"/>
                <w:lang w:val="en-US"/>
              </w:rPr>
            </w:rPrChange>
          </w:rPr>
          <w:delText>case let x where x.hasSuffix("pepper"):</w:delText>
        </w:r>
      </w:del>
    </w:p>
    <w:p w14:paraId="67DDE8A3" w14:textId="77777777" w:rsidR="00D05199" w:rsidRPr="00552719" w:rsidDel="00655C69" w:rsidRDefault="00D05199" w:rsidP="00105795">
      <w:pPr>
        <w:rPr>
          <w:del w:id="5009" w:author="Willian" w:date="2016-11-27T10:05:00Z"/>
          <w:noProof/>
          <w:lang w:val="en-US"/>
          <w:rPrChange w:id="5010" w:author="Willian" w:date="2016-11-28T20:46:00Z">
            <w:rPr>
              <w:del w:id="5011" w:author="Willian" w:date="2016-11-27T10:05:00Z"/>
              <w:rFonts w:ascii="Menlo" w:hAnsi="Menlo" w:cs="Menlo"/>
              <w:noProof/>
              <w:sz w:val="21"/>
              <w:szCs w:val="21"/>
              <w:lang w:val="en-US"/>
            </w:rPr>
          </w:rPrChange>
        </w:rPr>
        <w:pPrChange w:id="5012" w:author="Willian" w:date="2016-11-28T21:17:00Z">
          <w:pPr>
            <w:spacing w:after="0"/>
            <w:ind w:left="567"/>
            <w:textAlignment w:val="baseline"/>
          </w:pPr>
        </w:pPrChange>
      </w:pPr>
      <w:del w:id="5013" w:author="Willian" w:date="2016-11-27T10:05:00Z">
        <w:r w:rsidRPr="00552719" w:rsidDel="00655C69">
          <w:rPr>
            <w:noProof/>
            <w:lang w:val="en-US"/>
            <w:rPrChange w:id="5014" w:author="Willian" w:date="2016-11-28T20:46:00Z">
              <w:rPr>
                <w:rFonts w:ascii="Menlo" w:hAnsi="Menlo" w:cs="Menlo"/>
                <w:noProof/>
                <w:color w:val="auto"/>
                <w:sz w:val="18"/>
                <w:szCs w:val="18"/>
                <w:lang w:val="en-US"/>
              </w:rPr>
            </w:rPrChange>
          </w:rPr>
          <w:delText>  let vegetableComment = "Is it a spicy \(x)?"</w:delText>
        </w:r>
      </w:del>
    </w:p>
    <w:p w14:paraId="4732AA2E" w14:textId="77777777" w:rsidR="00D05199" w:rsidRPr="00552719" w:rsidDel="00655C69" w:rsidRDefault="00D05199" w:rsidP="00105795">
      <w:pPr>
        <w:rPr>
          <w:del w:id="5015" w:author="Willian" w:date="2016-11-27T10:05:00Z"/>
          <w:noProof/>
          <w:lang w:val="en-US"/>
          <w:rPrChange w:id="5016" w:author="Willian" w:date="2016-11-28T20:46:00Z">
            <w:rPr>
              <w:del w:id="5017" w:author="Willian" w:date="2016-11-27T10:05:00Z"/>
              <w:rFonts w:ascii="Menlo" w:hAnsi="Menlo" w:cs="Menlo"/>
              <w:noProof/>
              <w:sz w:val="21"/>
              <w:szCs w:val="21"/>
              <w:lang w:val="en-US"/>
            </w:rPr>
          </w:rPrChange>
        </w:rPr>
        <w:pPrChange w:id="5018" w:author="Willian" w:date="2016-11-28T21:17:00Z">
          <w:pPr>
            <w:spacing w:after="0"/>
            <w:ind w:left="567"/>
            <w:textAlignment w:val="baseline"/>
          </w:pPr>
        </w:pPrChange>
      </w:pPr>
      <w:del w:id="5019" w:author="Willian" w:date="2016-11-27T10:05:00Z">
        <w:r w:rsidRPr="00552719" w:rsidDel="00655C69">
          <w:rPr>
            <w:noProof/>
            <w:lang w:val="en-US"/>
            <w:rPrChange w:id="5020" w:author="Willian" w:date="2016-11-28T20:46:00Z">
              <w:rPr>
                <w:rFonts w:ascii="Menlo" w:hAnsi="Menlo" w:cs="Menlo"/>
                <w:noProof/>
                <w:color w:val="AA3391"/>
                <w:sz w:val="18"/>
                <w:szCs w:val="18"/>
                <w:lang w:val="en-US"/>
              </w:rPr>
            </w:rPrChange>
          </w:rPr>
          <w:delText>default:</w:delText>
        </w:r>
      </w:del>
    </w:p>
    <w:p w14:paraId="7DB76EF0" w14:textId="77777777" w:rsidR="00D05199" w:rsidRPr="00552719" w:rsidDel="00655C69" w:rsidRDefault="00D05199" w:rsidP="00105795">
      <w:pPr>
        <w:rPr>
          <w:del w:id="5021" w:author="Willian" w:date="2016-11-27T10:05:00Z"/>
          <w:noProof/>
          <w:lang w:val="en-US"/>
          <w:rPrChange w:id="5022" w:author="Willian" w:date="2016-11-28T20:46:00Z">
            <w:rPr>
              <w:del w:id="5023" w:author="Willian" w:date="2016-11-27T10:05:00Z"/>
              <w:rFonts w:ascii="Menlo" w:hAnsi="Menlo" w:cs="Menlo"/>
              <w:noProof/>
              <w:sz w:val="21"/>
              <w:szCs w:val="21"/>
              <w:lang w:val="en-US"/>
            </w:rPr>
          </w:rPrChange>
        </w:rPr>
        <w:pPrChange w:id="5024" w:author="Willian" w:date="2016-11-28T21:17:00Z">
          <w:pPr>
            <w:spacing w:after="0"/>
            <w:ind w:left="567"/>
            <w:textAlignment w:val="baseline"/>
          </w:pPr>
        </w:pPrChange>
      </w:pPr>
      <w:del w:id="5025" w:author="Willian" w:date="2016-11-27T10:05:00Z">
        <w:r w:rsidRPr="00552719" w:rsidDel="00655C69">
          <w:rPr>
            <w:noProof/>
            <w:lang w:val="en-US"/>
            <w:rPrChange w:id="5026" w:author="Willian" w:date="2016-11-28T20:46:00Z">
              <w:rPr>
                <w:rFonts w:ascii="Menlo" w:hAnsi="Menlo" w:cs="Menlo"/>
                <w:noProof/>
                <w:color w:val="auto"/>
                <w:sz w:val="18"/>
                <w:szCs w:val="18"/>
                <w:lang w:val="en-US"/>
              </w:rPr>
            </w:rPrChange>
          </w:rPr>
          <w:delText>  let vegetableComment = "Everything tastes good in soup."</w:delText>
        </w:r>
      </w:del>
    </w:p>
    <w:p w14:paraId="0127F14A" w14:textId="77777777" w:rsidR="00D05199" w:rsidRPr="00552719" w:rsidDel="00655C69" w:rsidRDefault="00D05199" w:rsidP="00105795">
      <w:pPr>
        <w:rPr>
          <w:del w:id="5027" w:author="Willian" w:date="2016-11-27T10:05:00Z"/>
          <w:noProof/>
          <w:rPrChange w:id="5028" w:author="Willian" w:date="2016-11-28T20:46:00Z">
            <w:rPr>
              <w:del w:id="5029" w:author="Willian" w:date="2016-11-27T10:05:00Z"/>
              <w:rFonts w:ascii="Menlo" w:hAnsi="Menlo" w:cs="Menlo"/>
              <w:noProof/>
              <w:sz w:val="21"/>
              <w:szCs w:val="21"/>
            </w:rPr>
          </w:rPrChange>
        </w:rPr>
        <w:pPrChange w:id="5030" w:author="Willian" w:date="2016-11-28T21:17:00Z">
          <w:pPr>
            <w:spacing w:after="620"/>
            <w:ind w:left="567"/>
            <w:textAlignment w:val="baseline"/>
          </w:pPr>
        </w:pPrChange>
      </w:pPr>
      <w:del w:id="5031" w:author="Willian" w:date="2016-11-27T10:05:00Z">
        <w:r w:rsidRPr="00552719" w:rsidDel="00655C69">
          <w:rPr>
            <w:noProof/>
            <w:rPrChange w:id="5032" w:author="Willian" w:date="2016-11-28T20:46:00Z">
              <w:rPr>
                <w:rFonts w:ascii="Menlo" w:hAnsi="Menlo" w:cs="Menlo"/>
                <w:noProof/>
                <w:color w:val="auto"/>
                <w:sz w:val="18"/>
                <w:szCs w:val="18"/>
              </w:rPr>
            </w:rPrChange>
          </w:rPr>
          <w:delText>}</w:delText>
        </w:r>
      </w:del>
    </w:p>
    <w:p w14:paraId="74606059" w14:textId="77777777" w:rsidR="0009791E" w:rsidRPr="00552719" w:rsidDel="00655C69" w:rsidRDefault="0009791E" w:rsidP="00105795">
      <w:pPr>
        <w:rPr>
          <w:del w:id="5033" w:author="Willian" w:date="2016-11-27T10:05:00Z"/>
        </w:rPr>
        <w:pPrChange w:id="5034" w:author="Willian" w:date="2016-11-28T21:17:00Z">
          <w:pPr>
            <w:pStyle w:val="Dica"/>
          </w:pPr>
        </w:pPrChange>
      </w:pPr>
      <w:del w:id="5035" w:author="Willian" w:date="2016-11-27T10:05:00Z">
        <w:r w:rsidRPr="00552719" w:rsidDel="00655C69">
          <w:delText xml:space="preserve">DICA: Tente remover o caso default. </w:delText>
        </w:r>
        <w:commentRangeStart w:id="5036"/>
        <w:commentRangeStart w:id="5037"/>
        <w:r w:rsidRPr="00552719" w:rsidDel="00655C69">
          <w:delText>Que erro você recebe?</w:delText>
        </w:r>
        <w:commentRangeEnd w:id="5036"/>
        <w:r w:rsidR="00005146" w:rsidRPr="00552719" w:rsidDel="00655C69">
          <w:rPr>
            <w:rStyle w:val="Refdecomentrio"/>
            <w:b/>
            <w:color w:val="7030A0"/>
          </w:rPr>
          <w:commentReference w:id="5036"/>
        </w:r>
        <w:commentRangeEnd w:id="5037"/>
        <w:r w:rsidR="00B70E47" w:rsidRPr="00552719" w:rsidDel="00655C69">
          <w:rPr>
            <w:rStyle w:val="Refdecomentrio"/>
            <w:b/>
            <w:color w:val="7030A0"/>
          </w:rPr>
          <w:commentReference w:id="5037"/>
        </w:r>
      </w:del>
    </w:p>
    <w:p w14:paraId="305D2694" w14:textId="77777777" w:rsidR="00D05199" w:rsidRPr="00552719" w:rsidDel="00655C69" w:rsidRDefault="00D05199" w:rsidP="00105795">
      <w:pPr>
        <w:rPr>
          <w:del w:id="5038" w:author="Willian" w:date="2016-11-27T10:05:00Z"/>
          <w:rPrChange w:id="5039" w:author="Willian" w:date="2016-11-28T20:46:00Z">
            <w:rPr>
              <w:del w:id="5040" w:author="Willian" w:date="2016-11-27T10:05:00Z"/>
            </w:rPr>
          </w:rPrChange>
        </w:rPr>
        <w:pPrChange w:id="5041" w:author="Willian" w:date="2016-11-28T21:17:00Z">
          <w:pPr/>
        </w:pPrChange>
      </w:pPr>
      <w:del w:id="5042" w:author="Willian" w:date="2016-11-27T10:05:00Z">
        <w:r w:rsidRPr="00552719" w:rsidDel="00655C69">
          <w:rPr>
            <w:rPrChange w:id="5043" w:author="Willian" w:date="2016-11-28T20:46:00Z">
              <w:rPr/>
            </w:rPrChange>
          </w:rPr>
          <w:delText xml:space="preserve">Note como </w:delText>
        </w:r>
        <w:r w:rsidR="00722402" w:rsidRPr="00552719" w:rsidDel="00655C69">
          <w:rPr>
            <w:noProof/>
            <w:rPrChange w:id="5044" w:author="Willian" w:date="2016-11-28T20:46:00Z">
              <w:rPr>
                <w:rFonts w:ascii="Menlo" w:hAnsi="Menlo" w:cs="Menlo"/>
                <w:noProof/>
                <w:color w:val="AA3391"/>
                <w:sz w:val="18"/>
                <w:szCs w:val="18"/>
              </w:rPr>
            </w:rPrChange>
          </w:rPr>
          <w:delText xml:space="preserve">let </w:delText>
        </w:r>
        <w:r w:rsidRPr="00552719" w:rsidDel="00655C69">
          <w:rPr>
            <w:rPrChange w:id="5045" w:author="Willian" w:date="2016-11-28T20:46:00Z">
              <w:rPr/>
            </w:rPrChange>
          </w:rPr>
          <w:delText>pode ser usado em um teste padrão para atribuir o valor</w:delText>
        </w:r>
        <w:r w:rsidR="00722402" w:rsidRPr="00552719" w:rsidDel="00655C69">
          <w:rPr>
            <w:rPrChange w:id="5046" w:author="Willian" w:date="2016-11-28T20:46:00Z">
              <w:rPr/>
            </w:rPrChange>
          </w:rPr>
          <w:delText xml:space="preserve"> corre</w:delText>
        </w:r>
      </w:del>
      <w:ins w:id="5047" w:author="Vicente da Silva, Mayara" w:date="2016-11-04T10:17:00Z">
        <w:del w:id="5048" w:author="Willian" w:date="2016-11-27T10:05:00Z">
          <w:r w:rsidR="004A6DF4" w:rsidRPr="00552719" w:rsidDel="00655C69">
            <w:rPr>
              <w:rPrChange w:id="5049" w:author="Willian" w:date="2016-11-28T20:46:00Z">
                <w:rPr/>
              </w:rPrChange>
            </w:rPr>
            <w:delText>s</w:delText>
          </w:r>
        </w:del>
      </w:ins>
      <w:del w:id="5050" w:author="Willian" w:date="2016-11-27T10:05:00Z">
        <w:r w:rsidR="00722402" w:rsidRPr="00552719" w:rsidDel="00655C69">
          <w:rPr>
            <w:rPrChange w:id="5051" w:author="Willian" w:date="2016-11-28T20:46:00Z">
              <w:rPr/>
            </w:rPrChange>
          </w:rPr>
          <w:delText>pondente</w:delText>
        </w:r>
        <w:r w:rsidRPr="00552719" w:rsidDel="00655C69">
          <w:rPr>
            <w:rPrChange w:id="5052" w:author="Willian" w:date="2016-11-28T20:46:00Z">
              <w:rPr/>
            </w:rPrChange>
          </w:rPr>
          <w:delText xml:space="preserve"> a parte de </w:delText>
        </w:r>
        <w:r w:rsidR="00722402" w:rsidRPr="00552719" w:rsidDel="00655C69">
          <w:rPr>
            <w:rPrChange w:id="5053" w:author="Willian" w:date="2016-11-28T20:46:00Z">
              <w:rPr/>
            </w:rPrChange>
          </w:rPr>
          <w:delText xml:space="preserve">da constante </w:delText>
        </w:r>
        <w:r w:rsidR="00722402" w:rsidRPr="00552719" w:rsidDel="00655C69">
          <w:rPr>
            <w:noProof/>
            <w:rPrChange w:id="5054" w:author="Willian" w:date="2016-11-28T20:46:00Z">
              <w:rPr>
                <w:rFonts w:ascii="Menlo" w:hAnsi="Menlo" w:cs="Menlo"/>
                <w:noProof/>
                <w:color w:val="3F6E74"/>
                <w:sz w:val="18"/>
                <w:szCs w:val="18"/>
              </w:rPr>
            </w:rPrChange>
          </w:rPr>
          <w:delText>vegetableComment</w:delText>
        </w:r>
        <w:r w:rsidRPr="00552719" w:rsidDel="00655C69">
          <w:rPr>
            <w:rPrChange w:id="5055" w:author="Willian" w:date="2016-11-28T20:46:00Z">
              <w:rPr/>
            </w:rPrChange>
          </w:rPr>
          <w:delText xml:space="preserve">. Assim como em um </w:delText>
        </w:r>
        <w:r w:rsidR="00722402" w:rsidRPr="00552719" w:rsidDel="00655C69">
          <w:rPr>
            <w:noProof/>
            <w:rPrChange w:id="5056" w:author="Willian" w:date="2016-11-28T20:46:00Z">
              <w:rPr>
                <w:rFonts w:ascii="Menlo" w:hAnsi="Menlo" w:cs="Menlo"/>
                <w:noProof/>
                <w:color w:val="AA3391"/>
                <w:sz w:val="18"/>
                <w:szCs w:val="18"/>
              </w:rPr>
            </w:rPrChange>
          </w:rPr>
          <w:delText>if</w:delText>
        </w:r>
        <w:r w:rsidR="00722402" w:rsidRPr="00552719" w:rsidDel="00655C69">
          <w:rPr>
            <w:rPrChange w:id="5057" w:author="Willian" w:date="2016-11-28T20:46:00Z">
              <w:rPr/>
            </w:rPrChange>
          </w:rPr>
          <w:delText xml:space="preserve">, a cláusula </w:delText>
        </w:r>
        <w:r w:rsidR="00722402" w:rsidRPr="00552719" w:rsidDel="00655C69">
          <w:rPr>
            <w:noProof/>
            <w:rPrChange w:id="5058" w:author="Willian" w:date="2016-11-28T20:46:00Z">
              <w:rPr>
                <w:rFonts w:ascii="Menlo" w:hAnsi="Menlo" w:cs="Menlo"/>
                <w:noProof/>
                <w:color w:val="AA3391"/>
                <w:sz w:val="18"/>
                <w:szCs w:val="18"/>
              </w:rPr>
            </w:rPrChange>
          </w:rPr>
          <w:delText>where</w:delText>
        </w:r>
        <w:r w:rsidRPr="00552719" w:rsidDel="00655C69">
          <w:rPr>
            <w:rPrChange w:id="5059" w:author="Willian" w:date="2016-11-28T20:46:00Z">
              <w:rPr/>
            </w:rPrChange>
          </w:rPr>
          <w:delText xml:space="preserve"> pode ser adicionad</w:delText>
        </w:r>
        <w:r w:rsidR="00722402" w:rsidRPr="00552719" w:rsidDel="00655C69">
          <w:rPr>
            <w:rPrChange w:id="5060" w:author="Willian" w:date="2016-11-28T20:46:00Z">
              <w:rPr/>
            </w:rPrChange>
          </w:rPr>
          <w:delText>a</w:delText>
        </w:r>
        <w:r w:rsidRPr="00552719" w:rsidDel="00655C69">
          <w:rPr>
            <w:rPrChange w:id="5061" w:author="Willian" w:date="2016-11-28T20:46:00Z">
              <w:rPr/>
            </w:rPrChange>
          </w:rPr>
          <w:delText xml:space="preserve"> a um caso </w:delText>
        </w:r>
        <w:r w:rsidR="00722402" w:rsidRPr="00552719" w:rsidDel="00655C69">
          <w:rPr>
            <w:rPrChange w:id="5062" w:author="Willian" w:date="2016-11-28T20:46:00Z">
              <w:rPr/>
            </w:rPrChange>
          </w:rPr>
          <w:delText>(</w:delText>
        </w:r>
        <w:r w:rsidR="00722402" w:rsidRPr="00552719" w:rsidDel="00655C69">
          <w:rPr>
            <w:noProof/>
            <w:rPrChange w:id="5063" w:author="Willian" w:date="2016-11-28T20:46:00Z">
              <w:rPr>
                <w:rFonts w:ascii="Menlo" w:hAnsi="Menlo" w:cs="Menlo"/>
                <w:noProof/>
                <w:color w:val="AA3391"/>
                <w:sz w:val="18"/>
                <w:szCs w:val="18"/>
              </w:rPr>
            </w:rPrChange>
          </w:rPr>
          <w:delText>case</w:delText>
        </w:r>
        <w:r w:rsidR="00722402" w:rsidRPr="00552719" w:rsidDel="00655C69">
          <w:rPr>
            <w:rPrChange w:id="5064" w:author="Willian" w:date="2016-11-28T20:46:00Z">
              <w:rPr/>
            </w:rPrChange>
          </w:rPr>
          <w:delText xml:space="preserve">) </w:delText>
        </w:r>
        <w:r w:rsidRPr="00552719" w:rsidDel="00655C69">
          <w:rPr>
            <w:rPrChange w:id="5065" w:author="Willian" w:date="2016-11-28T20:46:00Z">
              <w:rPr/>
            </w:rPrChange>
          </w:rPr>
          <w:delText xml:space="preserve">para ampliar o escopo da instrução condicional. No entanto, ao contrário de </w:delText>
        </w:r>
        <w:r w:rsidR="00722402" w:rsidRPr="00552719" w:rsidDel="00655C69">
          <w:rPr>
            <w:rPrChange w:id="5066" w:author="Willian" w:date="2016-11-28T20:46:00Z">
              <w:rPr/>
            </w:rPrChange>
          </w:rPr>
          <w:delText>um</w:delText>
        </w:r>
        <w:r w:rsidRPr="00552719" w:rsidDel="00655C69">
          <w:rPr>
            <w:rPrChange w:id="5067" w:author="Willian" w:date="2016-11-28T20:46:00Z">
              <w:rPr/>
            </w:rPrChange>
          </w:rPr>
          <w:delText xml:space="preserve"> </w:delText>
        </w:r>
        <w:r w:rsidR="00722402" w:rsidRPr="00552719" w:rsidDel="00655C69">
          <w:rPr>
            <w:noProof/>
            <w:rPrChange w:id="5068" w:author="Willian" w:date="2016-11-28T20:46:00Z">
              <w:rPr>
                <w:rFonts w:ascii="Menlo" w:hAnsi="Menlo" w:cs="Menlo"/>
                <w:noProof/>
                <w:color w:val="AA3391"/>
                <w:sz w:val="18"/>
                <w:szCs w:val="18"/>
              </w:rPr>
            </w:rPrChange>
          </w:rPr>
          <w:delText>if</w:delText>
        </w:r>
        <w:r w:rsidRPr="00552719" w:rsidDel="00655C69">
          <w:rPr>
            <w:rPrChange w:id="5069" w:author="Willian" w:date="2016-11-28T20:46:00Z">
              <w:rPr/>
            </w:rPrChange>
          </w:rPr>
          <w:delText xml:space="preserve">, um </w:delText>
        </w:r>
        <w:r w:rsidR="00722402" w:rsidRPr="00552719" w:rsidDel="00655C69">
          <w:rPr>
            <w:noProof/>
            <w:rPrChange w:id="5070" w:author="Willian" w:date="2016-11-28T20:46:00Z">
              <w:rPr>
                <w:rFonts w:ascii="Menlo" w:hAnsi="Menlo" w:cs="Menlo"/>
                <w:noProof/>
                <w:color w:val="AA3391"/>
                <w:sz w:val="18"/>
                <w:szCs w:val="18"/>
              </w:rPr>
            </w:rPrChange>
          </w:rPr>
          <w:delText xml:space="preserve">switch-case </w:delText>
        </w:r>
        <w:r w:rsidR="00722402" w:rsidRPr="00552719" w:rsidDel="00655C69">
          <w:rPr>
            <w:rPrChange w:id="5071" w:author="Willian" w:date="2016-11-28T20:46:00Z">
              <w:rPr/>
            </w:rPrChange>
          </w:rPr>
          <w:delText>q</w:delText>
        </w:r>
        <w:r w:rsidRPr="00552719" w:rsidDel="00655C69">
          <w:rPr>
            <w:rPrChange w:id="5072" w:author="Willian" w:date="2016-11-28T20:46:00Z">
              <w:rPr/>
            </w:rPrChange>
          </w:rPr>
          <w:delText>ue tem múltiplas condições separados por vírgulas</w:delText>
        </w:r>
        <w:r w:rsidR="00722402" w:rsidRPr="00552719" w:rsidDel="00655C69">
          <w:rPr>
            <w:rPrChange w:id="5073" w:author="Willian" w:date="2016-11-28T20:46:00Z">
              <w:rPr/>
            </w:rPrChange>
          </w:rPr>
          <w:delText xml:space="preserve"> (</w:delText>
        </w:r>
        <w:r w:rsidR="00722402" w:rsidRPr="00552719" w:rsidDel="00655C69">
          <w:rPr>
            <w:noProof/>
            <w:rPrChange w:id="5074" w:author="Willian" w:date="2016-11-28T20:46:00Z">
              <w:rPr>
                <w:rFonts w:ascii="Menlo" w:hAnsi="Menlo" w:cs="Menlo"/>
                <w:noProof/>
                <w:color w:val="AA3391"/>
                <w:sz w:val="18"/>
                <w:szCs w:val="18"/>
              </w:rPr>
            </w:rPrChange>
          </w:rPr>
          <w:delText>case "cucumber", "watercress":</w:delText>
        </w:r>
        <w:r w:rsidR="00722402" w:rsidRPr="00552719" w:rsidDel="00655C69">
          <w:rPr>
            <w:rPrChange w:id="5075" w:author="Willian" w:date="2016-11-28T20:46:00Z">
              <w:rPr/>
            </w:rPrChange>
          </w:rPr>
          <w:delText>)</w:delText>
        </w:r>
        <w:r w:rsidRPr="00552719" w:rsidDel="00655C69">
          <w:rPr>
            <w:rPrChange w:id="5076" w:author="Willian" w:date="2016-11-28T20:46:00Z">
              <w:rPr/>
            </w:rPrChange>
          </w:rPr>
          <w:delText xml:space="preserve"> é executado quando qualquer uma das condições </w:delText>
        </w:r>
        <w:r w:rsidR="00722402" w:rsidRPr="00552719" w:rsidDel="00655C69">
          <w:rPr>
            <w:rPrChange w:id="5077" w:author="Willian" w:date="2016-11-28T20:46:00Z">
              <w:rPr/>
            </w:rPrChange>
          </w:rPr>
          <w:delText>é atendida</w:delText>
        </w:r>
        <w:r w:rsidRPr="00552719" w:rsidDel="00655C69">
          <w:rPr>
            <w:rPrChange w:id="5078" w:author="Willian" w:date="2016-11-28T20:46:00Z">
              <w:rPr/>
            </w:rPrChange>
          </w:rPr>
          <w:delText>.</w:delText>
        </w:r>
      </w:del>
    </w:p>
    <w:p w14:paraId="009DBE88" w14:textId="77777777" w:rsidR="00D05199" w:rsidRPr="00552719" w:rsidDel="00655C69" w:rsidRDefault="00D05199" w:rsidP="00105795">
      <w:pPr>
        <w:rPr>
          <w:del w:id="5079" w:author="Willian" w:date="2016-11-27T10:05:00Z"/>
          <w:rPrChange w:id="5080" w:author="Willian" w:date="2016-11-28T20:46:00Z">
            <w:rPr>
              <w:del w:id="5081" w:author="Willian" w:date="2016-11-27T10:05:00Z"/>
            </w:rPr>
          </w:rPrChange>
        </w:rPr>
        <w:pPrChange w:id="5082" w:author="Willian" w:date="2016-11-28T21:17:00Z">
          <w:pPr/>
        </w:pPrChange>
      </w:pPr>
      <w:del w:id="5083" w:author="Willian" w:date="2016-11-27T10:05:00Z">
        <w:r w:rsidRPr="00552719" w:rsidDel="00655C69">
          <w:rPr>
            <w:rPrChange w:id="5084" w:author="Willian" w:date="2016-11-28T20:46:00Z">
              <w:rPr/>
            </w:rPrChange>
          </w:rPr>
          <w:delText xml:space="preserve">Depois de executar o código dentro do </w:delText>
        </w:r>
        <w:r w:rsidR="00722402" w:rsidRPr="00552719" w:rsidDel="00655C69">
          <w:rPr>
            <w:noProof/>
            <w:rPrChange w:id="5085" w:author="Willian" w:date="2016-11-28T20:46:00Z">
              <w:rPr>
                <w:rFonts w:ascii="Menlo" w:hAnsi="Menlo" w:cs="Menlo"/>
                <w:noProof/>
                <w:color w:val="AA3391"/>
                <w:sz w:val="18"/>
                <w:szCs w:val="18"/>
              </w:rPr>
            </w:rPrChange>
          </w:rPr>
          <w:delText>switch-case</w:delText>
        </w:r>
        <w:r w:rsidRPr="00552719" w:rsidDel="00655C69">
          <w:rPr>
            <w:rPrChange w:id="5086" w:author="Willian" w:date="2016-11-28T20:46:00Z">
              <w:rPr/>
            </w:rPrChange>
          </w:rPr>
          <w:delText xml:space="preserve"> </w:delText>
        </w:r>
        <w:r w:rsidR="00722402" w:rsidRPr="00552719" w:rsidDel="00655C69">
          <w:rPr>
            <w:rPrChange w:id="5087" w:author="Willian" w:date="2016-11-28T20:46:00Z">
              <w:rPr/>
            </w:rPrChange>
          </w:rPr>
          <w:delText>correspondente</w:delText>
        </w:r>
        <w:r w:rsidRPr="00552719" w:rsidDel="00655C69">
          <w:rPr>
            <w:rPrChange w:id="5088" w:author="Willian" w:date="2016-11-28T20:46:00Z">
              <w:rPr/>
            </w:rPrChange>
          </w:rPr>
          <w:delText xml:space="preserve">, o </w:delText>
        </w:r>
      </w:del>
      <w:commentRangeStart w:id="5089"/>
      <w:commentRangeStart w:id="5090"/>
      <w:del w:id="5091" w:author="Willian" w:date="2016-11-04T22:30:00Z">
        <w:r w:rsidRPr="00552719" w:rsidDel="00B70E47">
          <w:rPr>
            <w:rPrChange w:id="5092" w:author="Willian" w:date="2016-11-28T20:46:00Z">
              <w:rPr/>
            </w:rPrChange>
          </w:rPr>
          <w:delText xml:space="preserve">programa </w:delText>
        </w:r>
      </w:del>
      <w:del w:id="5093" w:author="Willian" w:date="2016-11-27T10:05:00Z">
        <w:r w:rsidRPr="00552719" w:rsidDel="00655C69">
          <w:rPr>
            <w:rPrChange w:id="5094" w:author="Willian" w:date="2016-11-28T20:46:00Z">
              <w:rPr/>
            </w:rPrChange>
          </w:rPr>
          <w:delText xml:space="preserve">sai </w:delText>
        </w:r>
        <w:commentRangeEnd w:id="5089"/>
        <w:commentRangeEnd w:id="5090"/>
        <w:r w:rsidR="004A6DF4" w:rsidRPr="00552719" w:rsidDel="00655C69">
          <w:rPr>
            <w:rStyle w:val="Refdecomentrio"/>
            <w:b/>
            <w:color w:val="7030A0"/>
            <w:rPrChange w:id="5095" w:author="Willian" w:date="2016-11-28T20:46:00Z">
              <w:rPr>
                <w:rStyle w:val="Refdecomentrio"/>
              </w:rPr>
            </w:rPrChange>
          </w:rPr>
          <w:commentReference w:id="5089"/>
        </w:r>
        <w:r w:rsidR="00B70E47" w:rsidRPr="00552719" w:rsidDel="00655C69">
          <w:rPr>
            <w:rStyle w:val="Refdecomentrio"/>
            <w:b/>
            <w:color w:val="7030A0"/>
            <w:rPrChange w:id="5096" w:author="Willian" w:date="2016-11-28T20:46:00Z">
              <w:rPr>
                <w:rStyle w:val="Refdecomentrio"/>
              </w:rPr>
            </w:rPrChange>
          </w:rPr>
          <w:commentReference w:id="5090"/>
        </w:r>
        <w:r w:rsidR="00722402" w:rsidRPr="00552719" w:rsidDel="00655C69">
          <w:rPr>
            <w:noProof/>
            <w:rPrChange w:id="5097" w:author="Willian" w:date="2016-11-28T20:46:00Z">
              <w:rPr>
                <w:rFonts w:ascii="Menlo" w:hAnsi="Menlo" w:cs="Menlo"/>
                <w:noProof/>
                <w:color w:val="AA3391"/>
                <w:sz w:val="18"/>
                <w:szCs w:val="18"/>
              </w:rPr>
            </w:rPrChange>
          </w:rPr>
          <w:delText>switch-case</w:delText>
        </w:r>
      </w:del>
      <w:del w:id="5098" w:author="Willian" w:date="2016-11-04T22:31:00Z">
        <w:r w:rsidRPr="00552719" w:rsidDel="00B70E47">
          <w:rPr>
            <w:rPrChange w:id="5099" w:author="Willian" w:date="2016-11-28T20:46:00Z">
              <w:rPr/>
            </w:rPrChange>
          </w:rPr>
          <w:delText>.</w:delText>
        </w:r>
      </w:del>
      <w:del w:id="5100" w:author="Willian" w:date="2016-11-27T10:05:00Z">
        <w:r w:rsidRPr="00552719" w:rsidDel="00655C69">
          <w:rPr>
            <w:rPrChange w:id="5101" w:author="Willian" w:date="2016-11-28T20:46:00Z">
              <w:rPr/>
            </w:rPrChange>
          </w:rPr>
          <w:delText xml:space="preserve"> </w:delText>
        </w:r>
        <w:r w:rsidR="00722402" w:rsidRPr="00552719" w:rsidDel="00655C69">
          <w:rPr>
            <w:rPrChange w:id="5102" w:author="Willian" w:date="2016-11-28T20:46:00Z">
              <w:rPr/>
            </w:rPrChange>
          </w:rPr>
          <w:delText>A e</w:delText>
        </w:r>
        <w:r w:rsidRPr="00552719" w:rsidDel="00655C69">
          <w:rPr>
            <w:rPrChange w:id="5103" w:author="Willian" w:date="2016-11-28T20:46:00Z">
              <w:rPr/>
            </w:rPrChange>
          </w:rPr>
          <w:delText xml:space="preserve">xecução não </w:delText>
        </w:r>
        <w:r w:rsidR="00722402" w:rsidRPr="00552719" w:rsidDel="00655C69">
          <w:rPr>
            <w:rPrChange w:id="5104" w:author="Willian" w:date="2016-11-28T20:46:00Z">
              <w:rPr/>
            </w:rPrChange>
          </w:rPr>
          <w:delText>continua</w:delText>
        </w:r>
        <w:r w:rsidRPr="00552719" w:rsidDel="00655C69">
          <w:rPr>
            <w:rPrChange w:id="5105" w:author="Willian" w:date="2016-11-28T20:46:00Z">
              <w:rPr/>
            </w:rPrChange>
          </w:rPr>
          <w:delText xml:space="preserve"> para o próximo </w:delText>
        </w:r>
        <w:r w:rsidR="00722402" w:rsidRPr="00552719" w:rsidDel="00655C69">
          <w:rPr>
            <w:noProof/>
            <w:rPrChange w:id="5106" w:author="Willian" w:date="2016-11-28T20:46:00Z">
              <w:rPr>
                <w:rFonts w:ascii="Menlo" w:hAnsi="Menlo" w:cs="Menlo"/>
                <w:noProof/>
                <w:color w:val="AA3391"/>
                <w:sz w:val="18"/>
                <w:szCs w:val="18"/>
              </w:rPr>
            </w:rPrChange>
          </w:rPr>
          <w:delText>case</w:delText>
        </w:r>
        <w:r w:rsidRPr="00552719" w:rsidDel="00655C69">
          <w:rPr>
            <w:rPrChange w:id="5107" w:author="Willian" w:date="2016-11-28T20:46:00Z">
              <w:rPr/>
            </w:rPrChange>
          </w:rPr>
          <w:delText>, para que você não precisa quebra</w:delText>
        </w:r>
        <w:r w:rsidR="003058B4" w:rsidRPr="00552719" w:rsidDel="00655C69">
          <w:rPr>
            <w:rPrChange w:id="5108" w:author="Willian" w:date="2016-11-28T20:46:00Z">
              <w:rPr/>
            </w:rPrChange>
          </w:rPr>
          <w:delText>-la (</w:delText>
        </w:r>
        <w:r w:rsidR="003058B4" w:rsidRPr="00552719" w:rsidDel="00655C69">
          <w:rPr>
            <w:noProof/>
            <w:rPrChange w:id="5109" w:author="Willian" w:date="2016-11-28T20:46:00Z">
              <w:rPr>
                <w:rFonts w:ascii="Menlo" w:hAnsi="Menlo" w:cs="Menlo"/>
                <w:noProof/>
                <w:color w:val="AA3391"/>
                <w:sz w:val="18"/>
                <w:szCs w:val="18"/>
              </w:rPr>
            </w:rPrChange>
          </w:rPr>
          <w:delText>break</w:delText>
        </w:r>
        <w:r w:rsidR="003058B4" w:rsidRPr="00552719" w:rsidDel="00655C69">
          <w:rPr>
            <w:rPrChange w:id="5110" w:author="Willian" w:date="2016-11-28T20:46:00Z">
              <w:rPr/>
            </w:rPrChange>
          </w:rPr>
          <w:delText>)</w:delText>
        </w:r>
        <w:r w:rsidRPr="00552719" w:rsidDel="00655C69">
          <w:rPr>
            <w:rPrChange w:id="5111" w:author="Willian" w:date="2016-11-28T20:46:00Z">
              <w:rPr/>
            </w:rPrChange>
          </w:rPr>
          <w:delText xml:space="preserve"> explicitamente no final do código de cada </w:delText>
        </w:r>
        <w:r w:rsidR="003058B4" w:rsidRPr="00552719" w:rsidDel="00655C69">
          <w:rPr>
            <w:noProof/>
            <w:rPrChange w:id="5112" w:author="Willian" w:date="2016-11-28T20:46:00Z">
              <w:rPr>
                <w:rFonts w:ascii="Menlo" w:hAnsi="Menlo" w:cs="Menlo"/>
                <w:noProof/>
                <w:color w:val="AA3391"/>
                <w:sz w:val="18"/>
                <w:szCs w:val="18"/>
              </w:rPr>
            </w:rPrChange>
          </w:rPr>
          <w:delText>case</w:delText>
        </w:r>
        <w:r w:rsidRPr="00552719" w:rsidDel="00655C69">
          <w:rPr>
            <w:rPrChange w:id="5113" w:author="Willian" w:date="2016-11-28T20:46:00Z">
              <w:rPr/>
            </w:rPrChange>
          </w:rPr>
          <w:delText>.</w:delText>
        </w:r>
      </w:del>
    </w:p>
    <w:p w14:paraId="3EA314D0" w14:textId="77777777" w:rsidR="00D05199" w:rsidRPr="00552719" w:rsidDel="00655C69" w:rsidRDefault="003058B4" w:rsidP="00105795">
      <w:pPr>
        <w:rPr>
          <w:del w:id="5114" w:author="Willian" w:date="2016-11-27T10:05:00Z"/>
          <w:rPrChange w:id="5115" w:author="Willian" w:date="2016-11-28T20:46:00Z">
            <w:rPr>
              <w:del w:id="5116" w:author="Willian" w:date="2016-11-27T10:05:00Z"/>
            </w:rPr>
          </w:rPrChange>
        </w:rPr>
        <w:pPrChange w:id="5117" w:author="Willian" w:date="2016-11-28T21:17:00Z">
          <w:pPr/>
        </w:pPrChange>
      </w:pPr>
      <w:del w:id="5118" w:author="Willian" w:date="2016-11-27T10:05:00Z">
        <w:r w:rsidRPr="00552719" w:rsidDel="00655C69">
          <w:rPr>
            <w:rPrChange w:id="5119" w:author="Willian" w:date="2016-11-28T20:46:00Z">
              <w:rPr/>
            </w:rPrChange>
          </w:rPr>
          <w:delText xml:space="preserve">As instruções </w:delText>
        </w:r>
        <w:r w:rsidRPr="00552719" w:rsidDel="00655C69">
          <w:rPr>
            <w:noProof/>
            <w:rPrChange w:id="5120" w:author="Willian" w:date="2016-11-28T20:46:00Z">
              <w:rPr>
                <w:rFonts w:ascii="Menlo" w:hAnsi="Menlo" w:cs="Menlo"/>
                <w:noProof/>
                <w:color w:val="AA3391"/>
                <w:sz w:val="18"/>
                <w:szCs w:val="18"/>
              </w:rPr>
            </w:rPrChange>
          </w:rPr>
          <w:delText>switch</w:delText>
        </w:r>
        <w:r w:rsidRPr="00552719" w:rsidDel="00655C69">
          <w:rPr>
            <w:rPrChange w:id="5121" w:author="Willian" w:date="2016-11-28T20:46:00Z">
              <w:rPr/>
            </w:rPrChange>
          </w:rPr>
          <w:delText xml:space="preserve"> podem ser exaustivas, e</w:delText>
        </w:r>
        <w:commentRangeStart w:id="5122"/>
        <w:commentRangeStart w:id="5123"/>
        <w:r w:rsidRPr="00552719" w:rsidDel="00655C69">
          <w:rPr>
            <w:rPrChange w:id="5124" w:author="Willian" w:date="2016-11-28T20:46:00Z">
              <w:rPr/>
            </w:rPrChange>
          </w:rPr>
          <w:delText xml:space="preserve"> de</w:delText>
        </w:r>
      </w:del>
      <w:ins w:id="5125" w:author="Vicente da Silva, Mayara" w:date="2016-11-04T10:18:00Z">
        <w:del w:id="5126" w:author="Willian" w:date="2016-11-27T10:05:00Z">
          <w:r w:rsidR="004A6DF4" w:rsidRPr="00552719" w:rsidDel="00655C69">
            <w:rPr>
              <w:rPrChange w:id="5127" w:author="Willian" w:date="2016-11-28T20:46:00Z">
                <w:rPr/>
              </w:rPrChange>
            </w:rPr>
            <w:delText>ve</w:delText>
          </w:r>
        </w:del>
      </w:ins>
      <w:del w:id="5128" w:author="Willian" w:date="2016-11-27T10:05:00Z">
        <w:r w:rsidRPr="00552719" w:rsidDel="00655C69">
          <w:rPr>
            <w:rPrChange w:id="5129" w:author="Willian" w:date="2016-11-28T20:46:00Z">
              <w:rPr/>
            </w:rPrChange>
          </w:rPr>
          <w:delText xml:space="preserve">mos definir um caso </w:delText>
        </w:r>
        <w:r w:rsidRPr="00552719" w:rsidDel="00655C69">
          <w:rPr>
            <w:noProof/>
            <w:rPrChange w:id="5130" w:author="Willian" w:date="2016-11-28T20:46:00Z">
              <w:rPr>
                <w:rFonts w:ascii="Menlo" w:hAnsi="Menlo" w:cs="Menlo"/>
                <w:noProof/>
                <w:color w:val="AA3391"/>
                <w:sz w:val="18"/>
                <w:szCs w:val="18"/>
              </w:rPr>
            </w:rPrChange>
          </w:rPr>
          <w:delText>default</w:delText>
        </w:r>
        <w:r w:rsidR="00D05199" w:rsidRPr="00552719" w:rsidDel="00655C69">
          <w:rPr>
            <w:rPrChange w:id="5131" w:author="Willian" w:date="2016-11-28T20:46:00Z">
              <w:rPr/>
            </w:rPrChange>
          </w:rPr>
          <w:delText xml:space="preserve"> </w:delText>
        </w:r>
        <w:r w:rsidRPr="00552719" w:rsidDel="00655C69">
          <w:rPr>
            <w:rPrChange w:id="5132" w:author="Willian" w:date="2016-11-28T20:46:00Z">
              <w:rPr/>
            </w:rPrChange>
          </w:rPr>
          <w:delText xml:space="preserve">ao menos que todas os possíveis casos do </w:delText>
        </w:r>
        <w:r w:rsidRPr="00552719" w:rsidDel="00655C69">
          <w:rPr>
            <w:noProof/>
            <w:rPrChange w:id="5133" w:author="Willian" w:date="2016-11-28T20:46:00Z">
              <w:rPr>
                <w:rFonts w:ascii="Menlo" w:hAnsi="Menlo" w:cs="Menlo"/>
                <w:noProof/>
                <w:color w:val="AA3391"/>
                <w:sz w:val="18"/>
                <w:szCs w:val="18"/>
              </w:rPr>
            </w:rPrChange>
          </w:rPr>
          <w:delText xml:space="preserve">switch </w:delText>
        </w:r>
        <w:r w:rsidRPr="00552719" w:rsidDel="00655C69">
          <w:rPr>
            <w:rPrChange w:id="5134" w:author="Willian" w:date="2016-11-28T20:46:00Z">
              <w:rPr/>
            </w:rPrChange>
          </w:rPr>
          <w:delText xml:space="preserve">sejam cobertos. </w:delText>
        </w:r>
        <w:commentRangeEnd w:id="5122"/>
        <w:r w:rsidR="004A6DF4" w:rsidRPr="00552719" w:rsidDel="00655C69">
          <w:rPr>
            <w:rStyle w:val="Refdecomentrio"/>
            <w:b/>
            <w:color w:val="7030A0"/>
            <w:rPrChange w:id="5135" w:author="Willian" w:date="2016-11-28T20:46:00Z">
              <w:rPr>
                <w:rStyle w:val="Refdecomentrio"/>
              </w:rPr>
            </w:rPrChange>
          </w:rPr>
          <w:commentReference w:id="5122"/>
        </w:r>
        <w:commentRangeEnd w:id="5123"/>
        <w:r w:rsidR="00B70E47" w:rsidRPr="00552719" w:rsidDel="00655C69">
          <w:rPr>
            <w:rStyle w:val="Refdecomentrio"/>
            <w:b/>
            <w:color w:val="7030A0"/>
            <w:rPrChange w:id="5136" w:author="Willian" w:date="2016-11-28T20:46:00Z">
              <w:rPr>
                <w:rStyle w:val="Refdecomentrio"/>
              </w:rPr>
            </w:rPrChange>
          </w:rPr>
          <w:commentReference w:id="5123"/>
        </w:r>
        <w:r w:rsidRPr="00552719" w:rsidDel="00655C69">
          <w:rPr>
            <w:rPrChange w:id="5137" w:author="Willian" w:date="2016-11-28T20:46:00Z">
              <w:rPr/>
            </w:rPrChange>
          </w:rPr>
          <w:delText>O uso de enumerações (</w:delText>
        </w:r>
        <w:r w:rsidRPr="00552719" w:rsidDel="00655C69">
          <w:rPr>
            <w:noProof/>
            <w:rPrChange w:id="5138" w:author="Willian" w:date="2016-11-28T20:46:00Z">
              <w:rPr>
                <w:rFonts w:ascii="Menlo" w:hAnsi="Menlo" w:cs="Menlo"/>
                <w:noProof/>
                <w:color w:val="AA3391"/>
                <w:sz w:val="18"/>
                <w:szCs w:val="18"/>
              </w:rPr>
            </w:rPrChange>
          </w:rPr>
          <w:delText>enum</w:delText>
        </w:r>
        <w:r w:rsidRPr="00552719" w:rsidDel="00655C69">
          <w:rPr>
            <w:rPrChange w:id="5139" w:author="Willian" w:date="2016-11-28T20:46:00Z">
              <w:rPr/>
            </w:rPrChange>
          </w:rPr>
          <w:delText xml:space="preserve">) pode facilitar neste caso, já que o Xcode completa automaticamente os casos do </w:delText>
        </w:r>
        <w:r w:rsidRPr="00552719" w:rsidDel="00655C69">
          <w:rPr>
            <w:noProof/>
            <w:rPrChange w:id="5140" w:author="Willian" w:date="2016-11-28T20:46:00Z">
              <w:rPr>
                <w:rFonts w:ascii="Menlo" w:hAnsi="Menlo" w:cs="Menlo"/>
                <w:noProof/>
                <w:color w:val="AA3391"/>
                <w:sz w:val="18"/>
                <w:szCs w:val="18"/>
              </w:rPr>
            </w:rPrChange>
          </w:rPr>
          <w:delText xml:space="preserve">switch </w:delText>
        </w:r>
        <w:r w:rsidR="007C7DA0" w:rsidRPr="00552719" w:rsidDel="00655C69">
          <w:rPr>
            <w:rPrChange w:id="5141" w:author="Willian" w:date="2016-11-28T20:46:00Z">
              <w:rPr/>
            </w:rPrChange>
          </w:rPr>
          <w:delText>relacionando-os com os casos da enumeração.</w:delText>
        </w:r>
      </w:del>
    </w:p>
    <w:p w14:paraId="11624C41" w14:textId="77777777" w:rsidR="00432D6D" w:rsidRPr="00552719" w:rsidDel="00655C69" w:rsidRDefault="00432D6D" w:rsidP="00105795">
      <w:pPr>
        <w:rPr>
          <w:del w:id="5142" w:author="Willian" w:date="2016-11-27T10:05:00Z"/>
          <w:rPrChange w:id="5143" w:author="Willian" w:date="2016-11-28T20:46:00Z">
            <w:rPr>
              <w:del w:id="5144" w:author="Willian" w:date="2016-11-27T10:05:00Z"/>
            </w:rPr>
          </w:rPrChange>
        </w:rPr>
        <w:pPrChange w:id="5145" w:author="Willian" w:date="2016-11-28T21:17:00Z">
          <w:pPr>
            <w:pStyle w:val="Ttulo3"/>
          </w:pPr>
        </w:pPrChange>
      </w:pPr>
      <w:del w:id="5146" w:author="Willian" w:date="2016-11-27T10:05:00Z">
        <w:r w:rsidRPr="00552719" w:rsidDel="00655C69">
          <w:rPr>
            <w:rPrChange w:id="5147" w:author="Willian" w:date="2016-11-28T20:46:00Z">
              <w:rPr/>
            </w:rPrChange>
          </w:rPr>
          <w:delText>Loops</w:delText>
        </w:r>
      </w:del>
    </w:p>
    <w:p w14:paraId="03140CA5" w14:textId="77777777" w:rsidR="00D05199" w:rsidRPr="00552719" w:rsidDel="00655C69" w:rsidRDefault="00052F59" w:rsidP="00105795">
      <w:pPr>
        <w:rPr>
          <w:del w:id="5148" w:author="Willian" w:date="2016-11-27T10:05:00Z"/>
          <w:rPrChange w:id="5149" w:author="Willian" w:date="2016-11-28T20:46:00Z">
            <w:rPr>
              <w:del w:id="5150" w:author="Willian" w:date="2016-11-27T10:05:00Z"/>
            </w:rPr>
          </w:rPrChange>
        </w:rPr>
        <w:pPrChange w:id="5151" w:author="Willian" w:date="2016-11-28T21:17:00Z">
          <w:pPr/>
        </w:pPrChange>
      </w:pPr>
      <w:del w:id="5152" w:author="Willian" w:date="2016-11-27T10:05:00Z">
        <w:r w:rsidRPr="00552719" w:rsidDel="00655C69">
          <w:rPr>
            <w:rPrChange w:id="5153" w:author="Willian" w:date="2016-11-28T20:46:00Z">
              <w:rPr/>
            </w:rPrChange>
          </w:rPr>
          <w:delText>Agora falando de lopps for, em Swift</w:delText>
        </w:r>
      </w:del>
      <w:ins w:id="5154" w:author="Vicente da Silva, Mayara" w:date="2016-11-04T10:21:00Z">
        <w:del w:id="5155" w:author="Willian" w:date="2016-11-27T10:05:00Z">
          <w:r w:rsidR="00A362F1" w:rsidRPr="00552719" w:rsidDel="00655C69">
            <w:rPr>
              <w:rPrChange w:id="5156" w:author="Willian" w:date="2016-11-28T20:46:00Z">
                <w:rPr/>
              </w:rPrChange>
            </w:rPr>
            <w:delText>, você</w:delText>
          </w:r>
        </w:del>
      </w:ins>
      <w:del w:id="5157" w:author="Willian" w:date="2016-11-27T10:05:00Z">
        <w:r w:rsidRPr="00552719" w:rsidDel="00655C69">
          <w:rPr>
            <w:rPrChange w:id="5158" w:author="Willian" w:date="2016-11-28T20:46:00Z">
              <w:rPr/>
            </w:rPrChange>
          </w:rPr>
          <w:delText xml:space="preserve"> é um pouco diferente. </w:delText>
        </w:r>
        <w:r w:rsidR="00D05199" w:rsidRPr="00552719" w:rsidDel="00655C69">
          <w:rPr>
            <w:rPrChange w:id="5159" w:author="Willian" w:date="2016-11-28T20:46:00Z">
              <w:rPr/>
            </w:rPrChange>
          </w:rPr>
          <w:delText>Você pode mante</w:delText>
        </w:r>
        <w:r w:rsidRPr="00552719" w:rsidDel="00655C69">
          <w:rPr>
            <w:rPrChange w:id="5160" w:author="Willian" w:date="2016-11-28T20:46:00Z">
              <w:rPr/>
            </w:rPrChange>
          </w:rPr>
          <w:delText xml:space="preserve">r um índice em um loop usando um </w:delText>
        </w:r>
        <w:r w:rsidRPr="00552719" w:rsidDel="00655C69">
          <w:rPr>
            <w:i/>
            <w:rPrChange w:id="5161" w:author="Willian" w:date="2016-11-28T20:46:00Z">
              <w:rPr>
                <w:i/>
              </w:rPr>
            </w:rPrChange>
          </w:rPr>
          <w:delText xml:space="preserve">Range </w:delText>
        </w:r>
        <w:r w:rsidRPr="00552719" w:rsidDel="00655C69">
          <w:rPr>
            <w:rPrChange w:id="5162" w:author="Willian" w:date="2016-11-28T20:46:00Z">
              <w:rPr/>
            </w:rPrChange>
          </w:rPr>
          <w:delText>(gama)</w:delText>
        </w:r>
        <w:r w:rsidR="00D05199" w:rsidRPr="00552719" w:rsidDel="00655C69">
          <w:rPr>
            <w:rPrChange w:id="5163" w:author="Willian" w:date="2016-11-28T20:46:00Z">
              <w:rPr/>
            </w:rPrChange>
          </w:rPr>
          <w:delText xml:space="preserve">. Use o </w:delText>
        </w:r>
        <w:r w:rsidR="00D05199" w:rsidRPr="00552719" w:rsidDel="00655C69">
          <w:rPr>
            <w:i/>
            <w:iCs/>
            <w:rPrChange w:id="5164" w:author="Willian" w:date="2016-11-28T20:46:00Z">
              <w:rPr>
                <w:i/>
                <w:iCs/>
              </w:rPr>
            </w:rPrChange>
          </w:rPr>
          <w:delText>operador semi-aberto gama</w:delText>
        </w:r>
        <w:r w:rsidR="00D05199" w:rsidRPr="00552719" w:rsidDel="00655C69">
          <w:rPr>
            <w:rPrChange w:id="5165" w:author="Willian" w:date="2016-11-28T20:46:00Z">
              <w:rPr/>
            </w:rPrChange>
          </w:rPr>
          <w:delText xml:space="preserve"> ( </w:delText>
        </w:r>
        <w:r w:rsidR="00D05199" w:rsidRPr="00552719" w:rsidDel="00655C69">
          <w:rPr>
            <w:rFonts w:ascii="Verdana" w:hAnsi="Verdana"/>
            <w:color w:val="808080"/>
            <w:rPrChange w:id="5166" w:author="Willian" w:date="2016-11-28T20:46:00Z">
              <w:rPr>
                <w:rFonts w:ascii="Verdana" w:hAnsi="Verdana"/>
                <w:color w:val="808080"/>
                <w:sz w:val="18"/>
                <w:szCs w:val="18"/>
              </w:rPr>
            </w:rPrChange>
          </w:rPr>
          <w:delText>..&lt;</w:delText>
        </w:r>
        <w:r w:rsidR="00D05199" w:rsidRPr="00552719" w:rsidDel="00655C69">
          <w:rPr>
            <w:rPrChange w:id="5167" w:author="Willian" w:date="2016-11-28T20:46:00Z">
              <w:rPr/>
            </w:rPrChange>
          </w:rPr>
          <w:delText>) para fazer uma série de índices.</w:delText>
        </w:r>
      </w:del>
    </w:p>
    <w:p w14:paraId="3335BDCE" w14:textId="77777777" w:rsidR="00D05199" w:rsidRPr="00552719" w:rsidDel="00655C69" w:rsidRDefault="00D05199" w:rsidP="00105795">
      <w:pPr>
        <w:rPr>
          <w:del w:id="5168" w:author="Willian" w:date="2016-11-27T10:05:00Z"/>
          <w:lang w:val="en-US"/>
          <w:rPrChange w:id="5169" w:author="Willian" w:date="2016-11-28T20:46:00Z">
            <w:rPr>
              <w:del w:id="5170" w:author="Willian" w:date="2016-11-27T10:05:00Z"/>
              <w:rFonts w:ascii="Menlo" w:hAnsi="Menlo" w:cs="Menlo"/>
              <w:sz w:val="21"/>
              <w:szCs w:val="21"/>
              <w:lang w:val="en-US"/>
            </w:rPr>
          </w:rPrChange>
        </w:rPr>
        <w:pPrChange w:id="5171" w:author="Willian" w:date="2016-11-28T21:17:00Z">
          <w:pPr>
            <w:spacing w:before="460" w:after="0"/>
            <w:ind w:left="567"/>
            <w:textAlignment w:val="baseline"/>
          </w:pPr>
        </w:pPrChange>
      </w:pPr>
      <w:del w:id="5172" w:author="Willian" w:date="2016-11-27T10:05:00Z">
        <w:r w:rsidRPr="00552719" w:rsidDel="00655C69">
          <w:rPr>
            <w:lang w:val="en-US"/>
            <w:rPrChange w:id="5173" w:author="Willian" w:date="2016-11-28T20:46:00Z">
              <w:rPr>
                <w:rFonts w:ascii="Menlo" w:hAnsi="Menlo" w:cs="Menlo"/>
                <w:color w:val="AA3391"/>
                <w:sz w:val="18"/>
                <w:szCs w:val="18"/>
                <w:lang w:val="en-US"/>
              </w:rPr>
            </w:rPrChange>
          </w:rPr>
          <w:delText xml:space="preserve">var firstForLoop = </w:delText>
        </w:r>
        <w:r w:rsidRPr="00552719" w:rsidDel="00655C69">
          <w:rPr>
            <w:color w:val="1C00CF"/>
            <w:lang w:val="en-US"/>
            <w:rPrChange w:id="5174" w:author="Willian" w:date="2016-11-28T20:46:00Z">
              <w:rPr>
                <w:rFonts w:ascii="Menlo" w:hAnsi="Menlo" w:cs="Menlo"/>
                <w:color w:val="1C00CF"/>
                <w:sz w:val="18"/>
                <w:szCs w:val="18"/>
                <w:lang w:val="en-US"/>
              </w:rPr>
            </w:rPrChange>
          </w:rPr>
          <w:delText>0</w:delText>
        </w:r>
      </w:del>
    </w:p>
    <w:p w14:paraId="2FBF5398" w14:textId="77777777" w:rsidR="00D05199" w:rsidRPr="00552719" w:rsidDel="00655C69" w:rsidRDefault="00D05199" w:rsidP="00105795">
      <w:pPr>
        <w:rPr>
          <w:del w:id="5175" w:author="Willian" w:date="2016-11-27T10:05:00Z"/>
          <w:lang w:val="en-US"/>
          <w:rPrChange w:id="5176" w:author="Willian" w:date="2016-11-28T20:46:00Z">
            <w:rPr>
              <w:del w:id="5177" w:author="Willian" w:date="2016-11-27T10:05:00Z"/>
              <w:rFonts w:ascii="Menlo" w:hAnsi="Menlo" w:cs="Menlo"/>
              <w:sz w:val="21"/>
              <w:szCs w:val="21"/>
              <w:lang w:val="en-US"/>
            </w:rPr>
          </w:rPrChange>
        </w:rPr>
        <w:pPrChange w:id="5178" w:author="Willian" w:date="2016-11-28T21:17:00Z">
          <w:pPr>
            <w:spacing w:after="0"/>
            <w:ind w:left="567"/>
            <w:textAlignment w:val="baseline"/>
          </w:pPr>
        </w:pPrChange>
      </w:pPr>
      <w:del w:id="5179" w:author="Willian" w:date="2016-11-27T10:05:00Z">
        <w:r w:rsidRPr="00552719" w:rsidDel="00655C69">
          <w:rPr>
            <w:lang w:val="en-US"/>
            <w:rPrChange w:id="5180" w:author="Willian" w:date="2016-11-28T20:46:00Z">
              <w:rPr>
                <w:rFonts w:ascii="Menlo" w:hAnsi="Menlo" w:cs="Menlo"/>
                <w:color w:val="AA3391"/>
                <w:sz w:val="18"/>
                <w:szCs w:val="18"/>
                <w:lang w:val="en-US"/>
              </w:rPr>
            </w:rPrChange>
          </w:rPr>
          <w:delText xml:space="preserve">for i in </w:delText>
        </w:r>
        <w:r w:rsidRPr="00552719" w:rsidDel="00655C69">
          <w:rPr>
            <w:color w:val="1C00CF"/>
            <w:lang w:val="en-US"/>
            <w:rPrChange w:id="5181" w:author="Willian" w:date="2016-11-28T20:46:00Z">
              <w:rPr>
                <w:rFonts w:ascii="Menlo" w:hAnsi="Menlo" w:cs="Menlo"/>
                <w:color w:val="1C00CF"/>
                <w:sz w:val="18"/>
                <w:szCs w:val="18"/>
                <w:lang w:val="en-US"/>
              </w:rPr>
            </w:rPrChange>
          </w:rPr>
          <w:delText>0</w:delText>
        </w:r>
        <w:r w:rsidRPr="00552719" w:rsidDel="00655C69">
          <w:rPr>
            <w:lang w:val="en-US"/>
            <w:rPrChange w:id="5182" w:author="Willian" w:date="2016-11-28T20:46:00Z">
              <w:rPr>
                <w:rFonts w:ascii="Menlo" w:hAnsi="Menlo" w:cs="Menlo"/>
                <w:color w:val="auto"/>
                <w:sz w:val="18"/>
                <w:szCs w:val="18"/>
                <w:lang w:val="en-US"/>
              </w:rPr>
            </w:rPrChange>
          </w:rPr>
          <w:delText>..&lt;</w:delText>
        </w:r>
        <w:r w:rsidRPr="00552719" w:rsidDel="00655C69">
          <w:rPr>
            <w:color w:val="1C00CF"/>
            <w:lang w:val="en-US"/>
            <w:rPrChange w:id="5183" w:author="Willian" w:date="2016-11-28T20:46:00Z">
              <w:rPr>
                <w:rFonts w:ascii="Menlo" w:hAnsi="Menlo" w:cs="Menlo"/>
                <w:color w:val="1C00CF"/>
                <w:sz w:val="18"/>
                <w:szCs w:val="18"/>
                <w:lang w:val="en-US"/>
              </w:rPr>
            </w:rPrChange>
          </w:rPr>
          <w:delText>4</w:delText>
        </w:r>
        <w:r w:rsidRPr="00552719" w:rsidDel="00655C69">
          <w:rPr>
            <w:lang w:val="en-US"/>
            <w:rPrChange w:id="5184" w:author="Willian" w:date="2016-11-28T20:46:00Z">
              <w:rPr>
                <w:rFonts w:ascii="Menlo" w:hAnsi="Menlo" w:cs="Menlo"/>
                <w:color w:val="auto"/>
                <w:sz w:val="18"/>
                <w:szCs w:val="18"/>
                <w:lang w:val="en-US"/>
              </w:rPr>
            </w:rPrChange>
          </w:rPr>
          <w:delText xml:space="preserve"> {</w:delText>
        </w:r>
      </w:del>
    </w:p>
    <w:p w14:paraId="59F6AAD6" w14:textId="77777777" w:rsidR="00D05199" w:rsidRPr="00552719" w:rsidDel="00655C69" w:rsidRDefault="00D05199" w:rsidP="00105795">
      <w:pPr>
        <w:rPr>
          <w:del w:id="5185" w:author="Willian" w:date="2016-11-27T10:05:00Z"/>
          <w:rPrChange w:id="5186" w:author="Willian" w:date="2016-11-28T20:46:00Z">
            <w:rPr>
              <w:del w:id="5187" w:author="Willian" w:date="2016-11-27T10:05:00Z"/>
              <w:rFonts w:ascii="Menlo" w:hAnsi="Menlo" w:cs="Menlo"/>
              <w:sz w:val="21"/>
              <w:szCs w:val="21"/>
            </w:rPr>
          </w:rPrChange>
        </w:rPr>
        <w:pPrChange w:id="5188" w:author="Willian" w:date="2016-11-28T21:17:00Z">
          <w:pPr>
            <w:spacing w:after="0"/>
            <w:ind w:left="567"/>
            <w:textAlignment w:val="baseline"/>
          </w:pPr>
        </w:pPrChange>
      </w:pPr>
      <w:del w:id="5189" w:author="Willian" w:date="2016-11-27T10:05:00Z">
        <w:r w:rsidRPr="00552719" w:rsidDel="00655C69">
          <w:rPr>
            <w:lang w:val="en-US"/>
            <w:rPrChange w:id="5190" w:author="Willian" w:date="2016-11-28T20:46:00Z">
              <w:rPr>
                <w:rFonts w:ascii="Menlo" w:hAnsi="Menlo" w:cs="Menlo"/>
                <w:color w:val="auto"/>
                <w:sz w:val="18"/>
                <w:szCs w:val="18"/>
                <w:lang w:val="en-US"/>
              </w:rPr>
            </w:rPrChange>
          </w:rPr>
          <w:delText>  </w:delText>
        </w:r>
        <w:r w:rsidRPr="00552719" w:rsidDel="00655C69">
          <w:rPr>
            <w:rPrChange w:id="5191" w:author="Willian" w:date="2016-11-28T20:46:00Z">
              <w:rPr>
                <w:rFonts w:ascii="Menlo" w:hAnsi="Menlo" w:cs="Menlo"/>
                <w:color w:val="3F6E74"/>
                <w:sz w:val="18"/>
                <w:szCs w:val="18"/>
              </w:rPr>
            </w:rPrChange>
          </w:rPr>
          <w:delText>firstForLoop += i</w:delText>
        </w:r>
      </w:del>
    </w:p>
    <w:p w14:paraId="6704AB8E" w14:textId="77777777" w:rsidR="00D05199" w:rsidRPr="00552719" w:rsidDel="00655C69" w:rsidRDefault="00D05199" w:rsidP="00105795">
      <w:pPr>
        <w:rPr>
          <w:del w:id="5192" w:author="Willian" w:date="2016-11-27T10:05:00Z"/>
          <w:rPrChange w:id="5193" w:author="Willian" w:date="2016-11-28T20:46:00Z">
            <w:rPr>
              <w:del w:id="5194" w:author="Willian" w:date="2016-11-27T10:05:00Z"/>
              <w:rFonts w:ascii="Menlo" w:hAnsi="Menlo" w:cs="Menlo"/>
              <w:sz w:val="21"/>
              <w:szCs w:val="21"/>
            </w:rPr>
          </w:rPrChange>
        </w:rPr>
        <w:pPrChange w:id="5195" w:author="Willian" w:date="2016-11-28T21:17:00Z">
          <w:pPr>
            <w:spacing w:after="0"/>
            <w:ind w:left="567"/>
            <w:textAlignment w:val="baseline"/>
          </w:pPr>
        </w:pPrChange>
      </w:pPr>
      <w:del w:id="5196" w:author="Willian" w:date="2016-11-27T10:05:00Z">
        <w:r w:rsidRPr="00552719" w:rsidDel="00655C69">
          <w:rPr>
            <w:rPrChange w:id="5197" w:author="Willian" w:date="2016-11-28T20:46:00Z">
              <w:rPr>
                <w:rFonts w:ascii="Menlo" w:hAnsi="Menlo" w:cs="Menlo"/>
                <w:color w:val="auto"/>
                <w:sz w:val="18"/>
                <w:szCs w:val="18"/>
              </w:rPr>
            </w:rPrChange>
          </w:rPr>
          <w:delText>}</w:delText>
        </w:r>
      </w:del>
    </w:p>
    <w:p w14:paraId="3936624B" w14:textId="77777777" w:rsidR="00D05199" w:rsidRPr="00552719" w:rsidDel="00655C69" w:rsidRDefault="00D05199" w:rsidP="00105795">
      <w:pPr>
        <w:rPr>
          <w:del w:id="5198" w:author="Willian" w:date="2016-11-27T10:05:00Z"/>
          <w:rPrChange w:id="5199" w:author="Willian" w:date="2016-11-28T20:46:00Z">
            <w:rPr>
              <w:del w:id="5200" w:author="Willian" w:date="2016-11-27T10:05:00Z"/>
              <w:rFonts w:ascii="Menlo" w:hAnsi="Menlo" w:cs="Menlo"/>
              <w:sz w:val="21"/>
              <w:szCs w:val="21"/>
            </w:rPr>
          </w:rPrChange>
        </w:rPr>
        <w:pPrChange w:id="5201" w:author="Willian" w:date="2016-11-28T21:17:00Z">
          <w:pPr>
            <w:spacing w:after="620"/>
            <w:ind w:left="567"/>
            <w:textAlignment w:val="baseline"/>
          </w:pPr>
        </w:pPrChange>
      </w:pPr>
      <w:del w:id="5202" w:author="Willian" w:date="2016-11-27T10:05:00Z">
        <w:r w:rsidRPr="00552719" w:rsidDel="00655C69">
          <w:rPr>
            <w:rPrChange w:id="5203" w:author="Willian" w:date="2016-11-28T20:46:00Z">
              <w:rPr>
                <w:rFonts w:ascii="Menlo" w:hAnsi="Menlo" w:cs="Menlo"/>
                <w:color w:val="3F6E74"/>
                <w:sz w:val="18"/>
                <w:szCs w:val="18"/>
              </w:rPr>
            </w:rPrChange>
          </w:rPr>
          <w:delText>print(firstForLoop)</w:delText>
        </w:r>
      </w:del>
    </w:p>
    <w:p w14:paraId="7665ACD0" w14:textId="77777777" w:rsidR="00D05199" w:rsidRPr="00552719" w:rsidDel="00655C69" w:rsidRDefault="00D05199" w:rsidP="00105795">
      <w:pPr>
        <w:rPr>
          <w:del w:id="5204" w:author="Willian" w:date="2016-11-27T10:05:00Z"/>
          <w:rPrChange w:id="5205" w:author="Willian" w:date="2016-11-28T20:46:00Z">
            <w:rPr>
              <w:del w:id="5206" w:author="Willian" w:date="2016-11-27T10:05:00Z"/>
            </w:rPr>
          </w:rPrChange>
        </w:rPr>
        <w:pPrChange w:id="5207" w:author="Willian" w:date="2016-11-28T21:17:00Z">
          <w:pPr/>
        </w:pPrChange>
      </w:pPr>
      <w:del w:id="5208" w:author="Willian" w:date="2016-11-27T10:05:00Z">
        <w:r w:rsidRPr="00552719" w:rsidDel="00655C69">
          <w:rPr>
            <w:rPrChange w:id="5209" w:author="Willian" w:date="2016-11-28T20:46:00Z">
              <w:rPr/>
            </w:rPrChange>
          </w:rPr>
          <w:delText>O operador</w:delText>
        </w:r>
        <w:r w:rsidR="00052F59" w:rsidRPr="00552719" w:rsidDel="00655C69">
          <w:rPr>
            <w:rPrChange w:id="5210" w:author="Willian" w:date="2016-11-28T20:46:00Z">
              <w:rPr/>
            </w:rPrChange>
          </w:rPr>
          <w:delText xml:space="preserve"> de range</w:delText>
        </w:r>
        <w:r w:rsidRPr="00552719" w:rsidDel="00655C69">
          <w:rPr>
            <w:rPrChange w:id="5211" w:author="Willian" w:date="2016-11-28T20:46:00Z">
              <w:rPr/>
            </w:rPrChange>
          </w:rPr>
          <w:delText xml:space="preserve"> semi-aberto ( </w:delText>
        </w:r>
        <w:r w:rsidRPr="00552719" w:rsidDel="00655C69">
          <w:rPr>
            <w:rFonts w:ascii="Verdana" w:hAnsi="Verdana"/>
            <w:color w:val="808080"/>
            <w:rPrChange w:id="5212" w:author="Willian" w:date="2016-11-28T20:46:00Z">
              <w:rPr>
                <w:rFonts w:ascii="Verdana" w:hAnsi="Verdana"/>
                <w:color w:val="808080"/>
                <w:sz w:val="18"/>
                <w:szCs w:val="18"/>
              </w:rPr>
            </w:rPrChange>
          </w:rPr>
          <w:delText>..&lt;</w:delText>
        </w:r>
        <w:r w:rsidRPr="00552719" w:rsidDel="00655C69">
          <w:rPr>
            <w:rPrChange w:id="5213" w:author="Willian" w:date="2016-11-28T20:46:00Z">
              <w:rPr/>
            </w:rPrChange>
          </w:rPr>
          <w:delText xml:space="preserve">) não inclui o número superior, de modo que este intervalo vai desde </w:delText>
        </w:r>
        <w:r w:rsidR="00052F59" w:rsidRPr="00552719" w:rsidDel="00655C69">
          <w:rPr>
            <w:color w:val="1C00CF"/>
            <w:rPrChange w:id="5214" w:author="Willian" w:date="2016-11-28T20:46:00Z">
              <w:rPr>
                <w:rFonts w:ascii="Menlo" w:hAnsi="Menlo" w:cs="Menlo"/>
                <w:color w:val="1C00CF"/>
                <w:sz w:val="18"/>
                <w:szCs w:val="18"/>
              </w:rPr>
            </w:rPrChange>
          </w:rPr>
          <w:delText xml:space="preserve">0 </w:delText>
        </w:r>
        <w:r w:rsidRPr="00552719" w:rsidDel="00655C69">
          <w:rPr>
            <w:rPrChange w:id="5215" w:author="Willian" w:date="2016-11-28T20:46:00Z">
              <w:rPr/>
            </w:rPrChange>
          </w:rPr>
          <w:delText>a</w:delText>
        </w:r>
        <w:r w:rsidR="00052F59" w:rsidRPr="00552719" w:rsidDel="00655C69">
          <w:rPr>
            <w:rPrChange w:id="5216" w:author="Willian" w:date="2016-11-28T20:46:00Z">
              <w:rPr/>
            </w:rPrChange>
          </w:rPr>
          <w:delText xml:space="preserve"> </w:delText>
        </w:r>
        <w:r w:rsidR="00052F59" w:rsidRPr="00552719" w:rsidDel="00655C69">
          <w:rPr>
            <w:color w:val="1C00CF"/>
            <w:rPrChange w:id="5217" w:author="Willian" w:date="2016-11-28T20:46:00Z">
              <w:rPr>
                <w:rFonts w:ascii="Menlo" w:hAnsi="Menlo" w:cs="Menlo"/>
                <w:color w:val="1C00CF"/>
                <w:sz w:val="18"/>
                <w:szCs w:val="18"/>
              </w:rPr>
            </w:rPrChange>
          </w:rPr>
          <w:delText xml:space="preserve">3 </w:delText>
        </w:r>
        <w:r w:rsidRPr="00552719" w:rsidDel="00655C69">
          <w:rPr>
            <w:rPrChange w:id="5218" w:author="Willian" w:date="2016-11-28T20:46:00Z">
              <w:rPr/>
            </w:rPrChange>
          </w:rPr>
          <w:delText xml:space="preserve">para um total de quatro iterações do loop. Use o </w:delText>
        </w:r>
        <w:r w:rsidRPr="00552719" w:rsidDel="00655C69">
          <w:rPr>
            <w:i/>
            <w:iCs/>
            <w:rPrChange w:id="5219" w:author="Willian" w:date="2016-11-28T20:46:00Z">
              <w:rPr>
                <w:i/>
                <w:iCs/>
              </w:rPr>
            </w:rPrChange>
          </w:rPr>
          <w:delText>operador</w:delText>
        </w:r>
        <w:r w:rsidR="00052F59" w:rsidRPr="00552719" w:rsidDel="00655C69">
          <w:rPr>
            <w:i/>
            <w:iCs/>
            <w:rPrChange w:id="5220" w:author="Willian" w:date="2016-11-28T20:46:00Z">
              <w:rPr>
                <w:i/>
                <w:iCs/>
              </w:rPr>
            </w:rPrChange>
          </w:rPr>
          <w:delText xml:space="preserve"> de range</w:delText>
        </w:r>
        <w:r w:rsidRPr="00552719" w:rsidDel="00655C69">
          <w:rPr>
            <w:i/>
            <w:iCs/>
            <w:rPrChange w:id="5221" w:author="Willian" w:date="2016-11-28T20:46:00Z">
              <w:rPr>
                <w:i/>
                <w:iCs/>
              </w:rPr>
            </w:rPrChange>
          </w:rPr>
          <w:delText xml:space="preserve"> fechad</w:delText>
        </w:r>
        <w:r w:rsidR="00052F59" w:rsidRPr="00552719" w:rsidDel="00655C69">
          <w:rPr>
            <w:i/>
            <w:iCs/>
            <w:rPrChange w:id="5222" w:author="Willian" w:date="2016-11-28T20:46:00Z">
              <w:rPr>
                <w:i/>
                <w:iCs/>
              </w:rPr>
            </w:rPrChange>
          </w:rPr>
          <w:delText>o</w:delText>
        </w:r>
        <w:r w:rsidRPr="00552719" w:rsidDel="00655C69">
          <w:rPr>
            <w:rPrChange w:id="5223" w:author="Willian" w:date="2016-11-28T20:46:00Z">
              <w:rPr/>
            </w:rPrChange>
          </w:rPr>
          <w:delText xml:space="preserve"> ( </w:delText>
        </w:r>
        <w:r w:rsidRPr="00552719" w:rsidDel="00655C69">
          <w:rPr>
            <w:rFonts w:ascii="Verdana" w:hAnsi="Verdana"/>
            <w:color w:val="808080"/>
            <w:rPrChange w:id="5224" w:author="Willian" w:date="2016-11-28T20:46:00Z">
              <w:rPr>
                <w:rFonts w:ascii="Verdana" w:hAnsi="Verdana"/>
                <w:color w:val="808080"/>
                <w:sz w:val="18"/>
                <w:szCs w:val="18"/>
              </w:rPr>
            </w:rPrChange>
          </w:rPr>
          <w:delText>...</w:delText>
        </w:r>
        <w:r w:rsidRPr="00552719" w:rsidDel="00655C69">
          <w:rPr>
            <w:rPrChange w:id="5225" w:author="Willian" w:date="2016-11-28T20:46:00Z">
              <w:rPr/>
            </w:rPrChange>
          </w:rPr>
          <w:delText>) para fazer um intervalo que inclui ambos os valores.</w:delText>
        </w:r>
      </w:del>
    </w:p>
    <w:p w14:paraId="35A39209" w14:textId="77777777" w:rsidR="00D05199" w:rsidRPr="00552719" w:rsidDel="00655C69" w:rsidRDefault="00D05199" w:rsidP="00105795">
      <w:pPr>
        <w:rPr>
          <w:del w:id="5226" w:author="Willian" w:date="2016-11-27T10:05:00Z"/>
          <w:lang w:val="en-US"/>
          <w:rPrChange w:id="5227" w:author="Willian" w:date="2016-11-28T20:46:00Z">
            <w:rPr>
              <w:del w:id="5228" w:author="Willian" w:date="2016-11-27T10:05:00Z"/>
              <w:rFonts w:ascii="Menlo" w:hAnsi="Menlo" w:cs="Menlo"/>
              <w:sz w:val="21"/>
              <w:szCs w:val="21"/>
              <w:lang w:val="en-US"/>
            </w:rPr>
          </w:rPrChange>
        </w:rPr>
        <w:pPrChange w:id="5229" w:author="Willian" w:date="2016-11-28T21:17:00Z">
          <w:pPr>
            <w:spacing w:before="460" w:after="0"/>
            <w:ind w:left="567"/>
            <w:textAlignment w:val="baseline"/>
          </w:pPr>
        </w:pPrChange>
      </w:pPr>
      <w:del w:id="5230" w:author="Willian" w:date="2016-11-27T10:05:00Z">
        <w:r w:rsidRPr="00552719" w:rsidDel="00655C69">
          <w:rPr>
            <w:lang w:val="en-US"/>
            <w:rPrChange w:id="5231" w:author="Willian" w:date="2016-11-28T20:46:00Z">
              <w:rPr>
                <w:rFonts w:ascii="Menlo" w:hAnsi="Menlo" w:cs="Menlo"/>
                <w:color w:val="AA3391"/>
                <w:sz w:val="18"/>
                <w:szCs w:val="18"/>
                <w:lang w:val="en-US"/>
              </w:rPr>
            </w:rPrChange>
          </w:rPr>
          <w:delText xml:space="preserve">var secondForLoop = </w:delText>
        </w:r>
        <w:r w:rsidRPr="00552719" w:rsidDel="00655C69">
          <w:rPr>
            <w:color w:val="1C00CF"/>
            <w:lang w:val="en-US"/>
            <w:rPrChange w:id="5232" w:author="Willian" w:date="2016-11-28T20:46:00Z">
              <w:rPr>
                <w:rFonts w:ascii="Menlo" w:hAnsi="Menlo" w:cs="Menlo"/>
                <w:color w:val="1C00CF"/>
                <w:sz w:val="18"/>
                <w:szCs w:val="18"/>
                <w:lang w:val="en-US"/>
              </w:rPr>
            </w:rPrChange>
          </w:rPr>
          <w:delText>0</w:delText>
        </w:r>
      </w:del>
    </w:p>
    <w:p w14:paraId="5F264174" w14:textId="77777777" w:rsidR="00D05199" w:rsidRPr="00552719" w:rsidDel="00655C69" w:rsidRDefault="00D05199" w:rsidP="00105795">
      <w:pPr>
        <w:rPr>
          <w:del w:id="5233" w:author="Willian" w:date="2016-11-27T10:05:00Z"/>
          <w:lang w:val="en-US"/>
          <w:rPrChange w:id="5234" w:author="Willian" w:date="2016-11-28T20:46:00Z">
            <w:rPr>
              <w:del w:id="5235" w:author="Willian" w:date="2016-11-27T10:05:00Z"/>
              <w:rFonts w:ascii="Menlo" w:hAnsi="Menlo" w:cs="Menlo"/>
              <w:sz w:val="21"/>
              <w:szCs w:val="21"/>
              <w:lang w:val="en-US"/>
            </w:rPr>
          </w:rPrChange>
        </w:rPr>
        <w:pPrChange w:id="5236" w:author="Willian" w:date="2016-11-28T21:17:00Z">
          <w:pPr>
            <w:spacing w:after="0"/>
            <w:ind w:left="567"/>
            <w:textAlignment w:val="baseline"/>
          </w:pPr>
        </w:pPrChange>
      </w:pPr>
      <w:del w:id="5237" w:author="Willian" w:date="2016-11-27T10:05:00Z">
        <w:r w:rsidRPr="00552719" w:rsidDel="00655C69">
          <w:rPr>
            <w:lang w:val="en-US"/>
            <w:rPrChange w:id="5238" w:author="Willian" w:date="2016-11-28T20:46:00Z">
              <w:rPr>
                <w:rFonts w:ascii="Menlo" w:hAnsi="Menlo" w:cs="Menlo"/>
                <w:color w:val="AA3391"/>
                <w:sz w:val="18"/>
                <w:szCs w:val="18"/>
                <w:lang w:val="en-US"/>
              </w:rPr>
            </w:rPrChange>
          </w:rPr>
          <w:delText xml:space="preserve">for _ in </w:delText>
        </w:r>
        <w:r w:rsidRPr="00552719" w:rsidDel="00655C69">
          <w:rPr>
            <w:color w:val="1C00CF"/>
            <w:lang w:val="en-US"/>
            <w:rPrChange w:id="5239" w:author="Willian" w:date="2016-11-28T20:46:00Z">
              <w:rPr>
                <w:rFonts w:ascii="Menlo" w:hAnsi="Menlo" w:cs="Menlo"/>
                <w:color w:val="1C00CF"/>
                <w:sz w:val="18"/>
                <w:szCs w:val="18"/>
                <w:lang w:val="en-US"/>
              </w:rPr>
            </w:rPrChange>
          </w:rPr>
          <w:delText>0</w:delText>
        </w:r>
        <w:r w:rsidRPr="00552719" w:rsidDel="00655C69">
          <w:rPr>
            <w:lang w:val="en-US"/>
            <w:rPrChange w:id="5240" w:author="Willian" w:date="2016-11-28T20:46:00Z">
              <w:rPr>
                <w:rFonts w:ascii="Menlo" w:hAnsi="Menlo" w:cs="Menlo"/>
                <w:color w:val="auto"/>
                <w:sz w:val="18"/>
                <w:szCs w:val="18"/>
                <w:lang w:val="en-US"/>
              </w:rPr>
            </w:rPrChange>
          </w:rPr>
          <w:delText>...</w:delText>
        </w:r>
        <w:r w:rsidRPr="00552719" w:rsidDel="00655C69">
          <w:rPr>
            <w:color w:val="1C00CF"/>
            <w:lang w:val="en-US"/>
            <w:rPrChange w:id="5241" w:author="Willian" w:date="2016-11-28T20:46:00Z">
              <w:rPr>
                <w:rFonts w:ascii="Menlo" w:hAnsi="Menlo" w:cs="Menlo"/>
                <w:color w:val="1C00CF"/>
                <w:sz w:val="18"/>
                <w:szCs w:val="18"/>
                <w:lang w:val="en-US"/>
              </w:rPr>
            </w:rPrChange>
          </w:rPr>
          <w:delText>4</w:delText>
        </w:r>
        <w:r w:rsidRPr="00552719" w:rsidDel="00655C69">
          <w:rPr>
            <w:lang w:val="en-US"/>
            <w:rPrChange w:id="5242" w:author="Willian" w:date="2016-11-28T20:46:00Z">
              <w:rPr>
                <w:rFonts w:ascii="Menlo" w:hAnsi="Menlo" w:cs="Menlo"/>
                <w:color w:val="auto"/>
                <w:sz w:val="18"/>
                <w:szCs w:val="18"/>
                <w:lang w:val="en-US"/>
              </w:rPr>
            </w:rPrChange>
          </w:rPr>
          <w:delText xml:space="preserve"> {</w:delText>
        </w:r>
      </w:del>
    </w:p>
    <w:p w14:paraId="59A9E557" w14:textId="77777777" w:rsidR="00D05199" w:rsidRPr="00552719" w:rsidDel="00655C69" w:rsidRDefault="00D05199" w:rsidP="00105795">
      <w:pPr>
        <w:rPr>
          <w:del w:id="5243" w:author="Willian" w:date="2016-11-27T10:05:00Z"/>
          <w:lang w:val="en-US"/>
          <w:rPrChange w:id="5244" w:author="Willian" w:date="2016-11-28T20:46:00Z">
            <w:rPr>
              <w:del w:id="5245" w:author="Willian" w:date="2016-11-27T10:05:00Z"/>
              <w:rFonts w:ascii="Menlo" w:hAnsi="Menlo" w:cs="Menlo"/>
              <w:sz w:val="21"/>
              <w:szCs w:val="21"/>
              <w:lang w:val="en-US"/>
            </w:rPr>
          </w:rPrChange>
        </w:rPr>
        <w:pPrChange w:id="5246" w:author="Willian" w:date="2016-11-28T21:17:00Z">
          <w:pPr>
            <w:spacing w:after="0"/>
            <w:ind w:left="567"/>
            <w:textAlignment w:val="baseline"/>
          </w:pPr>
        </w:pPrChange>
      </w:pPr>
      <w:del w:id="5247" w:author="Willian" w:date="2016-11-27T10:05:00Z">
        <w:r w:rsidRPr="00552719" w:rsidDel="00655C69">
          <w:rPr>
            <w:lang w:val="en-US"/>
            <w:rPrChange w:id="5248" w:author="Willian" w:date="2016-11-28T20:46:00Z">
              <w:rPr>
                <w:rFonts w:ascii="Menlo" w:hAnsi="Menlo" w:cs="Menlo"/>
                <w:color w:val="auto"/>
                <w:sz w:val="18"/>
                <w:szCs w:val="18"/>
                <w:lang w:val="en-US"/>
              </w:rPr>
            </w:rPrChange>
          </w:rPr>
          <w:delText xml:space="preserve">  secondForLoop += </w:delText>
        </w:r>
        <w:r w:rsidRPr="00552719" w:rsidDel="00655C69">
          <w:rPr>
            <w:color w:val="1C00CF"/>
            <w:lang w:val="en-US"/>
            <w:rPrChange w:id="5249" w:author="Willian" w:date="2016-11-28T20:46:00Z">
              <w:rPr>
                <w:rFonts w:ascii="Menlo" w:hAnsi="Menlo" w:cs="Menlo"/>
                <w:color w:val="1C00CF"/>
                <w:sz w:val="18"/>
                <w:szCs w:val="18"/>
                <w:lang w:val="en-US"/>
              </w:rPr>
            </w:rPrChange>
          </w:rPr>
          <w:delText>1</w:delText>
        </w:r>
      </w:del>
    </w:p>
    <w:p w14:paraId="65D03184" w14:textId="77777777" w:rsidR="00D05199" w:rsidRPr="00552719" w:rsidDel="00655C69" w:rsidRDefault="00D05199" w:rsidP="00105795">
      <w:pPr>
        <w:rPr>
          <w:del w:id="5250" w:author="Willian" w:date="2016-11-27T10:05:00Z"/>
          <w:rPrChange w:id="5251" w:author="Willian" w:date="2016-11-28T20:46:00Z">
            <w:rPr>
              <w:del w:id="5252" w:author="Willian" w:date="2016-11-27T10:05:00Z"/>
              <w:rFonts w:ascii="Menlo" w:hAnsi="Menlo" w:cs="Menlo"/>
              <w:sz w:val="21"/>
              <w:szCs w:val="21"/>
            </w:rPr>
          </w:rPrChange>
        </w:rPr>
        <w:pPrChange w:id="5253" w:author="Willian" w:date="2016-11-28T21:17:00Z">
          <w:pPr>
            <w:spacing w:after="0"/>
            <w:ind w:left="567"/>
            <w:textAlignment w:val="baseline"/>
          </w:pPr>
        </w:pPrChange>
      </w:pPr>
      <w:del w:id="5254" w:author="Willian" w:date="2016-11-27T10:05:00Z">
        <w:r w:rsidRPr="00552719" w:rsidDel="00655C69">
          <w:rPr>
            <w:rPrChange w:id="5255" w:author="Willian" w:date="2016-11-28T20:46:00Z">
              <w:rPr>
                <w:rFonts w:ascii="Menlo" w:hAnsi="Menlo" w:cs="Menlo"/>
                <w:color w:val="auto"/>
                <w:sz w:val="18"/>
                <w:szCs w:val="18"/>
              </w:rPr>
            </w:rPrChange>
          </w:rPr>
          <w:delText>}</w:delText>
        </w:r>
      </w:del>
    </w:p>
    <w:p w14:paraId="7F0878E7" w14:textId="77777777" w:rsidR="00D05199" w:rsidRPr="00552719" w:rsidDel="00655C69" w:rsidRDefault="00D05199" w:rsidP="00105795">
      <w:pPr>
        <w:rPr>
          <w:del w:id="5256" w:author="Willian" w:date="2016-11-27T10:05:00Z"/>
          <w:rPrChange w:id="5257" w:author="Willian" w:date="2016-11-28T20:46:00Z">
            <w:rPr>
              <w:del w:id="5258" w:author="Willian" w:date="2016-11-27T10:05:00Z"/>
              <w:rFonts w:ascii="Menlo" w:hAnsi="Menlo" w:cs="Menlo"/>
              <w:sz w:val="21"/>
              <w:szCs w:val="21"/>
            </w:rPr>
          </w:rPrChange>
        </w:rPr>
        <w:pPrChange w:id="5259" w:author="Willian" w:date="2016-11-28T21:17:00Z">
          <w:pPr>
            <w:spacing w:after="620"/>
            <w:ind w:left="567"/>
            <w:textAlignment w:val="baseline"/>
          </w:pPr>
        </w:pPrChange>
      </w:pPr>
      <w:del w:id="5260" w:author="Willian" w:date="2016-11-27T10:05:00Z">
        <w:r w:rsidRPr="00552719" w:rsidDel="00655C69">
          <w:rPr>
            <w:rPrChange w:id="5261" w:author="Willian" w:date="2016-11-28T20:46:00Z">
              <w:rPr>
                <w:rFonts w:ascii="Menlo" w:hAnsi="Menlo" w:cs="Menlo"/>
                <w:color w:val="3F6E74"/>
                <w:sz w:val="18"/>
                <w:szCs w:val="18"/>
              </w:rPr>
            </w:rPrChange>
          </w:rPr>
          <w:delText>print(secondForLoop)</w:delText>
        </w:r>
      </w:del>
    </w:p>
    <w:p w14:paraId="031341F7" w14:textId="77777777" w:rsidR="00052F59" w:rsidRPr="00552719" w:rsidDel="00655C69" w:rsidRDefault="00D05199" w:rsidP="00105795">
      <w:pPr>
        <w:rPr>
          <w:del w:id="5262" w:author="Willian" w:date="2016-11-27T10:05:00Z"/>
          <w:rPrChange w:id="5263" w:author="Willian" w:date="2016-11-28T20:46:00Z">
            <w:rPr>
              <w:del w:id="5264" w:author="Willian" w:date="2016-11-27T10:05:00Z"/>
            </w:rPr>
          </w:rPrChange>
        </w:rPr>
        <w:pPrChange w:id="5265" w:author="Willian" w:date="2016-11-28T21:17:00Z">
          <w:pPr/>
        </w:pPrChange>
      </w:pPr>
      <w:del w:id="5266" w:author="Willian" w:date="2016-11-27T10:05:00Z">
        <w:r w:rsidRPr="00552719" w:rsidDel="00655C69">
          <w:rPr>
            <w:rPrChange w:id="5267" w:author="Willian" w:date="2016-11-28T20:46:00Z">
              <w:rPr/>
            </w:rPrChange>
          </w:rPr>
          <w:delText>Esta gama vai de</w:delText>
        </w:r>
        <w:r w:rsidR="00052F59" w:rsidRPr="00552719" w:rsidDel="00655C69">
          <w:rPr>
            <w:rPrChange w:id="5268" w:author="Willian" w:date="2016-11-28T20:46:00Z">
              <w:rPr/>
            </w:rPrChange>
          </w:rPr>
          <w:delText xml:space="preserve"> </w:delText>
        </w:r>
        <w:r w:rsidR="00052F59" w:rsidRPr="00552719" w:rsidDel="00655C69">
          <w:rPr>
            <w:color w:val="1C00CF"/>
            <w:rPrChange w:id="5269" w:author="Willian" w:date="2016-11-28T20:46:00Z">
              <w:rPr>
                <w:rFonts w:ascii="Menlo" w:hAnsi="Menlo" w:cs="Menlo"/>
                <w:color w:val="1C00CF"/>
                <w:sz w:val="18"/>
                <w:szCs w:val="18"/>
              </w:rPr>
            </w:rPrChange>
          </w:rPr>
          <w:delText xml:space="preserve">0 </w:delText>
        </w:r>
        <w:r w:rsidR="00052F59" w:rsidRPr="00552719" w:rsidDel="00655C69">
          <w:rPr>
            <w:rPrChange w:id="5270" w:author="Willian" w:date="2016-11-28T20:46:00Z">
              <w:rPr/>
            </w:rPrChange>
          </w:rPr>
          <w:delText xml:space="preserve">a </w:delText>
        </w:r>
        <w:r w:rsidR="00052F59" w:rsidRPr="00552719" w:rsidDel="00655C69">
          <w:rPr>
            <w:color w:val="1C00CF"/>
            <w:rPrChange w:id="5271" w:author="Willian" w:date="2016-11-28T20:46:00Z">
              <w:rPr>
                <w:rFonts w:ascii="Menlo" w:hAnsi="Menlo" w:cs="Menlo"/>
                <w:color w:val="1C00CF"/>
                <w:sz w:val="18"/>
                <w:szCs w:val="18"/>
              </w:rPr>
            </w:rPrChange>
          </w:rPr>
          <w:delText xml:space="preserve">4 </w:delText>
        </w:r>
        <w:r w:rsidRPr="00552719" w:rsidDel="00655C69">
          <w:rPr>
            <w:rPrChange w:id="5272" w:author="Willian" w:date="2016-11-28T20:46:00Z">
              <w:rPr/>
            </w:rPrChange>
          </w:rPr>
          <w:delText xml:space="preserve">para um total de cinco iterações do loop. O </w:delText>
        </w:r>
        <w:r w:rsidRPr="00552719" w:rsidDel="00655C69">
          <w:rPr>
            <w:i/>
            <w:iCs/>
            <w:rPrChange w:id="5273" w:author="Willian" w:date="2016-11-28T20:46:00Z">
              <w:rPr>
                <w:i/>
                <w:iCs/>
              </w:rPr>
            </w:rPrChange>
          </w:rPr>
          <w:delText>sublinhado</w:delText>
        </w:r>
        <w:r w:rsidRPr="00552719" w:rsidDel="00655C69">
          <w:rPr>
            <w:rPrChange w:id="5274" w:author="Willian" w:date="2016-11-28T20:46:00Z">
              <w:rPr/>
            </w:rPrChange>
          </w:rPr>
          <w:delText xml:space="preserve"> ( </w:delText>
        </w:r>
        <w:r w:rsidRPr="00552719" w:rsidDel="00655C69">
          <w:rPr>
            <w:rFonts w:ascii="Verdana" w:hAnsi="Verdana"/>
            <w:color w:val="808080"/>
            <w:rPrChange w:id="5275" w:author="Willian" w:date="2016-11-28T20:46:00Z">
              <w:rPr>
                <w:rFonts w:ascii="Verdana" w:hAnsi="Verdana"/>
                <w:color w:val="808080"/>
                <w:sz w:val="18"/>
                <w:szCs w:val="18"/>
              </w:rPr>
            </w:rPrChange>
          </w:rPr>
          <w:delText>_</w:delText>
        </w:r>
        <w:r w:rsidRPr="00552719" w:rsidDel="00655C69">
          <w:rPr>
            <w:rPrChange w:id="5276" w:author="Willian" w:date="2016-11-28T20:46:00Z">
              <w:rPr/>
            </w:rPrChange>
          </w:rPr>
          <w:delText xml:space="preserve">) </w:delText>
        </w:r>
      </w:del>
      <w:del w:id="5277" w:author="Willian" w:date="2016-11-04T22:33:00Z">
        <w:r w:rsidRPr="00552719" w:rsidDel="00B70E47">
          <w:rPr>
            <w:rPrChange w:id="5278" w:author="Willian" w:date="2016-11-28T20:46:00Z">
              <w:rPr/>
            </w:rPrChange>
          </w:rPr>
          <w:delText xml:space="preserve">representa um </w:delText>
        </w:r>
        <w:commentRangeStart w:id="5279"/>
        <w:commentRangeStart w:id="5280"/>
        <w:r w:rsidRPr="00552719" w:rsidDel="00B70E47">
          <w:rPr>
            <w:rPrChange w:id="5281" w:author="Willian" w:date="2016-11-28T20:46:00Z">
              <w:rPr/>
            </w:rPrChange>
          </w:rPr>
          <w:delText>curinga,</w:delText>
        </w:r>
      </w:del>
      <w:del w:id="5282" w:author="Willian" w:date="2016-11-27T10:05:00Z">
        <w:r w:rsidRPr="00552719" w:rsidDel="00655C69">
          <w:rPr>
            <w:rPrChange w:id="5283" w:author="Willian" w:date="2016-11-28T20:46:00Z">
              <w:rPr/>
            </w:rPrChange>
          </w:rPr>
          <w:delText xml:space="preserve"> </w:delText>
        </w:r>
        <w:commentRangeEnd w:id="5279"/>
        <w:r w:rsidR="0058744B" w:rsidRPr="00552719" w:rsidDel="00655C69">
          <w:rPr>
            <w:rStyle w:val="Refdecomentrio"/>
            <w:b/>
            <w:color w:val="7030A0"/>
            <w:rPrChange w:id="5284" w:author="Willian" w:date="2016-11-28T20:46:00Z">
              <w:rPr>
                <w:rStyle w:val="Refdecomentrio"/>
              </w:rPr>
            </w:rPrChange>
          </w:rPr>
          <w:commentReference w:id="5279"/>
        </w:r>
        <w:commentRangeEnd w:id="5280"/>
        <w:r w:rsidR="00B70E47" w:rsidRPr="00552719" w:rsidDel="00655C69">
          <w:rPr>
            <w:rStyle w:val="Refdecomentrio"/>
            <w:b/>
            <w:color w:val="7030A0"/>
            <w:rPrChange w:id="5285" w:author="Willian" w:date="2016-11-28T20:46:00Z">
              <w:rPr>
                <w:rStyle w:val="Refdecomentrio"/>
              </w:rPr>
            </w:rPrChange>
          </w:rPr>
          <w:commentReference w:id="5280"/>
        </w:r>
        <w:r w:rsidRPr="00552719" w:rsidDel="00655C69">
          <w:rPr>
            <w:rPrChange w:id="5286" w:author="Willian" w:date="2016-11-28T20:46:00Z">
              <w:rPr/>
            </w:rPrChange>
          </w:rPr>
          <w:delText>que você pode usar quando você não precisa saber qual iteração do loop está sendo executado.</w:delText>
        </w:r>
      </w:del>
    </w:p>
    <w:p w14:paraId="14D64094" w14:textId="77777777" w:rsidR="00D05199" w:rsidRPr="00552719" w:rsidDel="00655C69" w:rsidRDefault="00052F59" w:rsidP="00105795">
      <w:pPr>
        <w:rPr>
          <w:del w:id="5287" w:author="Willian" w:date="2016-11-27T10:05:00Z"/>
          <w:rPrChange w:id="5288" w:author="Willian" w:date="2016-11-28T20:46:00Z">
            <w:rPr>
              <w:del w:id="5289" w:author="Willian" w:date="2016-11-27T10:05:00Z"/>
            </w:rPr>
          </w:rPrChange>
        </w:rPr>
        <w:pPrChange w:id="5290" w:author="Willian" w:date="2016-11-28T21:17:00Z">
          <w:pPr>
            <w:pStyle w:val="Ttulo2"/>
          </w:pPr>
        </w:pPrChange>
      </w:pPr>
      <w:del w:id="5291" w:author="Willian" w:date="2016-11-27T10:05:00Z">
        <w:r w:rsidRPr="00552719" w:rsidDel="00655C69">
          <w:rPr>
            <w:rPrChange w:id="5292" w:author="Willian" w:date="2016-11-28T20:46:00Z">
              <w:rPr/>
            </w:rPrChange>
          </w:rPr>
          <w:delText xml:space="preserve"> </w:delText>
        </w:r>
        <w:r w:rsidR="00D05199" w:rsidRPr="00552719" w:rsidDel="00655C69">
          <w:rPr>
            <w:rPrChange w:id="5293" w:author="Willian" w:date="2016-11-28T20:46:00Z">
              <w:rPr/>
            </w:rPrChange>
          </w:rPr>
          <w:delText>Funções e Métodos</w:delText>
        </w:r>
      </w:del>
    </w:p>
    <w:p w14:paraId="7A7828CF" w14:textId="77777777" w:rsidR="00423350" w:rsidRPr="00552719" w:rsidDel="00655C69" w:rsidRDefault="00423350" w:rsidP="00105795">
      <w:pPr>
        <w:rPr>
          <w:del w:id="5294" w:author="Willian" w:date="2016-11-27T10:05:00Z"/>
          <w:rPrChange w:id="5295" w:author="Willian" w:date="2016-11-28T20:46:00Z">
            <w:rPr>
              <w:del w:id="5296" w:author="Willian" w:date="2016-11-27T10:05:00Z"/>
              <w:color w:val="414141"/>
            </w:rPr>
          </w:rPrChange>
        </w:rPr>
        <w:pPrChange w:id="5297" w:author="Willian" w:date="2016-11-28T21:17:00Z">
          <w:pPr>
            <w:spacing w:after="220"/>
          </w:pPr>
        </w:pPrChange>
      </w:pPr>
      <w:del w:id="5298" w:author="Willian" w:date="2016-11-27T10:05:00Z">
        <w:r w:rsidRPr="00552719" w:rsidDel="00655C69">
          <w:rPr>
            <w:rPrChange w:id="5299" w:author="Willian" w:date="2016-11-28T20:46:00Z">
              <w:rPr>
                <w:rFonts w:ascii="Times New Roman" w:hAnsi="Times New Roman" w:cs="Times New Roman"/>
                <w:color w:val="414141"/>
                <w:sz w:val="24"/>
                <w:szCs w:val="24"/>
              </w:rPr>
            </w:rPrChange>
          </w:rPr>
          <w:delText>A uma hora destas você já deve saber o que é um método e uma função, mas v</w:delText>
        </w:r>
      </w:del>
      <w:ins w:id="5300" w:author="Vicente da Silva, Mayara" w:date="2016-11-04T10:42:00Z">
        <w:del w:id="5301" w:author="Willian" w:date="2016-11-27T10:05:00Z">
          <w:r w:rsidR="00C07750" w:rsidRPr="00552719" w:rsidDel="00655C69">
            <w:rPr>
              <w:rPrChange w:id="5302" w:author="Willian" w:date="2016-11-28T20:46:00Z">
                <w:rPr>
                  <w:rFonts w:ascii="Times New Roman" w:hAnsi="Times New Roman" w:cs="Times New Roman"/>
                  <w:color w:val="414141"/>
                  <w:sz w:val="24"/>
                  <w:szCs w:val="24"/>
                </w:rPr>
              </w:rPrChange>
            </w:rPr>
            <w:delText>V</w:delText>
          </w:r>
        </w:del>
      </w:ins>
      <w:del w:id="5303" w:author="Willian" w:date="2016-11-27T10:05:00Z">
        <w:r w:rsidRPr="00552719" w:rsidDel="00655C69">
          <w:rPr>
            <w:rPrChange w:id="5304" w:author="Willian" w:date="2016-11-28T20:46:00Z">
              <w:rPr>
                <w:rFonts w:ascii="Times New Roman" w:hAnsi="Times New Roman" w:cs="Times New Roman"/>
                <w:color w:val="414141"/>
                <w:sz w:val="24"/>
                <w:szCs w:val="24"/>
              </w:rPr>
            </w:rPrChange>
          </w:rPr>
          <w:delText>amos relembrar</w:delText>
        </w:r>
      </w:del>
      <w:ins w:id="5305" w:author="Vicente da Silva, Mayara" w:date="2016-11-04T10:42:00Z">
        <w:del w:id="5306" w:author="Willian" w:date="2016-11-27T10:05:00Z">
          <w:r w:rsidR="00C07750" w:rsidRPr="00552719" w:rsidDel="00655C69">
            <w:rPr>
              <w:rPrChange w:id="5307" w:author="Willian" w:date="2016-11-28T20:46:00Z">
                <w:rPr>
                  <w:rFonts w:ascii="Times New Roman" w:hAnsi="Times New Roman" w:cs="Times New Roman"/>
                  <w:color w:val="414141"/>
                  <w:sz w:val="24"/>
                  <w:szCs w:val="24"/>
                </w:rPr>
              </w:rPrChange>
            </w:rPr>
            <w:delText xml:space="preserve"> o que é um método e uma função para darmos continuidade ao nosso aprendizado.</w:delText>
          </w:r>
        </w:del>
      </w:ins>
      <w:del w:id="5308" w:author="Willian" w:date="2016-11-27T10:05:00Z">
        <w:r w:rsidRPr="00552719" w:rsidDel="00655C69">
          <w:rPr>
            <w:rPrChange w:id="5309" w:author="Willian" w:date="2016-11-28T20:46:00Z">
              <w:rPr>
                <w:rFonts w:ascii="Times New Roman" w:hAnsi="Times New Roman" w:cs="Times New Roman"/>
                <w:color w:val="414141"/>
                <w:sz w:val="24"/>
                <w:szCs w:val="24"/>
              </w:rPr>
            </w:rPrChange>
          </w:rPr>
          <w:delText>.</w:delText>
        </w:r>
      </w:del>
    </w:p>
    <w:p w14:paraId="6EC28322" w14:textId="77777777" w:rsidR="00676907" w:rsidRPr="00552719" w:rsidDel="00655C69" w:rsidRDefault="00676907" w:rsidP="00105795">
      <w:pPr>
        <w:rPr>
          <w:del w:id="5310" w:author="Willian" w:date="2016-11-27T10:05:00Z"/>
          <w:rPrChange w:id="5311" w:author="Willian" w:date="2016-11-28T20:46:00Z">
            <w:rPr>
              <w:del w:id="5312" w:author="Willian" w:date="2016-11-27T10:05:00Z"/>
            </w:rPr>
          </w:rPrChange>
        </w:rPr>
        <w:pPrChange w:id="5313" w:author="Willian" w:date="2016-11-28T21:17:00Z">
          <w:pPr>
            <w:pStyle w:val="Ttulo3"/>
          </w:pPr>
        </w:pPrChange>
      </w:pPr>
      <w:del w:id="5314" w:author="Willian" w:date="2016-11-27T10:05:00Z">
        <w:r w:rsidRPr="00552719" w:rsidDel="00655C69">
          <w:rPr>
            <w:rPrChange w:id="5315" w:author="Willian" w:date="2016-11-28T20:46:00Z">
              <w:rPr/>
            </w:rPrChange>
          </w:rPr>
          <w:delText>Funções</w:delText>
        </w:r>
      </w:del>
    </w:p>
    <w:p w14:paraId="372DABF5" w14:textId="77777777" w:rsidR="00676907" w:rsidRPr="00552719" w:rsidDel="00655C69" w:rsidRDefault="00D05199" w:rsidP="00105795">
      <w:pPr>
        <w:rPr>
          <w:del w:id="5316" w:author="Willian" w:date="2016-11-27T10:05:00Z"/>
          <w:rPrChange w:id="5317" w:author="Willian" w:date="2016-11-28T20:46:00Z">
            <w:rPr>
              <w:del w:id="5318" w:author="Willian" w:date="2016-11-27T10:05:00Z"/>
              <w:color w:val="414141"/>
            </w:rPr>
          </w:rPrChange>
        </w:rPr>
        <w:pPrChange w:id="5319" w:author="Willian" w:date="2016-11-28T21:17:00Z">
          <w:pPr>
            <w:spacing w:after="220"/>
          </w:pPr>
        </w:pPrChange>
      </w:pPr>
      <w:del w:id="5320" w:author="Willian" w:date="2016-11-27T10:05:00Z">
        <w:r w:rsidRPr="00552719" w:rsidDel="00655C69">
          <w:rPr>
            <w:rPrChange w:id="5321" w:author="Willian" w:date="2016-11-28T20:46:00Z">
              <w:rPr>
                <w:rFonts w:ascii="Times New Roman" w:hAnsi="Times New Roman" w:cs="Times New Roman"/>
                <w:color w:val="414141"/>
                <w:sz w:val="24"/>
                <w:szCs w:val="24"/>
              </w:rPr>
            </w:rPrChange>
          </w:rPr>
          <w:delText xml:space="preserve">Uma </w:delText>
        </w:r>
        <w:r w:rsidRPr="00552719" w:rsidDel="00655C69">
          <w:rPr>
            <w:i/>
            <w:iCs/>
            <w:rPrChange w:id="5322" w:author="Willian" w:date="2016-11-28T20:46:00Z">
              <w:rPr>
                <w:rFonts w:ascii="Times New Roman" w:hAnsi="Times New Roman" w:cs="Times New Roman"/>
                <w:i/>
                <w:iCs/>
                <w:color w:val="414141"/>
                <w:sz w:val="24"/>
                <w:szCs w:val="24"/>
              </w:rPr>
            </w:rPrChange>
          </w:rPr>
          <w:delText>função</w:delText>
        </w:r>
        <w:r w:rsidRPr="00552719" w:rsidDel="00655C69">
          <w:rPr>
            <w:rPrChange w:id="5323" w:author="Willian" w:date="2016-11-28T20:46:00Z">
              <w:rPr>
                <w:rFonts w:ascii="Times New Roman" w:hAnsi="Times New Roman" w:cs="Times New Roman"/>
                <w:color w:val="414141"/>
                <w:sz w:val="24"/>
                <w:szCs w:val="24"/>
              </w:rPr>
            </w:rPrChange>
          </w:rPr>
          <w:delText xml:space="preserve"> é uma p</w:delText>
        </w:r>
        <w:r w:rsidR="00423350" w:rsidRPr="00552719" w:rsidDel="00655C69">
          <w:rPr>
            <w:rPrChange w:id="5324" w:author="Willian" w:date="2016-11-28T20:46:00Z">
              <w:rPr>
                <w:rFonts w:ascii="Times New Roman" w:hAnsi="Times New Roman" w:cs="Times New Roman"/>
                <w:color w:val="414141"/>
                <w:sz w:val="24"/>
                <w:szCs w:val="24"/>
              </w:rPr>
            </w:rPrChange>
          </w:rPr>
          <w:delText xml:space="preserve">eça reutilizável, com um nome </w:delText>
        </w:r>
        <w:r w:rsidRPr="00552719" w:rsidDel="00655C69">
          <w:rPr>
            <w:rPrChange w:id="5325" w:author="Willian" w:date="2016-11-28T20:46:00Z">
              <w:rPr>
                <w:rFonts w:ascii="Times New Roman" w:hAnsi="Times New Roman" w:cs="Times New Roman"/>
                <w:color w:val="414141"/>
                <w:sz w:val="24"/>
                <w:szCs w:val="24"/>
              </w:rPr>
            </w:rPrChange>
          </w:rPr>
          <w:delText>que pode ser referido a partir de muitos lugares em um programa.</w:delText>
        </w:r>
        <w:r w:rsidR="00423350" w:rsidRPr="00552719" w:rsidDel="00655C69">
          <w:rPr>
            <w:rPrChange w:id="5326" w:author="Willian" w:date="2016-11-28T20:46:00Z">
              <w:rPr>
                <w:rFonts w:ascii="Times New Roman" w:hAnsi="Times New Roman" w:cs="Times New Roman"/>
                <w:color w:val="414141"/>
                <w:sz w:val="24"/>
                <w:szCs w:val="24"/>
              </w:rPr>
            </w:rPrChange>
          </w:rPr>
          <w:delText xml:space="preserve"> Em Swift os métodos são chamados de funções pois não est</w:delText>
        </w:r>
      </w:del>
      <w:ins w:id="5327" w:author="Vicente da Silva, Mayara" w:date="2016-11-04T10:42:00Z">
        <w:del w:id="5328" w:author="Willian" w:date="2016-11-27T10:05:00Z">
          <w:r w:rsidR="00C07750" w:rsidRPr="00552719" w:rsidDel="00655C69">
            <w:rPr>
              <w:rPrChange w:id="5329" w:author="Willian" w:date="2016-11-28T20:46:00Z">
                <w:rPr>
                  <w:rFonts w:ascii="Times New Roman" w:hAnsi="Times New Roman" w:cs="Times New Roman"/>
                  <w:color w:val="414141"/>
                  <w:sz w:val="24"/>
                  <w:szCs w:val="24"/>
                </w:rPr>
              </w:rPrChange>
            </w:rPr>
            <w:delText>ão</w:delText>
          </w:r>
        </w:del>
      </w:ins>
      <w:del w:id="5330" w:author="Willian" w:date="2016-11-27T10:05:00Z">
        <w:r w:rsidR="00423350" w:rsidRPr="00552719" w:rsidDel="00655C69">
          <w:rPr>
            <w:rPrChange w:id="5331" w:author="Willian" w:date="2016-11-28T20:46:00Z">
              <w:rPr>
                <w:rFonts w:ascii="Times New Roman" w:hAnsi="Times New Roman" w:cs="Times New Roman"/>
                <w:color w:val="414141"/>
                <w:sz w:val="24"/>
                <w:szCs w:val="24"/>
              </w:rPr>
            </w:rPrChange>
          </w:rPr>
          <w:delText>á diretamente relacionado</w:delText>
        </w:r>
      </w:del>
      <w:ins w:id="5332" w:author="Vicente da Silva, Mayara" w:date="2016-11-04T10:42:00Z">
        <w:del w:id="5333" w:author="Willian" w:date="2016-11-27T10:05:00Z">
          <w:r w:rsidR="00C07750" w:rsidRPr="00552719" w:rsidDel="00655C69">
            <w:rPr>
              <w:rPrChange w:id="5334" w:author="Willian" w:date="2016-11-28T20:46:00Z">
                <w:rPr>
                  <w:rFonts w:ascii="Times New Roman" w:hAnsi="Times New Roman" w:cs="Times New Roman"/>
                  <w:color w:val="414141"/>
                  <w:sz w:val="24"/>
                  <w:szCs w:val="24"/>
                </w:rPr>
              </w:rPrChange>
            </w:rPr>
            <w:delText>s</w:delText>
          </w:r>
        </w:del>
      </w:ins>
      <w:del w:id="5335" w:author="Willian" w:date="2016-11-27T10:05:00Z">
        <w:r w:rsidR="00423350" w:rsidRPr="00552719" w:rsidDel="00655C69">
          <w:rPr>
            <w:rPrChange w:id="5336" w:author="Willian" w:date="2016-11-28T20:46:00Z">
              <w:rPr>
                <w:rFonts w:ascii="Times New Roman" w:hAnsi="Times New Roman" w:cs="Times New Roman"/>
                <w:color w:val="414141"/>
                <w:sz w:val="24"/>
                <w:szCs w:val="24"/>
              </w:rPr>
            </w:rPrChange>
          </w:rPr>
          <w:delText xml:space="preserve"> a uma classe ou objeto, isto quer dizer que você pode declarar uma função</w:delText>
        </w:r>
        <w:r w:rsidR="007A0C36" w:rsidRPr="00552719" w:rsidDel="00655C69">
          <w:rPr>
            <w:rPrChange w:id="5337" w:author="Willian" w:date="2016-11-28T20:46:00Z">
              <w:rPr>
                <w:rFonts w:ascii="Times New Roman" w:hAnsi="Times New Roman" w:cs="Times New Roman"/>
                <w:color w:val="414141"/>
                <w:sz w:val="24"/>
                <w:szCs w:val="24"/>
              </w:rPr>
            </w:rPrChange>
          </w:rPr>
          <w:delText xml:space="preserve"> em qualquer</w:delText>
        </w:r>
        <w:r w:rsidR="00296826" w:rsidRPr="00552719" w:rsidDel="00655C69">
          <w:rPr>
            <w:rPrChange w:id="5338" w:author="Willian" w:date="2016-11-28T20:46:00Z">
              <w:rPr>
                <w:rFonts w:ascii="Times New Roman" w:hAnsi="Times New Roman" w:cs="Times New Roman"/>
                <w:color w:val="414141"/>
                <w:sz w:val="24"/>
                <w:szCs w:val="24"/>
              </w:rPr>
            </w:rPrChange>
          </w:rPr>
          <w:delText xml:space="preserve"> em um arquivo .swift</w:delText>
        </w:r>
        <w:r w:rsidR="00423350" w:rsidRPr="00552719" w:rsidDel="00655C69">
          <w:rPr>
            <w:rPrChange w:id="5339" w:author="Willian" w:date="2016-11-28T20:46:00Z">
              <w:rPr>
                <w:rFonts w:ascii="Times New Roman" w:hAnsi="Times New Roman" w:cs="Times New Roman"/>
                <w:color w:val="414141"/>
                <w:sz w:val="24"/>
                <w:szCs w:val="24"/>
              </w:rPr>
            </w:rPrChange>
          </w:rPr>
          <w:delText>.</w:delText>
        </w:r>
        <w:r w:rsidR="00296826" w:rsidRPr="00552719" w:rsidDel="00655C69">
          <w:rPr>
            <w:rPrChange w:id="5340" w:author="Willian" w:date="2016-11-28T20:46:00Z">
              <w:rPr>
                <w:rFonts w:ascii="Times New Roman" w:hAnsi="Times New Roman" w:cs="Times New Roman"/>
                <w:color w:val="414141"/>
                <w:sz w:val="24"/>
                <w:szCs w:val="24"/>
              </w:rPr>
            </w:rPrChange>
          </w:rPr>
          <w:delText xml:space="preserve"> Estas funções declaradas fora de classe se tornam globais e podem ser acessadas por qualquer outro objeto.</w:delText>
        </w:r>
        <w:r w:rsidR="00423350" w:rsidRPr="00552719" w:rsidDel="00655C69">
          <w:rPr>
            <w:rPrChange w:id="5341" w:author="Willian" w:date="2016-11-28T20:46:00Z">
              <w:rPr>
                <w:rFonts w:ascii="Times New Roman" w:hAnsi="Times New Roman" w:cs="Times New Roman"/>
                <w:color w:val="414141"/>
                <w:sz w:val="24"/>
                <w:szCs w:val="24"/>
              </w:rPr>
            </w:rPrChange>
          </w:rPr>
          <w:delText xml:space="preserve"> </w:delText>
        </w:r>
      </w:del>
    </w:p>
    <w:p w14:paraId="6E2AB28A" w14:textId="77777777" w:rsidR="00D05199" w:rsidRPr="00552719" w:rsidDel="00655C69" w:rsidRDefault="00D05199" w:rsidP="00105795">
      <w:pPr>
        <w:rPr>
          <w:del w:id="5342" w:author="Willian" w:date="2016-11-27T10:05:00Z"/>
          <w:rPrChange w:id="5343" w:author="Willian" w:date="2016-11-28T20:46:00Z">
            <w:rPr>
              <w:del w:id="5344" w:author="Willian" w:date="2016-11-27T10:05:00Z"/>
            </w:rPr>
          </w:rPrChange>
        </w:rPr>
        <w:pPrChange w:id="5345" w:author="Willian" w:date="2016-11-28T21:17:00Z">
          <w:pPr/>
        </w:pPrChange>
      </w:pPr>
      <w:del w:id="5346" w:author="Willian" w:date="2016-11-27T10:05:00Z">
        <w:r w:rsidRPr="00552719" w:rsidDel="00655C69">
          <w:rPr>
            <w:rPrChange w:id="5347" w:author="Willian" w:date="2016-11-28T20:46:00Z">
              <w:rPr/>
            </w:rPrChange>
          </w:rPr>
          <w:delText xml:space="preserve">Use </w:delText>
        </w:r>
        <w:r w:rsidR="006D3397" w:rsidRPr="00552719" w:rsidDel="00655C69">
          <w:rPr>
            <w:noProof/>
            <w:rPrChange w:id="5348" w:author="Willian" w:date="2016-11-28T20:46:00Z">
              <w:rPr>
                <w:rFonts w:ascii="Menlo" w:hAnsi="Menlo" w:cs="Menlo"/>
                <w:noProof/>
                <w:color w:val="AA3391"/>
                <w:sz w:val="18"/>
                <w:szCs w:val="18"/>
              </w:rPr>
            </w:rPrChange>
          </w:rPr>
          <w:delText xml:space="preserve">func </w:delText>
        </w:r>
        <w:r w:rsidR="00423350" w:rsidRPr="00552719" w:rsidDel="00655C69">
          <w:rPr>
            <w:rPrChange w:id="5349" w:author="Willian" w:date="2016-11-28T20:46:00Z">
              <w:rPr/>
            </w:rPrChange>
          </w:rPr>
          <w:delText>para</w:delText>
        </w:r>
        <w:r w:rsidRPr="00552719" w:rsidDel="00655C69">
          <w:rPr>
            <w:rPrChange w:id="5350" w:author="Willian" w:date="2016-11-28T20:46:00Z">
              <w:rPr/>
            </w:rPrChange>
          </w:rPr>
          <w:delText xml:space="preserve"> declarar uma função. A declaração da função pode incluir zero ou mais </w:delText>
        </w:r>
        <w:r w:rsidRPr="00552719" w:rsidDel="00655C69">
          <w:rPr>
            <w:i/>
            <w:iCs/>
            <w:rPrChange w:id="5351" w:author="Willian" w:date="2016-11-28T20:46:00Z">
              <w:rPr>
                <w:i/>
                <w:iCs/>
              </w:rPr>
            </w:rPrChange>
          </w:rPr>
          <w:delText>parâmetros</w:delText>
        </w:r>
        <w:r w:rsidRPr="00552719" w:rsidDel="00655C69">
          <w:rPr>
            <w:rPrChange w:id="5352" w:author="Willian" w:date="2016-11-28T20:46:00Z">
              <w:rPr/>
            </w:rPrChange>
          </w:rPr>
          <w:delText xml:space="preserve"> , redigidas de forma </w:delText>
        </w:r>
        <w:r w:rsidR="006D3397" w:rsidRPr="00552719" w:rsidDel="00655C69">
          <w:rPr>
            <w:noProof/>
            <w:rPrChange w:id="5353" w:author="Willian" w:date="2016-11-28T20:46:00Z">
              <w:rPr>
                <w:rFonts w:ascii="Menlo" w:hAnsi="Menlo" w:cs="Menlo"/>
                <w:noProof/>
                <w:color w:val="3F6E74"/>
                <w:sz w:val="18"/>
                <w:szCs w:val="18"/>
              </w:rPr>
            </w:rPrChange>
          </w:rPr>
          <w:delText xml:space="preserve">name: </w:delText>
        </w:r>
        <w:r w:rsidR="006D3397" w:rsidRPr="00552719" w:rsidDel="00655C69">
          <w:rPr>
            <w:noProof/>
            <w:color w:val="5C2699"/>
            <w:rPrChange w:id="5354" w:author="Willian" w:date="2016-11-28T20:46:00Z">
              <w:rPr>
                <w:rFonts w:ascii="Menlo" w:hAnsi="Menlo" w:cs="Menlo"/>
                <w:noProof/>
                <w:color w:val="5C2699"/>
                <w:sz w:val="18"/>
                <w:szCs w:val="18"/>
              </w:rPr>
            </w:rPrChange>
          </w:rPr>
          <w:delText>Type</w:delText>
        </w:r>
        <w:r w:rsidRPr="00552719" w:rsidDel="00655C69">
          <w:rPr>
            <w:rPrChange w:id="5355" w:author="Willian" w:date="2016-11-28T20:46:00Z">
              <w:rPr/>
            </w:rPrChange>
          </w:rPr>
          <w:delText>, que são elementos de informação adicional que devem ser passado</w:delText>
        </w:r>
        <w:r w:rsidR="006D3397" w:rsidRPr="00552719" w:rsidDel="00655C69">
          <w:rPr>
            <w:rPrChange w:id="5356" w:author="Willian" w:date="2016-11-28T20:46:00Z">
              <w:rPr/>
            </w:rPrChange>
          </w:rPr>
          <w:delText>s para a função quando é chamada</w:delText>
        </w:r>
        <w:r w:rsidRPr="00552719" w:rsidDel="00655C69">
          <w:rPr>
            <w:rPrChange w:id="5357" w:author="Willian" w:date="2016-11-28T20:46:00Z">
              <w:rPr/>
            </w:rPrChange>
          </w:rPr>
          <w:delText xml:space="preserve">. Opcionalmente, uma função pode ter um tipo de retorno, escrito após </w:delText>
        </w:r>
        <w:r w:rsidR="006D3397" w:rsidRPr="00552719" w:rsidDel="00655C69">
          <w:rPr>
            <w:rPrChange w:id="5358" w:author="Willian" w:date="2016-11-28T20:46:00Z">
              <w:rPr/>
            </w:rPrChange>
          </w:rPr>
          <w:delText>o operador</w:delText>
        </w:r>
        <w:r w:rsidRPr="00552719" w:rsidDel="00655C69">
          <w:rPr>
            <w:rPrChange w:id="5359" w:author="Willian" w:date="2016-11-28T20:46:00Z">
              <w:rPr/>
            </w:rPrChange>
          </w:rPr>
          <w:delText xml:space="preserve"> </w:delText>
        </w:r>
        <w:r w:rsidRPr="00552719" w:rsidDel="00655C69">
          <w:rPr>
            <w:rFonts w:ascii="Verdana" w:hAnsi="Verdana"/>
            <w:color w:val="808080"/>
            <w:rPrChange w:id="5360" w:author="Willian" w:date="2016-11-28T20:46:00Z">
              <w:rPr>
                <w:rFonts w:ascii="Verdana" w:hAnsi="Verdana"/>
                <w:color w:val="808080"/>
                <w:sz w:val="18"/>
                <w:szCs w:val="18"/>
              </w:rPr>
            </w:rPrChange>
          </w:rPr>
          <w:delText>-&gt;</w:delText>
        </w:r>
        <w:r w:rsidRPr="00552719" w:rsidDel="00655C69">
          <w:rPr>
            <w:rPrChange w:id="5361" w:author="Willian" w:date="2016-11-28T20:46:00Z">
              <w:rPr/>
            </w:rPrChange>
          </w:rPr>
          <w:delText xml:space="preserve">, o que indica que </w:delText>
        </w:r>
        <w:r w:rsidR="006D3397" w:rsidRPr="00552719" w:rsidDel="00655C69">
          <w:rPr>
            <w:rPrChange w:id="5362" w:author="Willian" w:date="2016-11-28T20:46:00Z">
              <w:rPr/>
            </w:rPrChange>
          </w:rPr>
          <w:delText>tipo de objeto a</w:delText>
        </w:r>
        <w:r w:rsidRPr="00552719" w:rsidDel="00655C69">
          <w:rPr>
            <w:rPrChange w:id="5363" w:author="Willian" w:date="2016-11-28T20:46:00Z">
              <w:rPr/>
            </w:rPrChange>
          </w:rPr>
          <w:delText xml:space="preserve"> função retorna</w:delText>
        </w:r>
        <w:r w:rsidR="006D3397" w:rsidRPr="00552719" w:rsidDel="00655C69">
          <w:rPr>
            <w:rPrChange w:id="5364" w:author="Willian" w:date="2016-11-28T20:46:00Z">
              <w:rPr/>
            </w:rPrChange>
          </w:rPr>
          <w:delText>. A i</w:delText>
        </w:r>
        <w:r w:rsidRPr="00552719" w:rsidDel="00655C69">
          <w:rPr>
            <w:rPrChange w:id="5365" w:author="Willian" w:date="2016-11-28T20:46:00Z">
              <w:rPr/>
            </w:rPrChange>
          </w:rPr>
          <w:delText xml:space="preserve">mplementação de uma função vai </w:delText>
        </w:r>
      </w:del>
      <w:ins w:id="5366" w:author="Vicente da Silva, Mayara" w:date="2016-11-04T10:45:00Z">
        <w:del w:id="5367" w:author="Willian" w:date="2016-11-27T10:05:00Z">
          <w:r w:rsidR="00C07750" w:rsidRPr="00552719" w:rsidDel="00655C69">
            <w:rPr>
              <w:rPrChange w:id="5368" w:author="Willian" w:date="2016-11-28T20:46:00Z">
                <w:rPr/>
              </w:rPrChange>
            </w:rPr>
            <w:delText xml:space="preserve">é inserida </w:delText>
          </w:r>
        </w:del>
      </w:ins>
      <w:del w:id="5369" w:author="Willian" w:date="2016-11-27T10:05:00Z">
        <w:r w:rsidRPr="00552719" w:rsidDel="00655C69">
          <w:rPr>
            <w:rPrChange w:id="5370" w:author="Willian" w:date="2016-11-28T20:46:00Z">
              <w:rPr/>
            </w:rPrChange>
          </w:rPr>
          <w:delText xml:space="preserve">dentro de um par de chaves ( </w:delText>
        </w:r>
        <w:r w:rsidRPr="00552719" w:rsidDel="00655C69">
          <w:rPr>
            <w:rFonts w:ascii="Verdana" w:hAnsi="Verdana"/>
            <w:color w:val="808080"/>
            <w:rPrChange w:id="5371" w:author="Willian" w:date="2016-11-28T20:46:00Z">
              <w:rPr>
                <w:rFonts w:ascii="Verdana" w:hAnsi="Verdana"/>
                <w:color w:val="808080"/>
                <w:sz w:val="18"/>
                <w:szCs w:val="18"/>
              </w:rPr>
            </w:rPrChange>
          </w:rPr>
          <w:delText>{}</w:delText>
        </w:r>
        <w:r w:rsidRPr="00552719" w:rsidDel="00655C69">
          <w:rPr>
            <w:rPrChange w:id="5372" w:author="Willian" w:date="2016-11-28T20:46:00Z">
              <w:rPr/>
            </w:rPrChange>
          </w:rPr>
          <w:delText>).</w:delText>
        </w:r>
      </w:del>
    </w:p>
    <w:p w14:paraId="77103E7B" w14:textId="77777777" w:rsidR="00D05199" w:rsidRPr="00552719" w:rsidDel="00655C69" w:rsidRDefault="00D05199" w:rsidP="00105795">
      <w:pPr>
        <w:rPr>
          <w:del w:id="5373" w:author="Willian" w:date="2016-11-27T10:05:00Z"/>
          <w:noProof/>
          <w:lang w:val="en-US"/>
          <w:rPrChange w:id="5374" w:author="Willian" w:date="2016-11-28T20:46:00Z">
            <w:rPr>
              <w:del w:id="5375" w:author="Willian" w:date="2016-11-27T10:05:00Z"/>
              <w:rFonts w:ascii="Menlo" w:hAnsi="Menlo" w:cs="Menlo"/>
              <w:noProof/>
              <w:sz w:val="21"/>
              <w:szCs w:val="21"/>
              <w:lang w:val="en-US"/>
            </w:rPr>
          </w:rPrChange>
        </w:rPr>
        <w:pPrChange w:id="5376" w:author="Willian" w:date="2016-11-28T21:17:00Z">
          <w:pPr>
            <w:spacing w:before="460" w:after="0"/>
            <w:ind w:left="567"/>
            <w:textAlignment w:val="baseline"/>
          </w:pPr>
        </w:pPrChange>
      </w:pPr>
      <w:del w:id="5377" w:author="Willian" w:date="2016-11-27T10:05:00Z">
        <w:r w:rsidRPr="00552719" w:rsidDel="00655C69">
          <w:rPr>
            <w:noProof/>
            <w:lang w:val="en-US"/>
            <w:rPrChange w:id="5378" w:author="Willian" w:date="2016-11-28T20:46:00Z">
              <w:rPr>
                <w:rFonts w:ascii="Menlo" w:hAnsi="Menlo" w:cs="Menlo"/>
                <w:noProof/>
                <w:color w:val="AA3391"/>
                <w:sz w:val="18"/>
                <w:szCs w:val="18"/>
                <w:lang w:val="en-US"/>
              </w:rPr>
            </w:rPrChange>
          </w:rPr>
          <w:delText>func greet(name: String, day: String) -&gt; String {</w:delText>
        </w:r>
      </w:del>
    </w:p>
    <w:p w14:paraId="4539F9AE" w14:textId="77777777" w:rsidR="00D05199" w:rsidRPr="00552719" w:rsidDel="00655C69" w:rsidRDefault="00D05199" w:rsidP="00105795">
      <w:pPr>
        <w:rPr>
          <w:del w:id="5379" w:author="Willian" w:date="2016-11-27T10:05:00Z"/>
          <w:noProof/>
          <w:lang w:val="en-US"/>
          <w:rPrChange w:id="5380" w:author="Willian" w:date="2016-11-28T20:46:00Z">
            <w:rPr>
              <w:del w:id="5381" w:author="Willian" w:date="2016-11-27T10:05:00Z"/>
              <w:rFonts w:ascii="Menlo" w:hAnsi="Menlo" w:cs="Menlo"/>
              <w:noProof/>
              <w:sz w:val="21"/>
              <w:szCs w:val="21"/>
              <w:lang w:val="en-US"/>
            </w:rPr>
          </w:rPrChange>
        </w:rPr>
        <w:pPrChange w:id="5382" w:author="Willian" w:date="2016-11-28T21:17:00Z">
          <w:pPr>
            <w:spacing w:after="0"/>
            <w:ind w:left="567"/>
            <w:textAlignment w:val="baseline"/>
          </w:pPr>
        </w:pPrChange>
      </w:pPr>
      <w:del w:id="5383" w:author="Willian" w:date="2016-11-27T10:05:00Z">
        <w:r w:rsidRPr="00552719" w:rsidDel="00655C69">
          <w:rPr>
            <w:noProof/>
            <w:lang w:val="en-US"/>
            <w:rPrChange w:id="5384" w:author="Willian" w:date="2016-11-28T20:46:00Z">
              <w:rPr>
                <w:rFonts w:ascii="Menlo" w:hAnsi="Menlo" w:cs="Menlo"/>
                <w:noProof/>
                <w:color w:val="auto"/>
                <w:sz w:val="18"/>
                <w:szCs w:val="18"/>
                <w:lang w:val="en-US"/>
              </w:rPr>
            </w:rPrChange>
          </w:rPr>
          <w:delText>  return "Hello \(name), today is \(day)."</w:delText>
        </w:r>
      </w:del>
    </w:p>
    <w:p w14:paraId="5C2C71EF" w14:textId="77777777" w:rsidR="00D05199" w:rsidRPr="00552719" w:rsidDel="00655C69" w:rsidRDefault="00D05199" w:rsidP="00105795">
      <w:pPr>
        <w:rPr>
          <w:del w:id="5385" w:author="Willian" w:date="2016-11-27T10:05:00Z"/>
          <w:noProof/>
          <w:rPrChange w:id="5386" w:author="Willian" w:date="2016-11-28T20:46:00Z">
            <w:rPr>
              <w:del w:id="5387" w:author="Willian" w:date="2016-11-27T10:05:00Z"/>
              <w:rFonts w:ascii="Menlo" w:hAnsi="Menlo" w:cs="Menlo"/>
              <w:noProof/>
              <w:sz w:val="21"/>
              <w:szCs w:val="21"/>
            </w:rPr>
          </w:rPrChange>
        </w:rPr>
        <w:pPrChange w:id="5388" w:author="Willian" w:date="2016-11-28T21:17:00Z">
          <w:pPr>
            <w:spacing w:after="620"/>
            <w:ind w:left="567"/>
            <w:textAlignment w:val="baseline"/>
          </w:pPr>
        </w:pPrChange>
      </w:pPr>
      <w:del w:id="5389" w:author="Willian" w:date="2016-11-27T10:05:00Z">
        <w:r w:rsidRPr="00552719" w:rsidDel="00655C69">
          <w:rPr>
            <w:noProof/>
            <w:rPrChange w:id="5390" w:author="Willian" w:date="2016-11-28T20:46:00Z">
              <w:rPr>
                <w:rFonts w:ascii="Menlo" w:hAnsi="Menlo" w:cs="Menlo"/>
                <w:noProof/>
                <w:color w:val="auto"/>
                <w:sz w:val="18"/>
                <w:szCs w:val="18"/>
              </w:rPr>
            </w:rPrChange>
          </w:rPr>
          <w:delText>}</w:delText>
        </w:r>
      </w:del>
    </w:p>
    <w:p w14:paraId="301BC2FB" w14:textId="77777777" w:rsidR="00D05199" w:rsidRPr="00552719" w:rsidDel="00655C69" w:rsidRDefault="00C62E43" w:rsidP="00105795">
      <w:pPr>
        <w:rPr>
          <w:del w:id="5391" w:author="Willian" w:date="2016-11-27T10:05:00Z"/>
          <w:rPrChange w:id="5392" w:author="Willian" w:date="2016-11-28T20:46:00Z">
            <w:rPr>
              <w:del w:id="5393" w:author="Willian" w:date="2016-11-27T10:05:00Z"/>
            </w:rPr>
          </w:rPrChange>
        </w:rPr>
        <w:pPrChange w:id="5394" w:author="Willian" w:date="2016-11-28T21:17:00Z">
          <w:pPr/>
        </w:pPrChange>
      </w:pPr>
      <w:del w:id="5395" w:author="Willian" w:date="2016-11-27T10:05:00Z">
        <w:r w:rsidRPr="00552719" w:rsidDel="00655C69">
          <w:rPr>
            <w:rPrChange w:id="5396" w:author="Willian" w:date="2016-11-28T20:46:00Z">
              <w:rPr/>
            </w:rPrChange>
          </w:rPr>
          <w:delText>Para chamar uma função, use seu nome seguido de</w:delText>
        </w:r>
        <w:r w:rsidR="00D05199" w:rsidRPr="00552719" w:rsidDel="00655C69">
          <w:rPr>
            <w:rPrChange w:id="5397" w:author="Willian" w:date="2016-11-28T20:46:00Z">
              <w:rPr/>
            </w:rPrChange>
          </w:rPr>
          <w:delText xml:space="preserve"> uma lista de </w:delText>
        </w:r>
        <w:r w:rsidR="00D05199" w:rsidRPr="00552719" w:rsidDel="00655C69">
          <w:rPr>
            <w:i/>
            <w:iCs/>
            <w:rPrChange w:id="5398" w:author="Willian" w:date="2016-11-28T20:46:00Z">
              <w:rPr>
                <w:i/>
                <w:iCs/>
              </w:rPr>
            </w:rPrChange>
          </w:rPr>
          <w:delText>argumentos</w:delText>
        </w:r>
        <w:r w:rsidR="00D05199" w:rsidRPr="00552719" w:rsidDel="00655C69">
          <w:rPr>
            <w:rPrChange w:id="5399" w:author="Willian" w:date="2016-11-28T20:46:00Z">
              <w:rPr/>
            </w:rPrChange>
          </w:rPr>
          <w:delText xml:space="preserve"> (os valores que </w:delText>
        </w:r>
        <w:commentRangeStart w:id="5400"/>
        <w:commentRangeStart w:id="5401"/>
        <w:r w:rsidR="00D05199" w:rsidRPr="00552719" w:rsidDel="00655C69">
          <w:rPr>
            <w:rPrChange w:id="5402" w:author="Willian" w:date="2016-11-28T20:46:00Z">
              <w:rPr/>
            </w:rPrChange>
          </w:rPr>
          <w:delText xml:space="preserve">você </w:delText>
        </w:r>
      </w:del>
      <w:del w:id="5403" w:author="Willian" w:date="2016-11-04T22:35:00Z">
        <w:r w:rsidR="00D05199" w:rsidRPr="00552719" w:rsidDel="00F66497">
          <w:rPr>
            <w:rPrChange w:id="5404" w:author="Willian" w:date="2016-11-28T20:46:00Z">
              <w:rPr/>
            </w:rPrChange>
          </w:rPr>
          <w:delText xml:space="preserve">passa </w:delText>
        </w:r>
      </w:del>
      <w:commentRangeEnd w:id="5400"/>
      <w:del w:id="5405" w:author="Willian" w:date="2016-11-27T10:05:00Z">
        <w:r w:rsidR="00C07750" w:rsidRPr="00552719" w:rsidDel="00655C69">
          <w:rPr>
            <w:rStyle w:val="Refdecomentrio"/>
            <w:b/>
            <w:color w:val="7030A0"/>
            <w:rPrChange w:id="5406" w:author="Willian" w:date="2016-11-28T20:46:00Z">
              <w:rPr>
                <w:rStyle w:val="Refdecomentrio"/>
              </w:rPr>
            </w:rPrChange>
          </w:rPr>
          <w:commentReference w:id="5400"/>
        </w:r>
        <w:commentRangeEnd w:id="5401"/>
        <w:r w:rsidR="00B70E47" w:rsidRPr="00552719" w:rsidDel="00655C69">
          <w:rPr>
            <w:rStyle w:val="Refdecomentrio"/>
            <w:b/>
            <w:color w:val="7030A0"/>
            <w:rPrChange w:id="5407" w:author="Willian" w:date="2016-11-28T20:46:00Z">
              <w:rPr>
                <w:rStyle w:val="Refdecomentrio"/>
              </w:rPr>
            </w:rPrChange>
          </w:rPr>
          <w:commentReference w:id="5401"/>
        </w:r>
        <w:r w:rsidR="00D05199" w:rsidRPr="00552719" w:rsidDel="00655C69">
          <w:rPr>
            <w:rPrChange w:id="5408" w:author="Willian" w:date="2016-11-28T20:46:00Z">
              <w:rPr/>
            </w:rPrChange>
          </w:rPr>
          <w:delText>para satisfazer os parâmetros</w:delText>
        </w:r>
        <w:r w:rsidRPr="00552719" w:rsidDel="00655C69">
          <w:rPr>
            <w:rPrChange w:id="5409" w:author="Willian" w:date="2016-11-28T20:46:00Z">
              <w:rPr/>
            </w:rPrChange>
          </w:rPr>
          <w:delText xml:space="preserve"> de uma função) entre parênteses</w:delText>
        </w:r>
        <w:r w:rsidR="00D05199" w:rsidRPr="00552719" w:rsidDel="00655C69">
          <w:rPr>
            <w:rPrChange w:id="5410" w:author="Willian" w:date="2016-11-28T20:46:00Z">
              <w:rPr/>
            </w:rPrChange>
          </w:rPr>
          <w:delText>. Quando você chamar uma função, você</w:delText>
        </w:r>
        <w:r w:rsidR="00576898" w:rsidRPr="00552719" w:rsidDel="00655C69">
          <w:rPr>
            <w:rPrChange w:id="5411" w:author="Willian" w:date="2016-11-28T20:46:00Z">
              <w:rPr/>
            </w:rPrChange>
          </w:rPr>
          <w:delText xml:space="preserve"> deve</w:delText>
        </w:r>
        <w:r w:rsidR="00D05199" w:rsidRPr="00552719" w:rsidDel="00655C69">
          <w:rPr>
            <w:rPrChange w:id="5412" w:author="Willian" w:date="2016-11-28T20:46:00Z">
              <w:rPr/>
            </w:rPrChange>
          </w:rPr>
          <w:delText xml:space="preserve"> passa</w:delText>
        </w:r>
        <w:r w:rsidR="00576898" w:rsidRPr="00552719" w:rsidDel="00655C69">
          <w:rPr>
            <w:rPrChange w:id="5413" w:author="Willian" w:date="2016-11-28T20:46:00Z">
              <w:rPr/>
            </w:rPrChange>
          </w:rPr>
          <w:delText>r</w:delText>
        </w:r>
        <w:r w:rsidR="00D05199" w:rsidRPr="00552719" w:rsidDel="00655C69">
          <w:rPr>
            <w:rPrChange w:id="5414" w:author="Willian" w:date="2016-11-28T20:46:00Z">
              <w:rPr/>
            </w:rPrChange>
          </w:rPr>
          <w:delText xml:space="preserve"> cada valor subsequente com o seu nome.</w:delText>
        </w:r>
      </w:del>
    </w:p>
    <w:p w14:paraId="3413D2E7" w14:textId="77777777" w:rsidR="00D05199" w:rsidRPr="00552719" w:rsidDel="00655C69" w:rsidRDefault="00D05199" w:rsidP="00105795">
      <w:pPr>
        <w:rPr>
          <w:del w:id="5415" w:author="Willian" w:date="2016-11-27T10:05:00Z"/>
          <w:noProof/>
          <w:lang w:val="en-US"/>
          <w:rPrChange w:id="5416" w:author="Willian" w:date="2016-11-28T20:46:00Z">
            <w:rPr>
              <w:del w:id="5417" w:author="Willian" w:date="2016-11-27T10:05:00Z"/>
              <w:rFonts w:ascii="Menlo" w:hAnsi="Menlo" w:cs="Menlo"/>
              <w:noProof/>
              <w:sz w:val="21"/>
              <w:szCs w:val="21"/>
              <w:lang w:val="en-US"/>
            </w:rPr>
          </w:rPrChange>
        </w:rPr>
        <w:pPrChange w:id="5418" w:author="Willian" w:date="2016-11-28T21:17:00Z">
          <w:pPr>
            <w:spacing w:before="460" w:after="0"/>
            <w:ind w:left="567"/>
            <w:textAlignment w:val="baseline"/>
          </w:pPr>
        </w:pPrChange>
      </w:pPr>
      <w:del w:id="5419" w:author="Willian" w:date="2016-11-27T10:05:00Z">
        <w:r w:rsidRPr="00552719" w:rsidDel="00655C69">
          <w:rPr>
            <w:noProof/>
            <w:lang w:val="en-US"/>
            <w:rPrChange w:id="5420" w:author="Willian" w:date="2016-11-28T20:46:00Z">
              <w:rPr>
                <w:rFonts w:ascii="Menlo" w:hAnsi="Menlo" w:cs="Menlo"/>
                <w:noProof/>
                <w:color w:val="3F6E74"/>
                <w:sz w:val="18"/>
                <w:szCs w:val="18"/>
                <w:lang w:val="en-US"/>
              </w:rPr>
            </w:rPrChange>
          </w:rPr>
          <w:delText>greet(</w:delText>
        </w:r>
        <w:r w:rsidR="00576898" w:rsidRPr="00552719" w:rsidDel="00655C69">
          <w:rPr>
            <w:noProof/>
            <w:lang w:val="en-US"/>
            <w:rPrChange w:id="5421" w:author="Willian" w:date="2016-11-28T20:46:00Z">
              <w:rPr>
                <w:rFonts w:ascii="Menlo" w:hAnsi="Menlo" w:cs="Menlo"/>
                <w:noProof/>
                <w:color w:val="3F6E74"/>
                <w:sz w:val="18"/>
                <w:szCs w:val="18"/>
                <w:lang w:val="en-US"/>
              </w:rPr>
            </w:rPrChange>
          </w:rPr>
          <w:delText xml:space="preserve">name: </w:delText>
        </w:r>
        <w:r w:rsidRPr="00552719" w:rsidDel="00655C69">
          <w:rPr>
            <w:noProof/>
            <w:lang w:val="en-US"/>
            <w:rPrChange w:id="5422" w:author="Willian" w:date="2016-11-28T20:46:00Z">
              <w:rPr>
                <w:rFonts w:ascii="Menlo" w:hAnsi="Menlo" w:cs="Menlo"/>
                <w:noProof/>
                <w:color w:val="C41A16"/>
                <w:sz w:val="18"/>
                <w:szCs w:val="18"/>
                <w:lang w:val="en-US"/>
              </w:rPr>
            </w:rPrChange>
          </w:rPr>
          <w:delText>"Anna", day: "Tuesday")</w:delText>
        </w:r>
      </w:del>
    </w:p>
    <w:p w14:paraId="778EB8D6" w14:textId="77777777" w:rsidR="00D05199" w:rsidRPr="00552719" w:rsidDel="00655C69" w:rsidRDefault="00D05199" w:rsidP="00105795">
      <w:pPr>
        <w:rPr>
          <w:del w:id="5423" w:author="Willian" w:date="2016-11-27T10:05:00Z"/>
          <w:noProof/>
          <w:lang w:val="en-US"/>
          <w:rPrChange w:id="5424" w:author="Willian" w:date="2016-11-28T20:46:00Z">
            <w:rPr>
              <w:del w:id="5425" w:author="Willian" w:date="2016-11-27T10:05:00Z"/>
              <w:rFonts w:ascii="Menlo" w:hAnsi="Menlo" w:cs="Menlo"/>
              <w:noProof/>
              <w:sz w:val="21"/>
              <w:szCs w:val="21"/>
              <w:lang w:val="en-US"/>
            </w:rPr>
          </w:rPrChange>
        </w:rPr>
        <w:pPrChange w:id="5426" w:author="Willian" w:date="2016-11-28T21:17:00Z">
          <w:pPr>
            <w:spacing w:after="0"/>
            <w:ind w:left="567"/>
            <w:textAlignment w:val="baseline"/>
          </w:pPr>
        </w:pPrChange>
      </w:pPr>
      <w:del w:id="5427" w:author="Willian" w:date="2016-11-27T10:05:00Z">
        <w:r w:rsidRPr="00552719" w:rsidDel="00655C69">
          <w:rPr>
            <w:noProof/>
            <w:lang w:val="en-US"/>
            <w:rPrChange w:id="5428" w:author="Willian" w:date="2016-11-28T20:46:00Z">
              <w:rPr>
                <w:rFonts w:ascii="Menlo" w:hAnsi="Menlo" w:cs="Menlo"/>
                <w:noProof/>
                <w:color w:val="3F6E74"/>
                <w:sz w:val="18"/>
                <w:szCs w:val="18"/>
                <w:lang w:val="en-US"/>
              </w:rPr>
            </w:rPrChange>
          </w:rPr>
          <w:delText>greet(</w:delText>
        </w:r>
        <w:r w:rsidR="00576898" w:rsidRPr="00552719" w:rsidDel="00655C69">
          <w:rPr>
            <w:noProof/>
            <w:lang w:val="en-US"/>
            <w:rPrChange w:id="5429" w:author="Willian" w:date="2016-11-28T20:46:00Z">
              <w:rPr>
                <w:rFonts w:ascii="Menlo" w:hAnsi="Menlo" w:cs="Menlo"/>
                <w:noProof/>
                <w:color w:val="3F6E74"/>
                <w:sz w:val="18"/>
                <w:szCs w:val="18"/>
                <w:lang w:val="en-US"/>
              </w:rPr>
            </w:rPrChange>
          </w:rPr>
          <w:delText xml:space="preserve">name: </w:delText>
        </w:r>
        <w:r w:rsidRPr="00552719" w:rsidDel="00655C69">
          <w:rPr>
            <w:noProof/>
            <w:lang w:val="en-US"/>
            <w:rPrChange w:id="5430" w:author="Willian" w:date="2016-11-28T20:46:00Z">
              <w:rPr>
                <w:rFonts w:ascii="Menlo" w:hAnsi="Menlo" w:cs="Menlo"/>
                <w:noProof/>
                <w:color w:val="C41A16"/>
                <w:sz w:val="18"/>
                <w:szCs w:val="18"/>
                <w:lang w:val="en-US"/>
              </w:rPr>
            </w:rPrChange>
          </w:rPr>
          <w:delText>"Bob", day: "Friday")</w:delText>
        </w:r>
      </w:del>
    </w:p>
    <w:p w14:paraId="3955F08A" w14:textId="77777777" w:rsidR="00D05199" w:rsidRPr="00552719" w:rsidDel="00655C69" w:rsidRDefault="00D05199" w:rsidP="00105795">
      <w:pPr>
        <w:rPr>
          <w:del w:id="5431" w:author="Willian" w:date="2016-11-27T10:05:00Z"/>
          <w:noProof/>
          <w:lang w:val="en-US"/>
          <w:rPrChange w:id="5432" w:author="Willian" w:date="2016-11-28T20:46:00Z">
            <w:rPr>
              <w:del w:id="5433" w:author="Willian" w:date="2016-11-27T10:05:00Z"/>
              <w:rFonts w:ascii="Menlo" w:hAnsi="Menlo" w:cs="Menlo"/>
              <w:noProof/>
              <w:sz w:val="18"/>
              <w:szCs w:val="18"/>
              <w:lang w:val="en-US"/>
            </w:rPr>
          </w:rPrChange>
        </w:rPr>
        <w:pPrChange w:id="5434" w:author="Willian" w:date="2016-11-28T21:17:00Z">
          <w:pPr>
            <w:spacing w:after="620"/>
            <w:ind w:left="567"/>
            <w:textAlignment w:val="baseline"/>
          </w:pPr>
        </w:pPrChange>
      </w:pPr>
      <w:del w:id="5435" w:author="Willian" w:date="2016-11-27T10:05:00Z">
        <w:r w:rsidRPr="00552719" w:rsidDel="00655C69">
          <w:rPr>
            <w:noProof/>
            <w:lang w:val="en-US"/>
            <w:rPrChange w:id="5436" w:author="Willian" w:date="2016-11-28T20:46:00Z">
              <w:rPr>
                <w:rFonts w:ascii="Menlo" w:hAnsi="Menlo" w:cs="Menlo"/>
                <w:noProof/>
                <w:color w:val="3F6E74"/>
                <w:sz w:val="18"/>
                <w:szCs w:val="18"/>
                <w:lang w:val="en-US"/>
              </w:rPr>
            </w:rPrChange>
          </w:rPr>
          <w:delText>greet(</w:delText>
        </w:r>
        <w:r w:rsidR="00576898" w:rsidRPr="00552719" w:rsidDel="00655C69">
          <w:rPr>
            <w:noProof/>
            <w:lang w:val="en-US"/>
            <w:rPrChange w:id="5437" w:author="Willian" w:date="2016-11-28T20:46:00Z">
              <w:rPr>
                <w:rFonts w:ascii="Menlo" w:hAnsi="Menlo" w:cs="Menlo"/>
                <w:noProof/>
                <w:color w:val="3F6E74"/>
                <w:sz w:val="18"/>
                <w:szCs w:val="18"/>
                <w:lang w:val="en-US"/>
              </w:rPr>
            </w:rPrChange>
          </w:rPr>
          <w:delText xml:space="preserve">name: </w:delText>
        </w:r>
        <w:r w:rsidRPr="00552719" w:rsidDel="00655C69">
          <w:rPr>
            <w:noProof/>
            <w:lang w:val="en-US"/>
            <w:rPrChange w:id="5438" w:author="Willian" w:date="2016-11-28T20:46:00Z">
              <w:rPr>
                <w:rFonts w:ascii="Menlo" w:hAnsi="Menlo" w:cs="Menlo"/>
                <w:noProof/>
                <w:color w:val="C41A16"/>
                <w:sz w:val="18"/>
                <w:szCs w:val="18"/>
                <w:lang w:val="en-US"/>
              </w:rPr>
            </w:rPrChange>
          </w:rPr>
          <w:delText>"Charlie", day: "a nice day")</w:delText>
        </w:r>
      </w:del>
    </w:p>
    <w:p w14:paraId="30F9AF48" w14:textId="77777777" w:rsidR="00676907" w:rsidRPr="00552719" w:rsidDel="00655C69" w:rsidRDefault="00676907" w:rsidP="00105795">
      <w:pPr>
        <w:rPr>
          <w:del w:id="5439" w:author="Willian" w:date="2016-11-27T10:05:00Z"/>
          <w:noProof/>
          <w:rPrChange w:id="5440" w:author="Willian" w:date="2016-11-28T20:46:00Z">
            <w:rPr>
              <w:del w:id="5441" w:author="Willian" w:date="2016-11-27T10:05:00Z"/>
              <w:noProof/>
            </w:rPr>
          </w:rPrChange>
        </w:rPr>
        <w:pPrChange w:id="5442" w:author="Willian" w:date="2016-11-28T21:17:00Z">
          <w:pPr>
            <w:pStyle w:val="Ttulo3"/>
          </w:pPr>
        </w:pPrChange>
      </w:pPr>
      <w:del w:id="5443" w:author="Willian" w:date="2016-11-27T10:05:00Z">
        <w:r w:rsidRPr="00552719" w:rsidDel="00655C69">
          <w:rPr>
            <w:noProof/>
            <w:rPrChange w:id="5444" w:author="Willian" w:date="2016-11-28T20:46:00Z">
              <w:rPr>
                <w:noProof/>
              </w:rPr>
            </w:rPrChange>
          </w:rPr>
          <w:delText>Métodos</w:delText>
        </w:r>
      </w:del>
    </w:p>
    <w:p w14:paraId="75C62C21" w14:textId="77777777" w:rsidR="00D05199" w:rsidRPr="00552719" w:rsidDel="00655C69" w:rsidRDefault="00D05199" w:rsidP="00105795">
      <w:pPr>
        <w:rPr>
          <w:del w:id="5445" w:author="Willian" w:date="2016-11-27T10:05:00Z"/>
          <w:rPrChange w:id="5446" w:author="Willian" w:date="2016-11-28T20:46:00Z">
            <w:rPr>
              <w:del w:id="5447" w:author="Willian" w:date="2016-11-27T10:05:00Z"/>
            </w:rPr>
          </w:rPrChange>
        </w:rPr>
        <w:pPrChange w:id="5448" w:author="Willian" w:date="2016-11-28T21:17:00Z">
          <w:pPr/>
        </w:pPrChange>
      </w:pPr>
      <w:del w:id="5449" w:author="Willian" w:date="2016-11-27T10:05:00Z">
        <w:r w:rsidRPr="00552719" w:rsidDel="00655C69">
          <w:rPr>
            <w:rPrChange w:id="5450" w:author="Willian" w:date="2016-11-28T20:46:00Z">
              <w:rPr/>
            </w:rPrChange>
          </w:rPr>
          <w:delText>Funções</w:delText>
        </w:r>
        <w:r w:rsidR="00576898" w:rsidRPr="00552719" w:rsidDel="00655C69">
          <w:rPr>
            <w:rPrChange w:id="5451" w:author="Willian" w:date="2016-11-28T20:46:00Z">
              <w:rPr/>
            </w:rPrChange>
          </w:rPr>
          <w:delText xml:space="preserve"> que são definidas dentro de uma classe específica são chamada</w:delText>
        </w:r>
        <w:r w:rsidRPr="00552719" w:rsidDel="00655C69">
          <w:rPr>
            <w:rPrChange w:id="5452" w:author="Willian" w:date="2016-11-28T20:46:00Z">
              <w:rPr/>
            </w:rPrChange>
          </w:rPr>
          <w:delText xml:space="preserve">s </w:delText>
        </w:r>
        <w:r w:rsidRPr="00552719" w:rsidDel="00655C69">
          <w:rPr>
            <w:i/>
            <w:iCs/>
            <w:rPrChange w:id="5453" w:author="Willian" w:date="2016-11-28T20:46:00Z">
              <w:rPr>
                <w:i/>
                <w:iCs/>
              </w:rPr>
            </w:rPrChange>
          </w:rPr>
          <w:delText>métodos</w:delText>
        </w:r>
        <w:r w:rsidRPr="00552719" w:rsidDel="00655C69">
          <w:rPr>
            <w:rPrChange w:id="5454" w:author="Willian" w:date="2016-11-28T20:46:00Z">
              <w:rPr/>
            </w:rPrChange>
          </w:rPr>
          <w:delText>. Métodos são explicitamente vinculado</w:delText>
        </w:r>
        <w:r w:rsidR="00576898" w:rsidRPr="00552719" w:rsidDel="00655C69">
          <w:rPr>
            <w:rPrChange w:id="5455" w:author="Willian" w:date="2016-11-28T20:46:00Z">
              <w:rPr/>
            </w:rPrChange>
          </w:rPr>
          <w:delText>s</w:delText>
        </w:r>
        <w:r w:rsidRPr="00552719" w:rsidDel="00655C69">
          <w:rPr>
            <w:rPrChange w:id="5456" w:author="Willian" w:date="2016-11-28T20:46:00Z">
              <w:rPr/>
            </w:rPrChange>
          </w:rPr>
          <w:delText xml:space="preserve"> ao tipo</w:delText>
        </w:r>
        <w:r w:rsidR="00576898" w:rsidRPr="00552719" w:rsidDel="00655C69">
          <w:rPr>
            <w:rPrChange w:id="5457" w:author="Willian" w:date="2016-11-28T20:46:00Z">
              <w:rPr/>
            </w:rPrChange>
          </w:rPr>
          <w:delText xml:space="preserve"> ou classe</w:delText>
        </w:r>
        <w:r w:rsidRPr="00552719" w:rsidDel="00655C69">
          <w:rPr>
            <w:rPrChange w:id="5458" w:author="Willian" w:date="2016-11-28T20:46:00Z">
              <w:rPr/>
            </w:rPrChange>
          </w:rPr>
          <w:delText xml:space="preserve"> </w:delText>
        </w:r>
        <w:r w:rsidR="00576898" w:rsidRPr="00552719" w:rsidDel="00655C69">
          <w:rPr>
            <w:rPrChange w:id="5459" w:author="Willian" w:date="2016-11-28T20:46:00Z">
              <w:rPr/>
            </w:rPrChange>
          </w:rPr>
          <w:delText>onde estão</w:delText>
        </w:r>
        <w:r w:rsidRPr="00552719" w:rsidDel="00655C69">
          <w:rPr>
            <w:rPrChange w:id="5460" w:author="Willian" w:date="2016-11-28T20:46:00Z">
              <w:rPr/>
            </w:rPrChange>
          </w:rPr>
          <w:delText xml:space="preserve"> definido</w:delText>
        </w:r>
        <w:r w:rsidR="00576898" w:rsidRPr="00552719" w:rsidDel="00655C69">
          <w:rPr>
            <w:rPrChange w:id="5461" w:author="Willian" w:date="2016-11-28T20:46:00Z">
              <w:rPr/>
            </w:rPrChange>
          </w:rPr>
          <w:delText>s</w:delText>
        </w:r>
        <w:r w:rsidRPr="00552719" w:rsidDel="00655C69">
          <w:rPr>
            <w:rPrChange w:id="5462" w:author="Willian" w:date="2016-11-28T20:46:00Z">
              <w:rPr/>
            </w:rPrChange>
          </w:rPr>
          <w:delText>, e só pode</w:delText>
        </w:r>
        <w:r w:rsidR="00576898" w:rsidRPr="00552719" w:rsidDel="00655C69">
          <w:rPr>
            <w:rPrChange w:id="5463" w:author="Willian" w:date="2016-11-28T20:46:00Z">
              <w:rPr/>
            </w:rPrChange>
          </w:rPr>
          <w:delText>m</w:delText>
        </w:r>
        <w:r w:rsidRPr="00552719" w:rsidDel="00655C69">
          <w:rPr>
            <w:rPrChange w:id="5464" w:author="Willian" w:date="2016-11-28T20:46:00Z">
              <w:rPr/>
            </w:rPrChange>
          </w:rPr>
          <w:delText xml:space="preserve"> ser chamado</w:delText>
        </w:r>
        <w:r w:rsidR="00576898" w:rsidRPr="00552719" w:rsidDel="00655C69">
          <w:rPr>
            <w:rPrChange w:id="5465" w:author="Willian" w:date="2016-11-28T20:46:00Z">
              <w:rPr/>
            </w:rPrChange>
          </w:rPr>
          <w:delText>s</w:delText>
        </w:r>
        <w:r w:rsidRPr="00552719" w:rsidDel="00655C69">
          <w:rPr>
            <w:rPrChange w:id="5466" w:author="Willian" w:date="2016-11-28T20:46:00Z">
              <w:rPr/>
            </w:rPrChange>
          </w:rPr>
          <w:delText xml:space="preserve"> </w:delText>
        </w:r>
        <w:r w:rsidR="00576898" w:rsidRPr="00552719" w:rsidDel="00655C69">
          <w:rPr>
            <w:rPrChange w:id="5467" w:author="Willian" w:date="2016-11-28T20:46:00Z">
              <w:rPr/>
            </w:rPrChange>
          </w:rPr>
          <w:delText>nesta</w:delText>
        </w:r>
        <w:r w:rsidRPr="00552719" w:rsidDel="00655C69">
          <w:rPr>
            <w:rPrChange w:id="5468" w:author="Willian" w:date="2016-11-28T20:46:00Z">
              <w:rPr/>
            </w:rPrChange>
          </w:rPr>
          <w:delText xml:space="preserve"> </w:delText>
        </w:r>
        <w:r w:rsidR="00576898" w:rsidRPr="00552719" w:rsidDel="00655C69">
          <w:rPr>
            <w:rPrChange w:id="5469" w:author="Willian" w:date="2016-11-28T20:46:00Z">
              <w:rPr/>
            </w:rPrChange>
          </w:rPr>
          <w:delText>classe</w:delText>
        </w:r>
        <w:r w:rsidRPr="00552719" w:rsidDel="00655C69">
          <w:rPr>
            <w:rPrChange w:id="5470" w:author="Willian" w:date="2016-11-28T20:46:00Z">
              <w:rPr/>
            </w:rPrChange>
          </w:rPr>
          <w:delText xml:space="preserve"> (ou uma de suas subclasses, </w:delText>
        </w:r>
        <w:r w:rsidR="00576898" w:rsidRPr="00552719" w:rsidDel="00655C69">
          <w:rPr>
            <w:rPrChange w:id="5471" w:author="Willian" w:date="2016-11-28T20:46:00Z">
              <w:rPr/>
            </w:rPrChange>
          </w:rPr>
          <w:delText>que</w:delText>
        </w:r>
        <w:r w:rsidRPr="00552719" w:rsidDel="00655C69">
          <w:rPr>
            <w:rPrChange w:id="5472" w:author="Willian" w:date="2016-11-28T20:46:00Z">
              <w:rPr/>
            </w:rPrChange>
          </w:rPr>
          <w:delText xml:space="preserve"> você vai aprender em breve). No anterior</w:delText>
        </w:r>
        <w:r w:rsidR="00576898" w:rsidRPr="00552719" w:rsidDel="00655C69">
          <w:rPr>
            <w:rPrChange w:id="5473" w:author="Willian" w:date="2016-11-28T20:46:00Z">
              <w:rPr/>
            </w:rPrChange>
          </w:rPr>
          <w:delText xml:space="preserve"> exemplo</w:delText>
        </w:r>
        <w:r w:rsidRPr="00552719" w:rsidDel="00655C69">
          <w:rPr>
            <w:rPrChange w:id="5474" w:author="Willian" w:date="2016-11-28T20:46:00Z">
              <w:rPr/>
            </w:rPrChange>
          </w:rPr>
          <w:delText xml:space="preserve"> </w:delText>
        </w:r>
        <w:r w:rsidR="007020A2" w:rsidRPr="00552719" w:rsidDel="00655C69">
          <w:rPr>
            <w:noProof/>
            <w:rPrChange w:id="5475" w:author="Willian" w:date="2016-11-28T20:46:00Z">
              <w:rPr>
                <w:rFonts w:ascii="Menlo" w:hAnsi="Menlo" w:cs="Menlo"/>
                <w:noProof/>
                <w:color w:val="AA3391"/>
                <w:sz w:val="18"/>
                <w:szCs w:val="18"/>
              </w:rPr>
            </w:rPrChange>
          </w:rPr>
          <w:delText>switch</w:delText>
        </w:r>
        <w:r w:rsidRPr="00552719" w:rsidDel="00655C69">
          <w:rPr>
            <w:rPrChange w:id="5476" w:author="Willian" w:date="2016-11-28T20:46:00Z">
              <w:rPr/>
            </w:rPrChange>
          </w:rPr>
          <w:delText xml:space="preserve">, </w:delText>
        </w:r>
        <w:r w:rsidR="00576898" w:rsidRPr="00552719" w:rsidDel="00655C69">
          <w:rPr>
            <w:rPrChange w:id="5477" w:author="Willian" w:date="2016-11-28T20:46:00Z">
              <w:rPr/>
            </w:rPrChange>
          </w:rPr>
          <w:delText>você</w:delText>
        </w:r>
        <w:r w:rsidRPr="00552719" w:rsidDel="00655C69">
          <w:rPr>
            <w:rPrChange w:id="5478" w:author="Willian" w:date="2016-11-28T20:46:00Z">
              <w:rPr/>
            </w:rPrChange>
          </w:rPr>
          <w:delText xml:space="preserve"> viu um método que é definido n</w:delText>
        </w:r>
        <w:r w:rsidR="00576898" w:rsidRPr="00552719" w:rsidDel="00655C69">
          <w:rPr>
            <w:rPrChange w:id="5479" w:author="Willian" w:date="2016-11-28T20:46:00Z">
              <w:rPr/>
            </w:rPrChange>
          </w:rPr>
          <w:delText>a classe</w:delText>
        </w:r>
        <w:r w:rsidRPr="00552719" w:rsidDel="00655C69">
          <w:rPr>
            <w:rPrChange w:id="5480" w:author="Willian" w:date="2016-11-28T20:46:00Z">
              <w:rPr/>
            </w:rPrChange>
          </w:rPr>
          <w:delText xml:space="preserve"> </w:delText>
        </w:r>
        <w:r w:rsidR="00576898" w:rsidRPr="00552719" w:rsidDel="00655C69">
          <w:rPr>
            <w:rPrChange w:id="5481" w:author="Willian" w:date="2016-11-28T20:46:00Z">
              <w:rPr>
                <w:rFonts w:ascii="Menlo" w:hAnsi="Menlo" w:cs="Menlo"/>
                <w:color w:val="3F6E74"/>
                <w:sz w:val="18"/>
                <w:szCs w:val="18"/>
              </w:rPr>
            </w:rPrChange>
          </w:rPr>
          <w:delText xml:space="preserve">String </w:delText>
        </w:r>
        <w:r w:rsidRPr="00552719" w:rsidDel="00655C69">
          <w:rPr>
            <w:rPrChange w:id="5482" w:author="Willian" w:date="2016-11-28T20:46:00Z">
              <w:rPr/>
            </w:rPrChange>
          </w:rPr>
          <w:delText xml:space="preserve">chamado </w:delText>
        </w:r>
        <w:r w:rsidR="00576898" w:rsidRPr="00552719" w:rsidDel="00655C69">
          <w:rPr>
            <w:noProof/>
            <w:rPrChange w:id="5483" w:author="Willian" w:date="2016-11-28T20:46:00Z">
              <w:rPr>
                <w:rFonts w:ascii="Menlo" w:hAnsi="Menlo" w:cs="Menlo"/>
                <w:noProof/>
                <w:color w:val="3F6E74"/>
                <w:sz w:val="18"/>
                <w:szCs w:val="18"/>
              </w:rPr>
            </w:rPrChange>
          </w:rPr>
          <w:delText>hasSuffix()</w:delText>
        </w:r>
        <w:r w:rsidRPr="00552719" w:rsidDel="00655C69">
          <w:rPr>
            <w:rPrChange w:id="5484" w:author="Willian" w:date="2016-11-28T20:46:00Z">
              <w:rPr/>
            </w:rPrChange>
          </w:rPr>
          <w:delText>, mostra</w:delText>
        </w:r>
        <w:r w:rsidR="00576898" w:rsidRPr="00552719" w:rsidDel="00655C69">
          <w:rPr>
            <w:rPrChange w:id="5485" w:author="Willian" w:date="2016-11-28T20:46:00Z">
              <w:rPr/>
            </w:rPrChange>
          </w:rPr>
          <w:delText>n</w:delText>
        </w:r>
        <w:r w:rsidRPr="00552719" w:rsidDel="00655C69">
          <w:rPr>
            <w:rPrChange w:id="5486" w:author="Willian" w:date="2016-11-28T20:46:00Z">
              <w:rPr/>
            </w:rPrChange>
          </w:rPr>
          <w:delText>do novamente aqui:</w:delText>
        </w:r>
      </w:del>
    </w:p>
    <w:p w14:paraId="4E97D90F" w14:textId="77777777" w:rsidR="00D05199" w:rsidRPr="00552719" w:rsidDel="00655C69" w:rsidRDefault="00D05199" w:rsidP="00105795">
      <w:pPr>
        <w:rPr>
          <w:del w:id="5487" w:author="Willian" w:date="2016-11-27T10:05:00Z"/>
          <w:noProof/>
          <w:lang w:val="en-US"/>
          <w:rPrChange w:id="5488" w:author="Willian" w:date="2016-11-28T20:46:00Z">
            <w:rPr>
              <w:del w:id="5489" w:author="Willian" w:date="2016-11-27T10:05:00Z"/>
              <w:rFonts w:ascii="Menlo" w:hAnsi="Menlo" w:cs="Menlo"/>
              <w:noProof/>
              <w:sz w:val="21"/>
              <w:szCs w:val="21"/>
              <w:lang w:val="en-US"/>
            </w:rPr>
          </w:rPrChange>
        </w:rPr>
        <w:pPrChange w:id="5490" w:author="Willian" w:date="2016-11-28T21:17:00Z">
          <w:pPr>
            <w:spacing w:before="460" w:after="0"/>
            <w:ind w:left="567"/>
            <w:textAlignment w:val="baseline"/>
          </w:pPr>
        </w:pPrChange>
      </w:pPr>
      <w:del w:id="5491" w:author="Willian" w:date="2016-11-27T10:05:00Z">
        <w:r w:rsidRPr="00552719" w:rsidDel="00655C69">
          <w:rPr>
            <w:noProof/>
            <w:lang w:val="en-US"/>
            <w:rPrChange w:id="5492" w:author="Willian" w:date="2016-11-28T20:46:00Z">
              <w:rPr>
                <w:rFonts w:ascii="Menlo" w:hAnsi="Menlo" w:cs="Menlo"/>
                <w:noProof/>
                <w:color w:val="AA3391"/>
                <w:sz w:val="18"/>
                <w:szCs w:val="18"/>
                <w:lang w:val="en-US"/>
              </w:rPr>
            </w:rPrChange>
          </w:rPr>
          <w:delText>let exampleString = "hello"</w:delText>
        </w:r>
      </w:del>
    </w:p>
    <w:p w14:paraId="326F0405" w14:textId="77777777" w:rsidR="00D05199" w:rsidRPr="00552719" w:rsidDel="00655C69" w:rsidRDefault="00D05199" w:rsidP="00105795">
      <w:pPr>
        <w:rPr>
          <w:del w:id="5493" w:author="Willian" w:date="2016-11-27T10:05:00Z"/>
          <w:noProof/>
          <w:lang w:val="en-US"/>
          <w:rPrChange w:id="5494" w:author="Willian" w:date="2016-11-28T20:46:00Z">
            <w:rPr>
              <w:del w:id="5495" w:author="Willian" w:date="2016-11-27T10:05:00Z"/>
              <w:rFonts w:ascii="Menlo" w:hAnsi="Menlo" w:cs="Menlo"/>
              <w:noProof/>
              <w:sz w:val="21"/>
              <w:szCs w:val="21"/>
              <w:lang w:val="en-US"/>
            </w:rPr>
          </w:rPrChange>
        </w:rPr>
        <w:pPrChange w:id="5496" w:author="Willian" w:date="2016-11-28T21:17:00Z">
          <w:pPr>
            <w:spacing w:after="0"/>
            <w:ind w:left="567"/>
            <w:textAlignment w:val="baseline"/>
          </w:pPr>
        </w:pPrChange>
      </w:pPr>
      <w:del w:id="5497" w:author="Willian" w:date="2016-11-27T10:05:00Z">
        <w:r w:rsidRPr="00552719" w:rsidDel="00655C69">
          <w:rPr>
            <w:noProof/>
            <w:lang w:val="en-US"/>
            <w:rPrChange w:id="5498" w:author="Willian" w:date="2016-11-28T20:46:00Z">
              <w:rPr>
                <w:rFonts w:ascii="Menlo" w:hAnsi="Menlo" w:cs="Menlo"/>
                <w:noProof/>
                <w:color w:val="AA3391"/>
                <w:sz w:val="18"/>
                <w:szCs w:val="18"/>
                <w:lang w:val="en-US"/>
              </w:rPr>
            </w:rPrChange>
          </w:rPr>
          <w:delText>if exampleString.hasSuffix("lo") {</w:delText>
        </w:r>
      </w:del>
    </w:p>
    <w:p w14:paraId="67F9F90C" w14:textId="77777777" w:rsidR="00D05199" w:rsidRPr="00552719" w:rsidDel="00655C69" w:rsidRDefault="00D05199" w:rsidP="00105795">
      <w:pPr>
        <w:rPr>
          <w:del w:id="5499" w:author="Willian" w:date="2016-11-27T10:05:00Z"/>
          <w:noProof/>
          <w:rPrChange w:id="5500" w:author="Willian" w:date="2016-11-28T20:46:00Z">
            <w:rPr>
              <w:del w:id="5501" w:author="Willian" w:date="2016-11-27T10:05:00Z"/>
              <w:rFonts w:ascii="Menlo" w:hAnsi="Menlo" w:cs="Menlo"/>
              <w:noProof/>
              <w:sz w:val="21"/>
              <w:szCs w:val="21"/>
            </w:rPr>
          </w:rPrChange>
        </w:rPr>
        <w:pPrChange w:id="5502" w:author="Willian" w:date="2016-11-28T21:17:00Z">
          <w:pPr>
            <w:spacing w:after="0"/>
            <w:ind w:left="567"/>
            <w:textAlignment w:val="baseline"/>
          </w:pPr>
        </w:pPrChange>
      </w:pPr>
      <w:del w:id="5503" w:author="Willian" w:date="2016-11-27T10:05:00Z">
        <w:r w:rsidRPr="00552719" w:rsidDel="00655C69">
          <w:rPr>
            <w:noProof/>
            <w:lang w:val="en-US"/>
            <w:rPrChange w:id="5504" w:author="Willian" w:date="2016-11-28T20:46:00Z">
              <w:rPr>
                <w:rFonts w:ascii="Menlo" w:hAnsi="Menlo" w:cs="Menlo"/>
                <w:noProof/>
                <w:color w:val="auto"/>
                <w:sz w:val="18"/>
                <w:szCs w:val="18"/>
                <w:lang w:val="en-US"/>
              </w:rPr>
            </w:rPrChange>
          </w:rPr>
          <w:delText>  </w:delText>
        </w:r>
        <w:r w:rsidRPr="00552719" w:rsidDel="00655C69">
          <w:rPr>
            <w:noProof/>
            <w:rPrChange w:id="5505" w:author="Willian" w:date="2016-11-28T20:46:00Z">
              <w:rPr>
                <w:rFonts w:ascii="Menlo" w:hAnsi="Menlo" w:cs="Menlo"/>
                <w:noProof/>
                <w:color w:val="3F6E74"/>
                <w:sz w:val="18"/>
                <w:szCs w:val="18"/>
              </w:rPr>
            </w:rPrChange>
          </w:rPr>
          <w:delText>print("ends in lo")</w:delText>
        </w:r>
      </w:del>
    </w:p>
    <w:p w14:paraId="7BD43B44" w14:textId="77777777" w:rsidR="00D05199" w:rsidRPr="00552719" w:rsidDel="00655C69" w:rsidRDefault="00D05199" w:rsidP="00105795">
      <w:pPr>
        <w:rPr>
          <w:del w:id="5506" w:author="Willian" w:date="2016-11-27T10:05:00Z"/>
          <w:noProof/>
          <w:rPrChange w:id="5507" w:author="Willian" w:date="2016-11-28T20:46:00Z">
            <w:rPr>
              <w:del w:id="5508" w:author="Willian" w:date="2016-11-27T10:05:00Z"/>
              <w:rFonts w:ascii="Menlo" w:hAnsi="Menlo" w:cs="Menlo"/>
              <w:noProof/>
              <w:sz w:val="21"/>
              <w:szCs w:val="21"/>
            </w:rPr>
          </w:rPrChange>
        </w:rPr>
        <w:pPrChange w:id="5509" w:author="Willian" w:date="2016-11-28T21:17:00Z">
          <w:pPr>
            <w:spacing w:after="620"/>
            <w:ind w:left="567"/>
            <w:textAlignment w:val="baseline"/>
          </w:pPr>
        </w:pPrChange>
      </w:pPr>
      <w:del w:id="5510" w:author="Willian" w:date="2016-11-27T10:05:00Z">
        <w:r w:rsidRPr="00552719" w:rsidDel="00655C69">
          <w:rPr>
            <w:noProof/>
            <w:rPrChange w:id="5511" w:author="Willian" w:date="2016-11-28T20:46:00Z">
              <w:rPr>
                <w:rFonts w:ascii="Menlo" w:hAnsi="Menlo" w:cs="Menlo"/>
                <w:noProof/>
                <w:color w:val="auto"/>
                <w:sz w:val="18"/>
                <w:szCs w:val="18"/>
              </w:rPr>
            </w:rPrChange>
          </w:rPr>
          <w:delText>}</w:delText>
        </w:r>
      </w:del>
    </w:p>
    <w:p w14:paraId="17F28DDA" w14:textId="77777777" w:rsidR="003F6B0B" w:rsidRPr="00552719" w:rsidDel="00655C69" w:rsidRDefault="00D05199" w:rsidP="00105795">
      <w:pPr>
        <w:rPr>
          <w:del w:id="5512" w:author="Willian" w:date="2016-11-27T10:05:00Z"/>
          <w:rPrChange w:id="5513" w:author="Willian" w:date="2016-11-28T20:46:00Z">
            <w:rPr>
              <w:del w:id="5514" w:author="Willian" w:date="2016-11-27T10:05:00Z"/>
              <w:rFonts w:ascii="Arial" w:hAnsi="Arial"/>
              <w:color w:val="414141"/>
              <w:sz w:val="21"/>
              <w:szCs w:val="21"/>
            </w:rPr>
          </w:rPrChange>
        </w:rPr>
        <w:pPrChange w:id="5515" w:author="Willian" w:date="2016-11-28T21:17:00Z">
          <w:pPr>
            <w:spacing w:after="220"/>
          </w:pPr>
        </w:pPrChange>
      </w:pPr>
      <w:del w:id="5516" w:author="Willian" w:date="2016-11-27T10:05:00Z">
        <w:r w:rsidRPr="00552719" w:rsidDel="00655C69">
          <w:rPr>
            <w:rPrChange w:id="5517" w:author="Willian" w:date="2016-11-28T20:46:00Z">
              <w:rPr>
                <w:rFonts w:ascii="Arial" w:hAnsi="Arial" w:cs="Times New Roman"/>
                <w:color w:val="414141"/>
                <w:sz w:val="21"/>
                <w:szCs w:val="21"/>
              </w:rPr>
            </w:rPrChange>
          </w:rPr>
          <w:delText xml:space="preserve">Como você vê, </w:delText>
        </w:r>
        <w:r w:rsidR="007020A2" w:rsidRPr="00552719" w:rsidDel="00655C69">
          <w:rPr>
            <w:rPrChange w:id="5518" w:author="Willian" w:date="2016-11-28T20:46:00Z">
              <w:rPr>
                <w:rFonts w:ascii="Arial" w:hAnsi="Arial" w:cs="Times New Roman"/>
                <w:color w:val="414141"/>
                <w:sz w:val="21"/>
                <w:szCs w:val="21"/>
              </w:rPr>
            </w:rPrChange>
          </w:rPr>
          <w:delText>para chamar um método de uma classe você deve usar a sintaxe de ponto ( .), como em Java</w:delText>
        </w:r>
        <w:r w:rsidRPr="00552719" w:rsidDel="00655C69">
          <w:rPr>
            <w:rPrChange w:id="5519" w:author="Willian" w:date="2016-11-28T20:46:00Z">
              <w:rPr>
                <w:rFonts w:ascii="Arial" w:hAnsi="Arial" w:cs="Times New Roman"/>
                <w:color w:val="414141"/>
                <w:sz w:val="21"/>
                <w:szCs w:val="21"/>
              </w:rPr>
            </w:rPrChange>
          </w:rPr>
          <w:delText xml:space="preserve">. </w:delText>
        </w:r>
        <w:r w:rsidR="003F6B0B" w:rsidRPr="00552719" w:rsidDel="00655C69">
          <w:rPr>
            <w:rPrChange w:id="5520" w:author="Willian" w:date="2016-11-28T20:46:00Z">
              <w:rPr>
                <w:rFonts w:ascii="Arial" w:hAnsi="Arial" w:cs="Times New Roman"/>
                <w:color w:val="414141"/>
                <w:sz w:val="21"/>
                <w:szCs w:val="21"/>
              </w:rPr>
            </w:rPrChange>
          </w:rPr>
          <w:delText>Você pode ver que em certos casos, quando você chama um método ou função não há a necessidade de inserir o nome do primeiro parâmetro, pois o nome do método é semântico o suficiente para isto.</w:delText>
        </w:r>
      </w:del>
    </w:p>
    <w:p w14:paraId="4F389845" w14:textId="77777777" w:rsidR="00D05199" w:rsidRPr="00552719" w:rsidDel="00655C69" w:rsidRDefault="00D05199" w:rsidP="00105795">
      <w:pPr>
        <w:rPr>
          <w:del w:id="5521" w:author="Willian" w:date="2016-11-27T10:05:00Z"/>
          <w:lang w:val="en-US"/>
          <w:rPrChange w:id="5522" w:author="Willian" w:date="2016-11-28T20:46:00Z">
            <w:rPr>
              <w:del w:id="5523" w:author="Willian" w:date="2016-11-27T10:05:00Z"/>
              <w:rFonts w:ascii="Menlo" w:hAnsi="Menlo" w:cs="Menlo"/>
              <w:sz w:val="21"/>
              <w:szCs w:val="21"/>
              <w:lang w:val="en-US"/>
            </w:rPr>
          </w:rPrChange>
        </w:rPr>
        <w:pPrChange w:id="5524" w:author="Willian" w:date="2016-11-28T21:17:00Z">
          <w:pPr>
            <w:spacing w:after="220"/>
            <w:ind w:left="567"/>
          </w:pPr>
        </w:pPrChange>
      </w:pPr>
      <w:del w:id="5525" w:author="Willian" w:date="2016-11-27T10:05:00Z">
        <w:r w:rsidRPr="00552719" w:rsidDel="00655C69">
          <w:rPr>
            <w:lang w:val="en-US"/>
            <w:rPrChange w:id="5526" w:author="Willian" w:date="2016-11-28T20:46:00Z">
              <w:rPr>
                <w:rFonts w:ascii="Menlo" w:hAnsi="Menlo" w:cs="Menlo"/>
                <w:color w:val="AA3391"/>
                <w:sz w:val="18"/>
                <w:szCs w:val="18"/>
                <w:lang w:val="en-US"/>
              </w:rPr>
            </w:rPrChange>
          </w:rPr>
          <w:delText>var array = ["apple", "banana", "dragonfruit"]</w:delText>
        </w:r>
      </w:del>
    </w:p>
    <w:p w14:paraId="4936721F" w14:textId="77777777" w:rsidR="00D05199" w:rsidRPr="00552719" w:rsidDel="00655C69" w:rsidRDefault="00D05199" w:rsidP="00105795">
      <w:pPr>
        <w:rPr>
          <w:del w:id="5527" w:author="Willian" w:date="2016-11-27T10:05:00Z"/>
          <w:rPrChange w:id="5528" w:author="Willian" w:date="2016-11-28T20:46:00Z">
            <w:rPr>
              <w:del w:id="5529" w:author="Willian" w:date="2016-11-27T10:05:00Z"/>
              <w:rFonts w:ascii="Menlo" w:hAnsi="Menlo" w:cs="Menlo"/>
              <w:sz w:val="21"/>
              <w:szCs w:val="21"/>
            </w:rPr>
          </w:rPrChange>
        </w:rPr>
        <w:pPrChange w:id="5530" w:author="Willian" w:date="2016-11-28T21:17:00Z">
          <w:pPr>
            <w:spacing w:after="0"/>
            <w:ind w:left="567"/>
            <w:textAlignment w:val="baseline"/>
          </w:pPr>
        </w:pPrChange>
      </w:pPr>
      <w:del w:id="5531" w:author="Willian" w:date="2016-11-27T10:05:00Z">
        <w:r w:rsidRPr="00552719" w:rsidDel="00655C69">
          <w:rPr>
            <w:rPrChange w:id="5532" w:author="Willian" w:date="2016-11-28T20:46:00Z">
              <w:rPr>
                <w:rFonts w:ascii="Menlo" w:hAnsi="Menlo" w:cs="Menlo"/>
                <w:color w:val="3F6E74"/>
                <w:sz w:val="18"/>
                <w:szCs w:val="18"/>
              </w:rPr>
            </w:rPrChange>
          </w:rPr>
          <w:delText xml:space="preserve">array.insert("cherry", </w:delText>
        </w:r>
        <w:r w:rsidR="003F6B0B" w:rsidRPr="00552719" w:rsidDel="00655C69">
          <w:rPr>
            <w:rPrChange w:id="5533" w:author="Willian" w:date="2016-11-28T20:46:00Z">
              <w:rPr>
                <w:rFonts w:ascii="Menlo" w:hAnsi="Menlo" w:cs="Menlo"/>
                <w:color w:val="3F6E74"/>
                <w:sz w:val="18"/>
                <w:szCs w:val="18"/>
              </w:rPr>
            </w:rPrChange>
          </w:rPr>
          <w:delText>at</w:delText>
        </w:r>
        <w:r w:rsidRPr="00552719" w:rsidDel="00655C69">
          <w:rPr>
            <w:rPrChange w:id="5534" w:author="Willian" w:date="2016-11-28T20:46:00Z">
              <w:rPr>
                <w:rFonts w:ascii="Menlo" w:hAnsi="Menlo" w:cs="Menlo"/>
                <w:color w:val="auto"/>
                <w:sz w:val="18"/>
                <w:szCs w:val="18"/>
              </w:rPr>
            </w:rPrChange>
          </w:rPr>
          <w:delText xml:space="preserve">: </w:delText>
        </w:r>
        <w:r w:rsidRPr="00552719" w:rsidDel="00655C69">
          <w:rPr>
            <w:color w:val="1C00CF"/>
            <w:rPrChange w:id="5535" w:author="Willian" w:date="2016-11-28T20:46:00Z">
              <w:rPr>
                <w:rFonts w:ascii="Menlo" w:hAnsi="Menlo" w:cs="Menlo"/>
                <w:color w:val="1C00CF"/>
                <w:sz w:val="18"/>
                <w:szCs w:val="18"/>
              </w:rPr>
            </w:rPrChange>
          </w:rPr>
          <w:delText>2</w:delText>
        </w:r>
        <w:r w:rsidRPr="00552719" w:rsidDel="00655C69">
          <w:rPr>
            <w:rPrChange w:id="5536" w:author="Willian" w:date="2016-11-28T20:46:00Z">
              <w:rPr>
                <w:rFonts w:ascii="Menlo" w:hAnsi="Menlo" w:cs="Menlo"/>
                <w:color w:val="auto"/>
                <w:sz w:val="18"/>
                <w:szCs w:val="18"/>
              </w:rPr>
            </w:rPrChange>
          </w:rPr>
          <w:delText>)</w:delText>
        </w:r>
      </w:del>
    </w:p>
    <w:p w14:paraId="48C4EE0C" w14:textId="77777777" w:rsidR="00D05199" w:rsidRPr="00552719" w:rsidDel="00655C69" w:rsidRDefault="00D05199" w:rsidP="00105795">
      <w:pPr>
        <w:rPr>
          <w:del w:id="5537" w:author="Willian" w:date="2016-11-27T10:05:00Z"/>
          <w:rPrChange w:id="5538" w:author="Willian" w:date="2016-11-28T20:46:00Z">
            <w:rPr>
              <w:del w:id="5539" w:author="Willian" w:date="2016-11-27T10:05:00Z"/>
              <w:rFonts w:ascii="Menlo" w:hAnsi="Menlo" w:cs="Menlo"/>
              <w:color w:val="3F6E74"/>
              <w:sz w:val="18"/>
              <w:szCs w:val="18"/>
            </w:rPr>
          </w:rPrChange>
        </w:rPr>
        <w:pPrChange w:id="5540" w:author="Willian" w:date="2016-11-28T21:17:00Z">
          <w:pPr>
            <w:spacing w:after="620"/>
            <w:textAlignment w:val="baseline"/>
          </w:pPr>
        </w:pPrChange>
      </w:pPr>
    </w:p>
    <w:p w14:paraId="45ED1395" w14:textId="77777777" w:rsidR="003F6B0B" w:rsidRPr="00552719" w:rsidDel="00655C69" w:rsidRDefault="003F6B0B" w:rsidP="00105795">
      <w:pPr>
        <w:rPr>
          <w:del w:id="5541" w:author="Willian" w:date="2016-11-27T10:05:00Z"/>
          <w:rPrChange w:id="5542" w:author="Willian" w:date="2016-11-28T20:46:00Z">
            <w:rPr>
              <w:del w:id="5543" w:author="Willian" w:date="2016-11-27T10:05:00Z"/>
            </w:rPr>
          </w:rPrChange>
        </w:rPr>
        <w:pPrChange w:id="5544" w:author="Willian" w:date="2016-11-28T21:17:00Z">
          <w:pPr/>
        </w:pPrChange>
      </w:pPr>
      <w:del w:id="5545" w:author="Willian" w:date="2016-11-27T10:05:00Z">
        <w:r w:rsidRPr="00552719" w:rsidDel="00655C69">
          <w:rPr>
            <w:rPrChange w:id="5546" w:author="Willian" w:date="2016-11-28T20:46:00Z">
              <w:rPr/>
            </w:rPrChange>
          </w:rPr>
          <w:delText>Você pode declarar métodos assim, utilizando um sublinhado ao invés do nome do parâmetro. O método insert do Array é declarado da seguinte maneira:</w:delText>
        </w:r>
      </w:del>
    </w:p>
    <w:p w14:paraId="33151113" w14:textId="77777777" w:rsidR="003F6B0B" w:rsidRPr="00552719" w:rsidDel="00655C69" w:rsidRDefault="003F6B0B" w:rsidP="00105795">
      <w:pPr>
        <w:rPr>
          <w:del w:id="5547" w:author="Willian" w:date="2016-11-27T10:05:00Z"/>
          <w:lang w:val="en-US"/>
          <w:rPrChange w:id="5548" w:author="Willian" w:date="2016-11-28T20:46:00Z">
            <w:rPr>
              <w:del w:id="5549" w:author="Willian" w:date="2016-11-27T10:05:00Z"/>
              <w:rFonts w:ascii="Menlo" w:hAnsi="Menlo" w:cs="Menlo"/>
              <w:sz w:val="18"/>
              <w:szCs w:val="18"/>
              <w:lang w:val="en-US"/>
            </w:rPr>
          </w:rPrChange>
        </w:rPr>
        <w:pPrChange w:id="5550" w:author="Willian" w:date="2016-11-28T21:17:00Z">
          <w:pPr>
            <w:ind w:left="567"/>
          </w:pPr>
        </w:pPrChange>
      </w:pPr>
      <w:del w:id="5551" w:author="Willian" w:date="2016-11-27T10:05:00Z">
        <w:r w:rsidRPr="00552719" w:rsidDel="00655C69">
          <w:rPr>
            <w:lang w:val="en-US"/>
            <w:rPrChange w:id="5552" w:author="Willian" w:date="2016-11-28T20:46:00Z">
              <w:rPr>
                <w:rFonts w:ascii="Menlo" w:hAnsi="Menlo" w:cs="Menlo"/>
                <w:color w:val="AA3391"/>
                <w:sz w:val="18"/>
                <w:szCs w:val="18"/>
                <w:lang w:val="en-US"/>
              </w:rPr>
            </w:rPrChange>
          </w:rPr>
          <w:delText xml:space="preserve">public func insert(_ </w:delText>
        </w:r>
        <w:r w:rsidRPr="00552719" w:rsidDel="00655C69">
          <w:rPr>
            <w:noProof/>
            <w:lang w:val="en-US"/>
            <w:rPrChange w:id="5553" w:author="Willian" w:date="2016-11-28T20:46:00Z">
              <w:rPr>
                <w:rFonts w:ascii="Menlo" w:hAnsi="Menlo" w:cs="Menlo"/>
                <w:noProof/>
                <w:color w:val="3F6E74"/>
                <w:sz w:val="18"/>
                <w:szCs w:val="18"/>
                <w:lang w:val="en-US"/>
              </w:rPr>
            </w:rPrChange>
          </w:rPr>
          <w:delText>newElement: Element, at i: Index</w:delText>
        </w:r>
        <w:r w:rsidRPr="00552719" w:rsidDel="00655C69">
          <w:rPr>
            <w:lang w:val="en-US"/>
            <w:rPrChange w:id="5554" w:author="Willian" w:date="2016-11-28T20:46:00Z">
              <w:rPr>
                <w:rFonts w:ascii="Menlo" w:hAnsi="Menlo" w:cs="Menlo"/>
                <w:sz w:val="18"/>
                <w:szCs w:val="18"/>
                <w:lang w:val="en-US"/>
              </w:rPr>
            </w:rPrChange>
          </w:rPr>
          <w:delText>) { ... }</w:delText>
        </w:r>
      </w:del>
    </w:p>
    <w:p w14:paraId="4A3CC67E" w14:textId="77777777" w:rsidR="003F6B0B" w:rsidRPr="00552719" w:rsidDel="00655C69" w:rsidRDefault="003F6B0B" w:rsidP="00105795">
      <w:pPr>
        <w:rPr>
          <w:del w:id="5555" w:author="Willian" w:date="2016-11-27T10:05:00Z"/>
          <w:rPrChange w:id="5556" w:author="Willian" w:date="2016-11-28T20:46:00Z">
            <w:rPr>
              <w:del w:id="5557" w:author="Willian" w:date="2016-11-27T10:05:00Z"/>
            </w:rPr>
          </w:rPrChange>
        </w:rPr>
        <w:pPrChange w:id="5558" w:author="Willian" w:date="2016-11-28T21:17:00Z">
          <w:pPr/>
        </w:pPrChange>
      </w:pPr>
      <w:del w:id="5559" w:author="Willian" w:date="2016-11-27T10:05:00Z">
        <w:r w:rsidRPr="00552719" w:rsidDel="00655C69">
          <w:rPr>
            <w:rPrChange w:id="5560" w:author="Willian" w:date="2016-11-28T20:46:00Z">
              <w:rPr/>
            </w:rPrChange>
          </w:rPr>
          <w:delText xml:space="preserve">Veja que podemos também definir um nome de parâmetro (rótulo) diferente do nome da variável a ser manipulada no método. Então na chamada do método insert usamos o </w:delText>
        </w:r>
        <w:r w:rsidRPr="00552719" w:rsidDel="00655C69">
          <w:rPr>
            <w:noProof/>
            <w:rPrChange w:id="5561" w:author="Willian" w:date="2016-11-28T20:46:00Z">
              <w:rPr>
                <w:rFonts w:ascii="Menlo" w:hAnsi="Menlo" w:cs="Menlo"/>
                <w:noProof/>
                <w:color w:val="3F6E74"/>
                <w:sz w:val="18"/>
                <w:szCs w:val="18"/>
              </w:rPr>
            </w:rPrChange>
          </w:rPr>
          <w:delText>at</w:delText>
        </w:r>
        <w:r w:rsidRPr="00552719" w:rsidDel="00655C69">
          <w:rPr>
            <w:rPrChange w:id="5562" w:author="Willian" w:date="2016-11-28T20:46:00Z">
              <w:rPr/>
            </w:rPrChange>
          </w:rPr>
          <w:delText>, e dentro do método usamos o</w:delText>
        </w:r>
        <w:r w:rsidRPr="00552719" w:rsidDel="00655C69">
          <w:rPr>
            <w:noProof/>
            <w:rPrChange w:id="5563" w:author="Willian" w:date="2016-11-28T20:46:00Z">
              <w:rPr>
                <w:rFonts w:ascii="Menlo" w:hAnsi="Menlo" w:cs="Menlo"/>
                <w:noProof/>
                <w:color w:val="3F6E74"/>
                <w:sz w:val="18"/>
                <w:szCs w:val="18"/>
              </w:rPr>
            </w:rPrChange>
          </w:rPr>
          <w:delText xml:space="preserve"> i</w:delText>
        </w:r>
        <w:r w:rsidRPr="00552719" w:rsidDel="00655C69">
          <w:rPr>
            <w:rPrChange w:id="5564" w:author="Willian" w:date="2016-11-28T20:46:00Z">
              <w:rPr/>
            </w:rPrChange>
          </w:rPr>
          <w:delText xml:space="preserve">. Neste caso o </w:delText>
        </w:r>
        <w:r w:rsidRPr="00552719" w:rsidDel="00655C69">
          <w:rPr>
            <w:noProof/>
            <w:rPrChange w:id="5565" w:author="Willian" w:date="2016-11-28T20:46:00Z">
              <w:rPr>
                <w:rFonts w:ascii="Menlo" w:hAnsi="Menlo" w:cs="Menlo"/>
                <w:noProof/>
                <w:color w:val="3F6E74"/>
                <w:sz w:val="18"/>
                <w:szCs w:val="18"/>
              </w:rPr>
            </w:rPrChange>
          </w:rPr>
          <w:delText xml:space="preserve">at </w:delText>
        </w:r>
        <w:r w:rsidRPr="00552719" w:rsidDel="00655C69">
          <w:rPr>
            <w:rPrChange w:id="5566" w:author="Willian" w:date="2016-11-28T20:46:00Z">
              <w:rPr/>
            </w:rPrChange>
          </w:rPr>
          <w:delText>é somente um rótulo do parâmetro</w:delText>
        </w:r>
        <w:r w:rsidRPr="00552719" w:rsidDel="00655C69">
          <w:rPr>
            <w:noProof/>
            <w:rPrChange w:id="5567" w:author="Willian" w:date="2016-11-28T20:46:00Z">
              <w:rPr>
                <w:rFonts w:ascii="Menlo" w:hAnsi="Menlo" w:cs="Menlo"/>
                <w:noProof/>
                <w:color w:val="3F6E74"/>
                <w:sz w:val="18"/>
                <w:szCs w:val="18"/>
              </w:rPr>
            </w:rPrChange>
          </w:rPr>
          <w:delText xml:space="preserve"> i</w:delText>
        </w:r>
        <w:r w:rsidRPr="00552719" w:rsidDel="00655C69">
          <w:rPr>
            <w:rPrChange w:id="5568" w:author="Willian" w:date="2016-11-28T20:46:00Z">
              <w:rPr/>
            </w:rPrChange>
          </w:rPr>
          <w:delText>.</w:delText>
        </w:r>
      </w:del>
    </w:p>
    <w:p w14:paraId="18979948" w14:textId="77777777" w:rsidR="003F6B0B" w:rsidRPr="00552719" w:rsidDel="00655C69" w:rsidRDefault="003F6B0B" w:rsidP="00105795">
      <w:pPr>
        <w:rPr>
          <w:del w:id="5569" w:author="Willian" w:date="2016-11-27T10:05:00Z"/>
          <w:rPrChange w:id="5570" w:author="Willian" w:date="2016-11-28T20:46:00Z">
            <w:rPr>
              <w:del w:id="5571" w:author="Willian" w:date="2016-11-27T10:05:00Z"/>
            </w:rPr>
          </w:rPrChange>
        </w:rPr>
        <w:pPrChange w:id="5572" w:author="Willian" w:date="2016-11-28T21:17:00Z">
          <w:pPr/>
        </w:pPrChange>
      </w:pPr>
      <w:del w:id="5573" w:author="Willian" w:date="2016-11-27T10:05:00Z">
        <w:r w:rsidRPr="00552719" w:rsidDel="00655C69">
          <w:rPr>
            <w:rPrChange w:id="5574" w:author="Willian" w:date="2016-11-28T20:46:00Z">
              <w:rPr/>
            </w:rPrChange>
          </w:rPr>
          <w:delText>Coisas pontuais como esta veremos n</w:delText>
        </w:r>
      </w:del>
      <w:ins w:id="5575" w:author="Vicente da Silva, Mayara" w:date="2016-11-04T11:24:00Z">
        <w:del w:id="5576" w:author="Willian" w:date="2016-11-27T10:05:00Z">
          <w:r w:rsidR="00AD5237" w:rsidRPr="00552719" w:rsidDel="00655C69">
            <w:rPr>
              <w:rPrChange w:id="5577" w:author="Willian" w:date="2016-11-28T20:46:00Z">
                <w:rPr/>
              </w:rPrChange>
            </w:rPr>
            <w:delText>N</w:delText>
          </w:r>
        </w:del>
      </w:ins>
      <w:del w:id="5578" w:author="Willian" w:date="2016-11-27T10:05:00Z">
        <w:r w:rsidRPr="00552719" w:rsidDel="00655C69">
          <w:rPr>
            <w:rPrChange w:id="5579" w:author="Willian" w:date="2016-11-28T20:46:00Z">
              <w:rPr/>
            </w:rPrChange>
          </w:rPr>
          <w:delText>o decorrer do curso</w:delText>
        </w:r>
      </w:del>
      <w:ins w:id="5580" w:author="Vicente da Silva, Mayara" w:date="2016-11-04T11:24:00Z">
        <w:del w:id="5581" w:author="Willian" w:date="2016-11-27T10:05:00Z">
          <w:r w:rsidR="00AD5237" w:rsidRPr="00552719" w:rsidDel="00655C69">
            <w:rPr>
              <w:rPrChange w:id="5582" w:author="Willian" w:date="2016-11-28T20:46:00Z">
                <w:rPr/>
              </w:rPrChange>
            </w:rPr>
            <w:delText xml:space="preserve"> veremos mais itens pontuais.</w:delText>
          </w:r>
        </w:del>
      </w:ins>
      <w:del w:id="5583" w:author="Willian" w:date="2016-11-27T10:05:00Z">
        <w:r w:rsidRPr="00552719" w:rsidDel="00655C69">
          <w:rPr>
            <w:rPrChange w:id="5584" w:author="Willian" w:date="2016-11-28T20:46:00Z">
              <w:rPr/>
            </w:rPrChange>
          </w:rPr>
          <w:delText>.</w:delText>
        </w:r>
      </w:del>
    </w:p>
    <w:p w14:paraId="0AE019E7" w14:textId="77777777" w:rsidR="00DA49B8" w:rsidRPr="00552719" w:rsidDel="00655C69" w:rsidRDefault="00DA49B8" w:rsidP="00105795">
      <w:pPr>
        <w:rPr>
          <w:del w:id="5585" w:author="Willian" w:date="2016-11-27T10:05:00Z"/>
          <w:rPrChange w:id="5586" w:author="Willian" w:date="2016-11-28T20:46:00Z">
            <w:rPr>
              <w:del w:id="5587" w:author="Willian" w:date="2016-11-27T10:05:00Z"/>
            </w:rPr>
          </w:rPrChange>
        </w:rPr>
        <w:pPrChange w:id="5588" w:author="Willian" w:date="2016-11-28T21:17:00Z">
          <w:pPr>
            <w:spacing w:line="276" w:lineRule="auto"/>
          </w:pPr>
        </w:pPrChange>
      </w:pPr>
      <w:del w:id="5589" w:author="Willian" w:date="2016-11-27T10:05:00Z">
        <w:r w:rsidRPr="00552719" w:rsidDel="00655C69">
          <w:rPr>
            <w:rPrChange w:id="5590" w:author="Willian" w:date="2016-11-28T20:46:00Z">
              <w:rPr/>
            </w:rPrChange>
          </w:rPr>
          <w:br w:type="page"/>
        </w:r>
      </w:del>
    </w:p>
    <w:p w14:paraId="524E75FA" w14:textId="77777777" w:rsidR="00F66497" w:rsidRPr="00552719" w:rsidDel="00F66497" w:rsidRDefault="00432D6D" w:rsidP="00105795">
      <w:pPr>
        <w:rPr>
          <w:del w:id="5591" w:author="Willian" w:date="2016-11-04T22:37:00Z"/>
          <w:rPrChange w:id="5592" w:author="Willian" w:date="2016-11-28T20:46:00Z">
            <w:rPr>
              <w:del w:id="5593" w:author="Willian" w:date="2016-11-04T22:37:00Z"/>
            </w:rPr>
          </w:rPrChange>
        </w:rPr>
        <w:pPrChange w:id="5594" w:author="Willian" w:date="2016-11-28T21:17:00Z">
          <w:pPr/>
        </w:pPrChange>
      </w:pPr>
      <w:commentRangeStart w:id="5595"/>
      <w:commentRangeStart w:id="5596"/>
      <w:del w:id="5597" w:author="Willian" w:date="2016-11-27T10:05:00Z">
        <w:r w:rsidRPr="00552719" w:rsidDel="00655C69">
          <w:rPr>
            <w:rPrChange w:id="5598" w:author="Willian" w:date="2016-11-28T20:46:00Z">
              <w:rPr/>
            </w:rPrChange>
          </w:rPr>
          <w:delText>Aula 2</w:delText>
        </w:r>
        <w:commentRangeEnd w:id="5595"/>
        <w:r w:rsidR="002237E9" w:rsidRPr="00552719" w:rsidDel="00655C69">
          <w:rPr>
            <w:rStyle w:val="Refdecomentrio"/>
            <w:b/>
            <w:color w:val="7030A0"/>
            <w:rPrChange w:id="5599" w:author="Willian" w:date="2016-11-28T20:46:00Z">
              <w:rPr>
                <w:rStyle w:val="Refdecomentrio"/>
              </w:rPr>
            </w:rPrChange>
          </w:rPr>
          <w:commentReference w:id="5595"/>
        </w:r>
        <w:commentRangeEnd w:id="5596"/>
        <w:r w:rsidR="00F66497" w:rsidRPr="00552719" w:rsidDel="00655C69">
          <w:rPr>
            <w:rStyle w:val="Refdecomentrio"/>
            <w:b/>
            <w:color w:val="7030A0"/>
            <w:rPrChange w:id="5600" w:author="Willian" w:date="2016-11-28T20:46:00Z">
              <w:rPr>
                <w:rStyle w:val="Refdecomentrio"/>
              </w:rPr>
            </w:rPrChange>
          </w:rPr>
          <w:commentReference w:id="5596"/>
        </w:r>
      </w:del>
      <w:moveToRangeStart w:id="5601" w:author="Willian" w:date="2016-11-04T22:37:00Z" w:name="move466062358"/>
      <w:moveTo w:id="5602" w:author="Willian" w:date="2016-11-04T22:37:00Z">
        <w:del w:id="5603" w:author="Willian" w:date="2016-11-27T10:05:00Z">
          <w:r w:rsidR="00F66497" w:rsidRPr="00552719" w:rsidDel="00655C69">
            <w:rPr>
              <w:rPrChange w:id="5604" w:author="Willian" w:date="2016-11-28T20:46:00Z">
                <w:rPr/>
              </w:rPrChange>
            </w:rPr>
            <w:delText xml:space="preserve">Nesta aula iremos aos passos finais para entendermos o fundamental de Swift. </w:delText>
          </w:r>
        </w:del>
        <w:del w:id="5605" w:author="Willian" w:date="2016-11-04T22:38:00Z">
          <w:r w:rsidR="00F66497" w:rsidRPr="00552719" w:rsidDel="00F66497">
            <w:rPr>
              <w:rPrChange w:id="5606" w:author="Willian" w:date="2016-11-28T20:46:00Z">
                <w:rPr/>
              </w:rPrChange>
            </w:rPr>
            <w:delText xml:space="preserve">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w:delText>
          </w:r>
        </w:del>
        <w:del w:id="5607" w:author="Willian" w:date="2016-11-27T10:05:00Z">
          <w:r w:rsidR="00F66497" w:rsidRPr="00552719" w:rsidDel="00655C69">
            <w:rPr>
              <w:rPrChange w:id="5608" w:author="Willian" w:date="2016-11-28T20:46:00Z">
                <w:rPr/>
              </w:rPrChange>
            </w:rPr>
            <w:delText>Agora vamos entrar nos assuntos de orientação a objetos do Swift.</w:delText>
          </w:r>
        </w:del>
      </w:moveTo>
    </w:p>
    <w:moveToRangeEnd w:id="5601"/>
    <w:p w14:paraId="2710E777" w14:textId="77777777" w:rsidR="00F66497" w:rsidRPr="00552719" w:rsidDel="00655C69" w:rsidRDefault="00F66497" w:rsidP="00105795">
      <w:pPr>
        <w:rPr>
          <w:del w:id="5609" w:author="Willian" w:date="2016-11-27T10:05:00Z"/>
          <w:rPrChange w:id="5610" w:author="Willian" w:date="2016-11-28T20:46:00Z">
            <w:rPr>
              <w:del w:id="5611" w:author="Willian" w:date="2016-11-27T10:05:00Z"/>
            </w:rPr>
          </w:rPrChange>
        </w:rPr>
        <w:pPrChange w:id="5612" w:author="Willian" w:date="2016-11-28T21:17:00Z">
          <w:pPr>
            <w:pStyle w:val="Cabealho1"/>
            <w:numPr>
              <w:numId w:val="0"/>
            </w:numPr>
            <w:ind w:left="0" w:firstLine="0"/>
          </w:pPr>
        </w:pPrChange>
      </w:pPr>
    </w:p>
    <w:p w14:paraId="4E8C8C6F" w14:textId="77777777" w:rsidR="00432D6D" w:rsidRPr="00552719" w:rsidDel="00655C69" w:rsidRDefault="00432D6D" w:rsidP="00105795">
      <w:pPr>
        <w:rPr>
          <w:del w:id="5613" w:author="Willian" w:date="2016-11-27T10:05:00Z"/>
          <w:rPrChange w:id="5614" w:author="Willian" w:date="2016-11-28T20:46:00Z">
            <w:rPr>
              <w:del w:id="5615" w:author="Willian" w:date="2016-11-27T10:05:00Z"/>
            </w:rPr>
          </w:rPrChange>
        </w:rPr>
        <w:pPrChange w:id="5616" w:author="Willian" w:date="2016-11-28T21:17:00Z">
          <w:pPr>
            <w:pStyle w:val="Ttulo1"/>
          </w:pPr>
        </w:pPrChange>
      </w:pPr>
      <w:del w:id="5617" w:author="Willian" w:date="2016-11-27T10:05:00Z">
        <w:r w:rsidRPr="00552719" w:rsidDel="00655C69">
          <w:rPr>
            <w:rPrChange w:id="5618" w:author="Willian" w:date="2016-11-28T20:46:00Z">
              <w:rPr>
                <w:b w:val="0"/>
              </w:rPr>
            </w:rPrChange>
          </w:rPr>
          <w:delText>Swift – Parte 2</w:delText>
        </w:r>
      </w:del>
    </w:p>
    <w:p w14:paraId="00F44DC1" w14:textId="77777777" w:rsidR="00CB1F7D" w:rsidRPr="00552719" w:rsidDel="00655C69" w:rsidRDefault="00432D6D" w:rsidP="00105795">
      <w:pPr>
        <w:rPr>
          <w:del w:id="5619" w:author="Willian" w:date="2016-11-27T10:05:00Z"/>
          <w:rPrChange w:id="5620" w:author="Willian" w:date="2016-11-28T20:46:00Z">
            <w:rPr>
              <w:del w:id="5621" w:author="Willian" w:date="2016-11-27T10:05:00Z"/>
            </w:rPr>
          </w:rPrChange>
        </w:rPr>
        <w:pPrChange w:id="5622" w:author="Willian" w:date="2016-11-28T21:17:00Z">
          <w:pPr/>
        </w:pPrChange>
      </w:pPr>
      <w:moveFromRangeStart w:id="5623" w:author="Willian" w:date="2016-11-04T22:37:00Z" w:name="move466062358"/>
      <w:moveFrom w:id="5624" w:author="Willian" w:date="2016-11-04T22:37:00Z">
        <w:del w:id="5625" w:author="Willian" w:date="2016-11-27T10:05:00Z">
          <w:r w:rsidRPr="00552719" w:rsidDel="00655C69">
            <w:rPr>
              <w:rPrChange w:id="5626" w:author="Willian" w:date="2016-11-28T20:46:00Z">
                <w:rPr/>
              </w:rPrChange>
            </w:rPr>
            <w:delText>Nesta aula iremos aos passos finais para entendermos o fundamental de Swift. 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Agora vamos entrar nos assuntos de orientação a objetos do Swift.</w:delText>
          </w:r>
        </w:del>
      </w:moveFrom>
    </w:p>
    <w:moveFromRangeEnd w:id="5623"/>
    <w:p w14:paraId="375786E8" w14:textId="77777777" w:rsidR="003F6B0B" w:rsidRPr="00552719" w:rsidDel="00655C69" w:rsidRDefault="00CB1F7D" w:rsidP="00105795">
      <w:pPr>
        <w:rPr>
          <w:del w:id="5627" w:author="Willian" w:date="2016-11-27T10:05:00Z"/>
          <w:rPrChange w:id="5628" w:author="Willian" w:date="2016-11-28T20:46:00Z">
            <w:rPr>
              <w:del w:id="5629" w:author="Willian" w:date="2016-11-27T10:05:00Z"/>
            </w:rPr>
          </w:rPrChange>
        </w:rPr>
        <w:pPrChange w:id="5630" w:author="Willian" w:date="2016-11-28T21:17:00Z">
          <w:pPr>
            <w:pStyle w:val="Ttulo3"/>
          </w:pPr>
        </w:pPrChange>
      </w:pPr>
      <w:commentRangeStart w:id="5631"/>
      <w:commentRangeStart w:id="5632"/>
      <w:del w:id="5633" w:author="Willian" w:date="2016-11-27T10:05:00Z">
        <w:r w:rsidRPr="00552719" w:rsidDel="00655C69">
          <w:rPr>
            <w:rPrChange w:id="5634" w:author="Willian" w:date="2016-11-28T20:46:00Z">
              <w:rPr/>
            </w:rPrChange>
          </w:rPr>
          <w:delText>Classes</w:delText>
        </w:r>
        <w:commentRangeEnd w:id="5631"/>
        <w:r w:rsidR="009C06FC" w:rsidRPr="00552719" w:rsidDel="00655C69">
          <w:rPr>
            <w:rStyle w:val="Refdecomentrio"/>
            <w:b/>
            <w:color w:val="7030A0"/>
            <w:rPrChange w:id="5635" w:author="Willian" w:date="2016-11-28T20:46:00Z">
              <w:rPr>
                <w:rStyle w:val="Refdecomentrio"/>
              </w:rPr>
            </w:rPrChange>
          </w:rPr>
          <w:commentReference w:id="5631"/>
        </w:r>
        <w:commentRangeEnd w:id="5632"/>
        <w:r w:rsidR="00F66497" w:rsidRPr="00552719" w:rsidDel="00655C69">
          <w:rPr>
            <w:rStyle w:val="Refdecomentrio"/>
            <w:b/>
            <w:color w:val="7030A0"/>
            <w:rPrChange w:id="5636" w:author="Willian" w:date="2016-11-28T20:46:00Z">
              <w:rPr>
                <w:rStyle w:val="Refdecomentrio"/>
              </w:rPr>
            </w:rPrChange>
          </w:rPr>
          <w:commentReference w:id="5632"/>
        </w:r>
        <w:r w:rsidRPr="00552719" w:rsidDel="00655C69">
          <w:rPr>
            <w:rPrChange w:id="5637" w:author="Willian" w:date="2016-11-28T20:46:00Z">
              <w:rPr/>
            </w:rPrChange>
          </w:rPr>
          <w:delText xml:space="preserve"> e Initializers</w:delText>
        </w:r>
      </w:del>
    </w:p>
    <w:p w14:paraId="33DF490D" w14:textId="77777777" w:rsidR="00D05199" w:rsidRPr="00552719" w:rsidDel="00655C69" w:rsidRDefault="00D05199" w:rsidP="00105795">
      <w:pPr>
        <w:rPr>
          <w:del w:id="5638" w:author="Willian" w:date="2016-11-27T10:05:00Z"/>
          <w:rPrChange w:id="5639" w:author="Willian" w:date="2016-11-28T20:46:00Z">
            <w:rPr>
              <w:del w:id="5640" w:author="Willian" w:date="2016-11-27T10:05:00Z"/>
            </w:rPr>
          </w:rPrChange>
        </w:rPr>
        <w:pPrChange w:id="5641" w:author="Willian" w:date="2016-11-28T21:17:00Z">
          <w:pPr/>
        </w:pPrChange>
      </w:pPr>
      <w:del w:id="5642" w:author="Willian" w:date="2016-11-27T10:05:00Z">
        <w:r w:rsidRPr="00552719" w:rsidDel="00655C69">
          <w:rPr>
            <w:rPrChange w:id="5643" w:author="Willian" w:date="2016-11-28T20:46:00Z">
              <w:rPr/>
            </w:rPrChange>
          </w:rPr>
          <w:delText>Na programação orientada a objeto</w:delText>
        </w:r>
      </w:del>
      <w:ins w:id="5644" w:author="Vicente da Silva, Mayara" w:date="2016-11-04T11:28:00Z">
        <w:del w:id="5645" w:author="Willian" w:date="2016-11-27T10:05:00Z">
          <w:r w:rsidR="009C06FC" w:rsidRPr="00552719" w:rsidDel="00655C69">
            <w:rPr>
              <w:rPrChange w:id="5646" w:author="Willian" w:date="2016-11-28T20:46:00Z">
                <w:rPr/>
              </w:rPrChange>
            </w:rPr>
            <w:delText>s</w:delText>
          </w:r>
        </w:del>
      </w:ins>
      <w:del w:id="5647" w:author="Willian" w:date="2016-11-27T10:05:00Z">
        <w:r w:rsidRPr="00552719" w:rsidDel="00655C69">
          <w:rPr>
            <w:rPrChange w:id="5648" w:author="Willian" w:date="2016-11-28T20:46:00Z">
              <w:rPr/>
            </w:rPrChange>
          </w:rPr>
          <w:delText xml:space="preserve">, o comportamento de um programa baseia-se em grande parte em interações entre objetos. Um </w:delText>
        </w:r>
        <w:r w:rsidRPr="00552719" w:rsidDel="00655C69">
          <w:rPr>
            <w:i/>
            <w:iCs/>
            <w:rPrChange w:id="5649" w:author="Willian" w:date="2016-11-28T20:46:00Z">
              <w:rPr>
                <w:i/>
                <w:iCs/>
              </w:rPr>
            </w:rPrChange>
          </w:rPr>
          <w:delText>objeto</w:delText>
        </w:r>
        <w:r w:rsidRPr="00552719" w:rsidDel="00655C69">
          <w:rPr>
            <w:rPrChange w:id="5650" w:author="Willian" w:date="2016-11-28T20:46:00Z">
              <w:rPr/>
            </w:rPrChange>
          </w:rPr>
          <w:delText xml:space="preserve"> é uma instância de uma </w:delText>
        </w:r>
        <w:r w:rsidRPr="00552719" w:rsidDel="00655C69">
          <w:rPr>
            <w:i/>
            <w:iCs/>
            <w:rPrChange w:id="5651" w:author="Willian" w:date="2016-11-28T20:46:00Z">
              <w:rPr>
                <w:i/>
                <w:iCs/>
              </w:rPr>
            </w:rPrChange>
          </w:rPr>
          <w:delText>classe</w:delText>
        </w:r>
        <w:r w:rsidR="00FE225C" w:rsidRPr="00552719" w:rsidDel="00655C69">
          <w:rPr>
            <w:rPrChange w:id="5652" w:author="Willian" w:date="2016-11-28T20:46:00Z">
              <w:rPr/>
            </w:rPrChange>
          </w:rPr>
          <w:delText xml:space="preserve">, </w:delText>
        </w:r>
        <w:r w:rsidRPr="00552719" w:rsidDel="00655C69">
          <w:rPr>
            <w:rPrChange w:id="5653" w:author="Willian" w:date="2016-11-28T20:46:00Z">
              <w:rPr/>
            </w:rPrChange>
          </w:rPr>
          <w:delText>que pode ser pensad</w:delText>
        </w:r>
        <w:r w:rsidR="00FE225C" w:rsidRPr="00552719" w:rsidDel="00655C69">
          <w:rPr>
            <w:rPrChange w:id="5654" w:author="Willian" w:date="2016-11-28T20:46:00Z">
              <w:rPr/>
            </w:rPrChange>
          </w:rPr>
          <w:delText>a</w:delText>
        </w:r>
        <w:r w:rsidRPr="00552719" w:rsidDel="00655C69">
          <w:rPr>
            <w:rPrChange w:id="5655" w:author="Willian" w:date="2016-11-28T20:46:00Z">
              <w:rPr/>
            </w:rPrChange>
          </w:rPr>
          <w:delText xml:space="preserve"> como um modelo para esse objeto. Classes armazena</w:delText>
        </w:r>
        <w:r w:rsidR="00FE225C" w:rsidRPr="00552719" w:rsidDel="00655C69">
          <w:rPr>
            <w:rPrChange w:id="5656" w:author="Willian" w:date="2016-11-28T20:46:00Z">
              <w:rPr/>
            </w:rPrChange>
          </w:rPr>
          <w:delText>m</w:delText>
        </w:r>
        <w:r w:rsidRPr="00552719" w:rsidDel="00655C69">
          <w:rPr>
            <w:rPrChange w:id="5657" w:author="Willian" w:date="2016-11-28T20:46:00Z">
              <w:rPr/>
            </w:rPrChange>
          </w:rPr>
          <w:delText xml:space="preserve"> infor</w:delText>
        </w:r>
        <w:r w:rsidR="00FE225C" w:rsidRPr="00552719" w:rsidDel="00655C69">
          <w:rPr>
            <w:rPrChange w:id="5658" w:author="Willian" w:date="2016-11-28T20:46:00Z">
              <w:rPr/>
            </w:rPrChange>
          </w:rPr>
          <w:delText>mações adicionais sobre si mesma</w:delText>
        </w:r>
        <w:r w:rsidRPr="00552719" w:rsidDel="00655C69">
          <w:rPr>
            <w:rPrChange w:id="5659" w:author="Willian" w:date="2016-11-28T20:46:00Z">
              <w:rPr/>
            </w:rPrChange>
          </w:rPr>
          <w:delText>s na forma de</w:delText>
        </w:r>
        <w:r w:rsidR="00FE225C" w:rsidRPr="00552719" w:rsidDel="00655C69">
          <w:rPr>
            <w:rPrChange w:id="5660" w:author="Willian" w:date="2016-11-28T20:46:00Z">
              <w:rPr/>
            </w:rPrChange>
          </w:rPr>
          <w:delText xml:space="preserve"> </w:delText>
        </w:r>
        <w:r w:rsidRPr="00552719" w:rsidDel="00655C69">
          <w:rPr>
            <w:i/>
            <w:iCs/>
            <w:rPrChange w:id="5661" w:author="Willian" w:date="2016-11-28T20:46:00Z">
              <w:rPr>
                <w:i/>
                <w:iCs/>
              </w:rPr>
            </w:rPrChange>
          </w:rPr>
          <w:delText>propriedades</w:delText>
        </w:r>
        <w:r w:rsidR="00FE225C" w:rsidRPr="00552719" w:rsidDel="00655C69">
          <w:rPr>
            <w:rPrChange w:id="5662" w:author="Willian" w:date="2016-11-28T20:46:00Z">
              <w:rPr/>
            </w:rPrChange>
          </w:rPr>
          <w:delText xml:space="preserve"> e definem</w:delText>
        </w:r>
        <w:r w:rsidRPr="00552719" w:rsidDel="00655C69">
          <w:rPr>
            <w:rPrChange w:id="5663" w:author="Willian" w:date="2016-11-28T20:46:00Z">
              <w:rPr/>
            </w:rPrChange>
          </w:rPr>
          <w:delText xml:space="preserve"> </w:delText>
        </w:r>
        <w:r w:rsidR="00FE225C" w:rsidRPr="00552719" w:rsidDel="00655C69">
          <w:rPr>
            <w:rPrChange w:id="5664" w:author="Willian" w:date="2016-11-28T20:46:00Z">
              <w:rPr/>
            </w:rPrChange>
          </w:rPr>
          <w:delText>os seus próprios comportamentos</w:delText>
        </w:r>
        <w:r w:rsidRPr="00552719" w:rsidDel="00655C69">
          <w:rPr>
            <w:rPrChange w:id="5665" w:author="Willian" w:date="2016-11-28T20:46:00Z">
              <w:rPr/>
            </w:rPrChange>
          </w:rPr>
          <w:delText xml:space="preserve"> </w:delText>
        </w:r>
        <w:r w:rsidR="00FE225C" w:rsidRPr="00552719" w:rsidDel="00655C69">
          <w:rPr>
            <w:rPrChange w:id="5666" w:author="Willian" w:date="2016-11-28T20:46:00Z">
              <w:rPr/>
            </w:rPrChange>
          </w:rPr>
          <w:delText>utilizando</w:delText>
        </w:r>
        <w:r w:rsidRPr="00552719" w:rsidDel="00655C69">
          <w:rPr>
            <w:rPrChange w:id="5667" w:author="Willian" w:date="2016-11-28T20:46:00Z">
              <w:rPr/>
            </w:rPrChange>
          </w:rPr>
          <w:delText xml:space="preserve"> métodos.</w:delText>
        </w:r>
      </w:del>
    </w:p>
    <w:p w14:paraId="180243B4" w14:textId="77777777" w:rsidR="000D41DF" w:rsidRPr="00552719" w:rsidDel="00655C69" w:rsidRDefault="000D41DF" w:rsidP="00105795">
      <w:pPr>
        <w:rPr>
          <w:del w:id="5668" w:author="Willian" w:date="2016-11-27T10:05:00Z"/>
          <w:rPrChange w:id="5669" w:author="Willian" w:date="2016-11-28T20:46:00Z">
            <w:rPr>
              <w:del w:id="5670" w:author="Willian" w:date="2016-11-27T10:05:00Z"/>
            </w:rPr>
          </w:rPrChange>
        </w:rPr>
        <w:pPrChange w:id="5671" w:author="Willian" w:date="2016-11-28T21:17:00Z">
          <w:pPr>
            <w:pStyle w:val="Ttulo3"/>
          </w:pPr>
        </w:pPrChange>
      </w:pPr>
      <w:del w:id="5672" w:author="Willian" w:date="2016-11-27T10:05:00Z">
        <w:r w:rsidRPr="00552719" w:rsidDel="00655C69">
          <w:rPr>
            <w:rPrChange w:id="5673" w:author="Willian" w:date="2016-11-28T20:46:00Z">
              <w:rPr/>
            </w:rPrChange>
          </w:rPr>
          <w:delText>Classes</w:delText>
        </w:r>
      </w:del>
    </w:p>
    <w:p w14:paraId="29EC0AE9" w14:textId="77777777" w:rsidR="00FE225C" w:rsidRPr="00552719" w:rsidDel="00655C69" w:rsidRDefault="00D05199" w:rsidP="00105795">
      <w:pPr>
        <w:rPr>
          <w:del w:id="5674" w:author="Willian" w:date="2016-11-27T10:05:00Z"/>
          <w:rPrChange w:id="5675" w:author="Willian" w:date="2016-11-28T20:46:00Z">
            <w:rPr>
              <w:del w:id="5676" w:author="Willian" w:date="2016-11-27T10:05:00Z"/>
              <w:rFonts w:ascii="Arial" w:hAnsi="Arial"/>
              <w:color w:val="414141"/>
              <w:sz w:val="21"/>
              <w:szCs w:val="21"/>
            </w:rPr>
          </w:rPrChange>
        </w:rPr>
        <w:pPrChange w:id="5677" w:author="Willian" w:date="2016-11-28T21:17:00Z">
          <w:pPr/>
        </w:pPrChange>
      </w:pPr>
      <w:del w:id="5678" w:author="Willian" w:date="2016-11-27T10:05:00Z">
        <w:r w:rsidRPr="00552719" w:rsidDel="00655C69">
          <w:rPr>
            <w:rPrChange w:id="5679" w:author="Willian" w:date="2016-11-28T20:46:00Z">
              <w:rPr>
                <w:rFonts w:ascii="Arial" w:hAnsi="Arial"/>
                <w:color w:val="414141"/>
                <w:sz w:val="21"/>
                <w:szCs w:val="21"/>
              </w:rPr>
            </w:rPrChange>
          </w:rPr>
          <w:delText>Use</w:delText>
        </w:r>
        <w:r w:rsidR="00FE225C" w:rsidRPr="00552719" w:rsidDel="00655C69">
          <w:rPr>
            <w:rPrChange w:id="5680" w:author="Willian" w:date="2016-11-28T20:46:00Z">
              <w:rPr>
                <w:rFonts w:ascii="Arial" w:hAnsi="Arial"/>
                <w:color w:val="414141"/>
                <w:sz w:val="21"/>
                <w:szCs w:val="21"/>
              </w:rPr>
            </w:rPrChange>
          </w:rPr>
          <w:delText xml:space="preserve"> a palavra chave</w:delText>
        </w:r>
        <w:r w:rsidRPr="00552719" w:rsidDel="00655C69">
          <w:rPr>
            <w:rPrChange w:id="5681" w:author="Willian" w:date="2016-11-28T20:46:00Z">
              <w:rPr>
                <w:rFonts w:ascii="Arial" w:hAnsi="Arial"/>
                <w:color w:val="414141"/>
                <w:sz w:val="21"/>
                <w:szCs w:val="21"/>
              </w:rPr>
            </w:rPrChange>
          </w:rPr>
          <w:delText xml:space="preserve"> </w:delText>
        </w:r>
        <w:r w:rsidR="00FE225C" w:rsidRPr="00552719" w:rsidDel="00655C69">
          <w:rPr>
            <w:rPrChange w:id="5682" w:author="Willian" w:date="2016-11-28T20:46:00Z">
              <w:rPr>
                <w:rFonts w:ascii="Menlo" w:hAnsi="Menlo" w:cs="Menlo"/>
                <w:color w:val="AA3391"/>
                <w:sz w:val="18"/>
                <w:szCs w:val="18"/>
              </w:rPr>
            </w:rPrChange>
          </w:rPr>
          <w:delText xml:space="preserve">class </w:delText>
        </w:r>
        <w:r w:rsidRPr="00552719" w:rsidDel="00655C69">
          <w:rPr>
            <w:rPrChange w:id="5683" w:author="Willian" w:date="2016-11-28T20:46:00Z">
              <w:rPr>
                <w:rFonts w:ascii="Arial" w:hAnsi="Arial"/>
                <w:color w:val="414141"/>
                <w:sz w:val="21"/>
                <w:szCs w:val="21"/>
              </w:rPr>
            </w:rPrChange>
          </w:rPr>
          <w:delText>seguido pelo nome da classe para definir uma classe. A declaração de pro</w:delText>
        </w:r>
        <w:r w:rsidR="00FE225C" w:rsidRPr="00552719" w:rsidDel="00655C69">
          <w:rPr>
            <w:rPrChange w:id="5684" w:author="Willian" w:date="2016-11-28T20:46:00Z">
              <w:rPr>
                <w:rFonts w:ascii="Arial" w:hAnsi="Arial"/>
                <w:color w:val="414141"/>
                <w:sz w:val="21"/>
                <w:szCs w:val="21"/>
              </w:rPr>
            </w:rPrChange>
          </w:rPr>
          <w:delText>priedade em uma classe é escrita</w:delText>
        </w:r>
        <w:r w:rsidRPr="00552719" w:rsidDel="00655C69">
          <w:rPr>
            <w:rPrChange w:id="5685" w:author="Willian" w:date="2016-11-28T20:46:00Z">
              <w:rPr>
                <w:rFonts w:ascii="Arial" w:hAnsi="Arial"/>
                <w:color w:val="414141"/>
                <w:sz w:val="21"/>
                <w:szCs w:val="21"/>
              </w:rPr>
            </w:rPrChange>
          </w:rPr>
          <w:delText xml:space="preserve"> da mesma forma que uma </w:delText>
        </w:r>
        <w:r w:rsidR="00FE225C" w:rsidRPr="00552719" w:rsidDel="00655C69">
          <w:rPr>
            <w:rPrChange w:id="5686" w:author="Willian" w:date="2016-11-28T20:46:00Z">
              <w:rPr>
                <w:rFonts w:ascii="Arial" w:hAnsi="Arial"/>
                <w:color w:val="414141"/>
                <w:sz w:val="21"/>
                <w:szCs w:val="21"/>
              </w:rPr>
            </w:rPrChange>
          </w:rPr>
          <w:delText>constante ou variável aprendidas na aula anterior</w:delText>
        </w:r>
        <w:r w:rsidRPr="00552719" w:rsidDel="00655C69">
          <w:rPr>
            <w:rPrChange w:id="5687" w:author="Willian" w:date="2016-11-28T20:46:00Z">
              <w:rPr>
                <w:rFonts w:ascii="Arial" w:hAnsi="Arial"/>
                <w:color w:val="414141"/>
                <w:sz w:val="21"/>
                <w:szCs w:val="21"/>
              </w:rPr>
            </w:rPrChange>
          </w:rPr>
          <w:delText xml:space="preserve">, exceto </w:delText>
        </w:r>
        <w:r w:rsidR="00FE225C" w:rsidRPr="00552719" w:rsidDel="00655C69">
          <w:rPr>
            <w:rPrChange w:id="5688" w:author="Willian" w:date="2016-11-28T20:46:00Z">
              <w:rPr>
                <w:rFonts w:ascii="Arial" w:hAnsi="Arial"/>
                <w:color w:val="414141"/>
                <w:sz w:val="21"/>
                <w:szCs w:val="21"/>
              </w:rPr>
            </w:rPrChange>
          </w:rPr>
          <w:delText>pelo fato que estas propriedades são válidas apenas</w:delText>
        </w:r>
        <w:r w:rsidRPr="00552719" w:rsidDel="00655C69">
          <w:rPr>
            <w:rPrChange w:id="5689" w:author="Willian" w:date="2016-11-28T20:46:00Z">
              <w:rPr>
                <w:rFonts w:ascii="Arial" w:hAnsi="Arial"/>
                <w:color w:val="414141"/>
                <w:sz w:val="21"/>
                <w:szCs w:val="21"/>
              </w:rPr>
            </w:rPrChange>
          </w:rPr>
          <w:delText xml:space="preserve"> no contexto de uma classe. Da mesma forma, </w:delText>
        </w:r>
        <w:r w:rsidR="00FE225C" w:rsidRPr="00552719" w:rsidDel="00655C69">
          <w:rPr>
            <w:rPrChange w:id="5690" w:author="Willian" w:date="2016-11-28T20:46:00Z">
              <w:rPr>
                <w:rFonts w:ascii="Arial" w:hAnsi="Arial"/>
                <w:color w:val="414141"/>
                <w:sz w:val="21"/>
                <w:szCs w:val="21"/>
              </w:rPr>
            </w:rPrChange>
          </w:rPr>
          <w:delText xml:space="preserve">os métodos são declarados </w:delText>
        </w:r>
        <w:r w:rsidR="0060573B" w:rsidRPr="00552719" w:rsidDel="00655C69">
          <w:rPr>
            <w:rPrChange w:id="5691" w:author="Willian" w:date="2016-11-28T20:46:00Z">
              <w:rPr>
                <w:rFonts w:ascii="Arial" w:hAnsi="Arial"/>
                <w:color w:val="414141"/>
                <w:sz w:val="21"/>
                <w:szCs w:val="21"/>
              </w:rPr>
            </w:rPrChange>
          </w:rPr>
          <w:delText>como as funções aprendidas</w:delText>
        </w:r>
        <w:r w:rsidR="00FE225C" w:rsidRPr="00552719" w:rsidDel="00655C69">
          <w:rPr>
            <w:rPrChange w:id="5692" w:author="Willian" w:date="2016-11-28T20:46:00Z">
              <w:rPr>
                <w:rFonts w:ascii="Arial" w:hAnsi="Arial"/>
                <w:color w:val="414141"/>
                <w:sz w:val="21"/>
                <w:szCs w:val="21"/>
              </w:rPr>
            </w:rPrChange>
          </w:rPr>
          <w:delText xml:space="preserve"> na aula passada</w:delText>
        </w:r>
        <w:r w:rsidRPr="00552719" w:rsidDel="00655C69">
          <w:rPr>
            <w:rPrChange w:id="5693" w:author="Willian" w:date="2016-11-28T20:46:00Z">
              <w:rPr>
                <w:rFonts w:ascii="Arial" w:hAnsi="Arial"/>
                <w:color w:val="414141"/>
                <w:sz w:val="21"/>
                <w:szCs w:val="21"/>
              </w:rPr>
            </w:rPrChange>
          </w:rPr>
          <w:delText xml:space="preserve">. </w:delText>
        </w:r>
        <w:r w:rsidR="00FE225C" w:rsidRPr="00552719" w:rsidDel="00655C69">
          <w:rPr>
            <w:rPrChange w:id="5694" w:author="Willian" w:date="2016-11-28T20:46:00Z">
              <w:rPr>
                <w:rFonts w:ascii="Arial" w:hAnsi="Arial"/>
                <w:color w:val="414141"/>
                <w:sz w:val="21"/>
                <w:szCs w:val="21"/>
              </w:rPr>
            </w:rPrChange>
          </w:rPr>
          <w:delText xml:space="preserve"> Este foi o melhor resumo sobre orientação a objetos que você vai ver.</w:delText>
        </w:r>
      </w:del>
    </w:p>
    <w:p w14:paraId="5F6B6129" w14:textId="77777777" w:rsidR="00D05199" w:rsidRPr="00552719" w:rsidDel="00655C69" w:rsidRDefault="00D05199" w:rsidP="00105795">
      <w:pPr>
        <w:rPr>
          <w:del w:id="5695" w:author="Willian" w:date="2016-11-27T10:05:00Z"/>
          <w:rPrChange w:id="5696" w:author="Willian" w:date="2016-11-28T20:46:00Z">
            <w:rPr>
              <w:del w:id="5697" w:author="Willian" w:date="2016-11-27T10:05:00Z"/>
            </w:rPr>
          </w:rPrChange>
        </w:rPr>
        <w:pPrChange w:id="5698" w:author="Willian" w:date="2016-11-28T21:17:00Z">
          <w:pPr/>
        </w:pPrChange>
      </w:pPr>
      <w:del w:id="5699" w:author="Willian" w:date="2016-11-27T10:05:00Z">
        <w:r w:rsidRPr="00552719" w:rsidDel="00655C69">
          <w:rPr>
            <w:rPrChange w:id="5700" w:author="Willian" w:date="2016-11-28T20:46:00Z">
              <w:rPr>
                <w:rFonts w:ascii="Arial" w:hAnsi="Arial"/>
                <w:color w:val="414141"/>
                <w:sz w:val="21"/>
                <w:szCs w:val="21"/>
              </w:rPr>
            </w:rPrChange>
          </w:rPr>
          <w:delText>Este exemplo declara uma</w:delText>
        </w:r>
        <w:r w:rsidR="00FE225C" w:rsidRPr="00552719" w:rsidDel="00655C69">
          <w:rPr>
            <w:rPrChange w:id="5701" w:author="Willian" w:date="2016-11-28T20:46:00Z">
              <w:rPr>
                <w:rFonts w:ascii="Arial" w:hAnsi="Arial"/>
                <w:color w:val="414141"/>
                <w:sz w:val="21"/>
                <w:szCs w:val="21"/>
              </w:rPr>
            </w:rPrChange>
          </w:rPr>
          <w:delText xml:space="preserve"> classe</w:delText>
        </w:r>
        <w:r w:rsidRPr="00552719" w:rsidDel="00655C69">
          <w:rPr>
            <w:rPrChange w:id="5702" w:author="Willian" w:date="2016-11-28T20:46:00Z">
              <w:rPr>
                <w:rFonts w:ascii="Arial" w:hAnsi="Arial"/>
                <w:color w:val="414141"/>
                <w:sz w:val="21"/>
                <w:szCs w:val="21"/>
              </w:rPr>
            </w:rPrChange>
          </w:rPr>
          <w:delText xml:space="preserve"> </w:delText>
        </w:r>
        <w:r w:rsidR="00FE225C" w:rsidRPr="00552719" w:rsidDel="00655C69">
          <w:rPr>
            <w:rPrChange w:id="5703" w:author="Willian" w:date="2016-11-28T20:46:00Z">
              <w:rPr>
                <w:rFonts w:ascii="Menlo" w:hAnsi="Menlo" w:cs="Menlo"/>
                <w:color w:val="3F6E74"/>
                <w:sz w:val="18"/>
                <w:szCs w:val="18"/>
              </w:rPr>
            </w:rPrChange>
          </w:rPr>
          <w:delText>Shape (forma) com a propriedade</w:delText>
        </w:r>
        <w:r w:rsidRPr="00552719" w:rsidDel="00655C69">
          <w:rPr>
            <w:rPrChange w:id="5704" w:author="Willian" w:date="2016-11-28T20:46:00Z">
              <w:rPr>
                <w:rFonts w:ascii="Arial" w:hAnsi="Arial"/>
                <w:color w:val="414141"/>
                <w:sz w:val="21"/>
                <w:szCs w:val="21"/>
              </w:rPr>
            </w:rPrChange>
          </w:rPr>
          <w:delText xml:space="preserve"> </w:delText>
        </w:r>
        <w:r w:rsidR="00FE225C" w:rsidRPr="00552719" w:rsidDel="00655C69">
          <w:rPr>
            <w:noProof/>
            <w:rPrChange w:id="5705" w:author="Willian" w:date="2016-11-28T20:46:00Z">
              <w:rPr>
                <w:rFonts w:ascii="Menlo" w:hAnsi="Menlo" w:cs="Menlo"/>
                <w:noProof/>
                <w:color w:val="3F6E74"/>
                <w:sz w:val="18"/>
                <w:szCs w:val="18"/>
              </w:rPr>
            </w:rPrChange>
          </w:rPr>
          <w:delText>numberOfSides</w:delText>
        </w:r>
        <w:r w:rsidR="00FE225C" w:rsidRPr="00552719" w:rsidDel="00655C69">
          <w:rPr>
            <w:rPrChange w:id="5706" w:author="Willian" w:date="2016-11-28T20:46:00Z">
              <w:rPr>
                <w:rFonts w:ascii="Menlo" w:hAnsi="Menlo" w:cs="Menlo"/>
                <w:sz w:val="18"/>
                <w:szCs w:val="18"/>
              </w:rPr>
            </w:rPrChange>
          </w:rPr>
          <w:delText xml:space="preserve"> (número de lados)</w:delText>
        </w:r>
        <w:r w:rsidRPr="00552719" w:rsidDel="00655C69">
          <w:rPr>
            <w:rPrChange w:id="5707" w:author="Willian" w:date="2016-11-28T20:46:00Z">
              <w:rPr>
                <w:rFonts w:ascii="Arial" w:hAnsi="Arial"/>
                <w:color w:val="414141"/>
                <w:sz w:val="21"/>
                <w:szCs w:val="21"/>
              </w:rPr>
            </w:rPrChange>
          </w:rPr>
          <w:delText xml:space="preserve"> e </w:delText>
        </w:r>
        <w:r w:rsidR="00FE225C" w:rsidRPr="00552719" w:rsidDel="00655C69">
          <w:rPr>
            <w:rPrChange w:id="5708" w:author="Willian" w:date="2016-11-28T20:46:00Z">
              <w:rPr>
                <w:rFonts w:ascii="Arial" w:hAnsi="Arial"/>
                <w:color w:val="414141"/>
                <w:sz w:val="21"/>
                <w:szCs w:val="21"/>
              </w:rPr>
            </w:rPrChange>
          </w:rPr>
          <w:delText>o método</w:delText>
        </w:r>
        <w:r w:rsidRPr="00552719" w:rsidDel="00655C69">
          <w:rPr>
            <w:rPrChange w:id="5709" w:author="Willian" w:date="2016-11-28T20:46:00Z">
              <w:rPr>
                <w:rFonts w:ascii="Arial" w:hAnsi="Arial"/>
                <w:color w:val="414141"/>
                <w:sz w:val="21"/>
                <w:szCs w:val="21"/>
              </w:rPr>
            </w:rPrChange>
          </w:rPr>
          <w:delText xml:space="preserve"> </w:delText>
        </w:r>
        <w:r w:rsidR="00FE225C" w:rsidRPr="00552719" w:rsidDel="00655C69">
          <w:rPr>
            <w:rPrChange w:id="5710" w:author="Willian" w:date="2016-11-28T20:46:00Z">
              <w:rPr>
                <w:rFonts w:ascii="Menlo" w:hAnsi="Menlo" w:cs="Menlo"/>
                <w:color w:val="3F6E74"/>
                <w:sz w:val="18"/>
                <w:szCs w:val="18"/>
              </w:rPr>
            </w:rPrChange>
          </w:rPr>
          <w:delText>simpleDescription() (descrição simples)</w:delText>
        </w:r>
        <w:r w:rsidRPr="00552719" w:rsidDel="00655C69">
          <w:rPr>
            <w:rPrChange w:id="5711" w:author="Willian" w:date="2016-11-28T20:46:00Z">
              <w:rPr>
                <w:rFonts w:ascii="Arial" w:hAnsi="Arial"/>
                <w:color w:val="414141"/>
                <w:sz w:val="21"/>
                <w:szCs w:val="21"/>
              </w:rPr>
            </w:rPrChange>
          </w:rPr>
          <w:delText>.</w:delText>
        </w:r>
      </w:del>
    </w:p>
    <w:p w14:paraId="357B5DE7" w14:textId="77777777" w:rsidR="00D05199" w:rsidRPr="00552719" w:rsidDel="00655C69" w:rsidRDefault="00D05199" w:rsidP="00105795">
      <w:pPr>
        <w:rPr>
          <w:del w:id="5712" w:author="Willian" w:date="2016-11-27T10:05:00Z"/>
          <w:noProof/>
          <w:lang w:val="en-US"/>
          <w:rPrChange w:id="5713" w:author="Willian" w:date="2016-11-28T20:46:00Z">
            <w:rPr>
              <w:del w:id="5714" w:author="Willian" w:date="2016-11-27T10:05:00Z"/>
              <w:rFonts w:ascii="Menlo" w:hAnsi="Menlo" w:cs="Menlo"/>
              <w:noProof/>
              <w:sz w:val="21"/>
              <w:szCs w:val="21"/>
              <w:lang w:val="en-US"/>
            </w:rPr>
          </w:rPrChange>
        </w:rPr>
        <w:pPrChange w:id="5715" w:author="Willian" w:date="2016-11-28T21:17:00Z">
          <w:pPr>
            <w:spacing w:before="460" w:after="0"/>
            <w:ind w:left="567"/>
            <w:textAlignment w:val="baseline"/>
          </w:pPr>
        </w:pPrChange>
      </w:pPr>
      <w:del w:id="5716" w:author="Willian" w:date="2016-11-27T10:05:00Z">
        <w:r w:rsidRPr="00552719" w:rsidDel="00655C69">
          <w:rPr>
            <w:noProof/>
            <w:lang w:val="en-US"/>
            <w:rPrChange w:id="5717" w:author="Willian" w:date="2016-11-28T20:46:00Z">
              <w:rPr>
                <w:rFonts w:ascii="Menlo" w:hAnsi="Menlo" w:cs="Menlo"/>
                <w:noProof/>
                <w:color w:val="AA3391"/>
                <w:sz w:val="18"/>
                <w:szCs w:val="18"/>
                <w:lang w:val="en-US"/>
              </w:rPr>
            </w:rPrChange>
          </w:rPr>
          <w:delText>class Shape {</w:delText>
        </w:r>
      </w:del>
    </w:p>
    <w:p w14:paraId="58CE31FF" w14:textId="77777777" w:rsidR="00D05199" w:rsidRPr="00552719" w:rsidDel="00655C69" w:rsidRDefault="00D05199" w:rsidP="00105795">
      <w:pPr>
        <w:rPr>
          <w:del w:id="5718" w:author="Willian" w:date="2016-11-27T10:05:00Z"/>
          <w:noProof/>
          <w:lang w:val="en-US"/>
          <w:rPrChange w:id="5719" w:author="Willian" w:date="2016-11-28T20:46:00Z">
            <w:rPr>
              <w:del w:id="5720" w:author="Willian" w:date="2016-11-27T10:05:00Z"/>
              <w:rFonts w:ascii="Menlo" w:hAnsi="Menlo" w:cs="Menlo"/>
              <w:noProof/>
              <w:sz w:val="21"/>
              <w:szCs w:val="21"/>
              <w:lang w:val="en-US"/>
            </w:rPr>
          </w:rPrChange>
        </w:rPr>
        <w:pPrChange w:id="5721" w:author="Willian" w:date="2016-11-28T21:17:00Z">
          <w:pPr>
            <w:spacing w:after="0"/>
            <w:ind w:left="567"/>
            <w:textAlignment w:val="baseline"/>
          </w:pPr>
        </w:pPrChange>
      </w:pPr>
      <w:del w:id="5722" w:author="Willian" w:date="2016-11-27T10:05:00Z">
        <w:r w:rsidRPr="00552719" w:rsidDel="00655C69">
          <w:rPr>
            <w:noProof/>
            <w:lang w:val="en-US"/>
            <w:rPrChange w:id="5723" w:author="Willian" w:date="2016-11-28T20:46:00Z">
              <w:rPr>
                <w:rFonts w:ascii="Menlo" w:hAnsi="Menlo" w:cs="Menlo"/>
                <w:noProof/>
                <w:color w:val="auto"/>
                <w:sz w:val="18"/>
                <w:szCs w:val="18"/>
                <w:lang w:val="en-US"/>
              </w:rPr>
            </w:rPrChange>
          </w:rPr>
          <w:delText xml:space="preserve">  var numberOfSides = </w:delText>
        </w:r>
        <w:r w:rsidRPr="00552719" w:rsidDel="00655C69">
          <w:rPr>
            <w:noProof/>
            <w:color w:val="1C00CF"/>
            <w:lang w:val="en-US"/>
            <w:rPrChange w:id="5724" w:author="Willian" w:date="2016-11-28T20:46:00Z">
              <w:rPr>
                <w:rFonts w:ascii="Menlo" w:hAnsi="Menlo" w:cs="Menlo"/>
                <w:noProof/>
                <w:color w:val="1C00CF"/>
                <w:sz w:val="18"/>
                <w:szCs w:val="18"/>
                <w:lang w:val="en-US"/>
              </w:rPr>
            </w:rPrChange>
          </w:rPr>
          <w:delText>0</w:delText>
        </w:r>
      </w:del>
    </w:p>
    <w:p w14:paraId="7960DD9F" w14:textId="77777777" w:rsidR="00D05199" w:rsidRPr="00552719" w:rsidDel="00655C69" w:rsidRDefault="00D05199" w:rsidP="00105795">
      <w:pPr>
        <w:rPr>
          <w:del w:id="5725" w:author="Willian" w:date="2016-11-27T10:05:00Z"/>
          <w:noProof/>
          <w:lang w:val="en-US"/>
          <w:rPrChange w:id="5726" w:author="Willian" w:date="2016-11-28T20:46:00Z">
            <w:rPr>
              <w:del w:id="5727" w:author="Willian" w:date="2016-11-27T10:05:00Z"/>
              <w:rFonts w:ascii="Menlo" w:hAnsi="Menlo" w:cs="Menlo"/>
              <w:noProof/>
              <w:sz w:val="21"/>
              <w:szCs w:val="21"/>
              <w:lang w:val="en-US"/>
            </w:rPr>
          </w:rPrChange>
        </w:rPr>
        <w:pPrChange w:id="5728" w:author="Willian" w:date="2016-11-28T21:17:00Z">
          <w:pPr>
            <w:spacing w:after="0"/>
            <w:ind w:left="567"/>
            <w:textAlignment w:val="baseline"/>
          </w:pPr>
        </w:pPrChange>
      </w:pPr>
      <w:del w:id="5729" w:author="Willian" w:date="2016-11-27T10:05:00Z">
        <w:r w:rsidRPr="00552719" w:rsidDel="00655C69">
          <w:rPr>
            <w:noProof/>
            <w:lang w:val="en-US"/>
            <w:rPrChange w:id="5730" w:author="Willian" w:date="2016-11-28T20:46:00Z">
              <w:rPr>
                <w:rFonts w:ascii="Menlo" w:hAnsi="Menlo" w:cs="Menlo"/>
                <w:noProof/>
                <w:color w:val="auto"/>
                <w:sz w:val="18"/>
                <w:szCs w:val="18"/>
                <w:lang w:val="en-US"/>
              </w:rPr>
            </w:rPrChange>
          </w:rPr>
          <w:delText>  func simpleDescription() -&gt; String {</w:delText>
        </w:r>
      </w:del>
    </w:p>
    <w:p w14:paraId="142322BD" w14:textId="77777777" w:rsidR="00D05199" w:rsidRPr="00552719" w:rsidDel="00655C69" w:rsidRDefault="00D05199" w:rsidP="00105795">
      <w:pPr>
        <w:rPr>
          <w:del w:id="5731" w:author="Willian" w:date="2016-11-27T10:05:00Z"/>
          <w:noProof/>
          <w:lang w:val="en-US"/>
          <w:rPrChange w:id="5732" w:author="Willian" w:date="2016-11-28T20:46:00Z">
            <w:rPr>
              <w:del w:id="5733" w:author="Willian" w:date="2016-11-27T10:05:00Z"/>
              <w:rFonts w:ascii="Menlo" w:hAnsi="Menlo" w:cs="Menlo"/>
              <w:noProof/>
              <w:sz w:val="21"/>
              <w:szCs w:val="21"/>
              <w:lang w:val="en-US"/>
            </w:rPr>
          </w:rPrChange>
        </w:rPr>
        <w:pPrChange w:id="5734" w:author="Willian" w:date="2016-11-28T21:17:00Z">
          <w:pPr>
            <w:spacing w:after="0"/>
            <w:ind w:left="567"/>
            <w:textAlignment w:val="baseline"/>
          </w:pPr>
        </w:pPrChange>
      </w:pPr>
      <w:del w:id="5735" w:author="Willian" w:date="2016-11-27T10:05:00Z">
        <w:r w:rsidRPr="00552719" w:rsidDel="00655C69">
          <w:rPr>
            <w:noProof/>
            <w:lang w:val="en-US"/>
            <w:rPrChange w:id="5736" w:author="Willian" w:date="2016-11-28T20:46:00Z">
              <w:rPr>
                <w:rFonts w:ascii="Menlo" w:hAnsi="Menlo" w:cs="Menlo"/>
                <w:noProof/>
                <w:color w:val="auto"/>
                <w:sz w:val="18"/>
                <w:szCs w:val="18"/>
                <w:lang w:val="en-US"/>
              </w:rPr>
            </w:rPrChange>
          </w:rPr>
          <w:delText>      return "A shape with \(numberOfSides) sides."</w:delText>
        </w:r>
      </w:del>
    </w:p>
    <w:p w14:paraId="22F85772" w14:textId="77777777" w:rsidR="00D05199" w:rsidRPr="00552719" w:rsidDel="00655C69" w:rsidRDefault="00D05199" w:rsidP="00105795">
      <w:pPr>
        <w:rPr>
          <w:del w:id="5737" w:author="Willian" w:date="2016-11-27T10:05:00Z"/>
          <w:noProof/>
          <w:rPrChange w:id="5738" w:author="Willian" w:date="2016-11-28T20:46:00Z">
            <w:rPr>
              <w:del w:id="5739" w:author="Willian" w:date="2016-11-27T10:05:00Z"/>
              <w:rFonts w:ascii="Menlo" w:hAnsi="Menlo" w:cs="Menlo"/>
              <w:noProof/>
              <w:sz w:val="21"/>
              <w:szCs w:val="21"/>
            </w:rPr>
          </w:rPrChange>
        </w:rPr>
        <w:pPrChange w:id="5740" w:author="Willian" w:date="2016-11-28T21:17:00Z">
          <w:pPr>
            <w:spacing w:after="0"/>
            <w:ind w:left="567"/>
            <w:textAlignment w:val="baseline"/>
          </w:pPr>
        </w:pPrChange>
      </w:pPr>
      <w:del w:id="5741" w:author="Willian" w:date="2016-11-27T10:05:00Z">
        <w:r w:rsidRPr="00552719" w:rsidDel="00655C69">
          <w:rPr>
            <w:noProof/>
            <w:lang w:val="en-US"/>
            <w:rPrChange w:id="5742" w:author="Willian" w:date="2016-11-28T20:46:00Z">
              <w:rPr>
                <w:rFonts w:ascii="Menlo" w:hAnsi="Menlo" w:cs="Menlo"/>
                <w:noProof/>
                <w:color w:val="auto"/>
                <w:sz w:val="18"/>
                <w:szCs w:val="18"/>
                <w:lang w:val="en-US"/>
              </w:rPr>
            </w:rPrChange>
          </w:rPr>
          <w:delText>  </w:delText>
        </w:r>
        <w:r w:rsidRPr="00552719" w:rsidDel="00655C69">
          <w:rPr>
            <w:noProof/>
            <w:rPrChange w:id="5743" w:author="Willian" w:date="2016-11-28T20:46:00Z">
              <w:rPr>
                <w:rFonts w:ascii="Menlo" w:hAnsi="Menlo" w:cs="Menlo"/>
                <w:noProof/>
                <w:color w:val="auto"/>
                <w:sz w:val="18"/>
                <w:szCs w:val="18"/>
              </w:rPr>
            </w:rPrChange>
          </w:rPr>
          <w:delText>}</w:delText>
        </w:r>
      </w:del>
    </w:p>
    <w:p w14:paraId="2C3F7F64" w14:textId="77777777" w:rsidR="00D05199" w:rsidRPr="00552719" w:rsidDel="00655C69" w:rsidRDefault="00D05199" w:rsidP="00105795">
      <w:pPr>
        <w:rPr>
          <w:del w:id="5744" w:author="Willian" w:date="2016-11-27T10:05:00Z"/>
          <w:noProof/>
          <w:rPrChange w:id="5745" w:author="Willian" w:date="2016-11-28T20:46:00Z">
            <w:rPr>
              <w:del w:id="5746" w:author="Willian" w:date="2016-11-27T10:05:00Z"/>
              <w:rFonts w:ascii="Menlo" w:hAnsi="Menlo" w:cs="Menlo"/>
              <w:noProof/>
              <w:sz w:val="21"/>
              <w:szCs w:val="21"/>
            </w:rPr>
          </w:rPrChange>
        </w:rPr>
        <w:pPrChange w:id="5747" w:author="Willian" w:date="2016-11-28T21:17:00Z">
          <w:pPr>
            <w:spacing w:after="620"/>
            <w:ind w:left="567"/>
            <w:textAlignment w:val="baseline"/>
          </w:pPr>
        </w:pPrChange>
      </w:pPr>
      <w:del w:id="5748" w:author="Willian" w:date="2016-11-27T10:05:00Z">
        <w:r w:rsidRPr="00552719" w:rsidDel="00655C69">
          <w:rPr>
            <w:noProof/>
            <w:rPrChange w:id="5749" w:author="Willian" w:date="2016-11-28T20:46:00Z">
              <w:rPr>
                <w:rFonts w:ascii="Menlo" w:hAnsi="Menlo" w:cs="Menlo"/>
                <w:noProof/>
                <w:color w:val="auto"/>
                <w:sz w:val="18"/>
                <w:szCs w:val="18"/>
              </w:rPr>
            </w:rPrChange>
          </w:rPr>
          <w:delText>}</w:delText>
        </w:r>
      </w:del>
    </w:p>
    <w:p w14:paraId="1B06E40A" w14:textId="77777777" w:rsidR="0060573B" w:rsidRPr="00552719" w:rsidDel="00655C69" w:rsidRDefault="0060573B" w:rsidP="00105795">
      <w:pPr>
        <w:rPr>
          <w:del w:id="5750" w:author="Willian" w:date="2016-11-27T10:05:00Z"/>
          <w:rPrChange w:id="5751" w:author="Willian" w:date="2016-11-28T20:46:00Z">
            <w:rPr>
              <w:del w:id="5752" w:author="Willian" w:date="2016-11-27T10:05:00Z"/>
            </w:rPr>
          </w:rPrChange>
        </w:rPr>
        <w:pPrChange w:id="5753" w:author="Willian" w:date="2016-11-28T21:17:00Z">
          <w:pPr/>
        </w:pPrChange>
      </w:pPr>
      <w:del w:id="5754" w:author="Willian" w:date="2016-11-27T10:05:00Z">
        <w:r w:rsidRPr="00552719" w:rsidDel="00655C69">
          <w:rPr>
            <w:rPrChange w:id="5755" w:author="Willian" w:date="2016-11-28T20:46:00Z">
              <w:rPr/>
            </w:rPrChange>
          </w:rPr>
          <w:delText xml:space="preserve">Criar uma instância de uma classe é uma tarefa fácil. Basta colocar um conjunto de abre-fecha parênteses após o nome da classe. Para acessar as propriedades e métodos da instância use a sintaxe de ponto. Aqui </w:delText>
        </w:r>
        <w:r w:rsidRPr="00552719" w:rsidDel="00655C69">
          <w:rPr>
            <w:rFonts w:ascii="Verdana" w:hAnsi="Verdana"/>
            <w:rPrChange w:id="5756" w:author="Willian" w:date="2016-11-28T20:46:00Z">
              <w:rPr>
                <w:rFonts w:ascii="Verdana" w:hAnsi="Verdana"/>
                <w:color w:val="3F6E74"/>
                <w:sz w:val="18"/>
                <w:szCs w:val="18"/>
              </w:rPr>
            </w:rPrChange>
          </w:rPr>
          <w:delText xml:space="preserve">shape </w:delText>
        </w:r>
        <w:r w:rsidRPr="00552719" w:rsidDel="00655C69">
          <w:rPr>
            <w:rPrChange w:id="5757" w:author="Willian" w:date="2016-11-28T20:46:00Z">
              <w:rPr/>
            </w:rPrChange>
          </w:rPr>
          <w:delText xml:space="preserve">é um objeto que é instância da classe </w:delText>
        </w:r>
        <w:r w:rsidRPr="00552719" w:rsidDel="00655C69">
          <w:rPr>
            <w:rFonts w:ascii="Verdana" w:hAnsi="Verdana"/>
            <w:rPrChange w:id="5758" w:author="Willian" w:date="2016-11-28T20:46:00Z">
              <w:rPr>
                <w:rFonts w:ascii="Verdana" w:hAnsi="Verdana"/>
                <w:color w:val="3F6E74"/>
                <w:sz w:val="18"/>
                <w:szCs w:val="18"/>
              </w:rPr>
            </w:rPrChange>
          </w:rPr>
          <w:delText>Shape</w:delText>
        </w:r>
        <w:r w:rsidRPr="00552719" w:rsidDel="00655C69">
          <w:rPr>
            <w:rPrChange w:id="5759" w:author="Willian" w:date="2016-11-28T20:46:00Z">
              <w:rPr/>
            </w:rPrChange>
          </w:rPr>
          <w:delText>.</w:delText>
        </w:r>
      </w:del>
    </w:p>
    <w:p w14:paraId="72671CC3" w14:textId="77777777" w:rsidR="00D05199" w:rsidRPr="00552719" w:rsidDel="00655C69" w:rsidRDefault="00D05199" w:rsidP="00105795">
      <w:pPr>
        <w:rPr>
          <w:del w:id="5760" w:author="Willian" w:date="2016-11-27T10:05:00Z"/>
          <w:noProof/>
          <w:lang w:val="en-US"/>
          <w:rPrChange w:id="5761" w:author="Willian" w:date="2016-11-28T20:46:00Z">
            <w:rPr>
              <w:del w:id="5762" w:author="Willian" w:date="2016-11-27T10:05:00Z"/>
              <w:rFonts w:ascii="Menlo" w:hAnsi="Menlo" w:cs="Menlo"/>
              <w:noProof/>
              <w:sz w:val="21"/>
              <w:szCs w:val="21"/>
              <w:lang w:val="en-US"/>
            </w:rPr>
          </w:rPrChange>
        </w:rPr>
        <w:pPrChange w:id="5763" w:author="Willian" w:date="2016-11-28T21:17:00Z">
          <w:pPr>
            <w:spacing w:before="460" w:after="0"/>
            <w:ind w:left="567"/>
            <w:textAlignment w:val="baseline"/>
          </w:pPr>
        </w:pPrChange>
      </w:pPr>
      <w:del w:id="5764" w:author="Willian" w:date="2016-11-27T10:05:00Z">
        <w:r w:rsidRPr="00552719" w:rsidDel="00655C69">
          <w:rPr>
            <w:noProof/>
            <w:lang w:val="en-US"/>
            <w:rPrChange w:id="5765" w:author="Willian" w:date="2016-11-28T20:46:00Z">
              <w:rPr>
                <w:rFonts w:ascii="Menlo" w:hAnsi="Menlo" w:cs="Menlo"/>
                <w:noProof/>
                <w:color w:val="AA3391"/>
                <w:sz w:val="18"/>
                <w:szCs w:val="18"/>
                <w:lang w:val="en-US"/>
              </w:rPr>
            </w:rPrChange>
          </w:rPr>
          <w:delText>var shape = Shape()</w:delText>
        </w:r>
      </w:del>
    </w:p>
    <w:p w14:paraId="78C74977" w14:textId="77777777" w:rsidR="00D05199" w:rsidRPr="00552719" w:rsidDel="00655C69" w:rsidRDefault="00D05199" w:rsidP="00105795">
      <w:pPr>
        <w:rPr>
          <w:del w:id="5766" w:author="Willian" w:date="2016-11-27T10:05:00Z"/>
          <w:noProof/>
          <w:lang w:val="en-US"/>
          <w:rPrChange w:id="5767" w:author="Willian" w:date="2016-11-28T20:46:00Z">
            <w:rPr>
              <w:del w:id="5768" w:author="Willian" w:date="2016-11-27T10:05:00Z"/>
              <w:rFonts w:ascii="Menlo" w:hAnsi="Menlo" w:cs="Menlo"/>
              <w:noProof/>
              <w:sz w:val="21"/>
              <w:szCs w:val="21"/>
              <w:lang w:val="en-US"/>
            </w:rPr>
          </w:rPrChange>
        </w:rPr>
        <w:pPrChange w:id="5769" w:author="Willian" w:date="2016-11-28T21:17:00Z">
          <w:pPr>
            <w:spacing w:after="0"/>
            <w:ind w:left="567"/>
            <w:textAlignment w:val="baseline"/>
          </w:pPr>
        </w:pPrChange>
      </w:pPr>
      <w:del w:id="5770" w:author="Willian" w:date="2016-11-27T10:05:00Z">
        <w:r w:rsidRPr="00552719" w:rsidDel="00655C69">
          <w:rPr>
            <w:noProof/>
            <w:lang w:val="en-US"/>
            <w:rPrChange w:id="5771" w:author="Willian" w:date="2016-11-28T20:46:00Z">
              <w:rPr>
                <w:rFonts w:ascii="Menlo" w:hAnsi="Menlo" w:cs="Menlo"/>
                <w:noProof/>
                <w:color w:val="3F6E74"/>
                <w:sz w:val="18"/>
                <w:szCs w:val="18"/>
                <w:lang w:val="en-US"/>
              </w:rPr>
            </w:rPrChange>
          </w:rPr>
          <w:delText xml:space="preserve">shape.numberOfSides = </w:delText>
        </w:r>
        <w:r w:rsidRPr="00552719" w:rsidDel="00655C69">
          <w:rPr>
            <w:noProof/>
            <w:color w:val="1C00CF"/>
            <w:lang w:val="en-US"/>
            <w:rPrChange w:id="5772" w:author="Willian" w:date="2016-11-28T20:46:00Z">
              <w:rPr>
                <w:rFonts w:ascii="Menlo" w:hAnsi="Menlo" w:cs="Menlo"/>
                <w:noProof/>
                <w:color w:val="1C00CF"/>
                <w:sz w:val="18"/>
                <w:szCs w:val="18"/>
                <w:lang w:val="en-US"/>
              </w:rPr>
            </w:rPrChange>
          </w:rPr>
          <w:delText>7</w:delText>
        </w:r>
      </w:del>
    </w:p>
    <w:p w14:paraId="105A5857" w14:textId="77777777" w:rsidR="00D05199" w:rsidRPr="00552719" w:rsidDel="00655C69" w:rsidRDefault="00D05199" w:rsidP="00105795">
      <w:pPr>
        <w:rPr>
          <w:del w:id="5773" w:author="Willian" w:date="2016-11-27T10:05:00Z"/>
          <w:noProof/>
          <w:rPrChange w:id="5774" w:author="Willian" w:date="2016-11-28T20:46:00Z">
            <w:rPr>
              <w:del w:id="5775" w:author="Willian" w:date="2016-11-27T10:05:00Z"/>
              <w:rFonts w:ascii="Menlo" w:hAnsi="Menlo" w:cs="Menlo"/>
              <w:noProof/>
              <w:sz w:val="21"/>
              <w:szCs w:val="21"/>
            </w:rPr>
          </w:rPrChange>
        </w:rPr>
        <w:pPrChange w:id="5776" w:author="Willian" w:date="2016-11-28T21:17:00Z">
          <w:pPr>
            <w:spacing w:after="620"/>
            <w:ind w:left="567"/>
            <w:textAlignment w:val="baseline"/>
          </w:pPr>
        </w:pPrChange>
      </w:pPr>
      <w:del w:id="5777" w:author="Willian" w:date="2016-11-27T10:05:00Z">
        <w:r w:rsidRPr="00552719" w:rsidDel="00655C69">
          <w:rPr>
            <w:noProof/>
            <w:rPrChange w:id="5778" w:author="Willian" w:date="2016-11-28T20:46:00Z">
              <w:rPr>
                <w:rFonts w:ascii="Menlo" w:hAnsi="Menlo" w:cs="Menlo"/>
                <w:noProof/>
                <w:color w:val="AA3391"/>
                <w:sz w:val="18"/>
                <w:szCs w:val="18"/>
              </w:rPr>
            </w:rPrChange>
          </w:rPr>
          <w:delText>var shapeDescription = shape.simpleDescription()</w:delText>
        </w:r>
      </w:del>
    </w:p>
    <w:p w14:paraId="74FBA9B0" w14:textId="77777777" w:rsidR="000D41DF" w:rsidRPr="00552719" w:rsidDel="00655C69" w:rsidRDefault="000D41DF" w:rsidP="00105795">
      <w:pPr>
        <w:rPr>
          <w:del w:id="5779" w:author="Willian" w:date="2016-11-27T10:05:00Z"/>
          <w:rPrChange w:id="5780" w:author="Willian" w:date="2016-11-28T20:46:00Z">
            <w:rPr>
              <w:del w:id="5781" w:author="Willian" w:date="2016-11-27T10:05:00Z"/>
            </w:rPr>
          </w:rPrChange>
        </w:rPr>
        <w:pPrChange w:id="5782" w:author="Willian" w:date="2016-11-28T21:17:00Z">
          <w:pPr>
            <w:pStyle w:val="Ttulo3"/>
          </w:pPr>
        </w:pPrChange>
      </w:pPr>
      <w:del w:id="5783" w:author="Willian" w:date="2016-11-27T10:05:00Z">
        <w:r w:rsidRPr="00552719" w:rsidDel="00655C69">
          <w:rPr>
            <w:rPrChange w:id="5784" w:author="Willian" w:date="2016-11-28T20:46:00Z">
              <w:rPr/>
            </w:rPrChange>
          </w:rPr>
          <w:delText>Initializers</w:delText>
        </w:r>
      </w:del>
    </w:p>
    <w:p w14:paraId="75A9CBF5" w14:textId="77777777" w:rsidR="0060573B" w:rsidRPr="00552719" w:rsidDel="00655C69" w:rsidRDefault="0060573B" w:rsidP="00105795">
      <w:pPr>
        <w:rPr>
          <w:del w:id="5785" w:author="Willian" w:date="2016-11-27T10:05:00Z"/>
          <w:rPrChange w:id="5786" w:author="Willian" w:date="2016-11-28T20:46:00Z">
            <w:rPr>
              <w:del w:id="5787" w:author="Willian" w:date="2016-11-27T10:05:00Z"/>
            </w:rPr>
          </w:rPrChange>
        </w:rPr>
        <w:pPrChange w:id="5788" w:author="Willian" w:date="2016-11-28T21:17:00Z">
          <w:pPr/>
        </w:pPrChange>
      </w:pPr>
      <w:del w:id="5789" w:author="Willian" w:date="2016-11-27T10:05:00Z">
        <w:r w:rsidRPr="00552719" w:rsidDel="00655C69">
          <w:rPr>
            <w:rPrChange w:id="5790" w:author="Willian" w:date="2016-11-28T20:46:00Z">
              <w:rPr/>
            </w:rPrChange>
          </w:rPr>
          <w:delText>Ainda está faltando uma coisa importante para a classe Shape: um inicializador. Um inicializador é um método que prepara uma instância de uma classe para o uso, envolvendo a definição de valores iniciais de cada propriedade e outras configurações iniciais da do objeto. Estamos falando do conhecido construtor em Java, porém em Swift temos um novo jeito para defini-lo: utilizando a palavra reservada init</w:delText>
        </w:r>
        <w:r w:rsidRPr="00552719" w:rsidDel="00655C69">
          <w:rPr>
            <w:rFonts w:ascii="Verdana" w:hAnsi="Verdana"/>
            <w:rPrChange w:id="5791" w:author="Willian" w:date="2016-11-28T20:46:00Z">
              <w:rPr>
                <w:rFonts w:ascii="Verdana" w:hAnsi="Verdana"/>
                <w:color w:val="AA3391"/>
                <w:sz w:val="18"/>
                <w:szCs w:val="18"/>
              </w:rPr>
            </w:rPrChange>
          </w:rPr>
          <w:delText>.</w:delText>
        </w:r>
        <w:r w:rsidRPr="00552719" w:rsidDel="00655C69">
          <w:rPr>
            <w:rPrChange w:id="5792" w:author="Willian" w:date="2016-11-28T20:46:00Z">
              <w:rPr/>
            </w:rPrChange>
          </w:rPr>
          <w:delText xml:space="preserve"> Neste caso o init entra como nome do método.</w:delText>
        </w:r>
      </w:del>
    </w:p>
    <w:p w14:paraId="0E025C22" w14:textId="77777777" w:rsidR="0060573B" w:rsidRPr="00552719" w:rsidDel="00655C69" w:rsidRDefault="0060573B" w:rsidP="00105795">
      <w:pPr>
        <w:rPr>
          <w:del w:id="5793" w:author="Willian" w:date="2016-11-27T10:05:00Z"/>
          <w:rPrChange w:id="5794" w:author="Willian" w:date="2016-11-28T20:46:00Z">
            <w:rPr>
              <w:del w:id="5795" w:author="Willian" w:date="2016-11-27T10:05:00Z"/>
            </w:rPr>
          </w:rPrChange>
        </w:rPr>
        <w:pPrChange w:id="5796" w:author="Willian" w:date="2016-11-28T21:17:00Z">
          <w:pPr/>
        </w:pPrChange>
      </w:pPr>
      <w:del w:id="5797" w:author="Willian" w:date="2016-11-27T10:05:00Z">
        <w:r w:rsidRPr="00552719" w:rsidDel="00655C69">
          <w:rPr>
            <w:rPrChange w:id="5798" w:author="Willian" w:date="2016-11-28T20:46:00Z">
              <w:rPr/>
            </w:rPrChange>
          </w:rPr>
          <w:delText>Este exemplo define uma nova classe, NamedShape que tem um inicializador que leva um nome.</w:delText>
        </w:r>
      </w:del>
    </w:p>
    <w:p w14:paraId="0B954E02" w14:textId="77777777" w:rsidR="00D05199" w:rsidRPr="00552719" w:rsidDel="00655C69" w:rsidRDefault="00D05199" w:rsidP="00105795">
      <w:pPr>
        <w:rPr>
          <w:del w:id="5799" w:author="Willian" w:date="2016-11-27T10:05:00Z"/>
          <w:noProof/>
          <w:lang w:val="en-US"/>
          <w:rPrChange w:id="5800" w:author="Willian" w:date="2016-11-28T20:46:00Z">
            <w:rPr>
              <w:del w:id="5801" w:author="Willian" w:date="2016-11-27T10:05:00Z"/>
              <w:rFonts w:ascii="Menlo" w:hAnsi="Menlo" w:cs="Menlo"/>
              <w:noProof/>
              <w:sz w:val="21"/>
              <w:szCs w:val="21"/>
              <w:lang w:val="en-US"/>
            </w:rPr>
          </w:rPrChange>
        </w:rPr>
        <w:pPrChange w:id="5802" w:author="Willian" w:date="2016-11-28T21:17:00Z">
          <w:pPr>
            <w:spacing w:before="460" w:after="0"/>
            <w:ind w:left="567"/>
            <w:textAlignment w:val="baseline"/>
          </w:pPr>
        </w:pPrChange>
      </w:pPr>
      <w:del w:id="5803" w:author="Willian" w:date="2016-11-27T10:05:00Z">
        <w:r w:rsidRPr="00552719" w:rsidDel="00655C69">
          <w:rPr>
            <w:noProof/>
            <w:lang w:val="en-US"/>
            <w:rPrChange w:id="5804" w:author="Willian" w:date="2016-11-28T20:46:00Z">
              <w:rPr>
                <w:rFonts w:ascii="Menlo" w:hAnsi="Menlo" w:cs="Menlo"/>
                <w:noProof/>
                <w:color w:val="AA3391"/>
                <w:sz w:val="18"/>
                <w:szCs w:val="18"/>
                <w:lang w:val="en-US"/>
              </w:rPr>
            </w:rPrChange>
          </w:rPr>
          <w:delText>class NamedShape {</w:delText>
        </w:r>
      </w:del>
    </w:p>
    <w:p w14:paraId="79DE6B67" w14:textId="77777777" w:rsidR="00D05199" w:rsidRPr="00552719" w:rsidDel="00655C69" w:rsidRDefault="00D05199" w:rsidP="00105795">
      <w:pPr>
        <w:rPr>
          <w:del w:id="5805" w:author="Willian" w:date="2016-11-27T10:05:00Z"/>
          <w:noProof/>
          <w:lang w:val="en-US"/>
          <w:rPrChange w:id="5806" w:author="Willian" w:date="2016-11-28T20:46:00Z">
            <w:rPr>
              <w:del w:id="5807" w:author="Willian" w:date="2016-11-27T10:05:00Z"/>
              <w:rFonts w:ascii="Menlo" w:hAnsi="Menlo" w:cs="Menlo"/>
              <w:noProof/>
              <w:sz w:val="21"/>
              <w:szCs w:val="21"/>
              <w:lang w:val="en-US"/>
            </w:rPr>
          </w:rPrChange>
        </w:rPr>
        <w:pPrChange w:id="5808" w:author="Willian" w:date="2016-11-28T21:17:00Z">
          <w:pPr>
            <w:spacing w:after="0"/>
            <w:ind w:left="567"/>
            <w:textAlignment w:val="baseline"/>
          </w:pPr>
        </w:pPrChange>
      </w:pPr>
      <w:del w:id="5809" w:author="Willian" w:date="2016-11-27T10:05:00Z">
        <w:r w:rsidRPr="00552719" w:rsidDel="00655C69">
          <w:rPr>
            <w:noProof/>
            <w:lang w:val="en-US"/>
            <w:rPrChange w:id="5810" w:author="Willian" w:date="2016-11-28T20:46:00Z">
              <w:rPr>
                <w:rFonts w:ascii="Menlo" w:hAnsi="Menlo" w:cs="Menlo"/>
                <w:noProof/>
                <w:color w:val="auto"/>
                <w:sz w:val="18"/>
                <w:szCs w:val="18"/>
                <w:lang w:val="en-US"/>
              </w:rPr>
            </w:rPrChange>
          </w:rPr>
          <w:delText xml:space="preserve">  var numberOfSides = </w:delText>
        </w:r>
        <w:r w:rsidRPr="00552719" w:rsidDel="00655C69">
          <w:rPr>
            <w:noProof/>
            <w:color w:val="1C00CF"/>
            <w:lang w:val="en-US"/>
            <w:rPrChange w:id="5811" w:author="Willian" w:date="2016-11-28T20:46:00Z">
              <w:rPr>
                <w:rFonts w:ascii="Menlo" w:hAnsi="Menlo" w:cs="Menlo"/>
                <w:noProof/>
                <w:color w:val="1C00CF"/>
                <w:sz w:val="18"/>
                <w:szCs w:val="18"/>
                <w:lang w:val="en-US"/>
              </w:rPr>
            </w:rPrChange>
          </w:rPr>
          <w:delText>0</w:delText>
        </w:r>
      </w:del>
    </w:p>
    <w:p w14:paraId="64CB55F6" w14:textId="77777777" w:rsidR="00D05199" w:rsidRPr="00552719" w:rsidDel="00655C69" w:rsidRDefault="00D05199" w:rsidP="00105795">
      <w:pPr>
        <w:rPr>
          <w:del w:id="5812" w:author="Willian" w:date="2016-11-27T10:05:00Z"/>
          <w:noProof/>
          <w:lang w:val="en-US"/>
          <w:rPrChange w:id="5813" w:author="Willian" w:date="2016-11-28T20:46:00Z">
            <w:rPr>
              <w:del w:id="5814" w:author="Willian" w:date="2016-11-27T10:05:00Z"/>
              <w:rFonts w:ascii="Menlo" w:hAnsi="Menlo" w:cs="Menlo"/>
              <w:noProof/>
              <w:sz w:val="21"/>
              <w:szCs w:val="21"/>
              <w:lang w:val="en-US"/>
            </w:rPr>
          </w:rPrChange>
        </w:rPr>
        <w:pPrChange w:id="5815" w:author="Willian" w:date="2016-11-28T21:17:00Z">
          <w:pPr>
            <w:spacing w:after="0"/>
            <w:ind w:left="567"/>
            <w:textAlignment w:val="baseline"/>
          </w:pPr>
        </w:pPrChange>
      </w:pPr>
      <w:del w:id="5816" w:author="Willian" w:date="2016-11-27T10:05:00Z">
        <w:r w:rsidRPr="00552719" w:rsidDel="00655C69">
          <w:rPr>
            <w:noProof/>
            <w:lang w:val="en-US"/>
            <w:rPrChange w:id="5817" w:author="Willian" w:date="2016-11-28T20:46:00Z">
              <w:rPr>
                <w:rFonts w:ascii="Menlo" w:hAnsi="Menlo" w:cs="Menlo"/>
                <w:noProof/>
                <w:color w:val="auto"/>
                <w:sz w:val="18"/>
                <w:szCs w:val="18"/>
                <w:lang w:val="en-US"/>
              </w:rPr>
            </w:rPrChange>
          </w:rPr>
          <w:delText>  var name: String</w:delText>
        </w:r>
      </w:del>
    </w:p>
    <w:p w14:paraId="67ADAED5" w14:textId="77777777" w:rsidR="00D05199" w:rsidRPr="00552719" w:rsidDel="00655C69" w:rsidRDefault="00D05199" w:rsidP="00105795">
      <w:pPr>
        <w:rPr>
          <w:del w:id="5818" w:author="Willian" w:date="2016-11-27T10:05:00Z"/>
          <w:noProof/>
          <w:lang w:val="en-US"/>
          <w:rPrChange w:id="5819" w:author="Willian" w:date="2016-11-28T20:46:00Z">
            <w:rPr>
              <w:del w:id="5820" w:author="Willian" w:date="2016-11-27T10:05:00Z"/>
              <w:rFonts w:ascii="Menlo" w:hAnsi="Menlo" w:cs="Menlo"/>
              <w:noProof/>
              <w:sz w:val="21"/>
              <w:szCs w:val="21"/>
              <w:lang w:val="en-US"/>
            </w:rPr>
          </w:rPrChange>
        </w:rPr>
        <w:pPrChange w:id="5821" w:author="Willian" w:date="2016-11-28T21:17:00Z">
          <w:pPr>
            <w:spacing w:after="0"/>
            <w:ind w:left="567"/>
            <w:textAlignment w:val="baseline"/>
          </w:pPr>
        </w:pPrChange>
      </w:pPr>
      <w:del w:id="5822" w:author="Willian" w:date="2016-11-27T10:05:00Z">
        <w:r w:rsidRPr="00552719" w:rsidDel="00655C69">
          <w:rPr>
            <w:noProof/>
            <w:lang w:val="en-US"/>
            <w:rPrChange w:id="5823" w:author="Willian" w:date="2016-11-28T20:46:00Z">
              <w:rPr>
                <w:rFonts w:ascii="Menlo" w:hAnsi="Menlo" w:cs="Menlo"/>
                <w:noProof/>
                <w:color w:val="auto"/>
                <w:sz w:val="18"/>
                <w:szCs w:val="18"/>
                <w:lang w:val="en-US"/>
              </w:rPr>
            </w:rPrChange>
          </w:rPr>
          <w:delText> </w:delText>
        </w:r>
      </w:del>
    </w:p>
    <w:p w14:paraId="0D1913DF" w14:textId="77777777" w:rsidR="00D05199" w:rsidRPr="00552719" w:rsidDel="00655C69" w:rsidRDefault="00D05199" w:rsidP="00105795">
      <w:pPr>
        <w:rPr>
          <w:del w:id="5824" w:author="Willian" w:date="2016-11-27T10:05:00Z"/>
          <w:noProof/>
          <w:lang w:val="en-US"/>
          <w:rPrChange w:id="5825" w:author="Willian" w:date="2016-11-28T20:46:00Z">
            <w:rPr>
              <w:del w:id="5826" w:author="Willian" w:date="2016-11-27T10:05:00Z"/>
              <w:rFonts w:ascii="Menlo" w:hAnsi="Menlo" w:cs="Menlo"/>
              <w:noProof/>
              <w:sz w:val="21"/>
              <w:szCs w:val="21"/>
              <w:lang w:val="en-US"/>
            </w:rPr>
          </w:rPrChange>
        </w:rPr>
        <w:pPrChange w:id="5827" w:author="Willian" w:date="2016-11-28T21:17:00Z">
          <w:pPr>
            <w:spacing w:after="0"/>
            <w:ind w:left="567"/>
            <w:textAlignment w:val="baseline"/>
          </w:pPr>
        </w:pPrChange>
      </w:pPr>
      <w:del w:id="5828" w:author="Willian" w:date="2016-11-27T10:05:00Z">
        <w:r w:rsidRPr="00552719" w:rsidDel="00655C69">
          <w:rPr>
            <w:noProof/>
            <w:lang w:val="en-US"/>
            <w:rPrChange w:id="5829" w:author="Willian" w:date="2016-11-28T20:46:00Z">
              <w:rPr>
                <w:rFonts w:ascii="Menlo" w:hAnsi="Menlo" w:cs="Menlo"/>
                <w:noProof/>
                <w:color w:val="auto"/>
                <w:sz w:val="18"/>
                <w:szCs w:val="18"/>
                <w:lang w:val="en-US"/>
              </w:rPr>
            </w:rPrChange>
          </w:rPr>
          <w:delText>  init(name: String) {</w:delText>
        </w:r>
      </w:del>
    </w:p>
    <w:p w14:paraId="161C1A78" w14:textId="77777777" w:rsidR="00D05199" w:rsidRPr="00552719" w:rsidDel="00655C69" w:rsidRDefault="00D05199" w:rsidP="00105795">
      <w:pPr>
        <w:rPr>
          <w:del w:id="5830" w:author="Willian" w:date="2016-11-27T10:05:00Z"/>
          <w:noProof/>
          <w:lang w:val="en-US"/>
          <w:rPrChange w:id="5831" w:author="Willian" w:date="2016-11-28T20:46:00Z">
            <w:rPr>
              <w:del w:id="5832" w:author="Willian" w:date="2016-11-27T10:05:00Z"/>
              <w:rFonts w:ascii="Menlo" w:hAnsi="Menlo" w:cs="Menlo"/>
              <w:noProof/>
              <w:sz w:val="21"/>
              <w:szCs w:val="21"/>
              <w:lang w:val="en-US"/>
            </w:rPr>
          </w:rPrChange>
        </w:rPr>
        <w:pPrChange w:id="5833" w:author="Willian" w:date="2016-11-28T21:17:00Z">
          <w:pPr>
            <w:spacing w:after="0"/>
            <w:ind w:left="567"/>
            <w:textAlignment w:val="baseline"/>
          </w:pPr>
        </w:pPrChange>
      </w:pPr>
      <w:del w:id="5834" w:author="Willian" w:date="2016-11-27T10:05:00Z">
        <w:r w:rsidRPr="00552719" w:rsidDel="00655C69">
          <w:rPr>
            <w:noProof/>
            <w:lang w:val="en-US"/>
            <w:rPrChange w:id="5835" w:author="Willian" w:date="2016-11-28T20:46:00Z">
              <w:rPr>
                <w:rFonts w:ascii="Menlo" w:hAnsi="Menlo" w:cs="Menlo"/>
                <w:noProof/>
                <w:color w:val="auto"/>
                <w:sz w:val="18"/>
                <w:szCs w:val="18"/>
                <w:lang w:val="en-US"/>
              </w:rPr>
            </w:rPrChange>
          </w:rPr>
          <w:delText>      self.name = name</w:delText>
        </w:r>
      </w:del>
    </w:p>
    <w:p w14:paraId="4F3039DF" w14:textId="77777777" w:rsidR="00D05199" w:rsidRPr="00552719" w:rsidDel="00655C69" w:rsidRDefault="00D05199" w:rsidP="00105795">
      <w:pPr>
        <w:rPr>
          <w:del w:id="5836" w:author="Willian" w:date="2016-11-27T10:05:00Z"/>
          <w:noProof/>
          <w:lang w:val="en-US"/>
          <w:rPrChange w:id="5837" w:author="Willian" w:date="2016-11-28T20:46:00Z">
            <w:rPr>
              <w:del w:id="5838" w:author="Willian" w:date="2016-11-27T10:05:00Z"/>
              <w:rFonts w:ascii="Menlo" w:hAnsi="Menlo" w:cs="Menlo"/>
              <w:noProof/>
              <w:sz w:val="21"/>
              <w:szCs w:val="21"/>
              <w:lang w:val="en-US"/>
            </w:rPr>
          </w:rPrChange>
        </w:rPr>
        <w:pPrChange w:id="5839" w:author="Willian" w:date="2016-11-28T21:17:00Z">
          <w:pPr>
            <w:spacing w:after="0"/>
            <w:ind w:left="567"/>
            <w:textAlignment w:val="baseline"/>
          </w:pPr>
        </w:pPrChange>
      </w:pPr>
      <w:del w:id="5840" w:author="Willian" w:date="2016-11-27T10:05:00Z">
        <w:r w:rsidRPr="00552719" w:rsidDel="00655C69">
          <w:rPr>
            <w:noProof/>
            <w:lang w:val="en-US"/>
            <w:rPrChange w:id="5841" w:author="Willian" w:date="2016-11-28T20:46:00Z">
              <w:rPr>
                <w:rFonts w:ascii="Menlo" w:hAnsi="Menlo" w:cs="Menlo"/>
                <w:noProof/>
                <w:color w:val="auto"/>
                <w:sz w:val="18"/>
                <w:szCs w:val="18"/>
                <w:lang w:val="en-US"/>
              </w:rPr>
            </w:rPrChange>
          </w:rPr>
          <w:delText>  }</w:delText>
        </w:r>
      </w:del>
    </w:p>
    <w:p w14:paraId="0828F668" w14:textId="77777777" w:rsidR="00D05199" w:rsidRPr="00552719" w:rsidDel="00655C69" w:rsidRDefault="00D05199" w:rsidP="00105795">
      <w:pPr>
        <w:rPr>
          <w:del w:id="5842" w:author="Willian" w:date="2016-11-27T10:05:00Z"/>
          <w:noProof/>
          <w:lang w:val="en-US"/>
          <w:rPrChange w:id="5843" w:author="Willian" w:date="2016-11-28T20:46:00Z">
            <w:rPr>
              <w:del w:id="5844" w:author="Willian" w:date="2016-11-27T10:05:00Z"/>
              <w:rFonts w:ascii="Menlo" w:hAnsi="Menlo" w:cs="Menlo"/>
              <w:noProof/>
              <w:sz w:val="21"/>
              <w:szCs w:val="21"/>
              <w:lang w:val="en-US"/>
            </w:rPr>
          </w:rPrChange>
        </w:rPr>
        <w:pPrChange w:id="5845" w:author="Willian" w:date="2016-11-28T21:17:00Z">
          <w:pPr>
            <w:spacing w:after="0"/>
            <w:ind w:left="567"/>
            <w:textAlignment w:val="baseline"/>
          </w:pPr>
        </w:pPrChange>
      </w:pPr>
      <w:del w:id="5846" w:author="Willian" w:date="2016-11-27T10:05:00Z">
        <w:r w:rsidRPr="00552719" w:rsidDel="00655C69">
          <w:rPr>
            <w:noProof/>
            <w:lang w:val="en-US"/>
            <w:rPrChange w:id="5847" w:author="Willian" w:date="2016-11-28T20:46:00Z">
              <w:rPr>
                <w:rFonts w:ascii="Menlo" w:hAnsi="Menlo" w:cs="Menlo"/>
                <w:noProof/>
                <w:color w:val="auto"/>
                <w:sz w:val="18"/>
                <w:szCs w:val="18"/>
                <w:lang w:val="en-US"/>
              </w:rPr>
            </w:rPrChange>
          </w:rPr>
          <w:delText> </w:delText>
        </w:r>
      </w:del>
    </w:p>
    <w:p w14:paraId="2681B7D1" w14:textId="77777777" w:rsidR="00D05199" w:rsidRPr="00552719" w:rsidDel="00655C69" w:rsidRDefault="00D05199" w:rsidP="00105795">
      <w:pPr>
        <w:rPr>
          <w:del w:id="5848" w:author="Willian" w:date="2016-11-27T10:05:00Z"/>
          <w:noProof/>
          <w:lang w:val="en-US"/>
          <w:rPrChange w:id="5849" w:author="Willian" w:date="2016-11-28T20:46:00Z">
            <w:rPr>
              <w:del w:id="5850" w:author="Willian" w:date="2016-11-27T10:05:00Z"/>
              <w:rFonts w:ascii="Menlo" w:hAnsi="Menlo" w:cs="Menlo"/>
              <w:noProof/>
              <w:sz w:val="21"/>
              <w:szCs w:val="21"/>
              <w:lang w:val="en-US"/>
            </w:rPr>
          </w:rPrChange>
        </w:rPr>
        <w:pPrChange w:id="5851" w:author="Willian" w:date="2016-11-28T21:17:00Z">
          <w:pPr>
            <w:spacing w:after="0"/>
            <w:ind w:left="567"/>
            <w:textAlignment w:val="baseline"/>
          </w:pPr>
        </w:pPrChange>
      </w:pPr>
      <w:del w:id="5852" w:author="Willian" w:date="2016-11-27T10:05:00Z">
        <w:r w:rsidRPr="00552719" w:rsidDel="00655C69">
          <w:rPr>
            <w:noProof/>
            <w:lang w:val="en-US"/>
            <w:rPrChange w:id="5853" w:author="Willian" w:date="2016-11-28T20:46:00Z">
              <w:rPr>
                <w:rFonts w:ascii="Menlo" w:hAnsi="Menlo" w:cs="Menlo"/>
                <w:noProof/>
                <w:color w:val="auto"/>
                <w:sz w:val="18"/>
                <w:szCs w:val="18"/>
                <w:lang w:val="en-US"/>
              </w:rPr>
            </w:rPrChange>
          </w:rPr>
          <w:delText>  func simpleDescription() -&gt; String {</w:delText>
        </w:r>
      </w:del>
    </w:p>
    <w:p w14:paraId="5975A411" w14:textId="77777777" w:rsidR="00D05199" w:rsidRPr="00552719" w:rsidDel="00655C69" w:rsidRDefault="00D05199" w:rsidP="00105795">
      <w:pPr>
        <w:rPr>
          <w:del w:id="5854" w:author="Willian" w:date="2016-11-27T10:05:00Z"/>
          <w:noProof/>
          <w:lang w:val="en-US"/>
          <w:rPrChange w:id="5855" w:author="Willian" w:date="2016-11-28T20:46:00Z">
            <w:rPr>
              <w:del w:id="5856" w:author="Willian" w:date="2016-11-27T10:05:00Z"/>
              <w:rFonts w:ascii="Menlo" w:hAnsi="Menlo" w:cs="Menlo"/>
              <w:noProof/>
              <w:sz w:val="21"/>
              <w:szCs w:val="21"/>
              <w:lang w:val="en-US"/>
            </w:rPr>
          </w:rPrChange>
        </w:rPr>
        <w:pPrChange w:id="5857" w:author="Willian" w:date="2016-11-28T21:17:00Z">
          <w:pPr>
            <w:spacing w:after="0"/>
            <w:ind w:left="567"/>
            <w:textAlignment w:val="baseline"/>
          </w:pPr>
        </w:pPrChange>
      </w:pPr>
      <w:del w:id="5858" w:author="Willian" w:date="2016-11-27T10:05:00Z">
        <w:r w:rsidRPr="00552719" w:rsidDel="00655C69">
          <w:rPr>
            <w:noProof/>
            <w:lang w:val="en-US"/>
            <w:rPrChange w:id="5859" w:author="Willian" w:date="2016-11-28T20:46:00Z">
              <w:rPr>
                <w:rFonts w:ascii="Menlo" w:hAnsi="Menlo" w:cs="Menlo"/>
                <w:noProof/>
                <w:color w:val="auto"/>
                <w:sz w:val="18"/>
                <w:szCs w:val="18"/>
                <w:lang w:val="en-US"/>
              </w:rPr>
            </w:rPrChange>
          </w:rPr>
          <w:delText>      return "A shape with \(numberOfSides) sides."</w:delText>
        </w:r>
      </w:del>
    </w:p>
    <w:p w14:paraId="11240389" w14:textId="77777777" w:rsidR="00D05199" w:rsidRPr="00552719" w:rsidDel="00655C69" w:rsidRDefault="00D05199" w:rsidP="00105795">
      <w:pPr>
        <w:rPr>
          <w:del w:id="5860" w:author="Willian" w:date="2016-11-27T10:05:00Z"/>
          <w:noProof/>
          <w:rPrChange w:id="5861" w:author="Willian" w:date="2016-11-28T20:46:00Z">
            <w:rPr>
              <w:del w:id="5862" w:author="Willian" w:date="2016-11-27T10:05:00Z"/>
              <w:rFonts w:ascii="Menlo" w:hAnsi="Menlo" w:cs="Menlo"/>
              <w:noProof/>
              <w:sz w:val="21"/>
              <w:szCs w:val="21"/>
            </w:rPr>
          </w:rPrChange>
        </w:rPr>
        <w:pPrChange w:id="5863" w:author="Willian" w:date="2016-11-28T21:17:00Z">
          <w:pPr>
            <w:spacing w:after="0"/>
            <w:ind w:left="567"/>
            <w:textAlignment w:val="baseline"/>
          </w:pPr>
        </w:pPrChange>
      </w:pPr>
      <w:del w:id="5864" w:author="Willian" w:date="2016-11-27T10:05:00Z">
        <w:r w:rsidRPr="00552719" w:rsidDel="00655C69">
          <w:rPr>
            <w:noProof/>
            <w:lang w:val="en-US"/>
            <w:rPrChange w:id="5865" w:author="Willian" w:date="2016-11-28T20:46:00Z">
              <w:rPr>
                <w:rFonts w:ascii="Menlo" w:hAnsi="Menlo" w:cs="Menlo"/>
                <w:noProof/>
                <w:color w:val="auto"/>
                <w:sz w:val="18"/>
                <w:szCs w:val="18"/>
                <w:lang w:val="en-US"/>
              </w:rPr>
            </w:rPrChange>
          </w:rPr>
          <w:delText>  </w:delText>
        </w:r>
        <w:r w:rsidRPr="00552719" w:rsidDel="00655C69">
          <w:rPr>
            <w:noProof/>
            <w:rPrChange w:id="5866" w:author="Willian" w:date="2016-11-28T20:46:00Z">
              <w:rPr>
                <w:rFonts w:ascii="Menlo" w:hAnsi="Menlo" w:cs="Menlo"/>
                <w:noProof/>
                <w:color w:val="auto"/>
                <w:sz w:val="18"/>
                <w:szCs w:val="18"/>
              </w:rPr>
            </w:rPrChange>
          </w:rPr>
          <w:delText>}</w:delText>
        </w:r>
      </w:del>
    </w:p>
    <w:p w14:paraId="2DA84CB4" w14:textId="77777777" w:rsidR="00D05199" w:rsidRPr="00552719" w:rsidDel="00655C69" w:rsidRDefault="00D05199" w:rsidP="00105795">
      <w:pPr>
        <w:rPr>
          <w:del w:id="5867" w:author="Willian" w:date="2016-11-27T10:05:00Z"/>
          <w:noProof/>
          <w:rPrChange w:id="5868" w:author="Willian" w:date="2016-11-28T20:46:00Z">
            <w:rPr>
              <w:del w:id="5869" w:author="Willian" w:date="2016-11-27T10:05:00Z"/>
              <w:rFonts w:ascii="Menlo" w:hAnsi="Menlo" w:cs="Menlo"/>
              <w:noProof/>
              <w:sz w:val="21"/>
              <w:szCs w:val="21"/>
            </w:rPr>
          </w:rPrChange>
        </w:rPr>
        <w:pPrChange w:id="5870" w:author="Willian" w:date="2016-11-28T21:17:00Z">
          <w:pPr>
            <w:spacing w:after="620"/>
            <w:ind w:left="567"/>
            <w:textAlignment w:val="baseline"/>
          </w:pPr>
        </w:pPrChange>
      </w:pPr>
      <w:del w:id="5871" w:author="Willian" w:date="2016-11-27T10:05:00Z">
        <w:r w:rsidRPr="00552719" w:rsidDel="00655C69">
          <w:rPr>
            <w:noProof/>
            <w:rPrChange w:id="5872" w:author="Willian" w:date="2016-11-28T20:46:00Z">
              <w:rPr>
                <w:rFonts w:ascii="Menlo" w:hAnsi="Menlo" w:cs="Menlo"/>
                <w:noProof/>
                <w:color w:val="auto"/>
                <w:sz w:val="18"/>
                <w:szCs w:val="18"/>
              </w:rPr>
            </w:rPrChange>
          </w:rPr>
          <w:delText>}</w:delText>
        </w:r>
      </w:del>
    </w:p>
    <w:p w14:paraId="2C935621" w14:textId="77777777" w:rsidR="00AF04DD" w:rsidRPr="00552719" w:rsidDel="00655C69" w:rsidRDefault="00AF04DD" w:rsidP="00105795">
      <w:pPr>
        <w:rPr>
          <w:del w:id="5873" w:author="Willian" w:date="2016-11-27T10:05:00Z"/>
          <w:rPrChange w:id="5874" w:author="Willian" w:date="2016-11-28T20:46:00Z">
            <w:rPr>
              <w:del w:id="5875" w:author="Willian" w:date="2016-11-27T10:05:00Z"/>
            </w:rPr>
          </w:rPrChange>
        </w:rPr>
        <w:pPrChange w:id="5876" w:author="Willian" w:date="2016-11-28T21:17:00Z">
          <w:pPr/>
        </w:pPrChange>
      </w:pPr>
      <w:del w:id="5877" w:author="Willian" w:date="2016-11-27T10:05:00Z">
        <w:r w:rsidRPr="00552719" w:rsidDel="00655C69">
          <w:rPr>
            <w:rPrChange w:id="5878" w:author="Willian" w:date="2016-11-28T20:46:00Z">
              <w:rPr/>
            </w:rPrChange>
          </w:rPr>
          <w:delText xml:space="preserve">Observe que utilizamos a palavra reservada </w:delText>
        </w:r>
        <w:r w:rsidRPr="00552719" w:rsidDel="00655C69">
          <w:rPr>
            <w:noProof/>
            <w:rPrChange w:id="5879" w:author="Willian" w:date="2016-11-28T20:46:00Z">
              <w:rPr>
                <w:rFonts w:ascii="Menlo" w:hAnsi="Menlo" w:cs="Menlo"/>
                <w:noProof/>
                <w:color w:val="AA3391"/>
                <w:sz w:val="18"/>
                <w:szCs w:val="18"/>
              </w:rPr>
            </w:rPrChange>
          </w:rPr>
          <w:delText>self</w:delText>
        </w:r>
        <w:r w:rsidRPr="00552719" w:rsidDel="00655C69">
          <w:rPr>
            <w:rPrChange w:id="5880" w:author="Willian" w:date="2016-11-28T20:46:00Z">
              <w:rPr/>
            </w:rPrChange>
          </w:rPr>
          <w:delText xml:space="preserve"> para distinguir a propriedade </w:delText>
        </w:r>
        <w:r w:rsidRPr="00552719" w:rsidDel="00655C69">
          <w:rPr>
            <w:noProof/>
            <w:rPrChange w:id="5881" w:author="Willian" w:date="2016-11-28T20:46:00Z">
              <w:rPr>
                <w:rFonts w:ascii="Menlo" w:hAnsi="Menlo" w:cs="Menlo"/>
                <w:noProof/>
                <w:color w:val="3F6E74"/>
                <w:sz w:val="18"/>
                <w:szCs w:val="18"/>
              </w:rPr>
            </w:rPrChange>
          </w:rPr>
          <w:delText>name</w:delText>
        </w:r>
        <w:r w:rsidRPr="00552719" w:rsidDel="00655C69">
          <w:rPr>
            <w:rPrChange w:id="5882" w:author="Willian" w:date="2016-11-28T20:46:00Z">
              <w:rPr/>
            </w:rPrChange>
          </w:rPr>
          <w:delText xml:space="preserve"> do argumento </w:delText>
        </w:r>
        <w:r w:rsidRPr="00552719" w:rsidDel="00655C69">
          <w:rPr>
            <w:noProof/>
            <w:rPrChange w:id="5883" w:author="Willian" w:date="2016-11-28T20:46:00Z">
              <w:rPr>
                <w:rFonts w:ascii="Menlo" w:hAnsi="Menlo" w:cs="Menlo"/>
                <w:noProof/>
                <w:color w:val="3F6E74"/>
                <w:sz w:val="18"/>
                <w:szCs w:val="18"/>
              </w:rPr>
            </w:rPrChange>
          </w:rPr>
          <w:delText>name</w:delText>
        </w:r>
        <w:r w:rsidRPr="00552719" w:rsidDel="00655C69">
          <w:rPr>
            <w:rPrChange w:id="5884" w:author="Willian" w:date="2016-11-28T20:46:00Z">
              <w:rPr/>
            </w:rPrChange>
          </w:rPr>
          <w:delText xml:space="preserve">. Cada propriedade tem um valor atribuído, seja na sua declaração (como em </w:delText>
        </w:r>
        <w:r w:rsidRPr="00552719" w:rsidDel="00655C69">
          <w:rPr>
            <w:noProof/>
            <w:rPrChange w:id="5885" w:author="Willian" w:date="2016-11-28T20:46:00Z">
              <w:rPr>
                <w:rFonts w:ascii="Menlo" w:hAnsi="Menlo" w:cs="Menlo"/>
                <w:noProof/>
                <w:color w:val="3F6E74"/>
                <w:sz w:val="18"/>
                <w:szCs w:val="18"/>
              </w:rPr>
            </w:rPrChange>
          </w:rPr>
          <w:delText>numberOfSides</w:delText>
        </w:r>
        <w:r w:rsidRPr="00552719" w:rsidDel="00655C69">
          <w:rPr>
            <w:rPrChange w:id="5886" w:author="Willian" w:date="2016-11-28T20:46:00Z">
              <w:rPr/>
            </w:rPrChange>
          </w:rPr>
          <w:delText xml:space="preserve">) ou no inicializador (como em </w:delText>
        </w:r>
        <w:r w:rsidRPr="00552719" w:rsidDel="00655C69">
          <w:rPr>
            <w:noProof/>
            <w:rPrChange w:id="5887" w:author="Willian" w:date="2016-11-28T20:46:00Z">
              <w:rPr>
                <w:rFonts w:ascii="Menlo" w:hAnsi="Menlo" w:cs="Menlo"/>
                <w:noProof/>
                <w:color w:val="3F6E74"/>
                <w:sz w:val="18"/>
                <w:szCs w:val="18"/>
              </w:rPr>
            </w:rPrChange>
          </w:rPr>
          <w:delText>name</w:delText>
        </w:r>
        <w:r w:rsidRPr="00552719" w:rsidDel="00655C69">
          <w:rPr>
            <w:rPrChange w:id="5888" w:author="Willian" w:date="2016-11-28T20:46:00Z">
              <w:rPr/>
            </w:rPrChange>
          </w:rPr>
          <w:delText xml:space="preserve">). Mesmo que este valor seja explicitamente </w:delText>
        </w:r>
        <w:r w:rsidRPr="00552719" w:rsidDel="00655C69">
          <w:rPr>
            <w:noProof/>
            <w:rPrChange w:id="5889" w:author="Willian" w:date="2016-11-28T20:46:00Z">
              <w:rPr>
                <w:rFonts w:ascii="Menlo" w:hAnsi="Menlo" w:cs="Menlo"/>
                <w:noProof/>
                <w:color w:val="AA3391"/>
                <w:sz w:val="18"/>
                <w:szCs w:val="18"/>
              </w:rPr>
            </w:rPrChange>
          </w:rPr>
          <w:delText>nil</w:delText>
        </w:r>
        <w:r w:rsidRPr="00552719" w:rsidDel="00655C69">
          <w:rPr>
            <w:rPrChange w:id="5890" w:author="Willian" w:date="2016-11-28T20:46:00Z">
              <w:rPr/>
            </w:rPrChange>
          </w:rPr>
          <w:delText>, todas as propriedades devem ter um valor atribuído em si.</w:delText>
        </w:r>
      </w:del>
    </w:p>
    <w:p w14:paraId="2B5C076E" w14:textId="77777777" w:rsidR="00AF04DD" w:rsidRPr="00552719" w:rsidDel="00655C69" w:rsidRDefault="00AF04DD" w:rsidP="00105795">
      <w:pPr>
        <w:rPr>
          <w:del w:id="5891" w:author="Willian" w:date="2016-11-27T10:05:00Z"/>
          <w:rPrChange w:id="5892" w:author="Willian" w:date="2016-11-28T20:46:00Z">
            <w:rPr>
              <w:del w:id="5893" w:author="Willian" w:date="2016-11-27T10:05:00Z"/>
            </w:rPr>
          </w:rPrChange>
        </w:rPr>
        <w:pPrChange w:id="5894" w:author="Willian" w:date="2016-11-28T21:17:00Z">
          <w:pPr/>
        </w:pPrChange>
      </w:pPr>
      <w:del w:id="5895" w:author="Willian" w:date="2016-11-27T10:05:00Z">
        <w:r w:rsidRPr="00552719" w:rsidDel="00655C69">
          <w:rPr>
            <w:rPrChange w:id="5896" w:author="Willian" w:date="2016-11-28T20:46:00Z">
              <w:rPr/>
            </w:rPrChange>
          </w:rPr>
          <w:delText>Ao chamarmos o inicializador, na criação da instância, não utilizamos a palavra init; devemos chama-lo colocando o parênteses após o nome da classe. Quando chamamos um inicializador, devemos incluir todos os argumentos e nomes, juntamente com os seus valores.</w:delText>
        </w:r>
      </w:del>
    </w:p>
    <w:p w14:paraId="0495DFD4" w14:textId="77777777" w:rsidR="00D05199" w:rsidRPr="00552719" w:rsidDel="00655C69" w:rsidRDefault="00D05199" w:rsidP="00105795">
      <w:pPr>
        <w:rPr>
          <w:del w:id="5897" w:author="Willian" w:date="2016-11-27T10:05:00Z"/>
          <w:noProof/>
          <w:lang w:val="en-US"/>
          <w:rPrChange w:id="5898" w:author="Willian" w:date="2016-11-28T20:46:00Z">
            <w:rPr>
              <w:del w:id="5899" w:author="Willian" w:date="2016-11-27T10:05:00Z"/>
              <w:rFonts w:ascii="Menlo" w:hAnsi="Menlo" w:cs="Menlo"/>
              <w:noProof/>
              <w:color w:val="FFFFFF"/>
              <w:sz w:val="21"/>
              <w:szCs w:val="21"/>
              <w:lang w:val="en-US"/>
            </w:rPr>
          </w:rPrChange>
        </w:rPr>
        <w:pPrChange w:id="5900" w:author="Willian" w:date="2016-11-28T21:17:00Z">
          <w:pPr>
            <w:numPr>
              <w:numId w:val="9"/>
            </w:numPr>
            <w:tabs>
              <w:tab w:val="num" w:pos="720"/>
            </w:tabs>
            <w:spacing w:before="460" w:after="620"/>
            <w:ind w:left="567" w:hanging="360"/>
            <w:textAlignment w:val="baseline"/>
          </w:pPr>
        </w:pPrChange>
      </w:pPr>
      <w:del w:id="5901" w:author="Willian" w:date="2016-11-27T10:05:00Z">
        <w:r w:rsidRPr="00552719" w:rsidDel="00655C69">
          <w:rPr>
            <w:noProof/>
            <w:lang w:val="en-US"/>
            <w:rPrChange w:id="5902" w:author="Willian" w:date="2016-11-28T20:46:00Z">
              <w:rPr>
                <w:rFonts w:ascii="Menlo" w:hAnsi="Menlo" w:cs="Menlo"/>
                <w:noProof/>
                <w:color w:val="AA3391"/>
                <w:sz w:val="18"/>
                <w:szCs w:val="18"/>
                <w:lang w:val="en-US"/>
              </w:rPr>
            </w:rPrChange>
          </w:rPr>
          <w:delText>let namedShape = NamedShape(name: "my named shape")</w:delText>
        </w:r>
      </w:del>
    </w:p>
    <w:p w14:paraId="04B88BD4" w14:textId="77777777" w:rsidR="00AF04DD" w:rsidRPr="00552719" w:rsidDel="00655C69" w:rsidRDefault="009C06FC" w:rsidP="00105795">
      <w:pPr>
        <w:rPr>
          <w:del w:id="5903" w:author="Willian" w:date="2016-11-27T10:05:00Z"/>
          <w:rPrChange w:id="5904" w:author="Willian" w:date="2016-11-28T20:46:00Z">
            <w:rPr>
              <w:del w:id="5905" w:author="Willian" w:date="2016-11-27T10:05:00Z"/>
            </w:rPr>
          </w:rPrChange>
        </w:rPr>
        <w:pPrChange w:id="5906" w:author="Willian" w:date="2016-11-28T21:17:00Z">
          <w:pPr/>
        </w:pPrChange>
      </w:pPr>
      <w:ins w:id="5907" w:author="Vicente da Silva, Mayara" w:date="2016-11-04T11:30:00Z">
        <w:del w:id="5908" w:author="Willian" w:date="2016-11-27T10:05:00Z">
          <w:r w:rsidRPr="00552719" w:rsidDel="00655C69">
            <w:rPr>
              <w:rPrChange w:id="5909" w:author="Willian" w:date="2016-11-28T20:46:00Z">
                <w:rPr/>
              </w:rPrChange>
            </w:rPr>
            <w:delText xml:space="preserve">As </w:delText>
          </w:r>
        </w:del>
      </w:ins>
      <w:del w:id="5910" w:author="Willian" w:date="2016-11-27T10:05:00Z">
        <w:r w:rsidR="00AF04DD" w:rsidRPr="00552719" w:rsidDel="00655C69">
          <w:rPr>
            <w:rPrChange w:id="5911" w:author="Willian" w:date="2016-11-28T20:46:00Z">
              <w:rPr/>
            </w:rPrChange>
          </w:rPr>
          <w:delText>Classes podem herdar o comportamento de sua classe mãe. Uma classe que herda o comportamento de outra é chamada de subclasse desta classe, e classe mãe é chamada de superclasse.</w:delText>
        </w:r>
        <w:r w:rsidR="00946005" w:rsidRPr="00552719" w:rsidDel="00655C69">
          <w:rPr>
            <w:rPrChange w:id="5912" w:author="Willian" w:date="2016-11-28T20:46:00Z">
              <w:rPr/>
            </w:rPrChange>
          </w:rPr>
          <w:delText xml:space="preserve"> Subclasses incluem o nome da superclasse depois de seu nome, separados por dois pontos ( :), como no exemplo abaixo. Uma classe pode herdar apenas uma superclasse, embora esta superclasse possa herdar outra superclasse, e assim por diante, resultando em uma hierarquia de classes.</w:delText>
        </w:r>
      </w:del>
    </w:p>
    <w:p w14:paraId="36D90641" w14:textId="77777777" w:rsidR="00946005" w:rsidRPr="00552719" w:rsidDel="00655C69" w:rsidRDefault="00946005" w:rsidP="00105795">
      <w:pPr>
        <w:rPr>
          <w:del w:id="5913" w:author="Willian" w:date="2016-11-27T10:05:00Z"/>
          <w:rPrChange w:id="5914" w:author="Willian" w:date="2016-11-28T20:46:00Z">
            <w:rPr>
              <w:del w:id="5915" w:author="Willian" w:date="2016-11-27T10:05:00Z"/>
            </w:rPr>
          </w:rPrChange>
        </w:rPr>
        <w:pPrChange w:id="5916" w:author="Willian" w:date="2016-11-28T21:17:00Z">
          <w:pPr/>
        </w:pPrChange>
      </w:pPr>
      <w:del w:id="5917" w:author="Willian" w:date="2016-11-27T10:05:00Z">
        <w:r w:rsidRPr="00552719" w:rsidDel="00655C69">
          <w:rPr>
            <w:rPrChange w:id="5918" w:author="Willian" w:date="2016-11-28T20:46:00Z">
              <w:rPr/>
            </w:rPrChange>
          </w:rPr>
          <w:delText xml:space="preserve">Métodos de uma subclasse que sobrepõem a implementação da superclasse são marcados com a palavra reservada </w:delText>
        </w:r>
        <w:r w:rsidR="00980F48" w:rsidRPr="00552719" w:rsidDel="00655C69">
          <w:rPr>
            <w:rFonts w:eastAsia="Meiryo"/>
            <w:rPrChange w:id="5919" w:author="Willian" w:date="2016-11-28T20:46:00Z">
              <w:rPr>
                <w:rFonts w:ascii="Menlo" w:eastAsia="Meiryo" w:hAnsi="Menlo" w:cs="Menlo"/>
                <w:color w:val="AA3391"/>
                <w:sz w:val="18"/>
                <w:szCs w:val="18"/>
              </w:rPr>
            </w:rPrChange>
          </w:rPr>
          <w:delText xml:space="preserve">override </w:delText>
        </w:r>
        <w:r w:rsidRPr="00552719" w:rsidDel="00655C69">
          <w:rPr>
            <w:rPrChange w:id="5920" w:author="Willian" w:date="2016-11-28T20:46:00Z">
              <w:rPr/>
            </w:rPrChange>
          </w:rPr>
          <w:delText xml:space="preserve">antecedendo o método. Quando não anotamos com a palavra </w:delText>
        </w:r>
        <w:r w:rsidR="00980F48" w:rsidRPr="00552719" w:rsidDel="00655C69">
          <w:rPr>
            <w:rFonts w:eastAsia="Meiryo"/>
            <w:rPrChange w:id="5921" w:author="Willian" w:date="2016-11-28T20:46:00Z">
              <w:rPr>
                <w:rFonts w:ascii="Menlo" w:eastAsia="Meiryo" w:hAnsi="Menlo" w:cs="Menlo"/>
                <w:color w:val="AA3391"/>
                <w:sz w:val="18"/>
                <w:szCs w:val="18"/>
              </w:rPr>
            </w:rPrChange>
          </w:rPr>
          <w:delText xml:space="preserve">override </w:delText>
        </w:r>
        <w:r w:rsidRPr="00552719" w:rsidDel="00655C69">
          <w:rPr>
            <w:rPrChange w:id="5922" w:author="Willian" w:date="2016-11-28T20:46:00Z">
              <w:rPr/>
            </w:rPrChange>
          </w:rPr>
          <w:delText xml:space="preserve">o compilador irá emitir um erro. </w:delText>
        </w:r>
        <w:r w:rsidR="00980F48" w:rsidRPr="00552719" w:rsidDel="00655C69">
          <w:rPr>
            <w:rPrChange w:id="5923" w:author="Willian" w:date="2016-11-28T20:46:00Z">
              <w:rPr/>
            </w:rPrChange>
          </w:rPr>
          <w:delText xml:space="preserve">O compilador detecta um erro quando colocamos o </w:delText>
        </w:r>
        <w:r w:rsidR="00980F48" w:rsidRPr="00552719" w:rsidDel="00655C69">
          <w:rPr>
            <w:rFonts w:eastAsia="Meiryo"/>
            <w:rPrChange w:id="5924" w:author="Willian" w:date="2016-11-28T20:46:00Z">
              <w:rPr>
                <w:rFonts w:ascii="Menlo" w:eastAsia="Meiryo" w:hAnsi="Menlo" w:cs="Menlo"/>
                <w:color w:val="AA3391"/>
                <w:sz w:val="18"/>
                <w:szCs w:val="18"/>
              </w:rPr>
            </w:rPrChange>
          </w:rPr>
          <w:delText xml:space="preserve">override </w:delText>
        </w:r>
        <w:r w:rsidR="00980F48" w:rsidRPr="00552719" w:rsidDel="00655C69">
          <w:rPr>
            <w:rPrChange w:id="5925" w:author="Willian" w:date="2016-11-28T20:46:00Z">
              <w:rPr/>
            </w:rPrChange>
          </w:rPr>
          <w:delText>desnecessariamente em métodos que de fato não sobrepõem nenhum método da superclasse.</w:delText>
        </w:r>
      </w:del>
    </w:p>
    <w:p w14:paraId="3ED1B4F8" w14:textId="77777777" w:rsidR="00980F48" w:rsidRPr="00552719" w:rsidDel="00655C69" w:rsidRDefault="00980F48" w:rsidP="00105795">
      <w:pPr>
        <w:rPr>
          <w:del w:id="5926" w:author="Willian" w:date="2016-11-27T10:05:00Z"/>
          <w:rPrChange w:id="5927" w:author="Willian" w:date="2016-11-28T20:46:00Z">
            <w:rPr>
              <w:del w:id="5928" w:author="Willian" w:date="2016-11-27T10:05:00Z"/>
              <w:rFonts w:ascii="Arial" w:hAnsi="Arial"/>
              <w:color w:val="414141"/>
              <w:sz w:val="21"/>
              <w:szCs w:val="21"/>
            </w:rPr>
          </w:rPrChange>
        </w:rPr>
        <w:pPrChange w:id="5929" w:author="Willian" w:date="2016-11-28T21:17:00Z">
          <w:pPr>
            <w:spacing w:after="220"/>
          </w:pPr>
        </w:pPrChange>
      </w:pPr>
      <w:del w:id="5930" w:author="Willian" w:date="2016-11-27T10:05:00Z">
        <w:r w:rsidRPr="00552719" w:rsidDel="00655C69">
          <w:rPr>
            <w:rPrChange w:id="5931" w:author="Willian" w:date="2016-11-28T20:46:00Z">
              <w:rPr>
                <w:rFonts w:ascii="Arial" w:hAnsi="Arial" w:cs="Times New Roman"/>
                <w:color w:val="414141"/>
                <w:sz w:val="21"/>
                <w:szCs w:val="21"/>
              </w:rPr>
            </w:rPrChange>
          </w:rPr>
          <w:delText xml:space="preserve">Este exemplo define a classe </w:delText>
        </w:r>
        <w:r w:rsidRPr="00552719" w:rsidDel="00655C69">
          <w:rPr>
            <w:rFonts w:eastAsia="Meiryo"/>
            <w:rPrChange w:id="5932" w:author="Willian" w:date="2016-11-28T20:46:00Z">
              <w:rPr>
                <w:rFonts w:ascii="Menlo" w:eastAsia="Meiryo" w:hAnsi="Menlo" w:cs="Menlo"/>
                <w:color w:val="3F6E74"/>
                <w:sz w:val="18"/>
                <w:szCs w:val="18"/>
              </w:rPr>
            </w:rPrChange>
          </w:rPr>
          <w:delText>Square</w:delText>
        </w:r>
        <w:r w:rsidRPr="00552719" w:rsidDel="00655C69">
          <w:rPr>
            <w:rPrChange w:id="5933" w:author="Willian" w:date="2016-11-28T20:46:00Z">
              <w:rPr>
                <w:rFonts w:ascii="Arial" w:hAnsi="Arial" w:cs="Times New Roman"/>
                <w:color w:val="414141"/>
                <w:sz w:val="21"/>
                <w:szCs w:val="21"/>
              </w:rPr>
            </w:rPrChange>
          </w:rPr>
          <w:delText xml:space="preserve">, que é uma subclasse de </w:delText>
        </w:r>
        <w:r w:rsidRPr="00552719" w:rsidDel="00655C69">
          <w:rPr>
            <w:rFonts w:eastAsia="Meiryo"/>
            <w:rPrChange w:id="5934" w:author="Willian" w:date="2016-11-28T20:46:00Z">
              <w:rPr>
                <w:rFonts w:ascii="Menlo" w:eastAsia="Meiryo" w:hAnsi="Menlo" w:cs="Menlo"/>
                <w:color w:val="5C2699"/>
                <w:sz w:val="18"/>
                <w:szCs w:val="18"/>
              </w:rPr>
            </w:rPrChange>
          </w:rPr>
          <w:delText>NamedShape</w:delText>
        </w:r>
        <w:r w:rsidRPr="00552719" w:rsidDel="00655C69">
          <w:rPr>
            <w:rPrChange w:id="5935" w:author="Willian" w:date="2016-11-28T20:46:00Z">
              <w:rPr>
                <w:rFonts w:ascii="Arial" w:hAnsi="Arial" w:cs="Times New Roman"/>
                <w:color w:val="414141"/>
                <w:sz w:val="21"/>
                <w:szCs w:val="21"/>
              </w:rPr>
            </w:rPrChange>
          </w:rPr>
          <w:delText>.</w:delText>
        </w:r>
      </w:del>
    </w:p>
    <w:p w14:paraId="0E186144" w14:textId="77777777" w:rsidR="00D05199" w:rsidRPr="00552719" w:rsidDel="00655C69" w:rsidRDefault="00D05199" w:rsidP="00105795">
      <w:pPr>
        <w:rPr>
          <w:del w:id="5936" w:author="Willian" w:date="2016-11-27T10:05:00Z"/>
          <w:noProof/>
          <w:lang w:val="en-US"/>
          <w:rPrChange w:id="5937" w:author="Willian" w:date="2016-11-28T20:46:00Z">
            <w:rPr>
              <w:del w:id="5938" w:author="Willian" w:date="2016-11-27T10:05:00Z"/>
              <w:rFonts w:ascii="Menlo" w:eastAsia="Meiryo" w:hAnsi="Menlo" w:cs="Menlo"/>
              <w:noProof/>
              <w:sz w:val="21"/>
              <w:szCs w:val="21"/>
              <w:lang w:val="en-US"/>
            </w:rPr>
          </w:rPrChange>
        </w:rPr>
        <w:pPrChange w:id="5939" w:author="Willian" w:date="2016-11-28T21:17:00Z">
          <w:pPr>
            <w:spacing w:before="460" w:after="0"/>
            <w:ind w:left="885"/>
            <w:textAlignment w:val="baseline"/>
          </w:pPr>
        </w:pPrChange>
      </w:pPr>
      <w:del w:id="5940" w:author="Willian" w:date="2016-11-27T10:05:00Z">
        <w:r w:rsidRPr="00552719" w:rsidDel="00655C69">
          <w:rPr>
            <w:noProof/>
            <w:lang w:val="en-US"/>
            <w:rPrChange w:id="5941" w:author="Willian" w:date="2016-11-28T20:46:00Z">
              <w:rPr>
                <w:rFonts w:ascii="Menlo" w:eastAsia="Meiryo" w:hAnsi="Menlo" w:cs="Menlo"/>
                <w:noProof/>
                <w:color w:val="AA3391"/>
                <w:sz w:val="18"/>
                <w:szCs w:val="18"/>
                <w:lang w:val="en-US"/>
              </w:rPr>
            </w:rPrChange>
          </w:rPr>
          <w:delText>class Square: NamedShape {</w:delText>
        </w:r>
      </w:del>
    </w:p>
    <w:p w14:paraId="58583901" w14:textId="77777777" w:rsidR="00D05199" w:rsidRPr="00552719" w:rsidDel="00655C69" w:rsidRDefault="00D05199" w:rsidP="00105795">
      <w:pPr>
        <w:rPr>
          <w:del w:id="5942" w:author="Willian" w:date="2016-11-27T10:05:00Z"/>
          <w:noProof/>
          <w:lang w:val="en-US"/>
          <w:rPrChange w:id="5943" w:author="Willian" w:date="2016-11-28T20:46:00Z">
            <w:rPr>
              <w:del w:id="5944" w:author="Willian" w:date="2016-11-27T10:05:00Z"/>
              <w:rFonts w:ascii="Menlo" w:eastAsia="Meiryo" w:hAnsi="Menlo" w:cs="Menlo"/>
              <w:noProof/>
              <w:sz w:val="21"/>
              <w:szCs w:val="21"/>
              <w:lang w:val="en-US"/>
            </w:rPr>
          </w:rPrChange>
        </w:rPr>
        <w:pPrChange w:id="5945" w:author="Willian" w:date="2016-11-28T21:17:00Z">
          <w:pPr>
            <w:spacing w:after="0"/>
            <w:ind w:left="885"/>
            <w:textAlignment w:val="baseline"/>
          </w:pPr>
        </w:pPrChange>
      </w:pPr>
      <w:del w:id="5946" w:author="Willian" w:date="2016-11-27T10:05:00Z">
        <w:r w:rsidRPr="00552719" w:rsidDel="00655C69">
          <w:rPr>
            <w:noProof/>
            <w:lang w:val="en-US"/>
            <w:rPrChange w:id="5947" w:author="Willian" w:date="2016-11-28T20:46:00Z">
              <w:rPr>
                <w:rFonts w:ascii="Menlo" w:eastAsia="Meiryo" w:hAnsi="Menlo" w:cs="Menlo"/>
                <w:noProof/>
                <w:color w:val="auto"/>
                <w:sz w:val="18"/>
                <w:szCs w:val="18"/>
                <w:lang w:val="en-US"/>
              </w:rPr>
            </w:rPrChange>
          </w:rPr>
          <w:delText>  var sideLength: Double</w:delText>
        </w:r>
      </w:del>
    </w:p>
    <w:p w14:paraId="4B8FCA42" w14:textId="77777777" w:rsidR="00D05199" w:rsidRPr="00552719" w:rsidDel="00655C69" w:rsidRDefault="00D05199" w:rsidP="00105795">
      <w:pPr>
        <w:rPr>
          <w:del w:id="5948" w:author="Willian" w:date="2016-11-27T10:05:00Z"/>
          <w:noProof/>
          <w:lang w:val="en-US"/>
          <w:rPrChange w:id="5949" w:author="Willian" w:date="2016-11-28T20:46:00Z">
            <w:rPr>
              <w:del w:id="5950" w:author="Willian" w:date="2016-11-27T10:05:00Z"/>
              <w:rFonts w:ascii="Menlo" w:eastAsia="Meiryo" w:hAnsi="Menlo" w:cs="Menlo"/>
              <w:noProof/>
              <w:sz w:val="21"/>
              <w:szCs w:val="21"/>
              <w:lang w:val="en-US"/>
            </w:rPr>
          </w:rPrChange>
        </w:rPr>
        <w:pPrChange w:id="5951" w:author="Willian" w:date="2016-11-28T21:17:00Z">
          <w:pPr>
            <w:spacing w:after="0"/>
            <w:ind w:left="885"/>
            <w:textAlignment w:val="baseline"/>
          </w:pPr>
        </w:pPrChange>
      </w:pPr>
      <w:del w:id="5952" w:author="Willian" w:date="2016-11-27T10:05:00Z">
        <w:r w:rsidRPr="00552719" w:rsidDel="00655C69">
          <w:rPr>
            <w:noProof/>
            <w:lang w:val="en-US"/>
            <w:rPrChange w:id="5953" w:author="Willian" w:date="2016-11-28T20:46:00Z">
              <w:rPr>
                <w:rFonts w:ascii="Menlo" w:eastAsia="Meiryo" w:hAnsi="Menlo" w:cs="Menlo"/>
                <w:noProof/>
                <w:color w:val="auto"/>
                <w:sz w:val="18"/>
                <w:szCs w:val="18"/>
                <w:lang w:val="en-US"/>
              </w:rPr>
            </w:rPrChange>
          </w:rPr>
          <w:delText> </w:delText>
        </w:r>
      </w:del>
    </w:p>
    <w:p w14:paraId="664F1938" w14:textId="77777777" w:rsidR="00D05199" w:rsidRPr="00552719" w:rsidDel="00655C69" w:rsidRDefault="00D05199" w:rsidP="00105795">
      <w:pPr>
        <w:rPr>
          <w:del w:id="5954" w:author="Willian" w:date="2016-11-27T10:05:00Z"/>
          <w:noProof/>
          <w:lang w:val="en-US"/>
          <w:rPrChange w:id="5955" w:author="Willian" w:date="2016-11-28T20:46:00Z">
            <w:rPr>
              <w:del w:id="5956" w:author="Willian" w:date="2016-11-27T10:05:00Z"/>
              <w:rFonts w:ascii="Menlo" w:eastAsia="Meiryo" w:hAnsi="Menlo" w:cs="Menlo"/>
              <w:noProof/>
              <w:sz w:val="21"/>
              <w:szCs w:val="21"/>
              <w:lang w:val="en-US"/>
            </w:rPr>
          </w:rPrChange>
        </w:rPr>
        <w:pPrChange w:id="5957" w:author="Willian" w:date="2016-11-28T21:17:00Z">
          <w:pPr>
            <w:spacing w:after="0"/>
            <w:ind w:left="885"/>
            <w:textAlignment w:val="baseline"/>
          </w:pPr>
        </w:pPrChange>
      </w:pPr>
      <w:del w:id="5958" w:author="Willian" w:date="2016-11-27T10:05:00Z">
        <w:r w:rsidRPr="00552719" w:rsidDel="00655C69">
          <w:rPr>
            <w:noProof/>
            <w:lang w:val="en-US"/>
            <w:rPrChange w:id="5959" w:author="Willian" w:date="2016-11-28T20:46:00Z">
              <w:rPr>
                <w:rFonts w:ascii="Menlo" w:eastAsia="Meiryo" w:hAnsi="Menlo" w:cs="Menlo"/>
                <w:noProof/>
                <w:color w:val="auto"/>
                <w:sz w:val="18"/>
                <w:szCs w:val="18"/>
                <w:lang w:val="en-US"/>
              </w:rPr>
            </w:rPrChange>
          </w:rPr>
          <w:delText>  init(sideLength: Double, name: String) {</w:delText>
        </w:r>
      </w:del>
    </w:p>
    <w:p w14:paraId="038771FB" w14:textId="77777777" w:rsidR="00D05199" w:rsidRPr="00552719" w:rsidDel="00655C69" w:rsidRDefault="00D05199" w:rsidP="00105795">
      <w:pPr>
        <w:rPr>
          <w:del w:id="5960" w:author="Willian" w:date="2016-11-27T10:05:00Z"/>
          <w:noProof/>
          <w:lang w:val="en-US"/>
          <w:rPrChange w:id="5961" w:author="Willian" w:date="2016-11-28T20:46:00Z">
            <w:rPr>
              <w:del w:id="5962" w:author="Willian" w:date="2016-11-27T10:05:00Z"/>
              <w:rFonts w:ascii="Menlo" w:eastAsia="Meiryo" w:hAnsi="Menlo" w:cs="Menlo"/>
              <w:noProof/>
              <w:sz w:val="21"/>
              <w:szCs w:val="21"/>
              <w:lang w:val="en-US"/>
            </w:rPr>
          </w:rPrChange>
        </w:rPr>
        <w:pPrChange w:id="5963" w:author="Willian" w:date="2016-11-28T21:17:00Z">
          <w:pPr>
            <w:spacing w:after="0"/>
            <w:ind w:left="885"/>
            <w:textAlignment w:val="baseline"/>
          </w:pPr>
        </w:pPrChange>
      </w:pPr>
      <w:del w:id="5964" w:author="Willian" w:date="2016-11-27T10:05:00Z">
        <w:r w:rsidRPr="00552719" w:rsidDel="00655C69">
          <w:rPr>
            <w:noProof/>
            <w:lang w:val="en-US"/>
            <w:rPrChange w:id="5965" w:author="Willian" w:date="2016-11-28T20:46:00Z">
              <w:rPr>
                <w:rFonts w:ascii="Menlo" w:eastAsia="Meiryo" w:hAnsi="Menlo" w:cs="Menlo"/>
                <w:noProof/>
                <w:color w:val="auto"/>
                <w:sz w:val="18"/>
                <w:szCs w:val="18"/>
                <w:lang w:val="en-US"/>
              </w:rPr>
            </w:rPrChange>
          </w:rPr>
          <w:delText>      self.sideLength = sideLength</w:delText>
        </w:r>
      </w:del>
    </w:p>
    <w:p w14:paraId="7E2C6E97" w14:textId="77777777" w:rsidR="00D05199" w:rsidRPr="00552719" w:rsidDel="00655C69" w:rsidRDefault="00D05199" w:rsidP="00105795">
      <w:pPr>
        <w:rPr>
          <w:del w:id="5966" w:author="Willian" w:date="2016-11-27T10:05:00Z"/>
          <w:noProof/>
          <w:lang w:val="en-US"/>
          <w:rPrChange w:id="5967" w:author="Willian" w:date="2016-11-28T20:46:00Z">
            <w:rPr>
              <w:del w:id="5968" w:author="Willian" w:date="2016-11-27T10:05:00Z"/>
              <w:rFonts w:ascii="Menlo" w:eastAsia="Meiryo" w:hAnsi="Menlo" w:cs="Menlo"/>
              <w:noProof/>
              <w:sz w:val="21"/>
              <w:szCs w:val="21"/>
              <w:lang w:val="en-US"/>
            </w:rPr>
          </w:rPrChange>
        </w:rPr>
        <w:pPrChange w:id="5969" w:author="Willian" w:date="2016-11-28T21:17:00Z">
          <w:pPr>
            <w:spacing w:after="0"/>
            <w:ind w:left="885"/>
            <w:textAlignment w:val="baseline"/>
          </w:pPr>
        </w:pPrChange>
      </w:pPr>
      <w:del w:id="5970" w:author="Willian" w:date="2016-11-27T10:05:00Z">
        <w:r w:rsidRPr="00552719" w:rsidDel="00655C69">
          <w:rPr>
            <w:noProof/>
            <w:lang w:val="en-US"/>
            <w:rPrChange w:id="5971" w:author="Willian" w:date="2016-11-28T20:46:00Z">
              <w:rPr>
                <w:rFonts w:ascii="Menlo" w:eastAsia="Meiryo" w:hAnsi="Menlo" w:cs="Menlo"/>
                <w:noProof/>
                <w:color w:val="auto"/>
                <w:sz w:val="18"/>
                <w:szCs w:val="18"/>
                <w:lang w:val="en-US"/>
              </w:rPr>
            </w:rPrChange>
          </w:rPr>
          <w:delText>      super.init(name: name)</w:delText>
        </w:r>
      </w:del>
    </w:p>
    <w:p w14:paraId="099B90D8" w14:textId="77777777" w:rsidR="00D05199" w:rsidRPr="00552719" w:rsidDel="00655C69" w:rsidRDefault="00D05199" w:rsidP="00105795">
      <w:pPr>
        <w:rPr>
          <w:del w:id="5972" w:author="Willian" w:date="2016-11-27T10:05:00Z"/>
          <w:noProof/>
          <w:lang w:val="en-US"/>
          <w:rPrChange w:id="5973" w:author="Willian" w:date="2016-11-28T20:46:00Z">
            <w:rPr>
              <w:del w:id="5974" w:author="Willian" w:date="2016-11-27T10:05:00Z"/>
              <w:rFonts w:ascii="Menlo" w:eastAsia="Meiryo" w:hAnsi="Menlo" w:cs="Menlo"/>
              <w:noProof/>
              <w:sz w:val="21"/>
              <w:szCs w:val="21"/>
              <w:lang w:val="en-US"/>
            </w:rPr>
          </w:rPrChange>
        </w:rPr>
        <w:pPrChange w:id="5975" w:author="Willian" w:date="2016-11-28T21:17:00Z">
          <w:pPr>
            <w:spacing w:after="0"/>
            <w:ind w:left="885"/>
            <w:textAlignment w:val="baseline"/>
          </w:pPr>
        </w:pPrChange>
      </w:pPr>
      <w:del w:id="5976" w:author="Willian" w:date="2016-11-27T10:05:00Z">
        <w:r w:rsidRPr="00552719" w:rsidDel="00655C69">
          <w:rPr>
            <w:noProof/>
            <w:lang w:val="en-US"/>
            <w:rPrChange w:id="5977" w:author="Willian" w:date="2016-11-28T20:46:00Z">
              <w:rPr>
                <w:rFonts w:ascii="Menlo" w:eastAsia="Meiryo" w:hAnsi="Menlo" w:cs="Menlo"/>
                <w:noProof/>
                <w:color w:val="auto"/>
                <w:sz w:val="18"/>
                <w:szCs w:val="18"/>
                <w:lang w:val="en-US"/>
              </w:rPr>
            </w:rPrChange>
          </w:rPr>
          <w:delText xml:space="preserve">      numberOfSides = </w:delText>
        </w:r>
        <w:r w:rsidRPr="00552719" w:rsidDel="00655C69">
          <w:rPr>
            <w:noProof/>
            <w:color w:val="1C00CF"/>
            <w:lang w:val="en-US"/>
            <w:rPrChange w:id="5978" w:author="Willian" w:date="2016-11-28T20:46:00Z">
              <w:rPr>
                <w:rFonts w:ascii="Menlo" w:eastAsia="Meiryo" w:hAnsi="Menlo" w:cs="Menlo"/>
                <w:noProof/>
                <w:color w:val="1C00CF"/>
                <w:sz w:val="18"/>
                <w:szCs w:val="18"/>
                <w:lang w:val="en-US"/>
              </w:rPr>
            </w:rPrChange>
          </w:rPr>
          <w:delText>4</w:delText>
        </w:r>
      </w:del>
    </w:p>
    <w:p w14:paraId="301056DB" w14:textId="77777777" w:rsidR="00D05199" w:rsidRPr="00552719" w:rsidDel="00655C69" w:rsidRDefault="00D05199" w:rsidP="00105795">
      <w:pPr>
        <w:rPr>
          <w:del w:id="5979" w:author="Willian" w:date="2016-11-27T10:05:00Z"/>
          <w:noProof/>
          <w:lang w:val="en-US"/>
          <w:rPrChange w:id="5980" w:author="Willian" w:date="2016-11-28T20:46:00Z">
            <w:rPr>
              <w:del w:id="5981" w:author="Willian" w:date="2016-11-27T10:05:00Z"/>
              <w:rFonts w:ascii="Menlo" w:eastAsia="Meiryo" w:hAnsi="Menlo" w:cs="Menlo"/>
              <w:noProof/>
              <w:sz w:val="21"/>
              <w:szCs w:val="21"/>
              <w:lang w:val="en-US"/>
            </w:rPr>
          </w:rPrChange>
        </w:rPr>
        <w:pPrChange w:id="5982" w:author="Willian" w:date="2016-11-28T21:17:00Z">
          <w:pPr>
            <w:spacing w:after="0"/>
            <w:ind w:left="885"/>
            <w:textAlignment w:val="baseline"/>
          </w:pPr>
        </w:pPrChange>
      </w:pPr>
      <w:del w:id="5983" w:author="Willian" w:date="2016-11-27T10:05:00Z">
        <w:r w:rsidRPr="00552719" w:rsidDel="00655C69">
          <w:rPr>
            <w:noProof/>
            <w:lang w:val="en-US"/>
            <w:rPrChange w:id="5984" w:author="Willian" w:date="2016-11-28T20:46:00Z">
              <w:rPr>
                <w:rFonts w:ascii="Menlo" w:eastAsia="Meiryo" w:hAnsi="Menlo" w:cs="Menlo"/>
                <w:noProof/>
                <w:color w:val="auto"/>
                <w:sz w:val="18"/>
                <w:szCs w:val="18"/>
                <w:lang w:val="en-US"/>
              </w:rPr>
            </w:rPrChange>
          </w:rPr>
          <w:delText>  }</w:delText>
        </w:r>
      </w:del>
    </w:p>
    <w:p w14:paraId="7DE0E5B9" w14:textId="77777777" w:rsidR="00D05199" w:rsidRPr="00552719" w:rsidDel="00655C69" w:rsidRDefault="00D05199" w:rsidP="00105795">
      <w:pPr>
        <w:rPr>
          <w:del w:id="5985" w:author="Willian" w:date="2016-11-27T10:05:00Z"/>
          <w:noProof/>
          <w:lang w:val="en-US"/>
          <w:rPrChange w:id="5986" w:author="Willian" w:date="2016-11-28T20:46:00Z">
            <w:rPr>
              <w:del w:id="5987" w:author="Willian" w:date="2016-11-27T10:05:00Z"/>
              <w:rFonts w:ascii="Menlo" w:eastAsia="Meiryo" w:hAnsi="Menlo" w:cs="Menlo"/>
              <w:noProof/>
              <w:sz w:val="21"/>
              <w:szCs w:val="21"/>
              <w:lang w:val="en-US"/>
            </w:rPr>
          </w:rPrChange>
        </w:rPr>
        <w:pPrChange w:id="5988" w:author="Willian" w:date="2016-11-28T21:17:00Z">
          <w:pPr>
            <w:spacing w:after="0"/>
            <w:ind w:left="885"/>
            <w:textAlignment w:val="baseline"/>
          </w:pPr>
        </w:pPrChange>
      </w:pPr>
      <w:del w:id="5989" w:author="Willian" w:date="2016-11-27T10:05:00Z">
        <w:r w:rsidRPr="00552719" w:rsidDel="00655C69">
          <w:rPr>
            <w:noProof/>
            <w:lang w:val="en-US"/>
            <w:rPrChange w:id="5990" w:author="Willian" w:date="2016-11-28T20:46:00Z">
              <w:rPr>
                <w:rFonts w:ascii="Menlo" w:eastAsia="Meiryo" w:hAnsi="Menlo" w:cs="Menlo"/>
                <w:noProof/>
                <w:color w:val="auto"/>
                <w:sz w:val="18"/>
                <w:szCs w:val="18"/>
                <w:lang w:val="en-US"/>
              </w:rPr>
            </w:rPrChange>
          </w:rPr>
          <w:delText> </w:delText>
        </w:r>
      </w:del>
    </w:p>
    <w:p w14:paraId="37D9E610" w14:textId="77777777" w:rsidR="00D05199" w:rsidRPr="00552719" w:rsidDel="00655C69" w:rsidRDefault="00D05199" w:rsidP="00105795">
      <w:pPr>
        <w:rPr>
          <w:del w:id="5991" w:author="Willian" w:date="2016-11-27T10:05:00Z"/>
          <w:noProof/>
          <w:lang w:val="en-US"/>
          <w:rPrChange w:id="5992" w:author="Willian" w:date="2016-11-28T20:46:00Z">
            <w:rPr>
              <w:del w:id="5993" w:author="Willian" w:date="2016-11-27T10:05:00Z"/>
              <w:rFonts w:ascii="Menlo" w:eastAsia="Meiryo" w:hAnsi="Menlo" w:cs="Menlo"/>
              <w:noProof/>
              <w:sz w:val="21"/>
              <w:szCs w:val="21"/>
              <w:lang w:val="en-US"/>
            </w:rPr>
          </w:rPrChange>
        </w:rPr>
        <w:pPrChange w:id="5994" w:author="Willian" w:date="2016-11-28T21:17:00Z">
          <w:pPr>
            <w:spacing w:after="0"/>
            <w:ind w:left="885"/>
            <w:textAlignment w:val="baseline"/>
          </w:pPr>
        </w:pPrChange>
      </w:pPr>
      <w:del w:id="5995" w:author="Willian" w:date="2016-11-27T10:05:00Z">
        <w:r w:rsidRPr="00552719" w:rsidDel="00655C69">
          <w:rPr>
            <w:noProof/>
            <w:lang w:val="en-US"/>
            <w:rPrChange w:id="5996" w:author="Willian" w:date="2016-11-28T20:46:00Z">
              <w:rPr>
                <w:rFonts w:ascii="Menlo" w:eastAsia="Meiryo" w:hAnsi="Menlo" w:cs="Menlo"/>
                <w:noProof/>
                <w:color w:val="auto"/>
                <w:sz w:val="18"/>
                <w:szCs w:val="18"/>
                <w:lang w:val="en-US"/>
              </w:rPr>
            </w:rPrChange>
          </w:rPr>
          <w:delText>  func area() -&gt;  Double {</w:delText>
        </w:r>
      </w:del>
    </w:p>
    <w:p w14:paraId="3D5BD765" w14:textId="77777777" w:rsidR="00D05199" w:rsidRPr="00552719" w:rsidDel="00655C69" w:rsidRDefault="00D05199" w:rsidP="00105795">
      <w:pPr>
        <w:rPr>
          <w:del w:id="5997" w:author="Willian" w:date="2016-11-27T10:05:00Z"/>
          <w:noProof/>
          <w:lang w:val="en-US"/>
          <w:rPrChange w:id="5998" w:author="Willian" w:date="2016-11-28T20:46:00Z">
            <w:rPr>
              <w:del w:id="5999" w:author="Willian" w:date="2016-11-27T10:05:00Z"/>
              <w:rFonts w:ascii="Menlo" w:eastAsia="Meiryo" w:hAnsi="Menlo" w:cs="Menlo"/>
              <w:noProof/>
              <w:sz w:val="21"/>
              <w:szCs w:val="21"/>
              <w:lang w:val="en-US"/>
            </w:rPr>
          </w:rPrChange>
        </w:rPr>
        <w:pPrChange w:id="6000" w:author="Willian" w:date="2016-11-28T21:17:00Z">
          <w:pPr>
            <w:spacing w:after="0"/>
            <w:ind w:left="885"/>
            <w:textAlignment w:val="baseline"/>
          </w:pPr>
        </w:pPrChange>
      </w:pPr>
      <w:del w:id="6001" w:author="Willian" w:date="2016-11-27T10:05:00Z">
        <w:r w:rsidRPr="00552719" w:rsidDel="00655C69">
          <w:rPr>
            <w:noProof/>
            <w:lang w:val="en-US"/>
            <w:rPrChange w:id="6002" w:author="Willian" w:date="2016-11-28T20:46:00Z">
              <w:rPr>
                <w:rFonts w:ascii="Menlo" w:eastAsia="Meiryo" w:hAnsi="Menlo" w:cs="Menlo"/>
                <w:noProof/>
                <w:color w:val="auto"/>
                <w:sz w:val="18"/>
                <w:szCs w:val="18"/>
                <w:lang w:val="en-US"/>
              </w:rPr>
            </w:rPrChange>
          </w:rPr>
          <w:delText>      return sideLength * sideLength</w:delText>
        </w:r>
      </w:del>
    </w:p>
    <w:p w14:paraId="07630088" w14:textId="77777777" w:rsidR="00D05199" w:rsidRPr="00552719" w:rsidDel="00655C69" w:rsidRDefault="00D05199" w:rsidP="00105795">
      <w:pPr>
        <w:rPr>
          <w:del w:id="6003" w:author="Willian" w:date="2016-11-27T10:05:00Z"/>
          <w:noProof/>
          <w:lang w:val="en-US"/>
          <w:rPrChange w:id="6004" w:author="Willian" w:date="2016-11-28T20:46:00Z">
            <w:rPr>
              <w:del w:id="6005" w:author="Willian" w:date="2016-11-27T10:05:00Z"/>
              <w:rFonts w:ascii="Menlo" w:eastAsia="Meiryo" w:hAnsi="Menlo" w:cs="Menlo"/>
              <w:noProof/>
              <w:sz w:val="21"/>
              <w:szCs w:val="21"/>
              <w:lang w:val="en-US"/>
            </w:rPr>
          </w:rPrChange>
        </w:rPr>
        <w:pPrChange w:id="6006" w:author="Willian" w:date="2016-11-28T21:17:00Z">
          <w:pPr>
            <w:spacing w:after="0"/>
            <w:ind w:left="885"/>
            <w:textAlignment w:val="baseline"/>
          </w:pPr>
        </w:pPrChange>
      </w:pPr>
      <w:del w:id="6007" w:author="Willian" w:date="2016-11-27T10:05:00Z">
        <w:r w:rsidRPr="00552719" w:rsidDel="00655C69">
          <w:rPr>
            <w:noProof/>
            <w:lang w:val="en-US"/>
            <w:rPrChange w:id="6008" w:author="Willian" w:date="2016-11-28T20:46:00Z">
              <w:rPr>
                <w:rFonts w:ascii="Menlo" w:eastAsia="Meiryo" w:hAnsi="Menlo" w:cs="Menlo"/>
                <w:noProof/>
                <w:color w:val="auto"/>
                <w:sz w:val="18"/>
                <w:szCs w:val="18"/>
                <w:lang w:val="en-US"/>
              </w:rPr>
            </w:rPrChange>
          </w:rPr>
          <w:delText>  }</w:delText>
        </w:r>
      </w:del>
    </w:p>
    <w:p w14:paraId="7C1815C7" w14:textId="77777777" w:rsidR="00D05199" w:rsidRPr="00552719" w:rsidDel="00655C69" w:rsidRDefault="00D05199" w:rsidP="00105795">
      <w:pPr>
        <w:rPr>
          <w:del w:id="6009" w:author="Willian" w:date="2016-11-27T10:05:00Z"/>
          <w:noProof/>
          <w:lang w:val="en-US"/>
          <w:rPrChange w:id="6010" w:author="Willian" w:date="2016-11-28T20:46:00Z">
            <w:rPr>
              <w:del w:id="6011" w:author="Willian" w:date="2016-11-27T10:05:00Z"/>
              <w:rFonts w:ascii="Menlo" w:eastAsia="Meiryo" w:hAnsi="Menlo" w:cs="Menlo"/>
              <w:noProof/>
              <w:sz w:val="21"/>
              <w:szCs w:val="21"/>
              <w:lang w:val="en-US"/>
            </w:rPr>
          </w:rPrChange>
        </w:rPr>
        <w:pPrChange w:id="6012" w:author="Willian" w:date="2016-11-28T21:17:00Z">
          <w:pPr>
            <w:spacing w:after="0"/>
            <w:ind w:left="885"/>
            <w:textAlignment w:val="baseline"/>
          </w:pPr>
        </w:pPrChange>
      </w:pPr>
      <w:del w:id="6013" w:author="Willian" w:date="2016-11-27T10:05:00Z">
        <w:r w:rsidRPr="00552719" w:rsidDel="00655C69">
          <w:rPr>
            <w:noProof/>
            <w:lang w:val="en-US"/>
            <w:rPrChange w:id="6014" w:author="Willian" w:date="2016-11-28T20:46:00Z">
              <w:rPr>
                <w:rFonts w:ascii="Menlo" w:eastAsia="Meiryo" w:hAnsi="Menlo" w:cs="Menlo"/>
                <w:noProof/>
                <w:color w:val="auto"/>
                <w:sz w:val="18"/>
                <w:szCs w:val="18"/>
                <w:lang w:val="en-US"/>
              </w:rPr>
            </w:rPrChange>
          </w:rPr>
          <w:delText> </w:delText>
        </w:r>
      </w:del>
    </w:p>
    <w:p w14:paraId="43087239" w14:textId="77777777" w:rsidR="00D05199" w:rsidRPr="00552719" w:rsidDel="00655C69" w:rsidRDefault="00D05199" w:rsidP="00105795">
      <w:pPr>
        <w:rPr>
          <w:del w:id="6015" w:author="Willian" w:date="2016-11-27T10:05:00Z"/>
          <w:noProof/>
          <w:lang w:val="en-US"/>
          <w:rPrChange w:id="6016" w:author="Willian" w:date="2016-11-28T20:46:00Z">
            <w:rPr>
              <w:del w:id="6017" w:author="Willian" w:date="2016-11-27T10:05:00Z"/>
              <w:rFonts w:ascii="Menlo" w:eastAsia="Meiryo" w:hAnsi="Menlo" w:cs="Menlo"/>
              <w:noProof/>
              <w:sz w:val="21"/>
              <w:szCs w:val="21"/>
              <w:lang w:val="en-US"/>
            </w:rPr>
          </w:rPrChange>
        </w:rPr>
        <w:pPrChange w:id="6018" w:author="Willian" w:date="2016-11-28T21:17:00Z">
          <w:pPr>
            <w:spacing w:after="0"/>
            <w:ind w:left="885"/>
            <w:textAlignment w:val="baseline"/>
          </w:pPr>
        </w:pPrChange>
      </w:pPr>
      <w:del w:id="6019" w:author="Willian" w:date="2016-11-27T10:05:00Z">
        <w:r w:rsidRPr="00552719" w:rsidDel="00655C69">
          <w:rPr>
            <w:noProof/>
            <w:lang w:val="en-US"/>
            <w:rPrChange w:id="6020" w:author="Willian" w:date="2016-11-28T20:46:00Z">
              <w:rPr>
                <w:rFonts w:ascii="Menlo" w:eastAsia="Meiryo" w:hAnsi="Menlo" w:cs="Menlo"/>
                <w:noProof/>
                <w:color w:val="auto"/>
                <w:sz w:val="18"/>
                <w:szCs w:val="18"/>
                <w:lang w:val="en-US"/>
              </w:rPr>
            </w:rPrChange>
          </w:rPr>
          <w:delText>  override func simpleDescription() -&gt; String {</w:delText>
        </w:r>
      </w:del>
    </w:p>
    <w:p w14:paraId="3612C328" w14:textId="77777777" w:rsidR="00D05199" w:rsidRPr="00552719" w:rsidDel="00655C69" w:rsidRDefault="00D05199" w:rsidP="00105795">
      <w:pPr>
        <w:rPr>
          <w:del w:id="6021" w:author="Willian" w:date="2016-11-27T10:05:00Z"/>
          <w:noProof/>
          <w:lang w:val="en-US"/>
          <w:rPrChange w:id="6022" w:author="Willian" w:date="2016-11-28T20:46:00Z">
            <w:rPr>
              <w:del w:id="6023" w:author="Willian" w:date="2016-11-27T10:05:00Z"/>
              <w:rFonts w:ascii="Menlo" w:eastAsia="Meiryo" w:hAnsi="Menlo" w:cs="Menlo"/>
              <w:noProof/>
              <w:sz w:val="21"/>
              <w:szCs w:val="21"/>
              <w:lang w:val="en-US"/>
            </w:rPr>
          </w:rPrChange>
        </w:rPr>
        <w:pPrChange w:id="6024" w:author="Willian" w:date="2016-11-28T21:17:00Z">
          <w:pPr>
            <w:spacing w:after="0"/>
            <w:ind w:left="885"/>
            <w:textAlignment w:val="baseline"/>
          </w:pPr>
        </w:pPrChange>
      </w:pPr>
      <w:del w:id="6025" w:author="Willian" w:date="2016-11-27T10:05:00Z">
        <w:r w:rsidRPr="00552719" w:rsidDel="00655C69">
          <w:rPr>
            <w:noProof/>
            <w:lang w:val="en-US"/>
            <w:rPrChange w:id="6026" w:author="Willian" w:date="2016-11-28T20:46:00Z">
              <w:rPr>
                <w:rFonts w:ascii="Menlo" w:eastAsia="Meiryo" w:hAnsi="Menlo" w:cs="Menlo"/>
                <w:noProof/>
                <w:color w:val="auto"/>
                <w:sz w:val="18"/>
                <w:szCs w:val="18"/>
                <w:lang w:val="en-US"/>
              </w:rPr>
            </w:rPrChange>
          </w:rPr>
          <w:delText>      return "A square with sides of length \(sideLength)."</w:delText>
        </w:r>
      </w:del>
    </w:p>
    <w:p w14:paraId="08D5B631" w14:textId="77777777" w:rsidR="00D05199" w:rsidRPr="00552719" w:rsidDel="00655C69" w:rsidRDefault="00D05199" w:rsidP="00105795">
      <w:pPr>
        <w:rPr>
          <w:del w:id="6027" w:author="Willian" w:date="2016-11-27T10:05:00Z"/>
          <w:noProof/>
          <w:lang w:val="en-US"/>
          <w:rPrChange w:id="6028" w:author="Willian" w:date="2016-11-28T20:46:00Z">
            <w:rPr>
              <w:del w:id="6029" w:author="Willian" w:date="2016-11-27T10:05:00Z"/>
              <w:rFonts w:ascii="Menlo" w:eastAsia="Meiryo" w:hAnsi="Menlo" w:cs="Menlo"/>
              <w:noProof/>
              <w:sz w:val="21"/>
              <w:szCs w:val="21"/>
              <w:lang w:val="en-US"/>
            </w:rPr>
          </w:rPrChange>
        </w:rPr>
        <w:pPrChange w:id="6030" w:author="Willian" w:date="2016-11-28T21:17:00Z">
          <w:pPr>
            <w:spacing w:after="0"/>
            <w:ind w:left="885"/>
            <w:textAlignment w:val="baseline"/>
          </w:pPr>
        </w:pPrChange>
      </w:pPr>
      <w:del w:id="6031" w:author="Willian" w:date="2016-11-27T10:05:00Z">
        <w:r w:rsidRPr="00552719" w:rsidDel="00655C69">
          <w:rPr>
            <w:noProof/>
            <w:lang w:val="en-US"/>
            <w:rPrChange w:id="6032" w:author="Willian" w:date="2016-11-28T20:46:00Z">
              <w:rPr>
                <w:rFonts w:ascii="Menlo" w:eastAsia="Meiryo" w:hAnsi="Menlo" w:cs="Menlo"/>
                <w:noProof/>
                <w:color w:val="auto"/>
                <w:sz w:val="18"/>
                <w:szCs w:val="18"/>
                <w:lang w:val="en-US"/>
              </w:rPr>
            </w:rPrChange>
          </w:rPr>
          <w:delText>  }</w:delText>
        </w:r>
      </w:del>
    </w:p>
    <w:p w14:paraId="09BB356B" w14:textId="77777777" w:rsidR="00D05199" w:rsidRPr="00552719" w:rsidDel="00655C69" w:rsidRDefault="00D05199" w:rsidP="00105795">
      <w:pPr>
        <w:rPr>
          <w:del w:id="6033" w:author="Willian" w:date="2016-11-27T10:05:00Z"/>
          <w:noProof/>
          <w:lang w:val="en-US"/>
          <w:rPrChange w:id="6034" w:author="Willian" w:date="2016-11-28T20:46:00Z">
            <w:rPr>
              <w:del w:id="6035" w:author="Willian" w:date="2016-11-27T10:05:00Z"/>
              <w:rFonts w:ascii="Menlo" w:eastAsia="Meiryo" w:hAnsi="Menlo" w:cs="Menlo"/>
              <w:noProof/>
              <w:sz w:val="21"/>
              <w:szCs w:val="21"/>
              <w:lang w:val="en-US"/>
            </w:rPr>
          </w:rPrChange>
        </w:rPr>
        <w:pPrChange w:id="6036" w:author="Willian" w:date="2016-11-28T21:17:00Z">
          <w:pPr>
            <w:spacing w:after="0"/>
            <w:ind w:left="885"/>
            <w:textAlignment w:val="baseline"/>
          </w:pPr>
        </w:pPrChange>
      </w:pPr>
      <w:del w:id="6037" w:author="Willian" w:date="2016-11-27T10:05:00Z">
        <w:r w:rsidRPr="00552719" w:rsidDel="00655C69">
          <w:rPr>
            <w:noProof/>
            <w:lang w:val="en-US"/>
            <w:rPrChange w:id="6038" w:author="Willian" w:date="2016-11-28T20:46:00Z">
              <w:rPr>
                <w:rFonts w:ascii="Menlo" w:eastAsia="Meiryo" w:hAnsi="Menlo" w:cs="Menlo"/>
                <w:noProof/>
                <w:color w:val="auto"/>
                <w:sz w:val="18"/>
                <w:szCs w:val="18"/>
                <w:lang w:val="en-US"/>
              </w:rPr>
            </w:rPrChange>
          </w:rPr>
          <w:delText>}</w:delText>
        </w:r>
      </w:del>
    </w:p>
    <w:p w14:paraId="6DFD0583" w14:textId="77777777" w:rsidR="00D05199" w:rsidRPr="00552719" w:rsidDel="00655C69" w:rsidRDefault="00D05199" w:rsidP="00105795">
      <w:pPr>
        <w:rPr>
          <w:del w:id="6039" w:author="Willian" w:date="2016-11-27T10:05:00Z"/>
          <w:noProof/>
          <w:lang w:val="en-US"/>
          <w:rPrChange w:id="6040" w:author="Willian" w:date="2016-11-28T20:46:00Z">
            <w:rPr>
              <w:del w:id="6041" w:author="Willian" w:date="2016-11-27T10:05:00Z"/>
              <w:rFonts w:ascii="Menlo" w:eastAsia="Meiryo" w:hAnsi="Menlo" w:cs="Menlo"/>
              <w:noProof/>
              <w:sz w:val="21"/>
              <w:szCs w:val="21"/>
              <w:lang w:val="en-US"/>
            </w:rPr>
          </w:rPrChange>
        </w:rPr>
        <w:pPrChange w:id="6042" w:author="Willian" w:date="2016-11-28T21:17:00Z">
          <w:pPr>
            <w:spacing w:after="0"/>
            <w:ind w:left="885"/>
            <w:textAlignment w:val="baseline"/>
          </w:pPr>
        </w:pPrChange>
      </w:pPr>
      <w:del w:id="6043" w:author="Willian" w:date="2016-11-27T10:05:00Z">
        <w:r w:rsidRPr="00552719" w:rsidDel="00655C69">
          <w:rPr>
            <w:noProof/>
            <w:lang w:val="en-US"/>
            <w:rPrChange w:id="6044" w:author="Willian" w:date="2016-11-28T20:46:00Z">
              <w:rPr>
                <w:rFonts w:ascii="Menlo" w:eastAsia="Meiryo" w:hAnsi="Menlo" w:cs="Menlo"/>
                <w:noProof/>
                <w:color w:val="AA3391"/>
                <w:sz w:val="18"/>
                <w:szCs w:val="18"/>
                <w:lang w:val="en-US"/>
              </w:rPr>
            </w:rPrChange>
          </w:rPr>
          <w:delText xml:space="preserve">let testSquare = Square(sideLength: </w:delText>
        </w:r>
        <w:r w:rsidRPr="00552719" w:rsidDel="00655C69">
          <w:rPr>
            <w:noProof/>
            <w:color w:val="1C00CF"/>
            <w:lang w:val="en-US"/>
            <w:rPrChange w:id="6045" w:author="Willian" w:date="2016-11-28T20:46:00Z">
              <w:rPr>
                <w:rFonts w:ascii="Menlo" w:eastAsia="Meiryo" w:hAnsi="Menlo" w:cs="Menlo"/>
                <w:noProof/>
                <w:color w:val="1C00CF"/>
                <w:sz w:val="18"/>
                <w:szCs w:val="18"/>
                <w:lang w:val="en-US"/>
              </w:rPr>
            </w:rPrChange>
          </w:rPr>
          <w:delText>5.2</w:delText>
        </w:r>
        <w:r w:rsidRPr="00552719" w:rsidDel="00655C69">
          <w:rPr>
            <w:noProof/>
            <w:lang w:val="en-US"/>
            <w:rPrChange w:id="6046" w:author="Willian" w:date="2016-11-28T20:46:00Z">
              <w:rPr>
                <w:rFonts w:ascii="Menlo" w:eastAsia="Meiryo" w:hAnsi="Menlo" w:cs="Menlo"/>
                <w:noProof/>
                <w:color w:val="auto"/>
                <w:sz w:val="18"/>
                <w:szCs w:val="18"/>
                <w:lang w:val="en-US"/>
              </w:rPr>
            </w:rPrChange>
          </w:rPr>
          <w:delText>, name: "my test square")</w:delText>
        </w:r>
      </w:del>
    </w:p>
    <w:p w14:paraId="1EC962E9" w14:textId="77777777" w:rsidR="00980F48" w:rsidRPr="00552719" w:rsidDel="00655C69" w:rsidRDefault="00980F48" w:rsidP="00105795">
      <w:pPr>
        <w:rPr>
          <w:del w:id="6047" w:author="Willian" w:date="2016-11-27T10:05:00Z"/>
          <w:noProof/>
          <w:lang w:val="en-US"/>
          <w:rPrChange w:id="6048" w:author="Willian" w:date="2016-11-28T20:46:00Z">
            <w:rPr>
              <w:del w:id="6049" w:author="Willian" w:date="2016-11-27T10:05:00Z"/>
              <w:rFonts w:ascii="Menlo" w:eastAsia="Meiryo" w:hAnsi="Menlo" w:cs="Menlo"/>
              <w:noProof/>
              <w:color w:val="3F6E74"/>
              <w:sz w:val="18"/>
              <w:szCs w:val="18"/>
              <w:lang w:val="en-US"/>
            </w:rPr>
          </w:rPrChange>
        </w:rPr>
        <w:pPrChange w:id="6050" w:author="Willian" w:date="2016-11-28T21:17:00Z">
          <w:pPr>
            <w:spacing w:after="0"/>
            <w:ind w:left="885"/>
            <w:textAlignment w:val="baseline"/>
          </w:pPr>
        </w:pPrChange>
      </w:pPr>
    </w:p>
    <w:p w14:paraId="2EE442E9" w14:textId="77777777" w:rsidR="00D05199" w:rsidRPr="00552719" w:rsidDel="00655C69" w:rsidRDefault="00D05199" w:rsidP="00105795">
      <w:pPr>
        <w:rPr>
          <w:del w:id="6051" w:author="Willian" w:date="2016-11-27T10:05:00Z"/>
          <w:noProof/>
          <w:rPrChange w:id="6052" w:author="Willian" w:date="2016-11-28T20:46:00Z">
            <w:rPr>
              <w:del w:id="6053" w:author="Willian" w:date="2016-11-27T10:05:00Z"/>
              <w:rFonts w:ascii="Menlo" w:eastAsia="Meiryo" w:hAnsi="Menlo" w:cs="Menlo"/>
              <w:noProof/>
              <w:sz w:val="21"/>
              <w:szCs w:val="21"/>
            </w:rPr>
          </w:rPrChange>
        </w:rPr>
        <w:pPrChange w:id="6054" w:author="Willian" w:date="2016-11-28T21:17:00Z">
          <w:pPr>
            <w:spacing w:after="0"/>
            <w:ind w:left="885"/>
            <w:textAlignment w:val="baseline"/>
          </w:pPr>
        </w:pPrChange>
      </w:pPr>
      <w:del w:id="6055" w:author="Willian" w:date="2016-11-27T10:05:00Z">
        <w:r w:rsidRPr="00552719" w:rsidDel="00655C69">
          <w:rPr>
            <w:noProof/>
            <w:rPrChange w:id="6056" w:author="Willian" w:date="2016-11-28T20:46:00Z">
              <w:rPr>
                <w:rFonts w:ascii="Menlo" w:eastAsia="Meiryo" w:hAnsi="Menlo" w:cs="Menlo"/>
                <w:noProof/>
                <w:color w:val="3F6E74"/>
                <w:sz w:val="18"/>
                <w:szCs w:val="18"/>
              </w:rPr>
            </w:rPrChange>
          </w:rPr>
          <w:delText>testSquare.area()</w:delText>
        </w:r>
      </w:del>
    </w:p>
    <w:p w14:paraId="05E7BC51" w14:textId="77777777" w:rsidR="00D05199" w:rsidRPr="00552719" w:rsidDel="00655C69" w:rsidRDefault="00D05199" w:rsidP="00105795">
      <w:pPr>
        <w:rPr>
          <w:del w:id="6057" w:author="Willian" w:date="2016-11-27T10:05:00Z"/>
          <w:noProof/>
          <w:rPrChange w:id="6058" w:author="Willian" w:date="2016-11-28T20:46:00Z">
            <w:rPr>
              <w:del w:id="6059" w:author="Willian" w:date="2016-11-27T10:05:00Z"/>
              <w:rFonts w:ascii="Menlo" w:eastAsia="Meiryo" w:hAnsi="Menlo" w:cs="Menlo"/>
              <w:noProof/>
              <w:sz w:val="21"/>
              <w:szCs w:val="21"/>
            </w:rPr>
          </w:rPrChange>
        </w:rPr>
        <w:pPrChange w:id="6060" w:author="Willian" w:date="2016-11-28T21:17:00Z">
          <w:pPr>
            <w:spacing w:after="620"/>
            <w:ind w:left="885"/>
            <w:textAlignment w:val="baseline"/>
          </w:pPr>
        </w:pPrChange>
      </w:pPr>
      <w:del w:id="6061" w:author="Willian" w:date="2016-11-27T10:05:00Z">
        <w:r w:rsidRPr="00552719" w:rsidDel="00655C69">
          <w:rPr>
            <w:noProof/>
            <w:rPrChange w:id="6062" w:author="Willian" w:date="2016-11-28T20:46:00Z">
              <w:rPr>
                <w:rFonts w:ascii="Menlo" w:eastAsia="Meiryo" w:hAnsi="Menlo" w:cs="Menlo"/>
                <w:noProof/>
                <w:color w:val="3F6E74"/>
                <w:sz w:val="18"/>
                <w:szCs w:val="18"/>
              </w:rPr>
            </w:rPrChange>
          </w:rPr>
          <w:delText>testSquare.simpleDescription()</w:delText>
        </w:r>
      </w:del>
    </w:p>
    <w:p w14:paraId="26301079" w14:textId="77777777" w:rsidR="00980F48" w:rsidRPr="00552719" w:rsidDel="00655C69" w:rsidRDefault="00980F48" w:rsidP="00105795">
      <w:pPr>
        <w:rPr>
          <w:del w:id="6063" w:author="Willian" w:date="2016-11-27T10:05:00Z"/>
          <w:rPrChange w:id="6064" w:author="Willian" w:date="2016-11-28T20:46:00Z">
            <w:rPr>
              <w:del w:id="6065" w:author="Willian" w:date="2016-11-27T10:05:00Z"/>
            </w:rPr>
          </w:rPrChange>
        </w:rPr>
        <w:pPrChange w:id="6066" w:author="Willian" w:date="2016-11-28T21:17:00Z">
          <w:pPr/>
        </w:pPrChange>
      </w:pPr>
      <w:del w:id="6067" w:author="Willian" w:date="2016-11-27T10:05:00Z">
        <w:r w:rsidRPr="00552719" w:rsidDel="00655C69">
          <w:rPr>
            <w:rPrChange w:id="6068" w:author="Willian" w:date="2016-11-28T20:46:00Z">
              <w:rPr/>
            </w:rPrChange>
          </w:rPr>
          <w:delText>Observe que o inicializador para a classe Square tem três etapas distintas:</w:delText>
        </w:r>
      </w:del>
    </w:p>
    <w:p w14:paraId="1CF4A968" w14:textId="77777777" w:rsidR="00980F48" w:rsidRPr="00552719" w:rsidDel="00655C69" w:rsidRDefault="00980F48" w:rsidP="00105795">
      <w:pPr>
        <w:rPr>
          <w:del w:id="6069" w:author="Willian" w:date="2016-11-27T10:05:00Z"/>
          <w:rPrChange w:id="6070" w:author="Willian" w:date="2016-11-28T20:46:00Z">
            <w:rPr>
              <w:del w:id="6071" w:author="Willian" w:date="2016-11-27T10:05:00Z"/>
            </w:rPr>
          </w:rPrChange>
        </w:rPr>
        <w:pPrChange w:id="6072" w:author="Willian" w:date="2016-11-28T21:17:00Z">
          <w:pPr>
            <w:pStyle w:val="PargrafodaLista"/>
            <w:numPr>
              <w:numId w:val="26"/>
            </w:numPr>
            <w:ind w:hanging="360"/>
          </w:pPr>
        </w:pPrChange>
      </w:pPr>
      <w:del w:id="6073" w:author="Willian" w:date="2016-11-27T10:05:00Z">
        <w:r w:rsidRPr="00552719" w:rsidDel="00655C69">
          <w:rPr>
            <w:rPrChange w:id="6074" w:author="Willian" w:date="2016-11-28T20:46:00Z">
              <w:rPr/>
            </w:rPrChange>
          </w:rPr>
          <w:delText>A definição do valor da propriedade que a subclasse Square declara (</w:delText>
        </w:r>
        <w:r w:rsidRPr="00552719" w:rsidDel="00655C69">
          <w:rPr>
            <w:noProof/>
            <w:rPrChange w:id="6075" w:author="Willian" w:date="2016-11-28T20:46:00Z">
              <w:rPr>
                <w:rFonts w:ascii="Menlo" w:eastAsia="Meiryo" w:hAnsi="Menlo" w:cs="Menlo"/>
                <w:noProof/>
                <w:color w:val="3F6E74"/>
                <w:sz w:val="18"/>
                <w:szCs w:val="18"/>
              </w:rPr>
            </w:rPrChange>
          </w:rPr>
          <w:delText>sideLength</w:delText>
        </w:r>
        <w:r w:rsidRPr="00552719" w:rsidDel="00655C69">
          <w:rPr>
            <w:rPrChange w:id="6076" w:author="Willian" w:date="2016-11-28T20:46:00Z">
              <w:rPr/>
            </w:rPrChange>
          </w:rPr>
          <w:delText>);</w:delText>
        </w:r>
      </w:del>
    </w:p>
    <w:p w14:paraId="7113BE24" w14:textId="77777777" w:rsidR="00980F48" w:rsidRPr="00552719" w:rsidDel="00655C69" w:rsidRDefault="00980F48" w:rsidP="00105795">
      <w:pPr>
        <w:rPr>
          <w:del w:id="6077" w:author="Willian" w:date="2016-11-27T10:05:00Z"/>
          <w:rPrChange w:id="6078" w:author="Willian" w:date="2016-11-28T20:46:00Z">
            <w:rPr>
              <w:del w:id="6079" w:author="Willian" w:date="2016-11-27T10:05:00Z"/>
            </w:rPr>
          </w:rPrChange>
        </w:rPr>
        <w:pPrChange w:id="6080" w:author="Willian" w:date="2016-11-28T21:17:00Z">
          <w:pPr>
            <w:pStyle w:val="PargrafodaLista"/>
            <w:numPr>
              <w:numId w:val="26"/>
            </w:numPr>
            <w:ind w:hanging="360"/>
          </w:pPr>
        </w:pPrChange>
      </w:pPr>
      <w:del w:id="6081" w:author="Willian" w:date="2016-11-27T10:05:00Z">
        <w:r w:rsidRPr="00552719" w:rsidDel="00655C69">
          <w:rPr>
            <w:rPrChange w:id="6082" w:author="Willian" w:date="2016-11-28T20:46:00Z">
              <w:rPr/>
            </w:rPrChange>
          </w:rPr>
          <w:delText>A chamada do inicializador da superclasse NamedShape usando a palavra reservada super;</w:delText>
        </w:r>
      </w:del>
    </w:p>
    <w:p w14:paraId="1D72503C" w14:textId="77777777" w:rsidR="00980F48" w:rsidRPr="00552719" w:rsidDel="00655C69" w:rsidRDefault="00980F48" w:rsidP="00105795">
      <w:pPr>
        <w:rPr>
          <w:del w:id="6083" w:author="Willian" w:date="2016-11-27T10:05:00Z"/>
          <w:rPrChange w:id="6084" w:author="Willian" w:date="2016-11-28T20:46:00Z">
            <w:rPr>
              <w:del w:id="6085" w:author="Willian" w:date="2016-11-27T10:05:00Z"/>
            </w:rPr>
          </w:rPrChange>
        </w:rPr>
        <w:pPrChange w:id="6086" w:author="Willian" w:date="2016-11-28T21:17:00Z">
          <w:pPr>
            <w:pStyle w:val="PargrafodaLista"/>
            <w:numPr>
              <w:numId w:val="26"/>
            </w:numPr>
            <w:ind w:hanging="360"/>
          </w:pPr>
        </w:pPrChange>
      </w:pPr>
      <w:del w:id="6087" w:author="Willian" w:date="2016-11-27T10:05:00Z">
        <w:r w:rsidRPr="00552719" w:rsidDel="00655C69">
          <w:rPr>
            <w:rPrChange w:id="6088" w:author="Willian" w:date="2016-11-28T20:46:00Z">
              <w:rPr/>
            </w:rPrChange>
          </w:rPr>
          <w:delText>Altera o valor da propriedade que a superclasse NamedShape define (</w:delText>
        </w:r>
        <w:r w:rsidRPr="00552719" w:rsidDel="00655C69">
          <w:rPr>
            <w:noProof/>
            <w:rPrChange w:id="6089" w:author="Willian" w:date="2016-11-28T20:46:00Z">
              <w:rPr>
                <w:rFonts w:ascii="Menlo" w:eastAsia="Meiryo" w:hAnsi="Menlo" w:cs="Menlo"/>
                <w:noProof/>
                <w:color w:val="3F6E74"/>
                <w:sz w:val="18"/>
                <w:szCs w:val="18"/>
              </w:rPr>
            </w:rPrChange>
          </w:rPr>
          <w:delText>numberOfSides</w:delText>
        </w:r>
        <w:r w:rsidRPr="00552719" w:rsidDel="00655C69">
          <w:rPr>
            <w:rPrChange w:id="6090" w:author="Willian" w:date="2016-11-28T20:46:00Z">
              <w:rPr/>
            </w:rPrChange>
          </w:rPr>
          <w:delText>). Qualquer trabalho de configuração adicional, getters ou setters também pode ser feito neste momento</w:delText>
        </w:r>
      </w:del>
    </w:p>
    <w:p w14:paraId="457CC9AA" w14:textId="77777777" w:rsidR="00980F48" w:rsidRPr="00552719" w:rsidDel="00655C69" w:rsidRDefault="00980F48" w:rsidP="00105795">
      <w:pPr>
        <w:rPr>
          <w:del w:id="6091" w:author="Willian" w:date="2016-11-27T10:05:00Z"/>
          <w:rPrChange w:id="6092" w:author="Willian" w:date="2016-11-28T20:46:00Z">
            <w:rPr>
              <w:del w:id="6093" w:author="Willian" w:date="2016-11-27T10:05:00Z"/>
            </w:rPr>
          </w:rPrChange>
        </w:rPr>
        <w:pPrChange w:id="6094" w:author="Willian" w:date="2016-11-28T21:17:00Z">
          <w:pPr/>
        </w:pPrChange>
      </w:pPr>
      <w:commentRangeStart w:id="6095"/>
      <w:del w:id="6096" w:author="Willian" w:date="2016-11-27T10:05:00Z">
        <w:r w:rsidRPr="00552719" w:rsidDel="00655C69">
          <w:rPr>
            <w:rPrChange w:id="6097" w:author="Willian" w:date="2016-11-28T20:46:00Z">
              <w:rPr/>
            </w:rPrChange>
          </w:rPr>
          <w:delText xml:space="preserve">Por vezes, a inicialização de um objeto precisa de falhar, </w:delText>
        </w:r>
        <w:commentRangeEnd w:id="6095"/>
        <w:r w:rsidR="009C06FC" w:rsidRPr="00552719" w:rsidDel="00655C69">
          <w:rPr>
            <w:rStyle w:val="Refdecomentrio"/>
            <w:b/>
            <w:color w:val="7030A0"/>
            <w:rPrChange w:id="6098" w:author="Willian" w:date="2016-11-28T20:46:00Z">
              <w:rPr>
                <w:rStyle w:val="Refdecomentrio"/>
              </w:rPr>
            </w:rPrChange>
          </w:rPr>
          <w:commentReference w:id="6095"/>
        </w:r>
        <w:r w:rsidRPr="00552719" w:rsidDel="00655C69">
          <w:rPr>
            <w:rPrChange w:id="6099" w:author="Willian" w:date="2016-11-28T20:46:00Z">
              <w:rPr/>
            </w:rPrChange>
          </w:rPr>
          <w:delText>como por exemplo, quando os valores fornecidos como argumentos estão for</w:delText>
        </w:r>
        <w:r w:rsidR="001462DB" w:rsidRPr="00552719" w:rsidDel="00655C69">
          <w:rPr>
            <w:rPrChange w:id="6100" w:author="Willian" w:date="2016-11-28T20:46:00Z">
              <w:rPr/>
            </w:rPrChange>
          </w:rPr>
          <w:delText xml:space="preserve">a de um determinado intervalo, ou quando por qualquer maneira estes dados recebidos são inválidos ou não esperados. </w:delText>
        </w:r>
      </w:del>
    </w:p>
    <w:p w14:paraId="5F515D9E" w14:textId="77777777" w:rsidR="001462DB" w:rsidRPr="00552719" w:rsidDel="00655C69" w:rsidRDefault="001462DB" w:rsidP="00105795">
      <w:pPr>
        <w:rPr>
          <w:del w:id="6101" w:author="Willian" w:date="2016-11-27T10:05:00Z"/>
          <w:rPrChange w:id="6102" w:author="Willian" w:date="2016-11-28T20:46:00Z">
            <w:rPr>
              <w:del w:id="6103" w:author="Willian" w:date="2016-11-27T10:05:00Z"/>
            </w:rPr>
          </w:rPrChange>
        </w:rPr>
        <w:pPrChange w:id="6104" w:author="Willian" w:date="2016-11-28T21:17:00Z">
          <w:pPr/>
        </w:pPrChange>
      </w:pPr>
      <w:del w:id="6105" w:author="Willian" w:date="2016-11-27T10:05:00Z">
        <w:r w:rsidRPr="00552719" w:rsidDel="00655C69">
          <w:rPr>
            <w:rPrChange w:id="6106" w:author="Willian" w:date="2016-11-28T20:46:00Z">
              <w:rPr/>
            </w:rPrChange>
          </w:rPr>
          <w:delText>Inicializadores que podem falhar com êxito são chamados de failable initializer  e estes podem retornar nil após a inicialização.</w:delText>
        </w:r>
      </w:del>
    </w:p>
    <w:p w14:paraId="4F814E97" w14:textId="77777777" w:rsidR="001462DB" w:rsidRPr="00552719" w:rsidDel="00655C69" w:rsidRDefault="001462DB" w:rsidP="00105795">
      <w:pPr>
        <w:rPr>
          <w:del w:id="6107" w:author="Willian" w:date="2016-11-27T10:05:00Z"/>
          <w:rPrChange w:id="6108" w:author="Willian" w:date="2016-11-28T20:46:00Z">
            <w:rPr>
              <w:del w:id="6109" w:author="Willian" w:date="2016-11-27T10:05:00Z"/>
            </w:rPr>
          </w:rPrChange>
        </w:rPr>
        <w:pPrChange w:id="6110" w:author="Willian" w:date="2016-11-28T21:17:00Z">
          <w:pPr/>
        </w:pPrChange>
      </w:pPr>
      <w:del w:id="6111" w:author="Willian" w:date="2016-11-27T10:05:00Z">
        <w:r w:rsidRPr="00552719" w:rsidDel="00655C69">
          <w:rPr>
            <w:rPrChange w:id="6112" w:author="Willian" w:date="2016-11-28T20:46:00Z">
              <w:rPr/>
            </w:rPrChange>
          </w:rPr>
          <w:delText>Use init? para declarar um failable initializer.</w:delText>
        </w:r>
      </w:del>
    </w:p>
    <w:p w14:paraId="2EB0C8AE" w14:textId="77777777" w:rsidR="00D05199" w:rsidRPr="00552719" w:rsidDel="00655C69" w:rsidRDefault="00D05199" w:rsidP="00105795">
      <w:pPr>
        <w:rPr>
          <w:del w:id="6113" w:author="Willian" w:date="2016-11-27T10:05:00Z"/>
          <w:noProof/>
          <w:lang w:val="en-US"/>
          <w:rPrChange w:id="6114" w:author="Willian" w:date="2016-11-28T20:46:00Z">
            <w:rPr>
              <w:del w:id="6115" w:author="Willian" w:date="2016-11-27T10:05:00Z"/>
              <w:rFonts w:ascii="Menlo" w:hAnsi="Menlo" w:cs="Menlo"/>
              <w:noProof/>
              <w:sz w:val="21"/>
              <w:szCs w:val="21"/>
              <w:lang w:val="en-US"/>
            </w:rPr>
          </w:rPrChange>
        </w:rPr>
        <w:pPrChange w:id="6116" w:author="Willian" w:date="2016-11-28T21:17:00Z">
          <w:pPr>
            <w:spacing w:before="460" w:after="0"/>
            <w:ind w:left="567"/>
            <w:textAlignment w:val="baseline"/>
          </w:pPr>
        </w:pPrChange>
      </w:pPr>
      <w:del w:id="6117" w:author="Willian" w:date="2016-11-27T10:05:00Z">
        <w:r w:rsidRPr="00552719" w:rsidDel="00655C69">
          <w:rPr>
            <w:noProof/>
            <w:lang w:val="en-US"/>
            <w:rPrChange w:id="6118" w:author="Willian" w:date="2016-11-28T20:46:00Z">
              <w:rPr>
                <w:rFonts w:ascii="Menlo" w:hAnsi="Menlo" w:cs="Menlo"/>
                <w:noProof/>
                <w:color w:val="AA3391"/>
                <w:sz w:val="18"/>
                <w:szCs w:val="18"/>
                <w:lang w:val="en-US"/>
              </w:rPr>
            </w:rPrChange>
          </w:rPr>
          <w:delText>class Circle: NamedShape {</w:delText>
        </w:r>
      </w:del>
    </w:p>
    <w:p w14:paraId="4F0F7C2C" w14:textId="77777777" w:rsidR="00D05199" w:rsidRPr="00552719" w:rsidDel="00655C69" w:rsidRDefault="00D05199" w:rsidP="00105795">
      <w:pPr>
        <w:rPr>
          <w:del w:id="6119" w:author="Willian" w:date="2016-11-27T10:05:00Z"/>
          <w:noProof/>
          <w:lang w:val="en-US"/>
          <w:rPrChange w:id="6120" w:author="Willian" w:date="2016-11-28T20:46:00Z">
            <w:rPr>
              <w:del w:id="6121" w:author="Willian" w:date="2016-11-27T10:05:00Z"/>
              <w:rFonts w:ascii="Menlo" w:hAnsi="Menlo" w:cs="Menlo"/>
              <w:noProof/>
              <w:sz w:val="21"/>
              <w:szCs w:val="21"/>
              <w:lang w:val="en-US"/>
            </w:rPr>
          </w:rPrChange>
        </w:rPr>
        <w:pPrChange w:id="6122" w:author="Willian" w:date="2016-11-28T21:17:00Z">
          <w:pPr>
            <w:spacing w:after="0"/>
            <w:ind w:left="567"/>
            <w:textAlignment w:val="baseline"/>
          </w:pPr>
        </w:pPrChange>
      </w:pPr>
      <w:del w:id="6123" w:author="Willian" w:date="2016-11-27T10:05:00Z">
        <w:r w:rsidRPr="00552719" w:rsidDel="00655C69">
          <w:rPr>
            <w:noProof/>
            <w:lang w:val="en-US"/>
            <w:rPrChange w:id="6124" w:author="Willian" w:date="2016-11-28T20:46:00Z">
              <w:rPr>
                <w:rFonts w:ascii="Menlo" w:hAnsi="Menlo" w:cs="Menlo"/>
                <w:noProof/>
                <w:color w:val="auto"/>
                <w:sz w:val="18"/>
                <w:szCs w:val="18"/>
                <w:lang w:val="en-US"/>
              </w:rPr>
            </w:rPrChange>
          </w:rPr>
          <w:delText>  var radius: Double</w:delText>
        </w:r>
      </w:del>
    </w:p>
    <w:p w14:paraId="201B9055" w14:textId="77777777" w:rsidR="00D05199" w:rsidRPr="00552719" w:rsidDel="00655C69" w:rsidRDefault="00D05199" w:rsidP="00105795">
      <w:pPr>
        <w:rPr>
          <w:del w:id="6125" w:author="Willian" w:date="2016-11-27T10:05:00Z"/>
          <w:noProof/>
          <w:lang w:val="en-US"/>
          <w:rPrChange w:id="6126" w:author="Willian" w:date="2016-11-28T20:46:00Z">
            <w:rPr>
              <w:del w:id="6127" w:author="Willian" w:date="2016-11-27T10:05:00Z"/>
              <w:rFonts w:ascii="Menlo" w:hAnsi="Menlo" w:cs="Menlo"/>
              <w:noProof/>
              <w:sz w:val="21"/>
              <w:szCs w:val="21"/>
              <w:lang w:val="en-US"/>
            </w:rPr>
          </w:rPrChange>
        </w:rPr>
        <w:pPrChange w:id="6128" w:author="Willian" w:date="2016-11-28T21:17:00Z">
          <w:pPr>
            <w:spacing w:after="0"/>
            <w:ind w:left="567"/>
            <w:textAlignment w:val="baseline"/>
          </w:pPr>
        </w:pPrChange>
      </w:pPr>
      <w:del w:id="6129" w:author="Willian" w:date="2016-11-27T10:05:00Z">
        <w:r w:rsidRPr="00552719" w:rsidDel="00655C69">
          <w:rPr>
            <w:noProof/>
            <w:lang w:val="en-US"/>
            <w:rPrChange w:id="6130" w:author="Willian" w:date="2016-11-28T20:46:00Z">
              <w:rPr>
                <w:rFonts w:ascii="Menlo" w:hAnsi="Menlo" w:cs="Menlo"/>
                <w:noProof/>
                <w:color w:val="auto"/>
                <w:sz w:val="18"/>
                <w:szCs w:val="18"/>
                <w:lang w:val="en-US"/>
              </w:rPr>
            </w:rPrChange>
          </w:rPr>
          <w:delText> </w:delText>
        </w:r>
      </w:del>
    </w:p>
    <w:p w14:paraId="5C7CD961" w14:textId="77777777" w:rsidR="00D05199" w:rsidRPr="00552719" w:rsidDel="00655C69" w:rsidRDefault="00D05199" w:rsidP="00105795">
      <w:pPr>
        <w:rPr>
          <w:del w:id="6131" w:author="Willian" w:date="2016-11-27T10:05:00Z"/>
          <w:noProof/>
          <w:lang w:val="en-US"/>
          <w:rPrChange w:id="6132" w:author="Willian" w:date="2016-11-28T20:46:00Z">
            <w:rPr>
              <w:del w:id="6133" w:author="Willian" w:date="2016-11-27T10:05:00Z"/>
              <w:rFonts w:ascii="Menlo" w:hAnsi="Menlo" w:cs="Menlo"/>
              <w:noProof/>
              <w:sz w:val="21"/>
              <w:szCs w:val="21"/>
              <w:lang w:val="en-US"/>
            </w:rPr>
          </w:rPrChange>
        </w:rPr>
        <w:pPrChange w:id="6134" w:author="Willian" w:date="2016-11-28T21:17:00Z">
          <w:pPr>
            <w:spacing w:after="0"/>
            <w:ind w:left="567"/>
            <w:textAlignment w:val="baseline"/>
          </w:pPr>
        </w:pPrChange>
      </w:pPr>
      <w:del w:id="6135" w:author="Willian" w:date="2016-11-27T10:05:00Z">
        <w:r w:rsidRPr="00552719" w:rsidDel="00655C69">
          <w:rPr>
            <w:noProof/>
            <w:lang w:val="en-US"/>
            <w:rPrChange w:id="6136" w:author="Willian" w:date="2016-11-28T20:46:00Z">
              <w:rPr>
                <w:rFonts w:ascii="Menlo" w:hAnsi="Menlo" w:cs="Menlo"/>
                <w:noProof/>
                <w:color w:val="auto"/>
                <w:sz w:val="18"/>
                <w:szCs w:val="18"/>
                <w:lang w:val="en-US"/>
              </w:rPr>
            </w:rPrChange>
          </w:rPr>
          <w:delText>  init?(radius: Double, name: String) {</w:delText>
        </w:r>
      </w:del>
    </w:p>
    <w:p w14:paraId="3CAC4989" w14:textId="77777777" w:rsidR="00D05199" w:rsidRPr="00552719" w:rsidDel="00655C69" w:rsidRDefault="00D05199" w:rsidP="00105795">
      <w:pPr>
        <w:rPr>
          <w:del w:id="6137" w:author="Willian" w:date="2016-11-27T10:05:00Z"/>
          <w:noProof/>
          <w:lang w:val="en-US"/>
          <w:rPrChange w:id="6138" w:author="Willian" w:date="2016-11-28T20:46:00Z">
            <w:rPr>
              <w:del w:id="6139" w:author="Willian" w:date="2016-11-27T10:05:00Z"/>
              <w:rFonts w:ascii="Menlo" w:hAnsi="Menlo" w:cs="Menlo"/>
              <w:noProof/>
              <w:sz w:val="21"/>
              <w:szCs w:val="21"/>
              <w:lang w:val="en-US"/>
            </w:rPr>
          </w:rPrChange>
        </w:rPr>
        <w:pPrChange w:id="6140" w:author="Willian" w:date="2016-11-28T21:17:00Z">
          <w:pPr>
            <w:spacing w:after="0"/>
            <w:ind w:left="567"/>
            <w:textAlignment w:val="baseline"/>
          </w:pPr>
        </w:pPrChange>
      </w:pPr>
      <w:del w:id="6141" w:author="Willian" w:date="2016-11-27T10:05:00Z">
        <w:r w:rsidRPr="00552719" w:rsidDel="00655C69">
          <w:rPr>
            <w:noProof/>
            <w:lang w:val="en-US"/>
            <w:rPrChange w:id="6142" w:author="Willian" w:date="2016-11-28T20:46:00Z">
              <w:rPr>
                <w:rFonts w:ascii="Menlo" w:hAnsi="Menlo" w:cs="Menlo"/>
                <w:noProof/>
                <w:color w:val="auto"/>
                <w:sz w:val="18"/>
                <w:szCs w:val="18"/>
                <w:lang w:val="en-US"/>
              </w:rPr>
            </w:rPrChange>
          </w:rPr>
          <w:delText>      self.radius = radius</w:delText>
        </w:r>
      </w:del>
    </w:p>
    <w:p w14:paraId="388DEACE" w14:textId="77777777" w:rsidR="00D05199" w:rsidRPr="00552719" w:rsidDel="00655C69" w:rsidRDefault="00D05199" w:rsidP="00105795">
      <w:pPr>
        <w:rPr>
          <w:del w:id="6143" w:author="Willian" w:date="2016-11-27T10:05:00Z"/>
          <w:noProof/>
          <w:lang w:val="en-US"/>
          <w:rPrChange w:id="6144" w:author="Willian" w:date="2016-11-28T20:46:00Z">
            <w:rPr>
              <w:del w:id="6145" w:author="Willian" w:date="2016-11-27T10:05:00Z"/>
              <w:rFonts w:ascii="Menlo" w:hAnsi="Menlo" w:cs="Menlo"/>
              <w:noProof/>
              <w:sz w:val="21"/>
              <w:szCs w:val="21"/>
              <w:lang w:val="en-US"/>
            </w:rPr>
          </w:rPrChange>
        </w:rPr>
        <w:pPrChange w:id="6146" w:author="Willian" w:date="2016-11-28T21:17:00Z">
          <w:pPr>
            <w:spacing w:after="0"/>
            <w:ind w:left="567"/>
            <w:textAlignment w:val="baseline"/>
          </w:pPr>
        </w:pPrChange>
      </w:pPr>
      <w:del w:id="6147" w:author="Willian" w:date="2016-11-27T10:05:00Z">
        <w:r w:rsidRPr="00552719" w:rsidDel="00655C69">
          <w:rPr>
            <w:noProof/>
            <w:lang w:val="en-US"/>
            <w:rPrChange w:id="6148" w:author="Willian" w:date="2016-11-28T20:46:00Z">
              <w:rPr>
                <w:rFonts w:ascii="Menlo" w:hAnsi="Menlo" w:cs="Menlo"/>
                <w:noProof/>
                <w:color w:val="auto"/>
                <w:sz w:val="18"/>
                <w:szCs w:val="18"/>
                <w:lang w:val="en-US"/>
              </w:rPr>
            </w:rPrChange>
          </w:rPr>
          <w:delText>      super.init(name: name)</w:delText>
        </w:r>
      </w:del>
    </w:p>
    <w:p w14:paraId="3775B91A" w14:textId="77777777" w:rsidR="00D05199" w:rsidRPr="00552719" w:rsidDel="00655C69" w:rsidRDefault="00D05199" w:rsidP="00105795">
      <w:pPr>
        <w:rPr>
          <w:del w:id="6149" w:author="Willian" w:date="2016-11-27T10:05:00Z"/>
          <w:noProof/>
          <w:lang w:val="en-US"/>
          <w:rPrChange w:id="6150" w:author="Willian" w:date="2016-11-28T20:46:00Z">
            <w:rPr>
              <w:del w:id="6151" w:author="Willian" w:date="2016-11-27T10:05:00Z"/>
              <w:rFonts w:ascii="Menlo" w:hAnsi="Menlo" w:cs="Menlo"/>
              <w:noProof/>
              <w:sz w:val="21"/>
              <w:szCs w:val="21"/>
              <w:lang w:val="en-US"/>
            </w:rPr>
          </w:rPrChange>
        </w:rPr>
        <w:pPrChange w:id="6152" w:author="Willian" w:date="2016-11-28T21:17:00Z">
          <w:pPr>
            <w:spacing w:after="0"/>
            <w:ind w:left="567"/>
            <w:textAlignment w:val="baseline"/>
          </w:pPr>
        </w:pPrChange>
      </w:pPr>
      <w:del w:id="6153" w:author="Willian" w:date="2016-11-27T10:05:00Z">
        <w:r w:rsidRPr="00552719" w:rsidDel="00655C69">
          <w:rPr>
            <w:noProof/>
            <w:lang w:val="en-US"/>
            <w:rPrChange w:id="6154" w:author="Willian" w:date="2016-11-28T20:46:00Z">
              <w:rPr>
                <w:rFonts w:ascii="Menlo" w:hAnsi="Menlo" w:cs="Menlo"/>
                <w:noProof/>
                <w:color w:val="auto"/>
                <w:sz w:val="18"/>
                <w:szCs w:val="18"/>
                <w:lang w:val="en-US"/>
              </w:rPr>
            </w:rPrChange>
          </w:rPr>
          <w:delText xml:space="preserve">      numberOfSides = </w:delText>
        </w:r>
        <w:r w:rsidRPr="00552719" w:rsidDel="00655C69">
          <w:rPr>
            <w:noProof/>
            <w:color w:val="1C00CF"/>
            <w:lang w:val="en-US"/>
            <w:rPrChange w:id="6155" w:author="Willian" w:date="2016-11-28T20:46:00Z">
              <w:rPr>
                <w:rFonts w:ascii="Menlo" w:hAnsi="Menlo" w:cs="Menlo"/>
                <w:noProof/>
                <w:color w:val="1C00CF"/>
                <w:sz w:val="18"/>
                <w:szCs w:val="18"/>
                <w:lang w:val="en-US"/>
              </w:rPr>
            </w:rPrChange>
          </w:rPr>
          <w:delText>1</w:delText>
        </w:r>
      </w:del>
    </w:p>
    <w:p w14:paraId="3A4AF33C" w14:textId="77777777" w:rsidR="00D05199" w:rsidRPr="00552719" w:rsidDel="00655C69" w:rsidRDefault="00D05199" w:rsidP="00105795">
      <w:pPr>
        <w:rPr>
          <w:del w:id="6156" w:author="Willian" w:date="2016-11-27T10:05:00Z"/>
          <w:noProof/>
          <w:lang w:val="en-US"/>
          <w:rPrChange w:id="6157" w:author="Willian" w:date="2016-11-28T20:46:00Z">
            <w:rPr>
              <w:del w:id="6158" w:author="Willian" w:date="2016-11-27T10:05:00Z"/>
              <w:rFonts w:ascii="Menlo" w:hAnsi="Menlo" w:cs="Menlo"/>
              <w:noProof/>
              <w:sz w:val="21"/>
              <w:szCs w:val="21"/>
              <w:lang w:val="en-US"/>
            </w:rPr>
          </w:rPrChange>
        </w:rPr>
        <w:pPrChange w:id="6159" w:author="Willian" w:date="2016-11-28T21:17:00Z">
          <w:pPr>
            <w:spacing w:after="0"/>
            <w:ind w:left="567"/>
            <w:textAlignment w:val="baseline"/>
          </w:pPr>
        </w:pPrChange>
      </w:pPr>
      <w:del w:id="6160" w:author="Willian" w:date="2016-11-27T10:05:00Z">
        <w:r w:rsidRPr="00552719" w:rsidDel="00655C69">
          <w:rPr>
            <w:noProof/>
            <w:lang w:val="en-US"/>
            <w:rPrChange w:id="6161" w:author="Willian" w:date="2016-11-28T20:46:00Z">
              <w:rPr>
                <w:rFonts w:ascii="Menlo" w:hAnsi="Menlo" w:cs="Menlo"/>
                <w:noProof/>
                <w:color w:val="auto"/>
                <w:sz w:val="18"/>
                <w:szCs w:val="18"/>
                <w:lang w:val="en-US"/>
              </w:rPr>
            </w:rPrChange>
          </w:rPr>
          <w:delText xml:space="preserve">      if radius &lt;= </w:delText>
        </w:r>
        <w:r w:rsidRPr="00552719" w:rsidDel="00655C69">
          <w:rPr>
            <w:noProof/>
            <w:color w:val="1C00CF"/>
            <w:lang w:val="en-US"/>
            <w:rPrChange w:id="6162" w:author="Willian" w:date="2016-11-28T20:46:00Z">
              <w:rPr>
                <w:rFonts w:ascii="Menlo" w:hAnsi="Menlo" w:cs="Menlo"/>
                <w:noProof/>
                <w:color w:val="1C00CF"/>
                <w:sz w:val="18"/>
                <w:szCs w:val="18"/>
                <w:lang w:val="en-US"/>
              </w:rPr>
            </w:rPrChange>
          </w:rPr>
          <w:delText>0</w:delText>
        </w:r>
        <w:r w:rsidRPr="00552719" w:rsidDel="00655C69">
          <w:rPr>
            <w:noProof/>
            <w:lang w:val="en-US"/>
            <w:rPrChange w:id="6163" w:author="Willian" w:date="2016-11-28T20:46:00Z">
              <w:rPr>
                <w:rFonts w:ascii="Menlo" w:hAnsi="Menlo" w:cs="Menlo"/>
                <w:noProof/>
                <w:color w:val="auto"/>
                <w:sz w:val="18"/>
                <w:szCs w:val="18"/>
                <w:lang w:val="en-US"/>
              </w:rPr>
            </w:rPrChange>
          </w:rPr>
          <w:delText xml:space="preserve"> {</w:delText>
        </w:r>
      </w:del>
    </w:p>
    <w:p w14:paraId="68622800" w14:textId="77777777" w:rsidR="00D05199" w:rsidRPr="00552719" w:rsidDel="00655C69" w:rsidRDefault="00D05199" w:rsidP="00105795">
      <w:pPr>
        <w:rPr>
          <w:del w:id="6164" w:author="Willian" w:date="2016-11-27T10:05:00Z"/>
          <w:noProof/>
          <w:lang w:val="en-US"/>
          <w:rPrChange w:id="6165" w:author="Willian" w:date="2016-11-28T20:46:00Z">
            <w:rPr>
              <w:del w:id="6166" w:author="Willian" w:date="2016-11-27T10:05:00Z"/>
              <w:rFonts w:ascii="Menlo" w:hAnsi="Menlo" w:cs="Menlo"/>
              <w:noProof/>
              <w:sz w:val="21"/>
              <w:szCs w:val="21"/>
              <w:lang w:val="en-US"/>
            </w:rPr>
          </w:rPrChange>
        </w:rPr>
        <w:pPrChange w:id="6167" w:author="Willian" w:date="2016-11-28T21:17:00Z">
          <w:pPr>
            <w:spacing w:after="0"/>
            <w:ind w:left="567"/>
            <w:textAlignment w:val="baseline"/>
          </w:pPr>
        </w:pPrChange>
      </w:pPr>
      <w:del w:id="6168" w:author="Willian" w:date="2016-11-27T10:05:00Z">
        <w:r w:rsidRPr="00552719" w:rsidDel="00655C69">
          <w:rPr>
            <w:noProof/>
            <w:lang w:val="en-US"/>
            <w:rPrChange w:id="6169" w:author="Willian" w:date="2016-11-28T20:46:00Z">
              <w:rPr>
                <w:rFonts w:ascii="Menlo" w:hAnsi="Menlo" w:cs="Menlo"/>
                <w:noProof/>
                <w:color w:val="auto"/>
                <w:sz w:val="18"/>
                <w:szCs w:val="18"/>
                <w:lang w:val="en-US"/>
              </w:rPr>
            </w:rPrChange>
          </w:rPr>
          <w:delText>          return nil</w:delText>
        </w:r>
      </w:del>
    </w:p>
    <w:p w14:paraId="18A574B9" w14:textId="77777777" w:rsidR="00D05199" w:rsidRPr="00552719" w:rsidDel="00655C69" w:rsidRDefault="00D05199" w:rsidP="00105795">
      <w:pPr>
        <w:rPr>
          <w:del w:id="6170" w:author="Willian" w:date="2016-11-27T10:05:00Z"/>
          <w:noProof/>
          <w:lang w:val="en-US"/>
          <w:rPrChange w:id="6171" w:author="Willian" w:date="2016-11-28T20:46:00Z">
            <w:rPr>
              <w:del w:id="6172" w:author="Willian" w:date="2016-11-27T10:05:00Z"/>
              <w:rFonts w:ascii="Menlo" w:hAnsi="Menlo" w:cs="Menlo"/>
              <w:noProof/>
              <w:sz w:val="21"/>
              <w:szCs w:val="21"/>
              <w:lang w:val="en-US"/>
            </w:rPr>
          </w:rPrChange>
        </w:rPr>
        <w:pPrChange w:id="6173" w:author="Willian" w:date="2016-11-28T21:17:00Z">
          <w:pPr>
            <w:spacing w:after="0"/>
            <w:ind w:left="567"/>
            <w:textAlignment w:val="baseline"/>
          </w:pPr>
        </w:pPrChange>
      </w:pPr>
      <w:del w:id="6174" w:author="Willian" w:date="2016-11-27T10:05:00Z">
        <w:r w:rsidRPr="00552719" w:rsidDel="00655C69">
          <w:rPr>
            <w:noProof/>
            <w:lang w:val="en-US"/>
            <w:rPrChange w:id="6175" w:author="Willian" w:date="2016-11-28T20:46:00Z">
              <w:rPr>
                <w:rFonts w:ascii="Menlo" w:hAnsi="Menlo" w:cs="Menlo"/>
                <w:noProof/>
                <w:color w:val="auto"/>
                <w:sz w:val="18"/>
                <w:szCs w:val="18"/>
                <w:lang w:val="en-US"/>
              </w:rPr>
            </w:rPrChange>
          </w:rPr>
          <w:delText>      }</w:delText>
        </w:r>
      </w:del>
    </w:p>
    <w:p w14:paraId="1E7BA631" w14:textId="77777777" w:rsidR="00D05199" w:rsidRPr="00552719" w:rsidDel="00655C69" w:rsidRDefault="00D05199" w:rsidP="00105795">
      <w:pPr>
        <w:rPr>
          <w:del w:id="6176" w:author="Willian" w:date="2016-11-27T10:05:00Z"/>
          <w:noProof/>
          <w:lang w:val="en-US"/>
          <w:rPrChange w:id="6177" w:author="Willian" w:date="2016-11-28T20:46:00Z">
            <w:rPr>
              <w:del w:id="6178" w:author="Willian" w:date="2016-11-27T10:05:00Z"/>
              <w:rFonts w:ascii="Menlo" w:hAnsi="Menlo" w:cs="Menlo"/>
              <w:noProof/>
              <w:sz w:val="21"/>
              <w:szCs w:val="21"/>
              <w:lang w:val="en-US"/>
            </w:rPr>
          </w:rPrChange>
        </w:rPr>
        <w:pPrChange w:id="6179" w:author="Willian" w:date="2016-11-28T21:17:00Z">
          <w:pPr>
            <w:spacing w:after="0"/>
            <w:ind w:left="567"/>
            <w:textAlignment w:val="baseline"/>
          </w:pPr>
        </w:pPrChange>
      </w:pPr>
      <w:del w:id="6180" w:author="Willian" w:date="2016-11-27T10:05:00Z">
        <w:r w:rsidRPr="00552719" w:rsidDel="00655C69">
          <w:rPr>
            <w:noProof/>
            <w:lang w:val="en-US"/>
            <w:rPrChange w:id="6181" w:author="Willian" w:date="2016-11-28T20:46:00Z">
              <w:rPr>
                <w:rFonts w:ascii="Menlo" w:hAnsi="Menlo" w:cs="Menlo"/>
                <w:noProof/>
                <w:color w:val="auto"/>
                <w:sz w:val="18"/>
                <w:szCs w:val="18"/>
                <w:lang w:val="en-US"/>
              </w:rPr>
            </w:rPrChange>
          </w:rPr>
          <w:delText>  }</w:delText>
        </w:r>
      </w:del>
    </w:p>
    <w:p w14:paraId="08A35622" w14:textId="77777777" w:rsidR="00D05199" w:rsidRPr="00552719" w:rsidDel="00655C69" w:rsidRDefault="00D05199" w:rsidP="00105795">
      <w:pPr>
        <w:rPr>
          <w:del w:id="6182" w:author="Willian" w:date="2016-11-27T10:05:00Z"/>
          <w:noProof/>
          <w:lang w:val="en-US"/>
          <w:rPrChange w:id="6183" w:author="Willian" w:date="2016-11-28T20:46:00Z">
            <w:rPr>
              <w:del w:id="6184" w:author="Willian" w:date="2016-11-27T10:05:00Z"/>
              <w:rFonts w:ascii="Menlo" w:hAnsi="Menlo" w:cs="Menlo"/>
              <w:noProof/>
              <w:sz w:val="21"/>
              <w:szCs w:val="21"/>
              <w:lang w:val="en-US"/>
            </w:rPr>
          </w:rPrChange>
        </w:rPr>
        <w:pPrChange w:id="6185" w:author="Willian" w:date="2016-11-28T21:17:00Z">
          <w:pPr>
            <w:spacing w:after="0"/>
            <w:ind w:left="567"/>
            <w:textAlignment w:val="baseline"/>
          </w:pPr>
        </w:pPrChange>
      </w:pPr>
      <w:del w:id="6186" w:author="Willian" w:date="2016-11-27T10:05:00Z">
        <w:r w:rsidRPr="00552719" w:rsidDel="00655C69">
          <w:rPr>
            <w:noProof/>
            <w:lang w:val="en-US"/>
            <w:rPrChange w:id="6187" w:author="Willian" w:date="2016-11-28T20:46:00Z">
              <w:rPr>
                <w:rFonts w:ascii="Menlo" w:hAnsi="Menlo" w:cs="Menlo"/>
                <w:noProof/>
                <w:color w:val="auto"/>
                <w:sz w:val="18"/>
                <w:szCs w:val="18"/>
                <w:lang w:val="en-US"/>
              </w:rPr>
            </w:rPrChange>
          </w:rPr>
          <w:delText> </w:delText>
        </w:r>
      </w:del>
    </w:p>
    <w:p w14:paraId="7D2C0FE5" w14:textId="77777777" w:rsidR="00D05199" w:rsidRPr="00552719" w:rsidDel="00655C69" w:rsidRDefault="00D05199" w:rsidP="00105795">
      <w:pPr>
        <w:rPr>
          <w:del w:id="6188" w:author="Willian" w:date="2016-11-27T10:05:00Z"/>
          <w:noProof/>
          <w:lang w:val="en-US"/>
          <w:rPrChange w:id="6189" w:author="Willian" w:date="2016-11-28T20:46:00Z">
            <w:rPr>
              <w:del w:id="6190" w:author="Willian" w:date="2016-11-27T10:05:00Z"/>
              <w:rFonts w:ascii="Menlo" w:hAnsi="Menlo" w:cs="Menlo"/>
              <w:noProof/>
              <w:sz w:val="21"/>
              <w:szCs w:val="21"/>
              <w:lang w:val="en-US"/>
            </w:rPr>
          </w:rPrChange>
        </w:rPr>
        <w:pPrChange w:id="6191" w:author="Willian" w:date="2016-11-28T21:17:00Z">
          <w:pPr>
            <w:spacing w:after="0"/>
            <w:ind w:left="567"/>
            <w:textAlignment w:val="baseline"/>
          </w:pPr>
        </w:pPrChange>
      </w:pPr>
      <w:del w:id="6192" w:author="Willian" w:date="2016-11-27T10:05:00Z">
        <w:r w:rsidRPr="00552719" w:rsidDel="00655C69">
          <w:rPr>
            <w:noProof/>
            <w:lang w:val="en-US"/>
            <w:rPrChange w:id="6193" w:author="Willian" w:date="2016-11-28T20:46:00Z">
              <w:rPr>
                <w:rFonts w:ascii="Menlo" w:hAnsi="Menlo" w:cs="Menlo"/>
                <w:noProof/>
                <w:color w:val="auto"/>
                <w:sz w:val="18"/>
                <w:szCs w:val="18"/>
                <w:lang w:val="en-US"/>
              </w:rPr>
            </w:rPrChange>
          </w:rPr>
          <w:delText>  override func simpleDescription() -&gt; String {</w:delText>
        </w:r>
      </w:del>
    </w:p>
    <w:p w14:paraId="1E6AB137" w14:textId="77777777" w:rsidR="00D05199" w:rsidRPr="00552719" w:rsidDel="00655C69" w:rsidRDefault="00D05199" w:rsidP="00105795">
      <w:pPr>
        <w:rPr>
          <w:del w:id="6194" w:author="Willian" w:date="2016-11-27T10:05:00Z"/>
          <w:noProof/>
          <w:lang w:val="en-US"/>
          <w:rPrChange w:id="6195" w:author="Willian" w:date="2016-11-28T20:46:00Z">
            <w:rPr>
              <w:del w:id="6196" w:author="Willian" w:date="2016-11-27T10:05:00Z"/>
              <w:rFonts w:ascii="Menlo" w:hAnsi="Menlo" w:cs="Menlo"/>
              <w:noProof/>
              <w:sz w:val="21"/>
              <w:szCs w:val="21"/>
              <w:lang w:val="en-US"/>
            </w:rPr>
          </w:rPrChange>
        </w:rPr>
        <w:pPrChange w:id="6197" w:author="Willian" w:date="2016-11-28T21:17:00Z">
          <w:pPr>
            <w:spacing w:after="0"/>
            <w:ind w:left="567"/>
            <w:textAlignment w:val="baseline"/>
          </w:pPr>
        </w:pPrChange>
      </w:pPr>
      <w:del w:id="6198" w:author="Willian" w:date="2016-11-27T10:05:00Z">
        <w:r w:rsidRPr="00552719" w:rsidDel="00655C69">
          <w:rPr>
            <w:noProof/>
            <w:lang w:val="en-US"/>
            <w:rPrChange w:id="6199" w:author="Willian" w:date="2016-11-28T20:46:00Z">
              <w:rPr>
                <w:rFonts w:ascii="Menlo" w:hAnsi="Menlo" w:cs="Menlo"/>
                <w:noProof/>
                <w:color w:val="auto"/>
                <w:sz w:val="18"/>
                <w:szCs w:val="18"/>
                <w:lang w:val="en-US"/>
              </w:rPr>
            </w:rPrChange>
          </w:rPr>
          <w:delText>      return "A circle with a radius of \(radius)."</w:delText>
        </w:r>
      </w:del>
    </w:p>
    <w:p w14:paraId="7E1D498B" w14:textId="77777777" w:rsidR="00D05199" w:rsidRPr="00552719" w:rsidDel="00655C69" w:rsidRDefault="00D05199" w:rsidP="00105795">
      <w:pPr>
        <w:rPr>
          <w:del w:id="6200" w:author="Willian" w:date="2016-11-27T10:05:00Z"/>
          <w:noProof/>
          <w:lang w:val="en-US"/>
          <w:rPrChange w:id="6201" w:author="Willian" w:date="2016-11-28T20:46:00Z">
            <w:rPr>
              <w:del w:id="6202" w:author="Willian" w:date="2016-11-27T10:05:00Z"/>
              <w:rFonts w:ascii="Menlo" w:hAnsi="Menlo" w:cs="Menlo"/>
              <w:noProof/>
              <w:sz w:val="21"/>
              <w:szCs w:val="21"/>
              <w:lang w:val="en-US"/>
            </w:rPr>
          </w:rPrChange>
        </w:rPr>
        <w:pPrChange w:id="6203" w:author="Willian" w:date="2016-11-28T21:17:00Z">
          <w:pPr>
            <w:spacing w:after="0"/>
            <w:ind w:left="567"/>
            <w:textAlignment w:val="baseline"/>
          </w:pPr>
        </w:pPrChange>
      </w:pPr>
      <w:del w:id="6204" w:author="Willian" w:date="2016-11-27T10:05:00Z">
        <w:r w:rsidRPr="00552719" w:rsidDel="00655C69">
          <w:rPr>
            <w:noProof/>
            <w:lang w:val="en-US"/>
            <w:rPrChange w:id="6205" w:author="Willian" w:date="2016-11-28T20:46:00Z">
              <w:rPr>
                <w:rFonts w:ascii="Menlo" w:hAnsi="Menlo" w:cs="Menlo"/>
                <w:noProof/>
                <w:color w:val="auto"/>
                <w:sz w:val="18"/>
                <w:szCs w:val="18"/>
                <w:lang w:val="en-US"/>
              </w:rPr>
            </w:rPrChange>
          </w:rPr>
          <w:delText>  }</w:delText>
        </w:r>
      </w:del>
    </w:p>
    <w:p w14:paraId="449B4D09" w14:textId="77777777" w:rsidR="00D05199" w:rsidRPr="00552719" w:rsidDel="00655C69" w:rsidRDefault="00D05199" w:rsidP="00105795">
      <w:pPr>
        <w:rPr>
          <w:del w:id="6206" w:author="Willian" w:date="2016-11-27T10:05:00Z"/>
          <w:noProof/>
          <w:lang w:val="en-US"/>
          <w:rPrChange w:id="6207" w:author="Willian" w:date="2016-11-28T20:46:00Z">
            <w:rPr>
              <w:del w:id="6208" w:author="Willian" w:date="2016-11-27T10:05:00Z"/>
              <w:rFonts w:ascii="Menlo" w:hAnsi="Menlo" w:cs="Menlo"/>
              <w:noProof/>
              <w:sz w:val="21"/>
              <w:szCs w:val="21"/>
              <w:lang w:val="en-US"/>
            </w:rPr>
          </w:rPrChange>
        </w:rPr>
        <w:pPrChange w:id="6209" w:author="Willian" w:date="2016-11-28T21:17:00Z">
          <w:pPr>
            <w:spacing w:after="0"/>
            <w:ind w:left="567"/>
            <w:textAlignment w:val="baseline"/>
          </w:pPr>
        </w:pPrChange>
      </w:pPr>
      <w:del w:id="6210" w:author="Willian" w:date="2016-11-27T10:05:00Z">
        <w:r w:rsidRPr="00552719" w:rsidDel="00655C69">
          <w:rPr>
            <w:noProof/>
            <w:lang w:val="en-US"/>
            <w:rPrChange w:id="6211" w:author="Willian" w:date="2016-11-28T20:46:00Z">
              <w:rPr>
                <w:rFonts w:ascii="Menlo" w:hAnsi="Menlo" w:cs="Menlo"/>
                <w:noProof/>
                <w:color w:val="auto"/>
                <w:sz w:val="18"/>
                <w:szCs w:val="18"/>
                <w:lang w:val="en-US"/>
              </w:rPr>
            </w:rPrChange>
          </w:rPr>
          <w:delText>}</w:delText>
        </w:r>
      </w:del>
    </w:p>
    <w:p w14:paraId="14E72FB5" w14:textId="77777777" w:rsidR="00D05199" w:rsidRPr="00552719" w:rsidDel="00655C69" w:rsidRDefault="00D05199" w:rsidP="00105795">
      <w:pPr>
        <w:rPr>
          <w:del w:id="6212" w:author="Willian" w:date="2016-11-27T10:05:00Z"/>
          <w:noProof/>
          <w:lang w:val="en-US"/>
          <w:rPrChange w:id="6213" w:author="Willian" w:date="2016-11-28T20:46:00Z">
            <w:rPr>
              <w:del w:id="6214" w:author="Willian" w:date="2016-11-27T10:05:00Z"/>
              <w:rFonts w:ascii="Menlo" w:hAnsi="Menlo" w:cs="Menlo"/>
              <w:noProof/>
              <w:sz w:val="21"/>
              <w:szCs w:val="21"/>
              <w:lang w:val="en-US"/>
            </w:rPr>
          </w:rPrChange>
        </w:rPr>
        <w:pPrChange w:id="6215" w:author="Willian" w:date="2016-11-28T21:17:00Z">
          <w:pPr>
            <w:spacing w:after="0"/>
            <w:ind w:left="567"/>
            <w:textAlignment w:val="baseline"/>
          </w:pPr>
        </w:pPrChange>
      </w:pPr>
      <w:del w:id="6216" w:author="Willian" w:date="2016-11-27T10:05:00Z">
        <w:r w:rsidRPr="00552719" w:rsidDel="00655C69">
          <w:rPr>
            <w:noProof/>
            <w:lang w:val="en-US"/>
            <w:rPrChange w:id="6217" w:author="Willian" w:date="2016-11-28T20:46:00Z">
              <w:rPr>
                <w:rFonts w:ascii="Menlo" w:hAnsi="Menlo" w:cs="Menlo"/>
                <w:noProof/>
                <w:color w:val="AA3391"/>
                <w:sz w:val="18"/>
                <w:szCs w:val="18"/>
                <w:lang w:val="en-US"/>
              </w:rPr>
            </w:rPrChange>
          </w:rPr>
          <w:delText xml:space="preserve">let successfulCircle = Circle(radius: </w:delText>
        </w:r>
        <w:r w:rsidRPr="00552719" w:rsidDel="00655C69">
          <w:rPr>
            <w:noProof/>
            <w:color w:val="1C00CF"/>
            <w:lang w:val="en-US"/>
            <w:rPrChange w:id="6218" w:author="Willian" w:date="2016-11-28T20:46:00Z">
              <w:rPr>
                <w:rFonts w:ascii="Menlo" w:hAnsi="Menlo" w:cs="Menlo"/>
                <w:noProof/>
                <w:color w:val="1C00CF"/>
                <w:sz w:val="18"/>
                <w:szCs w:val="18"/>
                <w:lang w:val="en-US"/>
              </w:rPr>
            </w:rPrChange>
          </w:rPr>
          <w:delText>4.2</w:delText>
        </w:r>
        <w:r w:rsidRPr="00552719" w:rsidDel="00655C69">
          <w:rPr>
            <w:noProof/>
            <w:lang w:val="en-US"/>
            <w:rPrChange w:id="6219" w:author="Willian" w:date="2016-11-28T20:46:00Z">
              <w:rPr>
                <w:rFonts w:ascii="Menlo" w:hAnsi="Menlo" w:cs="Menlo"/>
                <w:noProof/>
                <w:color w:val="auto"/>
                <w:sz w:val="18"/>
                <w:szCs w:val="18"/>
                <w:lang w:val="en-US"/>
              </w:rPr>
            </w:rPrChange>
          </w:rPr>
          <w:delText>, name: "successful circle")</w:delText>
        </w:r>
      </w:del>
    </w:p>
    <w:p w14:paraId="041DF9A4" w14:textId="77777777" w:rsidR="00D05199" w:rsidRPr="00552719" w:rsidDel="00655C69" w:rsidRDefault="00D05199" w:rsidP="00105795">
      <w:pPr>
        <w:rPr>
          <w:del w:id="6220" w:author="Willian" w:date="2016-11-27T10:05:00Z"/>
          <w:noProof/>
          <w:lang w:val="en-US"/>
          <w:rPrChange w:id="6221" w:author="Willian" w:date="2016-11-28T20:46:00Z">
            <w:rPr>
              <w:del w:id="6222" w:author="Willian" w:date="2016-11-27T10:05:00Z"/>
              <w:rFonts w:ascii="Menlo" w:hAnsi="Menlo" w:cs="Menlo"/>
              <w:noProof/>
              <w:sz w:val="21"/>
              <w:szCs w:val="21"/>
              <w:lang w:val="en-US"/>
            </w:rPr>
          </w:rPrChange>
        </w:rPr>
        <w:pPrChange w:id="6223" w:author="Willian" w:date="2016-11-28T21:17:00Z">
          <w:pPr>
            <w:spacing w:after="620"/>
            <w:ind w:left="567"/>
            <w:textAlignment w:val="baseline"/>
          </w:pPr>
        </w:pPrChange>
      </w:pPr>
      <w:del w:id="6224" w:author="Willian" w:date="2016-11-27T10:05:00Z">
        <w:r w:rsidRPr="00552719" w:rsidDel="00655C69">
          <w:rPr>
            <w:noProof/>
            <w:lang w:val="en-US"/>
            <w:rPrChange w:id="6225" w:author="Willian" w:date="2016-11-28T20:46:00Z">
              <w:rPr>
                <w:rFonts w:ascii="Menlo" w:hAnsi="Menlo" w:cs="Menlo"/>
                <w:noProof/>
                <w:color w:val="AA3391"/>
                <w:sz w:val="18"/>
                <w:szCs w:val="18"/>
                <w:lang w:val="en-US"/>
              </w:rPr>
            </w:rPrChange>
          </w:rPr>
          <w:delText xml:space="preserve">let failedCircle = Circle(radius: </w:delText>
        </w:r>
        <w:r w:rsidRPr="00552719" w:rsidDel="00655C69">
          <w:rPr>
            <w:noProof/>
            <w:color w:val="1C00CF"/>
            <w:lang w:val="en-US"/>
            <w:rPrChange w:id="6226" w:author="Willian" w:date="2016-11-28T20:46:00Z">
              <w:rPr>
                <w:rFonts w:ascii="Menlo" w:hAnsi="Menlo" w:cs="Menlo"/>
                <w:noProof/>
                <w:color w:val="1C00CF"/>
                <w:sz w:val="18"/>
                <w:szCs w:val="18"/>
                <w:lang w:val="en-US"/>
              </w:rPr>
            </w:rPrChange>
          </w:rPr>
          <w:delText>-7</w:delText>
        </w:r>
        <w:r w:rsidRPr="00552719" w:rsidDel="00655C69">
          <w:rPr>
            <w:noProof/>
            <w:lang w:val="en-US"/>
            <w:rPrChange w:id="6227" w:author="Willian" w:date="2016-11-28T20:46:00Z">
              <w:rPr>
                <w:rFonts w:ascii="Menlo" w:hAnsi="Menlo" w:cs="Menlo"/>
                <w:noProof/>
                <w:color w:val="auto"/>
                <w:sz w:val="18"/>
                <w:szCs w:val="18"/>
                <w:lang w:val="en-US"/>
              </w:rPr>
            </w:rPrChange>
          </w:rPr>
          <w:delText>, name: "failed circle")</w:delText>
        </w:r>
      </w:del>
    </w:p>
    <w:p w14:paraId="0CFEB59D" w14:textId="77777777" w:rsidR="006A0976" w:rsidRPr="00552719" w:rsidDel="00655C69" w:rsidRDefault="006A0976" w:rsidP="00105795">
      <w:pPr>
        <w:rPr>
          <w:del w:id="6228" w:author="Willian" w:date="2016-11-27T10:05:00Z"/>
          <w:rPrChange w:id="6229" w:author="Willian" w:date="2016-11-28T20:46:00Z">
            <w:rPr>
              <w:del w:id="6230" w:author="Willian" w:date="2016-11-27T10:05:00Z"/>
            </w:rPr>
          </w:rPrChange>
        </w:rPr>
        <w:pPrChange w:id="6231" w:author="Willian" w:date="2016-11-28T21:17:00Z">
          <w:pPr/>
        </w:pPrChange>
      </w:pPr>
      <w:del w:id="6232" w:author="Willian" w:date="2016-11-27T10:05:00Z">
        <w:r w:rsidRPr="00552719" w:rsidDel="00655C69">
          <w:rPr>
            <w:rPrChange w:id="6233" w:author="Willian" w:date="2016-11-28T20:46:00Z">
              <w:rPr/>
            </w:rPrChange>
          </w:rPr>
          <w:delText>Inicializadores também possuem uma séria de modificadores. O inicializador padrão é o designado e este não precisa de qualquer palavra chave para determinar isto. Este inicializador atua primariamente nas classes; e todas as classes possuem definitivamente um inicializador designado, mesmo que este esteja em suas superclasses.</w:delText>
        </w:r>
      </w:del>
    </w:p>
    <w:p w14:paraId="228A01E2" w14:textId="77777777" w:rsidR="006A0976" w:rsidRPr="00552719" w:rsidDel="00655C69" w:rsidRDefault="006A0976" w:rsidP="00105795">
      <w:pPr>
        <w:rPr>
          <w:del w:id="6234" w:author="Willian" w:date="2016-11-27T10:05:00Z"/>
          <w:rPrChange w:id="6235" w:author="Willian" w:date="2016-11-28T20:46:00Z">
            <w:rPr>
              <w:del w:id="6236" w:author="Willian" w:date="2016-11-27T10:05:00Z"/>
            </w:rPr>
          </w:rPrChange>
        </w:rPr>
        <w:pPrChange w:id="6237" w:author="Willian" w:date="2016-11-28T21:17:00Z">
          <w:pPr/>
        </w:pPrChange>
      </w:pPr>
      <w:del w:id="6238" w:author="Willian" w:date="2016-11-27T10:05:00Z">
        <w:r w:rsidRPr="00552719" w:rsidDel="00655C69">
          <w:rPr>
            <w:rPrChange w:id="6239" w:author="Willian" w:date="2016-11-28T20:46:00Z">
              <w:rPr/>
            </w:rPrChange>
          </w:rPr>
          <w:delText xml:space="preserve">O modificador </w:delText>
        </w:r>
        <w:r w:rsidR="00A11492" w:rsidRPr="00552719" w:rsidDel="00655C69">
          <w:rPr>
            <w:noProof/>
            <w:rPrChange w:id="6240" w:author="Willian" w:date="2016-11-28T20:46:00Z">
              <w:rPr>
                <w:rFonts w:ascii="Menlo" w:hAnsi="Menlo" w:cs="Menlo"/>
                <w:noProof/>
                <w:color w:val="AA3391"/>
                <w:sz w:val="18"/>
                <w:szCs w:val="18"/>
              </w:rPr>
            </w:rPrChange>
          </w:rPr>
          <w:delText xml:space="preserve">convenience </w:delText>
        </w:r>
        <w:r w:rsidRPr="00552719" w:rsidDel="00655C69">
          <w:rPr>
            <w:rPrChange w:id="6241" w:author="Willian" w:date="2016-11-28T20:46:00Z">
              <w:rPr/>
            </w:rPrChange>
          </w:rPr>
          <w:delText>ao lado do inicializador indica inicialização de conveniência,  ou seja, adicionam comportamento ou personalização inicial mas deve necessariamente ser chamado através de um inicializador designado.</w:delText>
        </w:r>
      </w:del>
    </w:p>
    <w:p w14:paraId="2376F745" w14:textId="77777777" w:rsidR="005136E6" w:rsidRPr="00552719" w:rsidDel="00655C69" w:rsidRDefault="005136E6" w:rsidP="00105795">
      <w:pPr>
        <w:rPr>
          <w:del w:id="6242" w:author="Willian" w:date="2016-11-27T10:05:00Z"/>
          <w:rPrChange w:id="6243" w:author="Willian" w:date="2016-11-28T20:46:00Z">
            <w:rPr>
              <w:del w:id="6244" w:author="Willian" w:date="2016-11-27T10:05:00Z"/>
            </w:rPr>
          </w:rPrChange>
        </w:rPr>
        <w:pPrChange w:id="6245" w:author="Willian" w:date="2016-11-28T21:17:00Z">
          <w:pPr/>
        </w:pPrChange>
      </w:pPr>
      <w:del w:id="6246" w:author="Willian" w:date="2016-11-27T10:05:00Z">
        <w:r w:rsidRPr="00552719" w:rsidDel="00655C69">
          <w:rPr>
            <w:rPrChange w:id="6247" w:author="Willian" w:date="2016-11-28T20:46:00Z">
              <w:rPr/>
            </w:rPrChange>
          </w:rPr>
          <w:delText xml:space="preserve">O </w:delText>
        </w:r>
        <w:r w:rsidR="00A11492" w:rsidRPr="00552719" w:rsidDel="00655C69">
          <w:rPr>
            <w:noProof/>
            <w:rPrChange w:id="6248" w:author="Willian" w:date="2016-11-28T20:46:00Z">
              <w:rPr>
                <w:rFonts w:ascii="Menlo" w:hAnsi="Menlo" w:cs="Menlo"/>
                <w:noProof/>
                <w:color w:val="AA3391"/>
                <w:sz w:val="18"/>
                <w:szCs w:val="18"/>
              </w:rPr>
            </w:rPrChange>
          </w:rPr>
          <w:delText xml:space="preserve">required </w:delText>
        </w:r>
        <w:r w:rsidRPr="00552719" w:rsidDel="00655C69">
          <w:rPr>
            <w:rPrChange w:id="6249" w:author="Willian" w:date="2016-11-28T20:46:00Z">
              <w:rPr/>
            </w:rPrChange>
          </w:rPr>
          <w:delText>indica que cada subclasse deve implementar sua própria versão deste inicializador.</w:delText>
        </w:r>
      </w:del>
    </w:p>
    <w:p w14:paraId="25F8E670" w14:textId="77777777" w:rsidR="000D41DF" w:rsidRPr="00552719" w:rsidDel="00655C69" w:rsidRDefault="000D41DF" w:rsidP="00105795">
      <w:pPr>
        <w:rPr>
          <w:del w:id="6250" w:author="Willian" w:date="2016-11-27T10:05:00Z"/>
          <w:rPrChange w:id="6251" w:author="Willian" w:date="2016-11-28T20:46:00Z">
            <w:rPr>
              <w:del w:id="6252" w:author="Willian" w:date="2016-11-27T10:05:00Z"/>
            </w:rPr>
          </w:rPrChange>
        </w:rPr>
        <w:pPrChange w:id="6253" w:author="Willian" w:date="2016-11-28T21:17:00Z">
          <w:pPr/>
        </w:pPrChange>
      </w:pPr>
    </w:p>
    <w:p w14:paraId="58AD1E65" w14:textId="77777777" w:rsidR="006A0976" w:rsidRPr="00552719" w:rsidDel="00655C69" w:rsidRDefault="000D41DF" w:rsidP="00105795">
      <w:pPr>
        <w:rPr>
          <w:del w:id="6254" w:author="Willian" w:date="2016-11-27T10:05:00Z"/>
          <w:rPrChange w:id="6255" w:author="Willian" w:date="2016-11-28T20:46:00Z">
            <w:rPr>
              <w:del w:id="6256" w:author="Willian" w:date="2016-11-27T10:05:00Z"/>
            </w:rPr>
          </w:rPrChange>
        </w:rPr>
        <w:pPrChange w:id="6257" w:author="Willian" w:date="2016-11-28T21:17:00Z">
          <w:pPr>
            <w:pStyle w:val="Ttulo3"/>
          </w:pPr>
        </w:pPrChange>
      </w:pPr>
      <w:del w:id="6258" w:author="Willian" w:date="2016-11-27T10:05:00Z">
        <w:r w:rsidRPr="00552719" w:rsidDel="00655C69">
          <w:rPr>
            <w:rPrChange w:id="6259" w:author="Willian" w:date="2016-11-28T20:46:00Z">
              <w:rPr/>
            </w:rPrChange>
          </w:rPr>
          <w:delText>Casting</w:delText>
        </w:r>
      </w:del>
    </w:p>
    <w:p w14:paraId="0473DC04" w14:textId="77777777" w:rsidR="005136E6" w:rsidRPr="00552719" w:rsidDel="00655C69" w:rsidRDefault="005136E6" w:rsidP="00105795">
      <w:pPr>
        <w:rPr>
          <w:del w:id="6260" w:author="Willian" w:date="2016-11-27T10:05:00Z"/>
          <w:rPrChange w:id="6261" w:author="Willian" w:date="2016-11-28T20:46:00Z">
            <w:rPr>
              <w:del w:id="6262" w:author="Willian" w:date="2016-11-27T10:05:00Z"/>
            </w:rPr>
          </w:rPrChange>
        </w:rPr>
        <w:pPrChange w:id="6263" w:author="Willian" w:date="2016-11-28T21:17:00Z">
          <w:pPr/>
        </w:pPrChange>
      </w:pPr>
      <w:commentRangeStart w:id="6264"/>
      <w:del w:id="6265" w:author="Willian" w:date="2016-11-27T10:05:00Z">
        <w:r w:rsidRPr="00552719" w:rsidDel="00655C69">
          <w:rPr>
            <w:rPrChange w:id="6266" w:author="Willian" w:date="2016-11-28T20:46:00Z">
              <w:rPr>
                <w:b/>
              </w:rPr>
            </w:rPrChange>
          </w:rPr>
          <w:delText>Conversão de tipo (casting) é uma maneira de verificar o tipo de uma instância e trata-la como se fosse uma superclasse ou subclasse de sua própria hierarquia de classes.</w:delText>
        </w:r>
        <w:commentRangeEnd w:id="6264"/>
        <w:r w:rsidR="00F73FE3" w:rsidRPr="00552719" w:rsidDel="00655C69">
          <w:rPr>
            <w:rStyle w:val="Refdecomentrio"/>
            <w:b/>
            <w:color w:val="7030A0"/>
            <w:rPrChange w:id="6267" w:author="Willian" w:date="2016-11-28T20:46:00Z">
              <w:rPr>
                <w:rStyle w:val="Refdecomentrio"/>
              </w:rPr>
            </w:rPrChange>
          </w:rPr>
          <w:commentReference w:id="6264"/>
        </w:r>
      </w:del>
    </w:p>
    <w:p w14:paraId="6BCC3854" w14:textId="77777777" w:rsidR="005136E6" w:rsidRPr="00552719" w:rsidDel="00655C69" w:rsidRDefault="005136E6" w:rsidP="00105795">
      <w:pPr>
        <w:rPr>
          <w:del w:id="6268" w:author="Willian" w:date="2016-11-27T10:05:00Z"/>
          <w:rPrChange w:id="6269" w:author="Willian" w:date="2016-11-28T20:46:00Z">
            <w:rPr>
              <w:del w:id="6270" w:author="Willian" w:date="2016-11-27T10:05:00Z"/>
            </w:rPr>
          </w:rPrChange>
        </w:rPr>
        <w:pPrChange w:id="6271" w:author="Willian" w:date="2016-11-28T21:17:00Z">
          <w:pPr/>
        </w:pPrChange>
      </w:pPr>
      <w:del w:id="6272" w:author="Willian" w:date="2016-11-27T10:05:00Z">
        <w:r w:rsidRPr="00552719" w:rsidDel="00655C69">
          <w:rPr>
            <w:rPrChange w:id="6273" w:author="Willian" w:date="2016-11-28T20:46:00Z">
              <w:rPr/>
            </w:rPrChange>
          </w:rPr>
          <w:delText>Nos bastidores, uma constante ou variável de um determinado tipo de classe pode realmente se referir a uma subclasse. Quando você julgar que este é o caso, pode-se tentar fazer um downcast para o tipo de subclasse utilizando o operador de conversão de tipo.</w:delText>
        </w:r>
      </w:del>
    </w:p>
    <w:p w14:paraId="1499D52C" w14:textId="77777777" w:rsidR="005136E6" w:rsidRPr="00552719" w:rsidDel="00655C69" w:rsidRDefault="005136E6" w:rsidP="00105795">
      <w:pPr>
        <w:rPr>
          <w:del w:id="6274" w:author="Willian" w:date="2016-11-27T10:05:00Z"/>
          <w:rPrChange w:id="6275" w:author="Willian" w:date="2016-11-28T20:46:00Z">
            <w:rPr>
              <w:del w:id="6276" w:author="Willian" w:date="2016-11-27T10:05:00Z"/>
            </w:rPr>
          </w:rPrChange>
        </w:rPr>
        <w:pPrChange w:id="6277" w:author="Willian" w:date="2016-11-28T21:17:00Z">
          <w:pPr/>
        </w:pPrChange>
      </w:pPr>
      <w:del w:id="6278" w:author="Willian" w:date="2016-11-27T10:05:00Z">
        <w:r w:rsidRPr="00552719" w:rsidDel="00655C69">
          <w:rPr>
            <w:rPrChange w:id="6279" w:author="Willian" w:date="2016-11-28T20:46:00Z">
              <w:rPr/>
            </w:rPrChange>
          </w:rPr>
          <w:delText xml:space="preserve">Mas fique atento, pois o downcasting pode falhar, pois não é garantido que o valor da variável ou constante é do tipo da subclasse que se espera. Neste caso o operador de conversão de tipo vem em duas formas diferentes. A forma opcional, </w:delText>
        </w:r>
        <w:r w:rsidR="00A11492" w:rsidRPr="00552719" w:rsidDel="00655C69">
          <w:rPr>
            <w:rPrChange w:id="6280" w:author="Willian" w:date="2016-11-28T20:46:00Z">
              <w:rPr>
                <w:rFonts w:ascii="Menlo" w:hAnsi="Menlo" w:cs="Menlo"/>
                <w:color w:val="AA3391"/>
                <w:sz w:val="18"/>
                <w:szCs w:val="18"/>
              </w:rPr>
            </w:rPrChange>
          </w:rPr>
          <w:delText>as?</w:delText>
        </w:r>
        <w:r w:rsidRPr="00552719" w:rsidDel="00655C69">
          <w:rPr>
            <w:rPrChange w:id="6281" w:author="Willian" w:date="2016-11-28T20:46:00Z">
              <w:rPr/>
            </w:rPrChange>
          </w:rPr>
          <w:delText xml:space="preserve">, retorna um valor opcional do tipo que você está tentando fazer o downcast. A forma forçada, </w:delText>
        </w:r>
        <w:r w:rsidR="00A11492" w:rsidRPr="00552719" w:rsidDel="00655C69">
          <w:rPr>
            <w:rPrChange w:id="6282" w:author="Willian" w:date="2016-11-28T20:46:00Z">
              <w:rPr>
                <w:rFonts w:ascii="Menlo" w:hAnsi="Menlo" w:cs="Menlo"/>
                <w:color w:val="AA3391"/>
                <w:sz w:val="18"/>
                <w:szCs w:val="18"/>
              </w:rPr>
            </w:rPrChange>
          </w:rPr>
          <w:delText>as!</w:delText>
        </w:r>
        <w:r w:rsidRPr="00552719" w:rsidDel="00655C69">
          <w:rPr>
            <w:rPrChange w:id="6283" w:author="Willian" w:date="2016-11-28T20:46:00Z">
              <w:rPr/>
            </w:rPrChange>
          </w:rPr>
          <w:delText>, tenta desencapsular o objeto sofrendo o downcasting à força.</w:delText>
        </w:r>
      </w:del>
    </w:p>
    <w:p w14:paraId="6C93A6C3" w14:textId="77777777" w:rsidR="005136E6" w:rsidRPr="00552719" w:rsidDel="00655C69" w:rsidRDefault="005136E6" w:rsidP="00105795">
      <w:pPr>
        <w:rPr>
          <w:del w:id="6284" w:author="Willian" w:date="2016-11-27T10:05:00Z"/>
          <w:rPrChange w:id="6285" w:author="Willian" w:date="2016-11-28T20:46:00Z">
            <w:rPr>
              <w:del w:id="6286" w:author="Willian" w:date="2016-11-27T10:05:00Z"/>
            </w:rPr>
          </w:rPrChange>
        </w:rPr>
        <w:pPrChange w:id="6287" w:author="Willian" w:date="2016-11-28T21:17:00Z">
          <w:pPr/>
        </w:pPrChange>
      </w:pPr>
      <w:del w:id="6288" w:author="Willian" w:date="2016-11-27T10:05:00Z">
        <w:r w:rsidRPr="00552719" w:rsidDel="00655C69">
          <w:rPr>
            <w:rPrChange w:id="6289" w:author="Willian" w:date="2016-11-28T20:46:00Z">
              <w:rPr/>
            </w:rPrChange>
          </w:rPr>
          <w:delText>Use o operador de conversão de tipo opcional quando você não tem certeza se os downcast terá sucesso. Esta forma de operador sempre retornará um valor opcional,</w:delText>
        </w:r>
        <w:r w:rsidR="00A11492" w:rsidRPr="00552719" w:rsidDel="00655C69">
          <w:rPr>
            <w:rPrChange w:id="6290" w:author="Willian" w:date="2016-11-28T20:46:00Z">
              <w:rPr/>
            </w:rPrChange>
          </w:rPr>
          <w:delText xml:space="preserve"> e o valor será nil se o downcast não for possível. Isto permite-lhe verificar se há um downcast bem-sucedido.</w:delText>
        </w:r>
      </w:del>
    </w:p>
    <w:p w14:paraId="7771865D" w14:textId="77777777" w:rsidR="00A11492" w:rsidRPr="00552719" w:rsidDel="00655C69" w:rsidRDefault="00A11492" w:rsidP="00105795">
      <w:pPr>
        <w:rPr>
          <w:del w:id="6291" w:author="Willian" w:date="2016-11-27T10:05:00Z"/>
          <w:rPrChange w:id="6292" w:author="Willian" w:date="2016-11-28T20:46:00Z">
            <w:rPr>
              <w:del w:id="6293" w:author="Willian" w:date="2016-11-27T10:05:00Z"/>
            </w:rPr>
          </w:rPrChange>
        </w:rPr>
        <w:pPrChange w:id="6294" w:author="Willian" w:date="2016-11-28T21:17:00Z">
          <w:pPr/>
        </w:pPrChange>
      </w:pPr>
      <w:del w:id="6295" w:author="Willian" w:date="2016-11-27T10:05:00Z">
        <w:r w:rsidRPr="00552719" w:rsidDel="00655C69">
          <w:rPr>
            <w:rPrChange w:id="6296" w:author="Willian" w:date="2016-11-28T20:46:00Z">
              <w:rPr/>
            </w:rPrChange>
          </w:rPr>
          <w:delText>O operador de conversão de tipo forçada deve ser utilizado somente quando houver certeza se o downcast será vem sucedido. Esta forma de operador irá disparar um erro de execução (crash) se você tentar fazer um downcast para um tipo de classe incorreta.</w:delText>
        </w:r>
      </w:del>
    </w:p>
    <w:p w14:paraId="593CA3FB" w14:textId="77777777" w:rsidR="00A11492" w:rsidRPr="00552719" w:rsidDel="00655C69" w:rsidRDefault="00A11492" w:rsidP="00105795">
      <w:pPr>
        <w:rPr>
          <w:del w:id="6297" w:author="Willian" w:date="2016-11-27T10:05:00Z"/>
          <w:rPrChange w:id="6298" w:author="Willian" w:date="2016-11-28T20:46:00Z">
            <w:rPr>
              <w:del w:id="6299" w:author="Willian" w:date="2016-11-27T10:05:00Z"/>
            </w:rPr>
          </w:rPrChange>
        </w:rPr>
        <w:pPrChange w:id="6300" w:author="Willian" w:date="2016-11-28T21:17:00Z">
          <w:pPr/>
        </w:pPrChange>
      </w:pPr>
      <w:del w:id="6301" w:author="Willian" w:date="2016-11-27T10:05:00Z">
        <w:r w:rsidRPr="00552719" w:rsidDel="00655C69">
          <w:rPr>
            <w:rPrChange w:id="6302" w:author="Willian" w:date="2016-11-28T20:46:00Z">
              <w:rPr/>
            </w:rPrChange>
          </w:rPr>
          <w:delText>Este exemplo mostra a utilização do operador de conversão de tipo opcional para verificar se a forma de um array de formatos é um quadrado ou um triângulo. A cada correspondência de triângulos ou quadrados incrementamos um contador respectivo e fazemos print no final.</w:delText>
        </w:r>
      </w:del>
    </w:p>
    <w:p w14:paraId="066BBA51" w14:textId="77777777" w:rsidR="00D05199" w:rsidRPr="00552719" w:rsidDel="00655C69" w:rsidRDefault="00D05199" w:rsidP="00105795">
      <w:pPr>
        <w:rPr>
          <w:del w:id="6303" w:author="Willian" w:date="2016-11-27T10:05:00Z"/>
          <w:noProof/>
          <w:lang w:val="en-US"/>
          <w:rPrChange w:id="6304" w:author="Willian" w:date="2016-11-28T20:46:00Z">
            <w:rPr>
              <w:del w:id="6305" w:author="Willian" w:date="2016-11-27T10:05:00Z"/>
              <w:rFonts w:ascii="Menlo" w:hAnsi="Menlo" w:cs="Menlo"/>
              <w:noProof/>
              <w:sz w:val="21"/>
              <w:szCs w:val="21"/>
              <w:lang w:val="en-US"/>
            </w:rPr>
          </w:rPrChange>
        </w:rPr>
        <w:pPrChange w:id="6306" w:author="Willian" w:date="2016-11-28T21:17:00Z">
          <w:pPr>
            <w:spacing w:before="460" w:after="0"/>
            <w:ind w:left="567"/>
            <w:textAlignment w:val="baseline"/>
          </w:pPr>
        </w:pPrChange>
      </w:pPr>
      <w:del w:id="6307" w:author="Willian" w:date="2016-11-27T10:05:00Z">
        <w:r w:rsidRPr="00552719" w:rsidDel="00655C69">
          <w:rPr>
            <w:noProof/>
            <w:lang w:val="en-US"/>
            <w:rPrChange w:id="6308" w:author="Willian" w:date="2016-11-28T20:46:00Z">
              <w:rPr>
                <w:rFonts w:ascii="Menlo" w:hAnsi="Menlo" w:cs="Menlo"/>
                <w:noProof/>
                <w:color w:val="AA3391"/>
                <w:sz w:val="18"/>
                <w:szCs w:val="18"/>
                <w:lang w:val="en-US"/>
              </w:rPr>
            </w:rPrChange>
          </w:rPr>
          <w:delText>class Triangle: NamedShape {</w:delText>
        </w:r>
      </w:del>
    </w:p>
    <w:p w14:paraId="6DD758A4" w14:textId="77777777" w:rsidR="00D05199" w:rsidRPr="00552719" w:rsidDel="00655C69" w:rsidRDefault="00D05199" w:rsidP="00105795">
      <w:pPr>
        <w:rPr>
          <w:del w:id="6309" w:author="Willian" w:date="2016-11-27T10:05:00Z"/>
          <w:noProof/>
          <w:lang w:val="en-US"/>
          <w:rPrChange w:id="6310" w:author="Willian" w:date="2016-11-28T20:46:00Z">
            <w:rPr>
              <w:del w:id="6311" w:author="Willian" w:date="2016-11-27T10:05:00Z"/>
              <w:rFonts w:ascii="Menlo" w:hAnsi="Menlo" w:cs="Menlo"/>
              <w:noProof/>
              <w:sz w:val="21"/>
              <w:szCs w:val="21"/>
              <w:lang w:val="en-US"/>
            </w:rPr>
          </w:rPrChange>
        </w:rPr>
        <w:pPrChange w:id="6312" w:author="Willian" w:date="2016-11-28T21:17:00Z">
          <w:pPr>
            <w:spacing w:after="0"/>
            <w:ind w:left="567"/>
            <w:textAlignment w:val="baseline"/>
          </w:pPr>
        </w:pPrChange>
      </w:pPr>
      <w:del w:id="6313" w:author="Willian" w:date="2016-11-27T10:05:00Z">
        <w:r w:rsidRPr="00552719" w:rsidDel="00655C69">
          <w:rPr>
            <w:noProof/>
            <w:lang w:val="en-US"/>
            <w:rPrChange w:id="6314" w:author="Willian" w:date="2016-11-28T20:46:00Z">
              <w:rPr>
                <w:rFonts w:ascii="Menlo" w:hAnsi="Menlo" w:cs="Menlo"/>
                <w:noProof/>
                <w:color w:val="auto"/>
                <w:sz w:val="18"/>
                <w:szCs w:val="18"/>
                <w:lang w:val="en-US"/>
              </w:rPr>
            </w:rPrChange>
          </w:rPr>
          <w:delText>  init(sideLength: Double, name: String) {</w:delText>
        </w:r>
      </w:del>
    </w:p>
    <w:p w14:paraId="797073A6" w14:textId="77777777" w:rsidR="00D05199" w:rsidRPr="00552719" w:rsidDel="00655C69" w:rsidRDefault="00D05199" w:rsidP="00105795">
      <w:pPr>
        <w:rPr>
          <w:del w:id="6315" w:author="Willian" w:date="2016-11-27T10:05:00Z"/>
          <w:noProof/>
          <w:lang w:val="en-US"/>
          <w:rPrChange w:id="6316" w:author="Willian" w:date="2016-11-28T20:46:00Z">
            <w:rPr>
              <w:del w:id="6317" w:author="Willian" w:date="2016-11-27T10:05:00Z"/>
              <w:rFonts w:ascii="Menlo" w:hAnsi="Menlo" w:cs="Menlo"/>
              <w:noProof/>
              <w:sz w:val="21"/>
              <w:szCs w:val="21"/>
              <w:lang w:val="en-US"/>
            </w:rPr>
          </w:rPrChange>
        </w:rPr>
        <w:pPrChange w:id="6318" w:author="Willian" w:date="2016-11-28T21:17:00Z">
          <w:pPr>
            <w:spacing w:after="0"/>
            <w:ind w:left="567"/>
            <w:textAlignment w:val="baseline"/>
          </w:pPr>
        </w:pPrChange>
      </w:pPr>
      <w:del w:id="6319" w:author="Willian" w:date="2016-11-27T10:05:00Z">
        <w:r w:rsidRPr="00552719" w:rsidDel="00655C69">
          <w:rPr>
            <w:noProof/>
            <w:lang w:val="en-US"/>
            <w:rPrChange w:id="6320" w:author="Willian" w:date="2016-11-28T20:46:00Z">
              <w:rPr>
                <w:rFonts w:ascii="Menlo" w:hAnsi="Menlo" w:cs="Menlo"/>
                <w:noProof/>
                <w:color w:val="auto"/>
                <w:sz w:val="18"/>
                <w:szCs w:val="18"/>
                <w:lang w:val="en-US"/>
              </w:rPr>
            </w:rPrChange>
          </w:rPr>
          <w:delText>      super.init(name: name)</w:delText>
        </w:r>
      </w:del>
    </w:p>
    <w:p w14:paraId="6A11B30B" w14:textId="77777777" w:rsidR="00D05199" w:rsidRPr="00552719" w:rsidDel="00655C69" w:rsidRDefault="00D05199" w:rsidP="00105795">
      <w:pPr>
        <w:rPr>
          <w:del w:id="6321" w:author="Willian" w:date="2016-11-27T10:05:00Z"/>
          <w:noProof/>
          <w:lang w:val="en-US"/>
          <w:rPrChange w:id="6322" w:author="Willian" w:date="2016-11-28T20:46:00Z">
            <w:rPr>
              <w:del w:id="6323" w:author="Willian" w:date="2016-11-27T10:05:00Z"/>
              <w:rFonts w:ascii="Menlo" w:hAnsi="Menlo" w:cs="Menlo"/>
              <w:noProof/>
              <w:sz w:val="21"/>
              <w:szCs w:val="21"/>
              <w:lang w:val="en-US"/>
            </w:rPr>
          </w:rPrChange>
        </w:rPr>
        <w:pPrChange w:id="6324" w:author="Willian" w:date="2016-11-28T21:17:00Z">
          <w:pPr>
            <w:spacing w:after="0"/>
            <w:ind w:left="567"/>
            <w:textAlignment w:val="baseline"/>
          </w:pPr>
        </w:pPrChange>
      </w:pPr>
      <w:del w:id="6325" w:author="Willian" w:date="2016-11-27T10:05:00Z">
        <w:r w:rsidRPr="00552719" w:rsidDel="00655C69">
          <w:rPr>
            <w:noProof/>
            <w:lang w:val="en-US"/>
            <w:rPrChange w:id="6326" w:author="Willian" w:date="2016-11-28T20:46:00Z">
              <w:rPr>
                <w:rFonts w:ascii="Menlo" w:hAnsi="Menlo" w:cs="Menlo"/>
                <w:noProof/>
                <w:color w:val="auto"/>
                <w:sz w:val="18"/>
                <w:szCs w:val="18"/>
                <w:lang w:val="en-US"/>
              </w:rPr>
            </w:rPrChange>
          </w:rPr>
          <w:delText xml:space="preserve">      numberOfSides = </w:delText>
        </w:r>
        <w:r w:rsidRPr="00552719" w:rsidDel="00655C69">
          <w:rPr>
            <w:noProof/>
            <w:color w:val="1C00CF"/>
            <w:lang w:val="en-US"/>
            <w:rPrChange w:id="6327" w:author="Willian" w:date="2016-11-28T20:46:00Z">
              <w:rPr>
                <w:rFonts w:ascii="Menlo" w:hAnsi="Menlo" w:cs="Menlo"/>
                <w:noProof/>
                <w:color w:val="1C00CF"/>
                <w:sz w:val="18"/>
                <w:szCs w:val="18"/>
                <w:lang w:val="en-US"/>
              </w:rPr>
            </w:rPrChange>
          </w:rPr>
          <w:delText>3</w:delText>
        </w:r>
      </w:del>
    </w:p>
    <w:p w14:paraId="440EA40F" w14:textId="77777777" w:rsidR="00D05199" w:rsidRPr="00552719" w:rsidDel="00655C69" w:rsidRDefault="00D05199" w:rsidP="00105795">
      <w:pPr>
        <w:rPr>
          <w:del w:id="6328" w:author="Willian" w:date="2016-11-27T10:05:00Z"/>
          <w:noProof/>
          <w:lang w:val="en-US"/>
          <w:rPrChange w:id="6329" w:author="Willian" w:date="2016-11-28T20:46:00Z">
            <w:rPr>
              <w:del w:id="6330" w:author="Willian" w:date="2016-11-27T10:05:00Z"/>
              <w:rFonts w:ascii="Menlo" w:hAnsi="Menlo" w:cs="Menlo"/>
              <w:noProof/>
              <w:sz w:val="21"/>
              <w:szCs w:val="21"/>
              <w:lang w:val="en-US"/>
            </w:rPr>
          </w:rPrChange>
        </w:rPr>
        <w:pPrChange w:id="6331" w:author="Willian" w:date="2016-11-28T21:17:00Z">
          <w:pPr>
            <w:spacing w:after="0"/>
            <w:ind w:left="567"/>
            <w:textAlignment w:val="baseline"/>
          </w:pPr>
        </w:pPrChange>
      </w:pPr>
      <w:del w:id="6332" w:author="Willian" w:date="2016-11-27T10:05:00Z">
        <w:r w:rsidRPr="00552719" w:rsidDel="00655C69">
          <w:rPr>
            <w:noProof/>
            <w:lang w:val="en-US"/>
            <w:rPrChange w:id="6333" w:author="Willian" w:date="2016-11-28T20:46:00Z">
              <w:rPr>
                <w:rFonts w:ascii="Menlo" w:hAnsi="Menlo" w:cs="Menlo"/>
                <w:noProof/>
                <w:color w:val="auto"/>
                <w:sz w:val="18"/>
                <w:szCs w:val="18"/>
                <w:lang w:val="en-US"/>
              </w:rPr>
            </w:rPrChange>
          </w:rPr>
          <w:delText>  }</w:delText>
        </w:r>
      </w:del>
    </w:p>
    <w:p w14:paraId="00B89EFB" w14:textId="77777777" w:rsidR="00D05199" w:rsidRPr="00552719" w:rsidDel="00655C69" w:rsidRDefault="00D05199" w:rsidP="00105795">
      <w:pPr>
        <w:rPr>
          <w:del w:id="6334" w:author="Willian" w:date="2016-11-27T10:05:00Z"/>
          <w:noProof/>
          <w:lang w:val="en-US"/>
          <w:rPrChange w:id="6335" w:author="Willian" w:date="2016-11-28T20:46:00Z">
            <w:rPr>
              <w:del w:id="6336" w:author="Willian" w:date="2016-11-27T10:05:00Z"/>
              <w:rFonts w:ascii="Menlo" w:hAnsi="Menlo" w:cs="Menlo"/>
              <w:noProof/>
              <w:sz w:val="18"/>
              <w:szCs w:val="18"/>
              <w:lang w:val="en-US"/>
            </w:rPr>
          </w:rPrChange>
        </w:rPr>
        <w:pPrChange w:id="6337" w:author="Willian" w:date="2016-11-28T21:17:00Z">
          <w:pPr>
            <w:spacing w:after="0"/>
            <w:ind w:left="567"/>
            <w:textAlignment w:val="baseline"/>
          </w:pPr>
        </w:pPrChange>
      </w:pPr>
      <w:del w:id="6338" w:author="Willian" w:date="2016-11-27T10:05:00Z">
        <w:r w:rsidRPr="00552719" w:rsidDel="00655C69">
          <w:rPr>
            <w:noProof/>
            <w:lang w:val="en-US"/>
            <w:rPrChange w:id="6339" w:author="Willian" w:date="2016-11-28T20:46:00Z">
              <w:rPr>
                <w:rFonts w:ascii="Menlo" w:hAnsi="Menlo" w:cs="Menlo"/>
                <w:noProof/>
                <w:color w:val="auto"/>
                <w:sz w:val="18"/>
                <w:szCs w:val="18"/>
                <w:lang w:val="en-US"/>
              </w:rPr>
            </w:rPrChange>
          </w:rPr>
          <w:delText>}</w:delText>
        </w:r>
      </w:del>
    </w:p>
    <w:p w14:paraId="45B7BA42" w14:textId="77777777" w:rsidR="00A11492" w:rsidRPr="00552719" w:rsidDel="00655C69" w:rsidRDefault="00A11492" w:rsidP="00105795">
      <w:pPr>
        <w:rPr>
          <w:del w:id="6340" w:author="Willian" w:date="2016-11-27T10:05:00Z"/>
          <w:noProof/>
          <w:lang w:val="en-US"/>
          <w:rPrChange w:id="6341" w:author="Willian" w:date="2016-11-28T20:46:00Z">
            <w:rPr>
              <w:del w:id="6342" w:author="Willian" w:date="2016-11-27T10:05:00Z"/>
              <w:rFonts w:ascii="Menlo" w:hAnsi="Menlo" w:cs="Menlo"/>
              <w:noProof/>
              <w:sz w:val="21"/>
              <w:szCs w:val="21"/>
              <w:lang w:val="en-US"/>
            </w:rPr>
          </w:rPrChange>
        </w:rPr>
        <w:pPrChange w:id="6343" w:author="Willian" w:date="2016-11-28T21:17:00Z">
          <w:pPr>
            <w:spacing w:after="0"/>
            <w:ind w:left="567"/>
            <w:textAlignment w:val="baseline"/>
          </w:pPr>
        </w:pPrChange>
      </w:pPr>
    </w:p>
    <w:p w14:paraId="34713CDC" w14:textId="77777777" w:rsidR="00A11492" w:rsidRPr="00552719" w:rsidDel="00655C69" w:rsidRDefault="00D05199" w:rsidP="00105795">
      <w:pPr>
        <w:rPr>
          <w:del w:id="6344" w:author="Willian" w:date="2016-11-27T10:05:00Z"/>
          <w:noProof/>
          <w:lang w:val="en-US"/>
          <w:rPrChange w:id="6345" w:author="Willian" w:date="2016-11-28T20:46:00Z">
            <w:rPr>
              <w:del w:id="6346" w:author="Willian" w:date="2016-11-27T10:05:00Z"/>
              <w:rFonts w:ascii="Menlo" w:hAnsi="Menlo" w:cs="Menlo"/>
              <w:noProof/>
              <w:sz w:val="18"/>
              <w:szCs w:val="18"/>
              <w:lang w:val="en-US"/>
            </w:rPr>
          </w:rPrChange>
        </w:rPr>
        <w:pPrChange w:id="6347" w:author="Willian" w:date="2016-11-28T21:17:00Z">
          <w:pPr>
            <w:spacing w:after="0"/>
            <w:ind w:left="567"/>
            <w:textAlignment w:val="baseline"/>
          </w:pPr>
        </w:pPrChange>
      </w:pPr>
      <w:del w:id="6348" w:author="Willian" w:date="2016-11-27T10:05:00Z">
        <w:r w:rsidRPr="00552719" w:rsidDel="00655C69">
          <w:rPr>
            <w:noProof/>
            <w:lang w:val="en-US"/>
            <w:rPrChange w:id="6349" w:author="Willian" w:date="2016-11-28T20:46:00Z">
              <w:rPr>
                <w:rFonts w:ascii="Menlo" w:hAnsi="Menlo" w:cs="Menlo"/>
                <w:noProof/>
                <w:color w:val="AA3391"/>
                <w:sz w:val="18"/>
                <w:szCs w:val="18"/>
                <w:lang w:val="en-US"/>
              </w:rPr>
            </w:rPrChange>
          </w:rPr>
          <w:delText>let shapesArray = [</w:delText>
        </w:r>
      </w:del>
    </w:p>
    <w:p w14:paraId="7738A2C7" w14:textId="77777777" w:rsidR="00A11492" w:rsidRPr="00552719" w:rsidDel="00655C69" w:rsidRDefault="00D05199" w:rsidP="00105795">
      <w:pPr>
        <w:rPr>
          <w:del w:id="6350" w:author="Willian" w:date="2016-11-27T10:05:00Z"/>
          <w:noProof/>
          <w:lang w:val="en-US"/>
          <w:rPrChange w:id="6351" w:author="Willian" w:date="2016-11-28T20:46:00Z">
            <w:rPr>
              <w:del w:id="6352" w:author="Willian" w:date="2016-11-27T10:05:00Z"/>
              <w:rFonts w:ascii="Menlo" w:hAnsi="Menlo" w:cs="Menlo"/>
              <w:noProof/>
              <w:sz w:val="18"/>
              <w:szCs w:val="18"/>
              <w:lang w:val="en-US"/>
            </w:rPr>
          </w:rPrChange>
        </w:rPr>
        <w:pPrChange w:id="6353" w:author="Willian" w:date="2016-11-28T21:17:00Z">
          <w:pPr>
            <w:spacing w:after="0"/>
            <w:ind w:left="567"/>
            <w:textAlignment w:val="baseline"/>
          </w:pPr>
        </w:pPrChange>
      </w:pPr>
      <w:del w:id="6354" w:author="Willian" w:date="2016-11-27T10:05:00Z">
        <w:r w:rsidRPr="00552719" w:rsidDel="00655C69">
          <w:rPr>
            <w:noProof/>
            <w:lang w:val="en-US"/>
            <w:rPrChange w:id="6355" w:author="Willian" w:date="2016-11-28T20:46:00Z">
              <w:rPr>
                <w:rFonts w:ascii="Menlo" w:hAnsi="Menlo" w:cs="Menlo"/>
                <w:noProof/>
                <w:color w:val="3F6E74"/>
                <w:sz w:val="18"/>
                <w:szCs w:val="18"/>
                <w:lang w:val="en-US"/>
              </w:rPr>
            </w:rPrChange>
          </w:rPr>
          <w:delText xml:space="preserve">Triangle(sideLength: </w:delText>
        </w:r>
        <w:r w:rsidRPr="00552719" w:rsidDel="00655C69">
          <w:rPr>
            <w:noProof/>
            <w:color w:val="1C00CF"/>
            <w:lang w:val="en-US"/>
            <w:rPrChange w:id="6356" w:author="Willian" w:date="2016-11-28T20:46:00Z">
              <w:rPr>
                <w:rFonts w:ascii="Menlo" w:hAnsi="Menlo" w:cs="Menlo"/>
                <w:noProof/>
                <w:color w:val="1C00CF"/>
                <w:sz w:val="18"/>
                <w:szCs w:val="18"/>
                <w:lang w:val="en-US"/>
              </w:rPr>
            </w:rPrChange>
          </w:rPr>
          <w:delText>1.5</w:delText>
        </w:r>
        <w:r w:rsidRPr="00552719" w:rsidDel="00655C69">
          <w:rPr>
            <w:noProof/>
            <w:lang w:val="en-US"/>
            <w:rPrChange w:id="6357" w:author="Willian" w:date="2016-11-28T20:46:00Z">
              <w:rPr>
                <w:rFonts w:ascii="Menlo" w:hAnsi="Menlo" w:cs="Menlo"/>
                <w:noProof/>
                <w:color w:val="auto"/>
                <w:sz w:val="18"/>
                <w:szCs w:val="18"/>
                <w:lang w:val="en-US"/>
              </w:rPr>
            </w:rPrChange>
          </w:rPr>
          <w:delText xml:space="preserve">, name: "triangle1"), </w:delText>
        </w:r>
      </w:del>
    </w:p>
    <w:p w14:paraId="52C9AAD9" w14:textId="77777777" w:rsidR="00A11492" w:rsidRPr="00552719" w:rsidDel="00655C69" w:rsidRDefault="00D05199" w:rsidP="00105795">
      <w:pPr>
        <w:rPr>
          <w:del w:id="6358" w:author="Willian" w:date="2016-11-27T10:05:00Z"/>
          <w:noProof/>
          <w:lang w:val="en-US"/>
          <w:rPrChange w:id="6359" w:author="Willian" w:date="2016-11-28T20:46:00Z">
            <w:rPr>
              <w:del w:id="6360" w:author="Willian" w:date="2016-11-27T10:05:00Z"/>
              <w:rFonts w:ascii="Menlo" w:hAnsi="Menlo" w:cs="Menlo"/>
              <w:noProof/>
              <w:sz w:val="18"/>
              <w:szCs w:val="18"/>
              <w:lang w:val="en-US"/>
            </w:rPr>
          </w:rPrChange>
        </w:rPr>
        <w:pPrChange w:id="6361" w:author="Willian" w:date="2016-11-28T21:17:00Z">
          <w:pPr>
            <w:spacing w:after="0"/>
            <w:ind w:left="567"/>
            <w:textAlignment w:val="baseline"/>
          </w:pPr>
        </w:pPrChange>
      </w:pPr>
      <w:del w:id="6362" w:author="Willian" w:date="2016-11-27T10:05:00Z">
        <w:r w:rsidRPr="00552719" w:rsidDel="00655C69">
          <w:rPr>
            <w:noProof/>
            <w:lang w:val="en-US"/>
            <w:rPrChange w:id="6363" w:author="Willian" w:date="2016-11-28T20:46:00Z">
              <w:rPr>
                <w:rFonts w:ascii="Menlo" w:hAnsi="Menlo" w:cs="Menlo"/>
                <w:noProof/>
                <w:color w:val="3F6E74"/>
                <w:sz w:val="18"/>
                <w:szCs w:val="18"/>
                <w:lang w:val="en-US"/>
              </w:rPr>
            </w:rPrChange>
          </w:rPr>
          <w:delText xml:space="preserve">Triangle(sideLength: </w:delText>
        </w:r>
        <w:r w:rsidRPr="00552719" w:rsidDel="00655C69">
          <w:rPr>
            <w:noProof/>
            <w:color w:val="1C00CF"/>
            <w:lang w:val="en-US"/>
            <w:rPrChange w:id="6364" w:author="Willian" w:date="2016-11-28T20:46:00Z">
              <w:rPr>
                <w:rFonts w:ascii="Menlo" w:hAnsi="Menlo" w:cs="Menlo"/>
                <w:noProof/>
                <w:color w:val="1C00CF"/>
                <w:sz w:val="18"/>
                <w:szCs w:val="18"/>
                <w:lang w:val="en-US"/>
              </w:rPr>
            </w:rPrChange>
          </w:rPr>
          <w:delText>4.2</w:delText>
        </w:r>
        <w:r w:rsidRPr="00552719" w:rsidDel="00655C69">
          <w:rPr>
            <w:noProof/>
            <w:lang w:val="en-US"/>
            <w:rPrChange w:id="6365" w:author="Willian" w:date="2016-11-28T20:46:00Z">
              <w:rPr>
                <w:rFonts w:ascii="Menlo" w:hAnsi="Menlo" w:cs="Menlo"/>
                <w:noProof/>
                <w:color w:val="auto"/>
                <w:sz w:val="18"/>
                <w:szCs w:val="18"/>
                <w:lang w:val="en-US"/>
              </w:rPr>
            </w:rPrChange>
          </w:rPr>
          <w:delText xml:space="preserve">, name: "triangle2"), </w:delText>
        </w:r>
      </w:del>
    </w:p>
    <w:p w14:paraId="1DAC18BB" w14:textId="77777777" w:rsidR="00A11492" w:rsidRPr="00552719" w:rsidDel="00655C69" w:rsidRDefault="00D05199" w:rsidP="00105795">
      <w:pPr>
        <w:rPr>
          <w:del w:id="6366" w:author="Willian" w:date="2016-11-27T10:05:00Z"/>
          <w:noProof/>
          <w:lang w:val="en-US"/>
          <w:rPrChange w:id="6367" w:author="Willian" w:date="2016-11-28T20:46:00Z">
            <w:rPr>
              <w:del w:id="6368" w:author="Willian" w:date="2016-11-27T10:05:00Z"/>
              <w:rFonts w:ascii="Menlo" w:hAnsi="Menlo" w:cs="Menlo"/>
              <w:noProof/>
              <w:sz w:val="18"/>
              <w:szCs w:val="18"/>
              <w:lang w:val="en-US"/>
            </w:rPr>
          </w:rPrChange>
        </w:rPr>
        <w:pPrChange w:id="6369" w:author="Willian" w:date="2016-11-28T21:17:00Z">
          <w:pPr>
            <w:spacing w:after="0"/>
            <w:ind w:left="567"/>
            <w:textAlignment w:val="baseline"/>
          </w:pPr>
        </w:pPrChange>
      </w:pPr>
      <w:del w:id="6370" w:author="Willian" w:date="2016-11-27T10:05:00Z">
        <w:r w:rsidRPr="00552719" w:rsidDel="00655C69">
          <w:rPr>
            <w:noProof/>
            <w:lang w:val="en-US"/>
            <w:rPrChange w:id="6371" w:author="Willian" w:date="2016-11-28T20:46:00Z">
              <w:rPr>
                <w:rFonts w:ascii="Menlo" w:hAnsi="Menlo" w:cs="Menlo"/>
                <w:noProof/>
                <w:color w:val="3F6E74"/>
                <w:sz w:val="18"/>
                <w:szCs w:val="18"/>
                <w:lang w:val="en-US"/>
              </w:rPr>
            </w:rPrChange>
          </w:rPr>
          <w:delText xml:space="preserve">Square(sideLength: </w:delText>
        </w:r>
        <w:r w:rsidRPr="00552719" w:rsidDel="00655C69">
          <w:rPr>
            <w:noProof/>
            <w:color w:val="1C00CF"/>
            <w:lang w:val="en-US"/>
            <w:rPrChange w:id="6372" w:author="Willian" w:date="2016-11-28T20:46:00Z">
              <w:rPr>
                <w:rFonts w:ascii="Menlo" w:hAnsi="Menlo" w:cs="Menlo"/>
                <w:noProof/>
                <w:color w:val="1C00CF"/>
                <w:sz w:val="18"/>
                <w:szCs w:val="18"/>
                <w:lang w:val="en-US"/>
              </w:rPr>
            </w:rPrChange>
          </w:rPr>
          <w:delText>3.2</w:delText>
        </w:r>
        <w:r w:rsidRPr="00552719" w:rsidDel="00655C69">
          <w:rPr>
            <w:noProof/>
            <w:lang w:val="en-US"/>
            <w:rPrChange w:id="6373" w:author="Willian" w:date="2016-11-28T20:46:00Z">
              <w:rPr>
                <w:rFonts w:ascii="Menlo" w:hAnsi="Menlo" w:cs="Menlo"/>
                <w:noProof/>
                <w:color w:val="auto"/>
                <w:sz w:val="18"/>
                <w:szCs w:val="18"/>
                <w:lang w:val="en-US"/>
              </w:rPr>
            </w:rPrChange>
          </w:rPr>
          <w:delText xml:space="preserve">, name: "square1"), </w:delText>
        </w:r>
      </w:del>
    </w:p>
    <w:p w14:paraId="6E3D85DD" w14:textId="77777777" w:rsidR="00A11492" w:rsidRPr="00552719" w:rsidDel="00655C69" w:rsidRDefault="00D05199" w:rsidP="00105795">
      <w:pPr>
        <w:rPr>
          <w:del w:id="6374" w:author="Willian" w:date="2016-11-27T10:05:00Z"/>
          <w:noProof/>
          <w:lang w:val="en-US"/>
          <w:rPrChange w:id="6375" w:author="Willian" w:date="2016-11-28T20:46:00Z">
            <w:rPr>
              <w:del w:id="6376" w:author="Willian" w:date="2016-11-27T10:05:00Z"/>
              <w:rFonts w:ascii="Menlo" w:hAnsi="Menlo" w:cs="Menlo"/>
              <w:noProof/>
              <w:sz w:val="18"/>
              <w:szCs w:val="18"/>
              <w:lang w:val="en-US"/>
            </w:rPr>
          </w:rPrChange>
        </w:rPr>
        <w:pPrChange w:id="6377" w:author="Willian" w:date="2016-11-28T21:17:00Z">
          <w:pPr>
            <w:spacing w:after="0"/>
            <w:ind w:left="567"/>
            <w:textAlignment w:val="baseline"/>
          </w:pPr>
        </w:pPrChange>
      </w:pPr>
      <w:del w:id="6378" w:author="Willian" w:date="2016-11-27T10:05:00Z">
        <w:r w:rsidRPr="00552719" w:rsidDel="00655C69">
          <w:rPr>
            <w:noProof/>
            <w:lang w:val="en-US"/>
            <w:rPrChange w:id="6379" w:author="Willian" w:date="2016-11-28T20:46:00Z">
              <w:rPr>
                <w:rFonts w:ascii="Menlo" w:hAnsi="Menlo" w:cs="Menlo"/>
                <w:noProof/>
                <w:color w:val="3F6E74"/>
                <w:sz w:val="18"/>
                <w:szCs w:val="18"/>
                <w:lang w:val="en-US"/>
              </w:rPr>
            </w:rPrChange>
          </w:rPr>
          <w:delText xml:space="preserve">Square(sideLength: </w:delText>
        </w:r>
        <w:r w:rsidRPr="00552719" w:rsidDel="00655C69">
          <w:rPr>
            <w:noProof/>
            <w:color w:val="1C00CF"/>
            <w:lang w:val="en-US"/>
            <w:rPrChange w:id="6380" w:author="Willian" w:date="2016-11-28T20:46:00Z">
              <w:rPr>
                <w:rFonts w:ascii="Menlo" w:hAnsi="Menlo" w:cs="Menlo"/>
                <w:noProof/>
                <w:color w:val="1C00CF"/>
                <w:sz w:val="18"/>
                <w:szCs w:val="18"/>
                <w:lang w:val="en-US"/>
              </w:rPr>
            </w:rPrChange>
          </w:rPr>
          <w:delText>2.7</w:delText>
        </w:r>
        <w:r w:rsidRPr="00552719" w:rsidDel="00655C69">
          <w:rPr>
            <w:noProof/>
            <w:lang w:val="en-US"/>
            <w:rPrChange w:id="6381" w:author="Willian" w:date="2016-11-28T20:46:00Z">
              <w:rPr>
                <w:rFonts w:ascii="Menlo" w:hAnsi="Menlo" w:cs="Menlo"/>
                <w:noProof/>
                <w:color w:val="auto"/>
                <w:sz w:val="18"/>
                <w:szCs w:val="18"/>
                <w:lang w:val="en-US"/>
              </w:rPr>
            </w:rPrChange>
          </w:rPr>
          <w:delText>, name: "square2")</w:delText>
        </w:r>
      </w:del>
    </w:p>
    <w:p w14:paraId="49455783" w14:textId="77777777" w:rsidR="00D05199" w:rsidRPr="00552719" w:rsidDel="00655C69" w:rsidRDefault="00D05199" w:rsidP="00105795">
      <w:pPr>
        <w:rPr>
          <w:del w:id="6382" w:author="Willian" w:date="2016-11-27T10:05:00Z"/>
          <w:noProof/>
          <w:lang w:val="en-US"/>
          <w:rPrChange w:id="6383" w:author="Willian" w:date="2016-11-28T20:46:00Z">
            <w:rPr>
              <w:del w:id="6384" w:author="Willian" w:date="2016-11-27T10:05:00Z"/>
              <w:rFonts w:ascii="Menlo" w:hAnsi="Menlo" w:cs="Menlo"/>
              <w:noProof/>
              <w:sz w:val="18"/>
              <w:szCs w:val="18"/>
              <w:lang w:val="en-US"/>
            </w:rPr>
          </w:rPrChange>
        </w:rPr>
        <w:pPrChange w:id="6385" w:author="Willian" w:date="2016-11-28T21:17:00Z">
          <w:pPr>
            <w:spacing w:after="0"/>
            <w:ind w:left="567"/>
            <w:textAlignment w:val="baseline"/>
          </w:pPr>
        </w:pPrChange>
      </w:pPr>
      <w:del w:id="6386" w:author="Willian" w:date="2016-11-27T10:05:00Z">
        <w:r w:rsidRPr="00552719" w:rsidDel="00655C69">
          <w:rPr>
            <w:noProof/>
            <w:lang w:val="en-US"/>
            <w:rPrChange w:id="6387" w:author="Willian" w:date="2016-11-28T20:46:00Z">
              <w:rPr>
                <w:rFonts w:ascii="Menlo" w:hAnsi="Menlo" w:cs="Menlo"/>
                <w:noProof/>
                <w:color w:val="auto"/>
                <w:sz w:val="18"/>
                <w:szCs w:val="18"/>
                <w:lang w:val="en-US"/>
              </w:rPr>
            </w:rPrChange>
          </w:rPr>
          <w:delText>]</w:delText>
        </w:r>
      </w:del>
    </w:p>
    <w:p w14:paraId="043B098C" w14:textId="77777777" w:rsidR="00A11492" w:rsidRPr="00552719" w:rsidDel="00655C69" w:rsidRDefault="00A11492" w:rsidP="00105795">
      <w:pPr>
        <w:rPr>
          <w:del w:id="6388" w:author="Willian" w:date="2016-11-27T10:05:00Z"/>
          <w:noProof/>
          <w:lang w:val="en-US"/>
          <w:rPrChange w:id="6389" w:author="Willian" w:date="2016-11-28T20:46:00Z">
            <w:rPr>
              <w:del w:id="6390" w:author="Willian" w:date="2016-11-27T10:05:00Z"/>
              <w:rFonts w:ascii="Menlo" w:hAnsi="Menlo" w:cs="Menlo"/>
              <w:noProof/>
              <w:sz w:val="21"/>
              <w:szCs w:val="21"/>
              <w:lang w:val="en-US"/>
            </w:rPr>
          </w:rPrChange>
        </w:rPr>
        <w:pPrChange w:id="6391" w:author="Willian" w:date="2016-11-28T21:17:00Z">
          <w:pPr>
            <w:spacing w:after="0"/>
            <w:ind w:left="567"/>
            <w:textAlignment w:val="baseline"/>
          </w:pPr>
        </w:pPrChange>
      </w:pPr>
    </w:p>
    <w:p w14:paraId="67E9E1E0" w14:textId="77777777" w:rsidR="00D05199" w:rsidRPr="00552719" w:rsidDel="00655C69" w:rsidRDefault="00D05199" w:rsidP="00105795">
      <w:pPr>
        <w:rPr>
          <w:del w:id="6392" w:author="Willian" w:date="2016-11-27T10:05:00Z"/>
          <w:noProof/>
          <w:lang w:val="en-US"/>
          <w:rPrChange w:id="6393" w:author="Willian" w:date="2016-11-28T20:46:00Z">
            <w:rPr>
              <w:del w:id="6394" w:author="Willian" w:date="2016-11-27T10:05:00Z"/>
              <w:rFonts w:ascii="Menlo" w:hAnsi="Menlo" w:cs="Menlo"/>
              <w:noProof/>
              <w:sz w:val="21"/>
              <w:szCs w:val="21"/>
              <w:lang w:val="en-US"/>
            </w:rPr>
          </w:rPrChange>
        </w:rPr>
        <w:pPrChange w:id="6395" w:author="Willian" w:date="2016-11-28T21:17:00Z">
          <w:pPr>
            <w:spacing w:after="0"/>
            <w:ind w:left="567"/>
            <w:textAlignment w:val="baseline"/>
          </w:pPr>
        </w:pPrChange>
      </w:pPr>
      <w:del w:id="6396" w:author="Willian" w:date="2016-11-27T10:05:00Z">
        <w:r w:rsidRPr="00552719" w:rsidDel="00655C69">
          <w:rPr>
            <w:noProof/>
            <w:lang w:val="en-US"/>
            <w:rPrChange w:id="6397" w:author="Willian" w:date="2016-11-28T20:46:00Z">
              <w:rPr>
                <w:rFonts w:ascii="Menlo" w:hAnsi="Menlo" w:cs="Menlo"/>
                <w:noProof/>
                <w:color w:val="AA3391"/>
                <w:sz w:val="18"/>
                <w:szCs w:val="18"/>
                <w:lang w:val="en-US"/>
              </w:rPr>
            </w:rPrChange>
          </w:rPr>
          <w:delText xml:space="preserve">var squares = </w:delText>
        </w:r>
        <w:r w:rsidRPr="00552719" w:rsidDel="00655C69">
          <w:rPr>
            <w:noProof/>
            <w:color w:val="1C00CF"/>
            <w:lang w:val="en-US"/>
            <w:rPrChange w:id="6398" w:author="Willian" w:date="2016-11-28T20:46:00Z">
              <w:rPr>
                <w:rFonts w:ascii="Menlo" w:hAnsi="Menlo" w:cs="Menlo"/>
                <w:noProof/>
                <w:color w:val="1C00CF"/>
                <w:sz w:val="18"/>
                <w:szCs w:val="18"/>
                <w:lang w:val="en-US"/>
              </w:rPr>
            </w:rPrChange>
          </w:rPr>
          <w:delText>0</w:delText>
        </w:r>
      </w:del>
    </w:p>
    <w:p w14:paraId="128B3A0D" w14:textId="77777777" w:rsidR="00D05199" w:rsidRPr="00552719" w:rsidDel="00655C69" w:rsidRDefault="00D05199" w:rsidP="00105795">
      <w:pPr>
        <w:rPr>
          <w:del w:id="6399" w:author="Willian" w:date="2016-11-27T10:05:00Z"/>
          <w:noProof/>
          <w:lang w:val="en-US"/>
          <w:rPrChange w:id="6400" w:author="Willian" w:date="2016-11-28T20:46:00Z">
            <w:rPr>
              <w:del w:id="6401" w:author="Willian" w:date="2016-11-27T10:05:00Z"/>
              <w:rFonts w:ascii="Menlo" w:hAnsi="Menlo" w:cs="Menlo"/>
              <w:noProof/>
              <w:sz w:val="21"/>
              <w:szCs w:val="21"/>
              <w:lang w:val="en-US"/>
            </w:rPr>
          </w:rPrChange>
        </w:rPr>
        <w:pPrChange w:id="6402" w:author="Willian" w:date="2016-11-28T21:17:00Z">
          <w:pPr>
            <w:spacing w:after="0"/>
            <w:ind w:left="567"/>
            <w:textAlignment w:val="baseline"/>
          </w:pPr>
        </w:pPrChange>
      </w:pPr>
      <w:del w:id="6403" w:author="Willian" w:date="2016-11-27T10:05:00Z">
        <w:r w:rsidRPr="00552719" w:rsidDel="00655C69">
          <w:rPr>
            <w:noProof/>
            <w:lang w:val="en-US"/>
            <w:rPrChange w:id="6404" w:author="Willian" w:date="2016-11-28T20:46:00Z">
              <w:rPr>
                <w:rFonts w:ascii="Menlo" w:hAnsi="Menlo" w:cs="Menlo"/>
                <w:noProof/>
                <w:color w:val="AA3391"/>
                <w:sz w:val="18"/>
                <w:szCs w:val="18"/>
                <w:lang w:val="en-US"/>
              </w:rPr>
            </w:rPrChange>
          </w:rPr>
          <w:delText xml:space="preserve">var triangles = </w:delText>
        </w:r>
        <w:r w:rsidRPr="00552719" w:rsidDel="00655C69">
          <w:rPr>
            <w:noProof/>
            <w:color w:val="1C00CF"/>
            <w:lang w:val="en-US"/>
            <w:rPrChange w:id="6405" w:author="Willian" w:date="2016-11-28T20:46:00Z">
              <w:rPr>
                <w:rFonts w:ascii="Menlo" w:hAnsi="Menlo" w:cs="Menlo"/>
                <w:noProof/>
                <w:color w:val="1C00CF"/>
                <w:sz w:val="18"/>
                <w:szCs w:val="18"/>
                <w:lang w:val="en-US"/>
              </w:rPr>
            </w:rPrChange>
          </w:rPr>
          <w:delText>0</w:delText>
        </w:r>
      </w:del>
    </w:p>
    <w:p w14:paraId="023EB8E0" w14:textId="77777777" w:rsidR="00D05199" w:rsidRPr="00552719" w:rsidDel="00655C69" w:rsidRDefault="00D05199" w:rsidP="00105795">
      <w:pPr>
        <w:rPr>
          <w:del w:id="6406" w:author="Willian" w:date="2016-11-27T10:05:00Z"/>
          <w:noProof/>
          <w:lang w:val="en-US"/>
          <w:rPrChange w:id="6407" w:author="Willian" w:date="2016-11-28T20:46:00Z">
            <w:rPr>
              <w:del w:id="6408" w:author="Willian" w:date="2016-11-27T10:05:00Z"/>
              <w:rFonts w:ascii="Menlo" w:hAnsi="Menlo" w:cs="Menlo"/>
              <w:noProof/>
              <w:sz w:val="21"/>
              <w:szCs w:val="21"/>
              <w:lang w:val="en-US"/>
            </w:rPr>
          </w:rPrChange>
        </w:rPr>
        <w:pPrChange w:id="6409" w:author="Willian" w:date="2016-11-28T21:17:00Z">
          <w:pPr>
            <w:spacing w:after="0"/>
            <w:ind w:left="567"/>
            <w:textAlignment w:val="baseline"/>
          </w:pPr>
        </w:pPrChange>
      </w:pPr>
      <w:del w:id="6410" w:author="Willian" w:date="2016-11-27T10:05:00Z">
        <w:r w:rsidRPr="00552719" w:rsidDel="00655C69">
          <w:rPr>
            <w:noProof/>
            <w:lang w:val="en-US"/>
            <w:rPrChange w:id="6411" w:author="Willian" w:date="2016-11-28T20:46:00Z">
              <w:rPr>
                <w:rFonts w:ascii="Menlo" w:hAnsi="Menlo" w:cs="Menlo"/>
                <w:noProof/>
                <w:color w:val="AA3391"/>
                <w:sz w:val="18"/>
                <w:szCs w:val="18"/>
                <w:lang w:val="en-US"/>
              </w:rPr>
            </w:rPrChange>
          </w:rPr>
          <w:delText>for shape in shapesArray {</w:delText>
        </w:r>
      </w:del>
    </w:p>
    <w:p w14:paraId="3B472D09" w14:textId="77777777" w:rsidR="00D05199" w:rsidRPr="00552719" w:rsidDel="00655C69" w:rsidRDefault="00D05199" w:rsidP="00105795">
      <w:pPr>
        <w:rPr>
          <w:del w:id="6412" w:author="Willian" w:date="2016-11-27T10:05:00Z"/>
          <w:noProof/>
          <w:lang w:val="en-US"/>
          <w:rPrChange w:id="6413" w:author="Willian" w:date="2016-11-28T20:46:00Z">
            <w:rPr>
              <w:del w:id="6414" w:author="Willian" w:date="2016-11-27T10:05:00Z"/>
              <w:rFonts w:ascii="Menlo" w:hAnsi="Menlo" w:cs="Menlo"/>
              <w:noProof/>
              <w:sz w:val="21"/>
              <w:szCs w:val="21"/>
              <w:lang w:val="en-US"/>
            </w:rPr>
          </w:rPrChange>
        </w:rPr>
        <w:pPrChange w:id="6415" w:author="Willian" w:date="2016-11-28T21:17:00Z">
          <w:pPr>
            <w:spacing w:after="0"/>
            <w:ind w:left="567"/>
            <w:textAlignment w:val="baseline"/>
          </w:pPr>
        </w:pPrChange>
      </w:pPr>
      <w:del w:id="6416" w:author="Willian" w:date="2016-11-27T10:05:00Z">
        <w:r w:rsidRPr="00552719" w:rsidDel="00655C69">
          <w:rPr>
            <w:noProof/>
            <w:lang w:val="en-US"/>
            <w:rPrChange w:id="6417" w:author="Willian" w:date="2016-11-28T20:46:00Z">
              <w:rPr>
                <w:rFonts w:ascii="Menlo" w:hAnsi="Menlo" w:cs="Menlo"/>
                <w:noProof/>
                <w:color w:val="auto"/>
                <w:sz w:val="18"/>
                <w:szCs w:val="18"/>
                <w:lang w:val="en-US"/>
              </w:rPr>
            </w:rPrChange>
          </w:rPr>
          <w:delText>  if let square = shape as? Square {</w:delText>
        </w:r>
      </w:del>
    </w:p>
    <w:p w14:paraId="34978CF0" w14:textId="77777777" w:rsidR="00D05199" w:rsidRPr="00552719" w:rsidDel="00655C69" w:rsidRDefault="00D05199" w:rsidP="00105795">
      <w:pPr>
        <w:rPr>
          <w:del w:id="6418" w:author="Willian" w:date="2016-11-27T10:05:00Z"/>
          <w:noProof/>
          <w:lang w:val="en-US"/>
          <w:rPrChange w:id="6419" w:author="Willian" w:date="2016-11-28T20:46:00Z">
            <w:rPr>
              <w:del w:id="6420" w:author="Willian" w:date="2016-11-27T10:05:00Z"/>
              <w:rFonts w:ascii="Menlo" w:hAnsi="Menlo" w:cs="Menlo"/>
              <w:noProof/>
              <w:sz w:val="21"/>
              <w:szCs w:val="21"/>
              <w:lang w:val="en-US"/>
            </w:rPr>
          </w:rPrChange>
        </w:rPr>
        <w:pPrChange w:id="6421" w:author="Willian" w:date="2016-11-28T21:17:00Z">
          <w:pPr>
            <w:spacing w:after="0"/>
            <w:ind w:left="567"/>
            <w:textAlignment w:val="baseline"/>
          </w:pPr>
        </w:pPrChange>
      </w:pPr>
      <w:del w:id="6422" w:author="Willian" w:date="2016-11-27T10:05:00Z">
        <w:r w:rsidRPr="00552719" w:rsidDel="00655C69">
          <w:rPr>
            <w:noProof/>
            <w:lang w:val="en-US"/>
            <w:rPrChange w:id="6423" w:author="Willian" w:date="2016-11-28T20:46:00Z">
              <w:rPr>
                <w:rFonts w:ascii="Menlo" w:hAnsi="Menlo" w:cs="Menlo"/>
                <w:noProof/>
                <w:color w:val="auto"/>
                <w:sz w:val="18"/>
                <w:szCs w:val="18"/>
                <w:lang w:val="en-US"/>
              </w:rPr>
            </w:rPrChange>
          </w:rPr>
          <w:delText>      squares++</w:delText>
        </w:r>
      </w:del>
    </w:p>
    <w:p w14:paraId="3506956D" w14:textId="77777777" w:rsidR="00D05199" w:rsidRPr="00552719" w:rsidDel="00655C69" w:rsidRDefault="00D05199" w:rsidP="00105795">
      <w:pPr>
        <w:rPr>
          <w:del w:id="6424" w:author="Willian" w:date="2016-11-27T10:05:00Z"/>
          <w:noProof/>
          <w:lang w:val="en-US"/>
          <w:rPrChange w:id="6425" w:author="Willian" w:date="2016-11-28T20:46:00Z">
            <w:rPr>
              <w:del w:id="6426" w:author="Willian" w:date="2016-11-27T10:05:00Z"/>
              <w:rFonts w:ascii="Menlo" w:hAnsi="Menlo" w:cs="Menlo"/>
              <w:noProof/>
              <w:sz w:val="21"/>
              <w:szCs w:val="21"/>
              <w:lang w:val="en-US"/>
            </w:rPr>
          </w:rPrChange>
        </w:rPr>
        <w:pPrChange w:id="6427" w:author="Willian" w:date="2016-11-28T21:17:00Z">
          <w:pPr>
            <w:spacing w:after="0"/>
            <w:ind w:left="567"/>
            <w:textAlignment w:val="baseline"/>
          </w:pPr>
        </w:pPrChange>
      </w:pPr>
      <w:del w:id="6428" w:author="Willian" w:date="2016-11-27T10:05:00Z">
        <w:r w:rsidRPr="00552719" w:rsidDel="00655C69">
          <w:rPr>
            <w:noProof/>
            <w:lang w:val="en-US"/>
            <w:rPrChange w:id="6429" w:author="Willian" w:date="2016-11-28T20:46:00Z">
              <w:rPr>
                <w:rFonts w:ascii="Menlo" w:hAnsi="Menlo" w:cs="Menlo"/>
                <w:noProof/>
                <w:color w:val="auto"/>
                <w:sz w:val="18"/>
                <w:szCs w:val="18"/>
                <w:lang w:val="en-US"/>
              </w:rPr>
            </w:rPrChange>
          </w:rPr>
          <w:delText>  } else if let triangle = shape as? Triangle {</w:delText>
        </w:r>
      </w:del>
    </w:p>
    <w:p w14:paraId="589F3FF4" w14:textId="77777777" w:rsidR="00D05199" w:rsidRPr="00552719" w:rsidDel="00655C69" w:rsidRDefault="00D05199" w:rsidP="00105795">
      <w:pPr>
        <w:rPr>
          <w:del w:id="6430" w:author="Willian" w:date="2016-11-27T10:05:00Z"/>
          <w:noProof/>
          <w:lang w:val="en-US"/>
          <w:rPrChange w:id="6431" w:author="Willian" w:date="2016-11-28T20:46:00Z">
            <w:rPr>
              <w:del w:id="6432" w:author="Willian" w:date="2016-11-27T10:05:00Z"/>
              <w:rFonts w:ascii="Menlo" w:hAnsi="Menlo" w:cs="Menlo"/>
              <w:noProof/>
              <w:sz w:val="21"/>
              <w:szCs w:val="21"/>
              <w:lang w:val="en-US"/>
            </w:rPr>
          </w:rPrChange>
        </w:rPr>
        <w:pPrChange w:id="6433" w:author="Willian" w:date="2016-11-28T21:17:00Z">
          <w:pPr>
            <w:spacing w:after="0"/>
            <w:ind w:left="567"/>
            <w:textAlignment w:val="baseline"/>
          </w:pPr>
        </w:pPrChange>
      </w:pPr>
      <w:del w:id="6434" w:author="Willian" w:date="2016-11-27T10:05:00Z">
        <w:r w:rsidRPr="00552719" w:rsidDel="00655C69">
          <w:rPr>
            <w:noProof/>
            <w:lang w:val="en-US"/>
            <w:rPrChange w:id="6435" w:author="Willian" w:date="2016-11-28T20:46:00Z">
              <w:rPr>
                <w:rFonts w:ascii="Menlo" w:hAnsi="Menlo" w:cs="Menlo"/>
                <w:noProof/>
                <w:color w:val="auto"/>
                <w:sz w:val="18"/>
                <w:szCs w:val="18"/>
                <w:lang w:val="en-US"/>
              </w:rPr>
            </w:rPrChange>
          </w:rPr>
          <w:delText>      triangles++</w:delText>
        </w:r>
      </w:del>
    </w:p>
    <w:p w14:paraId="706546CF" w14:textId="77777777" w:rsidR="00D05199" w:rsidRPr="00552719" w:rsidDel="00655C69" w:rsidRDefault="00D05199" w:rsidP="00105795">
      <w:pPr>
        <w:rPr>
          <w:del w:id="6436" w:author="Willian" w:date="2016-11-27T10:05:00Z"/>
          <w:noProof/>
          <w:lang w:val="en-US"/>
          <w:rPrChange w:id="6437" w:author="Willian" w:date="2016-11-28T20:46:00Z">
            <w:rPr>
              <w:del w:id="6438" w:author="Willian" w:date="2016-11-27T10:05:00Z"/>
              <w:rFonts w:ascii="Menlo" w:hAnsi="Menlo" w:cs="Menlo"/>
              <w:noProof/>
              <w:sz w:val="21"/>
              <w:szCs w:val="21"/>
              <w:lang w:val="en-US"/>
            </w:rPr>
          </w:rPrChange>
        </w:rPr>
        <w:pPrChange w:id="6439" w:author="Willian" w:date="2016-11-28T21:17:00Z">
          <w:pPr>
            <w:spacing w:after="0"/>
            <w:ind w:left="567"/>
            <w:textAlignment w:val="baseline"/>
          </w:pPr>
        </w:pPrChange>
      </w:pPr>
      <w:del w:id="6440" w:author="Willian" w:date="2016-11-27T10:05:00Z">
        <w:r w:rsidRPr="00552719" w:rsidDel="00655C69">
          <w:rPr>
            <w:noProof/>
            <w:lang w:val="en-US"/>
            <w:rPrChange w:id="6441" w:author="Willian" w:date="2016-11-28T20:46:00Z">
              <w:rPr>
                <w:rFonts w:ascii="Menlo" w:hAnsi="Menlo" w:cs="Menlo"/>
                <w:noProof/>
                <w:color w:val="auto"/>
                <w:sz w:val="18"/>
                <w:szCs w:val="18"/>
                <w:lang w:val="en-US"/>
              </w:rPr>
            </w:rPrChange>
          </w:rPr>
          <w:delText>  }</w:delText>
        </w:r>
      </w:del>
    </w:p>
    <w:p w14:paraId="785A64DD" w14:textId="77777777" w:rsidR="00D05199" w:rsidRPr="00552719" w:rsidDel="00655C69" w:rsidRDefault="00D05199" w:rsidP="00105795">
      <w:pPr>
        <w:rPr>
          <w:del w:id="6442" w:author="Willian" w:date="2016-11-27T10:05:00Z"/>
          <w:noProof/>
          <w:lang w:val="en-US"/>
          <w:rPrChange w:id="6443" w:author="Willian" w:date="2016-11-28T20:46:00Z">
            <w:rPr>
              <w:del w:id="6444" w:author="Willian" w:date="2016-11-27T10:05:00Z"/>
              <w:rFonts w:ascii="Menlo" w:hAnsi="Menlo" w:cs="Menlo"/>
              <w:noProof/>
              <w:sz w:val="21"/>
              <w:szCs w:val="21"/>
              <w:lang w:val="en-US"/>
            </w:rPr>
          </w:rPrChange>
        </w:rPr>
        <w:pPrChange w:id="6445" w:author="Willian" w:date="2016-11-28T21:17:00Z">
          <w:pPr>
            <w:spacing w:after="0"/>
            <w:ind w:left="567"/>
            <w:textAlignment w:val="baseline"/>
          </w:pPr>
        </w:pPrChange>
      </w:pPr>
      <w:del w:id="6446" w:author="Willian" w:date="2016-11-27T10:05:00Z">
        <w:r w:rsidRPr="00552719" w:rsidDel="00655C69">
          <w:rPr>
            <w:noProof/>
            <w:lang w:val="en-US"/>
            <w:rPrChange w:id="6447" w:author="Willian" w:date="2016-11-28T20:46:00Z">
              <w:rPr>
                <w:rFonts w:ascii="Menlo" w:hAnsi="Menlo" w:cs="Menlo"/>
                <w:noProof/>
                <w:color w:val="auto"/>
                <w:sz w:val="18"/>
                <w:szCs w:val="18"/>
                <w:lang w:val="en-US"/>
              </w:rPr>
            </w:rPrChange>
          </w:rPr>
          <w:delText>}</w:delText>
        </w:r>
      </w:del>
    </w:p>
    <w:p w14:paraId="3EDC6141" w14:textId="77777777" w:rsidR="00D05199" w:rsidRPr="00552719" w:rsidDel="00655C69" w:rsidRDefault="00D05199" w:rsidP="00105795">
      <w:pPr>
        <w:rPr>
          <w:del w:id="6448" w:author="Willian" w:date="2016-11-27T10:05:00Z"/>
          <w:noProof/>
          <w:lang w:val="en-US"/>
          <w:rPrChange w:id="6449" w:author="Willian" w:date="2016-11-28T20:46:00Z">
            <w:rPr>
              <w:del w:id="6450" w:author="Willian" w:date="2016-11-27T10:05:00Z"/>
              <w:rFonts w:ascii="Menlo" w:hAnsi="Menlo" w:cs="Menlo"/>
              <w:noProof/>
              <w:sz w:val="18"/>
              <w:szCs w:val="18"/>
              <w:lang w:val="en-US"/>
            </w:rPr>
          </w:rPrChange>
        </w:rPr>
        <w:pPrChange w:id="6451" w:author="Willian" w:date="2016-11-28T21:17:00Z">
          <w:pPr>
            <w:spacing w:after="620"/>
            <w:ind w:left="567"/>
            <w:textAlignment w:val="baseline"/>
          </w:pPr>
        </w:pPrChange>
      </w:pPr>
      <w:del w:id="6452" w:author="Willian" w:date="2016-11-27T10:05:00Z">
        <w:r w:rsidRPr="00552719" w:rsidDel="00655C69">
          <w:rPr>
            <w:noProof/>
            <w:lang w:val="en-US"/>
            <w:rPrChange w:id="6453" w:author="Willian" w:date="2016-11-28T20:46:00Z">
              <w:rPr>
                <w:rFonts w:ascii="Menlo" w:hAnsi="Menlo" w:cs="Menlo"/>
                <w:noProof/>
                <w:color w:val="3F6E74"/>
                <w:sz w:val="18"/>
                <w:szCs w:val="18"/>
                <w:lang w:val="en-US"/>
              </w:rPr>
            </w:rPrChange>
          </w:rPr>
          <w:delText>print("\(squares) squares and \(triangles) triangles.")</w:delText>
        </w:r>
      </w:del>
    </w:p>
    <w:p w14:paraId="278BD4E7" w14:textId="77777777" w:rsidR="00A11492" w:rsidRPr="00552719" w:rsidDel="00655C69" w:rsidRDefault="00A11492" w:rsidP="00105795">
      <w:pPr>
        <w:rPr>
          <w:del w:id="6454" w:author="Willian" w:date="2016-11-27T10:05:00Z"/>
          <w:noProof/>
        </w:rPr>
        <w:pPrChange w:id="6455" w:author="Willian" w:date="2016-11-28T21:17:00Z">
          <w:pPr>
            <w:pStyle w:val="Dica"/>
          </w:pPr>
        </w:pPrChange>
      </w:pPr>
      <w:del w:id="6456" w:author="Willian" w:date="2016-11-27T10:05:00Z">
        <w:r w:rsidRPr="00552719" w:rsidDel="00655C69">
          <w:rPr>
            <w:noProof/>
          </w:rPr>
          <w:delText>DICA: Tente substituir as? com as!. O erro que você recebe?</w:delText>
        </w:r>
      </w:del>
    </w:p>
    <w:p w14:paraId="3A73770A" w14:textId="77777777" w:rsidR="00A11492" w:rsidRPr="00552719" w:rsidDel="00655C69" w:rsidRDefault="00A11492" w:rsidP="00105795">
      <w:pPr>
        <w:rPr>
          <w:del w:id="6457" w:author="Willian" w:date="2016-11-27T10:05:00Z"/>
          <w:rPrChange w:id="6458" w:author="Willian" w:date="2016-11-28T20:46:00Z">
            <w:rPr>
              <w:del w:id="6459" w:author="Willian" w:date="2016-11-27T10:05:00Z"/>
              <w:rFonts w:ascii="Arial" w:hAnsi="Arial"/>
              <w:color w:val="414141"/>
              <w:sz w:val="21"/>
              <w:szCs w:val="21"/>
            </w:rPr>
          </w:rPrChange>
        </w:rPr>
        <w:pPrChange w:id="6460" w:author="Willian" w:date="2016-11-28T21:17:00Z">
          <w:pPr>
            <w:spacing w:after="220"/>
          </w:pPr>
        </w:pPrChange>
      </w:pPr>
    </w:p>
    <w:p w14:paraId="7AAA7B4B" w14:textId="77777777" w:rsidR="00A11492" w:rsidRPr="00552719" w:rsidDel="00655C69" w:rsidRDefault="00A11492" w:rsidP="00105795">
      <w:pPr>
        <w:rPr>
          <w:del w:id="6461" w:author="Willian" w:date="2016-11-27T10:05:00Z"/>
          <w:rPrChange w:id="6462" w:author="Willian" w:date="2016-11-28T20:46:00Z">
            <w:rPr>
              <w:del w:id="6463" w:author="Willian" w:date="2016-11-27T10:05:00Z"/>
            </w:rPr>
          </w:rPrChange>
        </w:rPr>
        <w:pPrChange w:id="6464" w:author="Willian" w:date="2016-11-28T21:17:00Z">
          <w:pPr>
            <w:pStyle w:val="Ttulo2"/>
          </w:pPr>
        </w:pPrChange>
      </w:pPr>
      <w:del w:id="6465" w:author="Willian" w:date="2016-11-27T10:05:00Z">
        <w:r w:rsidRPr="00552719" w:rsidDel="00655C69">
          <w:rPr>
            <w:rPrChange w:id="6466" w:author="Willian" w:date="2016-11-28T20:46:00Z">
              <w:rPr/>
            </w:rPrChange>
          </w:rPr>
          <w:delText>Enumerações e estruturas</w:delText>
        </w:r>
      </w:del>
    </w:p>
    <w:p w14:paraId="7948E314" w14:textId="77777777" w:rsidR="00D05199" w:rsidRPr="00552719" w:rsidDel="00655C69" w:rsidRDefault="00D05199" w:rsidP="00105795">
      <w:pPr>
        <w:rPr>
          <w:del w:id="6467" w:author="Willian" w:date="2016-11-27T10:05:00Z"/>
          <w:rPrChange w:id="6468" w:author="Willian" w:date="2016-11-28T20:46:00Z">
            <w:rPr>
              <w:del w:id="6469" w:author="Willian" w:date="2016-11-27T10:05:00Z"/>
            </w:rPr>
          </w:rPrChange>
        </w:rPr>
        <w:pPrChange w:id="6470" w:author="Willian" w:date="2016-11-28T21:17:00Z">
          <w:pPr/>
        </w:pPrChange>
      </w:pPr>
      <w:del w:id="6471" w:author="Willian" w:date="2016-11-27T10:05:00Z">
        <w:r w:rsidRPr="00552719" w:rsidDel="00655C69">
          <w:rPr>
            <w:rPrChange w:id="6472" w:author="Willian" w:date="2016-11-28T20:46:00Z">
              <w:rPr/>
            </w:rPrChange>
          </w:rPr>
          <w:delText xml:space="preserve">Classes não são as únicas maneiras de definir tipos de dados </w:delText>
        </w:r>
        <w:r w:rsidR="000D41DF" w:rsidRPr="00552719" w:rsidDel="00655C69">
          <w:rPr>
            <w:rPrChange w:id="6473" w:author="Willian" w:date="2016-11-28T20:46:00Z">
              <w:rPr/>
            </w:rPrChange>
          </w:rPr>
          <w:delText>em</w:delText>
        </w:r>
        <w:r w:rsidRPr="00552719" w:rsidDel="00655C69">
          <w:rPr>
            <w:rPrChange w:id="6474" w:author="Willian" w:date="2016-11-28T20:46:00Z">
              <w:rPr/>
            </w:rPrChange>
          </w:rPr>
          <w:delText xml:space="preserve"> Swift. Enumerações e estruturas têm capacidades semelhantes às </w:delText>
        </w:r>
        <w:r w:rsidR="000D41DF" w:rsidRPr="00552719" w:rsidDel="00655C69">
          <w:rPr>
            <w:rPrChange w:id="6475" w:author="Willian" w:date="2016-11-28T20:46:00Z">
              <w:rPr/>
            </w:rPrChange>
          </w:rPr>
          <w:delText>classes</w:delText>
        </w:r>
        <w:r w:rsidRPr="00552719" w:rsidDel="00655C69">
          <w:rPr>
            <w:rPrChange w:id="6476" w:author="Willian" w:date="2016-11-28T20:46:00Z">
              <w:rPr/>
            </w:rPrChange>
          </w:rPr>
          <w:delText>, mas pode</w:delText>
        </w:r>
        <w:r w:rsidR="000D41DF" w:rsidRPr="00552719" w:rsidDel="00655C69">
          <w:rPr>
            <w:rPrChange w:id="6477" w:author="Willian" w:date="2016-11-28T20:46:00Z">
              <w:rPr/>
            </w:rPrChange>
          </w:rPr>
          <w:delText>m ser uteis</w:delText>
        </w:r>
        <w:r w:rsidRPr="00552719" w:rsidDel="00655C69">
          <w:rPr>
            <w:rPrChange w:id="6478" w:author="Willian" w:date="2016-11-28T20:46:00Z">
              <w:rPr/>
            </w:rPrChange>
          </w:rPr>
          <w:delText xml:space="preserve"> em diferentes contextos.</w:delText>
        </w:r>
      </w:del>
    </w:p>
    <w:p w14:paraId="7C3C79C3" w14:textId="77777777" w:rsidR="000D41DF" w:rsidRPr="00552719" w:rsidDel="00655C69" w:rsidRDefault="00B54CFE" w:rsidP="00105795">
      <w:pPr>
        <w:rPr>
          <w:del w:id="6479" w:author="Willian" w:date="2016-11-27T10:05:00Z"/>
          <w:rPrChange w:id="6480" w:author="Willian" w:date="2016-11-28T20:46:00Z">
            <w:rPr>
              <w:del w:id="6481" w:author="Willian" w:date="2016-11-27T10:05:00Z"/>
            </w:rPr>
          </w:rPrChange>
        </w:rPr>
        <w:pPrChange w:id="6482" w:author="Willian" w:date="2016-11-28T21:17:00Z">
          <w:pPr>
            <w:pStyle w:val="Ttulo3"/>
          </w:pPr>
        </w:pPrChange>
      </w:pPr>
      <w:del w:id="6483" w:author="Willian" w:date="2016-11-27T10:05:00Z">
        <w:r w:rsidRPr="00552719" w:rsidDel="00655C69">
          <w:rPr>
            <w:rPrChange w:id="6484" w:author="Willian" w:date="2016-11-28T20:46:00Z">
              <w:rPr/>
            </w:rPrChange>
          </w:rPr>
          <w:delText xml:space="preserve">Enumerações </w:delText>
        </w:r>
      </w:del>
    </w:p>
    <w:p w14:paraId="371825A7" w14:textId="77777777" w:rsidR="00B54CFE" w:rsidRPr="00552719" w:rsidDel="00655C69" w:rsidRDefault="00B54CFE" w:rsidP="00105795">
      <w:pPr>
        <w:rPr>
          <w:del w:id="6485" w:author="Willian" w:date="2016-11-27T10:05:00Z"/>
          <w:rPrChange w:id="6486" w:author="Willian" w:date="2016-11-28T20:46:00Z">
            <w:rPr>
              <w:del w:id="6487" w:author="Willian" w:date="2016-11-27T10:05:00Z"/>
            </w:rPr>
          </w:rPrChange>
        </w:rPr>
        <w:pPrChange w:id="6488" w:author="Willian" w:date="2016-11-28T21:17:00Z">
          <w:pPr/>
        </w:pPrChange>
      </w:pPr>
      <w:del w:id="6489" w:author="Willian" w:date="2016-11-27T10:05:00Z">
        <w:r w:rsidRPr="00552719" w:rsidDel="00655C69">
          <w:rPr>
            <w:rPrChange w:id="6490" w:author="Willian" w:date="2016-11-28T20:46:00Z">
              <w:rPr>
                <w:b/>
              </w:rPr>
            </w:rPrChange>
          </w:rPr>
          <w:delText>Enumerações definem um tipo comum para um grupo de valores relacionados e nos permite trabalhar com estes valores de uma maneira segura em nosso código. Enumerações podem ter métodos associados a elas.</w:delText>
        </w:r>
      </w:del>
    </w:p>
    <w:p w14:paraId="34693C3A" w14:textId="77777777" w:rsidR="00B54CFE" w:rsidRPr="00552719" w:rsidDel="00655C69" w:rsidRDefault="00B54CFE" w:rsidP="00105795">
      <w:pPr>
        <w:rPr>
          <w:del w:id="6491" w:author="Willian" w:date="2016-11-27T10:05:00Z"/>
          <w:rPrChange w:id="6492" w:author="Willian" w:date="2016-11-28T20:46:00Z">
            <w:rPr>
              <w:del w:id="6493" w:author="Willian" w:date="2016-11-27T10:05:00Z"/>
            </w:rPr>
          </w:rPrChange>
        </w:rPr>
        <w:pPrChange w:id="6494" w:author="Willian" w:date="2016-11-28T21:17:00Z">
          <w:pPr/>
        </w:pPrChange>
      </w:pPr>
      <w:del w:id="6495" w:author="Willian" w:date="2016-11-27T10:05:00Z">
        <w:r w:rsidRPr="00552719" w:rsidDel="00655C69">
          <w:rPr>
            <w:rPrChange w:id="6496" w:author="Willian" w:date="2016-11-28T20:46:00Z">
              <w:rPr/>
            </w:rPrChange>
          </w:rPr>
          <w:delText xml:space="preserve">Use </w:delText>
        </w:r>
        <w:r w:rsidR="00D24C3A" w:rsidRPr="00552719" w:rsidDel="00655C69">
          <w:rPr>
            <w:rPrChange w:id="6497" w:author="Willian" w:date="2016-11-28T20:46:00Z">
              <w:rPr>
                <w:rFonts w:ascii="Menlo" w:hAnsi="Menlo" w:cs="Menlo"/>
                <w:color w:val="AA3391"/>
                <w:sz w:val="18"/>
                <w:szCs w:val="18"/>
              </w:rPr>
            </w:rPrChange>
          </w:rPr>
          <w:delText xml:space="preserve">enum </w:delText>
        </w:r>
        <w:r w:rsidRPr="00552719" w:rsidDel="00655C69">
          <w:rPr>
            <w:rPrChange w:id="6498" w:author="Willian" w:date="2016-11-28T20:46:00Z">
              <w:rPr/>
            </w:rPrChange>
          </w:rPr>
          <w:delText>para criar uma enumeração:</w:delText>
        </w:r>
      </w:del>
    </w:p>
    <w:p w14:paraId="44385EA1" w14:textId="77777777" w:rsidR="00D05199" w:rsidRPr="00552719" w:rsidDel="00655C69" w:rsidRDefault="00D05199" w:rsidP="00105795">
      <w:pPr>
        <w:rPr>
          <w:del w:id="6499" w:author="Willian" w:date="2016-11-27T10:05:00Z"/>
          <w:noProof/>
          <w:lang w:val="en-US"/>
          <w:rPrChange w:id="6500" w:author="Willian" w:date="2016-11-28T20:46:00Z">
            <w:rPr>
              <w:del w:id="6501" w:author="Willian" w:date="2016-11-27T10:05:00Z"/>
              <w:rFonts w:ascii="Menlo" w:hAnsi="Menlo" w:cs="Menlo"/>
              <w:noProof/>
              <w:sz w:val="21"/>
              <w:szCs w:val="21"/>
              <w:lang w:val="en-US"/>
            </w:rPr>
          </w:rPrChange>
        </w:rPr>
        <w:pPrChange w:id="6502" w:author="Willian" w:date="2016-11-28T21:17:00Z">
          <w:pPr>
            <w:spacing w:before="460" w:after="0"/>
            <w:ind w:left="567"/>
            <w:textAlignment w:val="baseline"/>
          </w:pPr>
        </w:pPrChange>
      </w:pPr>
      <w:del w:id="6503" w:author="Willian" w:date="2016-11-27T10:05:00Z">
        <w:r w:rsidRPr="00552719" w:rsidDel="00655C69">
          <w:rPr>
            <w:noProof/>
            <w:lang w:val="en-US"/>
            <w:rPrChange w:id="6504" w:author="Willian" w:date="2016-11-28T20:46:00Z">
              <w:rPr>
                <w:rFonts w:ascii="Menlo" w:hAnsi="Menlo" w:cs="Menlo"/>
                <w:noProof/>
                <w:color w:val="AA3391"/>
                <w:sz w:val="18"/>
                <w:szCs w:val="18"/>
                <w:lang w:val="en-US"/>
              </w:rPr>
            </w:rPrChange>
          </w:rPr>
          <w:delText>enum Rank: Int {</w:delText>
        </w:r>
      </w:del>
    </w:p>
    <w:p w14:paraId="41930CFF" w14:textId="77777777" w:rsidR="00D05199" w:rsidRPr="00552719" w:rsidDel="00655C69" w:rsidRDefault="00D05199" w:rsidP="00105795">
      <w:pPr>
        <w:rPr>
          <w:del w:id="6505" w:author="Willian" w:date="2016-11-27T10:05:00Z"/>
          <w:noProof/>
          <w:lang w:val="en-US"/>
          <w:rPrChange w:id="6506" w:author="Willian" w:date="2016-11-28T20:46:00Z">
            <w:rPr>
              <w:del w:id="6507" w:author="Willian" w:date="2016-11-27T10:05:00Z"/>
              <w:rFonts w:ascii="Menlo" w:hAnsi="Menlo" w:cs="Menlo"/>
              <w:noProof/>
              <w:sz w:val="21"/>
              <w:szCs w:val="21"/>
              <w:lang w:val="en-US"/>
            </w:rPr>
          </w:rPrChange>
        </w:rPr>
        <w:pPrChange w:id="6508" w:author="Willian" w:date="2016-11-28T21:17:00Z">
          <w:pPr>
            <w:spacing w:after="0"/>
            <w:ind w:left="567"/>
            <w:textAlignment w:val="baseline"/>
          </w:pPr>
        </w:pPrChange>
      </w:pPr>
      <w:del w:id="6509" w:author="Willian" w:date="2016-11-27T10:05:00Z">
        <w:r w:rsidRPr="00552719" w:rsidDel="00655C69">
          <w:rPr>
            <w:noProof/>
            <w:lang w:val="en-US"/>
            <w:rPrChange w:id="6510" w:author="Willian" w:date="2016-11-28T20:46:00Z">
              <w:rPr>
                <w:rFonts w:ascii="Menlo" w:hAnsi="Menlo" w:cs="Menlo"/>
                <w:noProof/>
                <w:color w:val="auto"/>
                <w:sz w:val="18"/>
                <w:szCs w:val="18"/>
                <w:lang w:val="en-US"/>
              </w:rPr>
            </w:rPrChange>
          </w:rPr>
          <w:delText xml:space="preserve">  case Ace = </w:delText>
        </w:r>
        <w:r w:rsidRPr="00552719" w:rsidDel="00655C69">
          <w:rPr>
            <w:noProof/>
            <w:color w:val="1C00CF"/>
            <w:lang w:val="en-US"/>
            <w:rPrChange w:id="6511" w:author="Willian" w:date="2016-11-28T20:46:00Z">
              <w:rPr>
                <w:rFonts w:ascii="Menlo" w:hAnsi="Menlo" w:cs="Menlo"/>
                <w:noProof/>
                <w:color w:val="1C00CF"/>
                <w:sz w:val="18"/>
                <w:szCs w:val="18"/>
                <w:lang w:val="en-US"/>
              </w:rPr>
            </w:rPrChange>
          </w:rPr>
          <w:delText>1</w:delText>
        </w:r>
      </w:del>
    </w:p>
    <w:p w14:paraId="4166698E" w14:textId="77777777" w:rsidR="00D05199" w:rsidRPr="00552719" w:rsidDel="00655C69" w:rsidRDefault="00D05199" w:rsidP="00105795">
      <w:pPr>
        <w:rPr>
          <w:del w:id="6512" w:author="Willian" w:date="2016-11-27T10:05:00Z"/>
          <w:noProof/>
          <w:lang w:val="en-US"/>
          <w:rPrChange w:id="6513" w:author="Willian" w:date="2016-11-28T20:46:00Z">
            <w:rPr>
              <w:del w:id="6514" w:author="Willian" w:date="2016-11-27T10:05:00Z"/>
              <w:rFonts w:ascii="Menlo" w:hAnsi="Menlo" w:cs="Menlo"/>
              <w:noProof/>
              <w:sz w:val="21"/>
              <w:szCs w:val="21"/>
              <w:lang w:val="en-US"/>
            </w:rPr>
          </w:rPrChange>
        </w:rPr>
        <w:pPrChange w:id="6515" w:author="Willian" w:date="2016-11-28T21:17:00Z">
          <w:pPr>
            <w:spacing w:after="0"/>
            <w:ind w:left="567"/>
            <w:textAlignment w:val="baseline"/>
          </w:pPr>
        </w:pPrChange>
      </w:pPr>
      <w:del w:id="6516" w:author="Willian" w:date="2016-11-27T10:05:00Z">
        <w:r w:rsidRPr="00552719" w:rsidDel="00655C69">
          <w:rPr>
            <w:noProof/>
            <w:lang w:val="en-US"/>
            <w:rPrChange w:id="6517" w:author="Willian" w:date="2016-11-28T20:46:00Z">
              <w:rPr>
                <w:rFonts w:ascii="Menlo" w:hAnsi="Menlo" w:cs="Menlo"/>
                <w:noProof/>
                <w:color w:val="auto"/>
                <w:sz w:val="18"/>
                <w:szCs w:val="18"/>
                <w:lang w:val="en-US"/>
              </w:rPr>
            </w:rPrChange>
          </w:rPr>
          <w:delText>  case Two, Three, Four, Five, Six, Seven, Eight, Nine, Ten</w:delText>
        </w:r>
      </w:del>
    </w:p>
    <w:p w14:paraId="10EC3B0A" w14:textId="77777777" w:rsidR="00D05199" w:rsidRPr="00552719" w:rsidDel="00655C69" w:rsidRDefault="00D05199" w:rsidP="00105795">
      <w:pPr>
        <w:rPr>
          <w:del w:id="6518" w:author="Willian" w:date="2016-11-27T10:05:00Z"/>
          <w:noProof/>
          <w:lang w:val="en-US"/>
          <w:rPrChange w:id="6519" w:author="Willian" w:date="2016-11-28T20:46:00Z">
            <w:rPr>
              <w:del w:id="6520" w:author="Willian" w:date="2016-11-27T10:05:00Z"/>
              <w:rFonts w:ascii="Menlo" w:hAnsi="Menlo" w:cs="Menlo"/>
              <w:noProof/>
              <w:sz w:val="21"/>
              <w:szCs w:val="21"/>
              <w:lang w:val="en-US"/>
            </w:rPr>
          </w:rPrChange>
        </w:rPr>
        <w:pPrChange w:id="6521" w:author="Willian" w:date="2016-11-28T21:17:00Z">
          <w:pPr>
            <w:spacing w:after="0"/>
            <w:ind w:left="567"/>
            <w:textAlignment w:val="baseline"/>
          </w:pPr>
        </w:pPrChange>
      </w:pPr>
      <w:del w:id="6522" w:author="Willian" w:date="2016-11-27T10:05:00Z">
        <w:r w:rsidRPr="00552719" w:rsidDel="00655C69">
          <w:rPr>
            <w:noProof/>
            <w:lang w:val="en-US"/>
            <w:rPrChange w:id="6523" w:author="Willian" w:date="2016-11-28T20:46:00Z">
              <w:rPr>
                <w:rFonts w:ascii="Menlo" w:hAnsi="Menlo" w:cs="Menlo"/>
                <w:noProof/>
                <w:color w:val="auto"/>
                <w:sz w:val="18"/>
                <w:szCs w:val="18"/>
                <w:lang w:val="en-US"/>
              </w:rPr>
            </w:rPrChange>
          </w:rPr>
          <w:delText>  case Jack, Queen, King</w:delText>
        </w:r>
      </w:del>
    </w:p>
    <w:p w14:paraId="51A1A8ED" w14:textId="77777777" w:rsidR="00D05199" w:rsidRPr="00552719" w:rsidDel="00655C69" w:rsidRDefault="00D05199" w:rsidP="00105795">
      <w:pPr>
        <w:rPr>
          <w:del w:id="6524" w:author="Willian" w:date="2016-11-27T10:05:00Z"/>
          <w:noProof/>
          <w:lang w:val="en-US"/>
          <w:rPrChange w:id="6525" w:author="Willian" w:date="2016-11-28T20:46:00Z">
            <w:rPr>
              <w:del w:id="6526" w:author="Willian" w:date="2016-11-27T10:05:00Z"/>
              <w:rFonts w:ascii="Menlo" w:hAnsi="Menlo" w:cs="Menlo"/>
              <w:noProof/>
              <w:sz w:val="21"/>
              <w:szCs w:val="21"/>
              <w:lang w:val="en-US"/>
            </w:rPr>
          </w:rPrChange>
        </w:rPr>
        <w:pPrChange w:id="6527" w:author="Willian" w:date="2016-11-28T21:17:00Z">
          <w:pPr>
            <w:spacing w:after="0"/>
            <w:ind w:left="567"/>
            <w:textAlignment w:val="baseline"/>
          </w:pPr>
        </w:pPrChange>
      </w:pPr>
      <w:del w:id="6528" w:author="Willian" w:date="2016-11-27T10:05:00Z">
        <w:r w:rsidRPr="00552719" w:rsidDel="00655C69">
          <w:rPr>
            <w:noProof/>
            <w:lang w:val="en-US"/>
            <w:rPrChange w:id="6529" w:author="Willian" w:date="2016-11-28T20:46:00Z">
              <w:rPr>
                <w:rFonts w:ascii="Menlo" w:hAnsi="Menlo" w:cs="Menlo"/>
                <w:noProof/>
                <w:color w:val="auto"/>
                <w:sz w:val="18"/>
                <w:szCs w:val="18"/>
                <w:lang w:val="en-US"/>
              </w:rPr>
            </w:rPrChange>
          </w:rPr>
          <w:delText>  func simpleDescription() -&gt; String {</w:delText>
        </w:r>
      </w:del>
    </w:p>
    <w:p w14:paraId="41DA7213" w14:textId="77777777" w:rsidR="00D05199" w:rsidRPr="00552719" w:rsidDel="00655C69" w:rsidRDefault="00D05199" w:rsidP="00105795">
      <w:pPr>
        <w:rPr>
          <w:del w:id="6530" w:author="Willian" w:date="2016-11-27T10:05:00Z"/>
          <w:noProof/>
          <w:lang w:val="en-US"/>
          <w:rPrChange w:id="6531" w:author="Willian" w:date="2016-11-28T20:46:00Z">
            <w:rPr>
              <w:del w:id="6532" w:author="Willian" w:date="2016-11-27T10:05:00Z"/>
              <w:rFonts w:ascii="Menlo" w:hAnsi="Menlo" w:cs="Menlo"/>
              <w:noProof/>
              <w:sz w:val="21"/>
              <w:szCs w:val="21"/>
              <w:lang w:val="en-US"/>
            </w:rPr>
          </w:rPrChange>
        </w:rPr>
        <w:pPrChange w:id="6533" w:author="Willian" w:date="2016-11-28T21:17:00Z">
          <w:pPr>
            <w:spacing w:after="0"/>
            <w:ind w:left="567"/>
            <w:textAlignment w:val="baseline"/>
          </w:pPr>
        </w:pPrChange>
      </w:pPr>
      <w:del w:id="6534" w:author="Willian" w:date="2016-11-27T10:05:00Z">
        <w:r w:rsidRPr="00552719" w:rsidDel="00655C69">
          <w:rPr>
            <w:noProof/>
            <w:lang w:val="en-US"/>
            <w:rPrChange w:id="6535" w:author="Willian" w:date="2016-11-28T20:46:00Z">
              <w:rPr>
                <w:rFonts w:ascii="Menlo" w:hAnsi="Menlo" w:cs="Menlo"/>
                <w:noProof/>
                <w:color w:val="auto"/>
                <w:sz w:val="18"/>
                <w:szCs w:val="18"/>
                <w:lang w:val="en-US"/>
              </w:rPr>
            </w:rPrChange>
          </w:rPr>
          <w:delText>      switch self {</w:delText>
        </w:r>
      </w:del>
    </w:p>
    <w:p w14:paraId="745724E8" w14:textId="77777777" w:rsidR="00D05199" w:rsidRPr="00552719" w:rsidDel="00655C69" w:rsidRDefault="00D05199" w:rsidP="00105795">
      <w:pPr>
        <w:rPr>
          <w:del w:id="6536" w:author="Willian" w:date="2016-11-27T10:05:00Z"/>
          <w:noProof/>
          <w:lang w:val="en-US"/>
          <w:rPrChange w:id="6537" w:author="Willian" w:date="2016-11-28T20:46:00Z">
            <w:rPr>
              <w:del w:id="6538" w:author="Willian" w:date="2016-11-27T10:05:00Z"/>
              <w:rFonts w:ascii="Menlo" w:hAnsi="Menlo" w:cs="Menlo"/>
              <w:noProof/>
              <w:sz w:val="21"/>
              <w:szCs w:val="21"/>
              <w:lang w:val="en-US"/>
            </w:rPr>
          </w:rPrChange>
        </w:rPr>
        <w:pPrChange w:id="6539" w:author="Willian" w:date="2016-11-28T21:17:00Z">
          <w:pPr>
            <w:spacing w:after="0"/>
            <w:ind w:left="567"/>
            <w:textAlignment w:val="baseline"/>
          </w:pPr>
        </w:pPrChange>
      </w:pPr>
      <w:del w:id="6540" w:author="Willian" w:date="2016-11-27T10:05:00Z">
        <w:r w:rsidRPr="00552719" w:rsidDel="00655C69">
          <w:rPr>
            <w:noProof/>
            <w:lang w:val="en-US"/>
            <w:rPrChange w:id="6541" w:author="Willian" w:date="2016-11-28T20:46:00Z">
              <w:rPr>
                <w:rFonts w:ascii="Menlo" w:hAnsi="Menlo" w:cs="Menlo"/>
                <w:noProof/>
                <w:color w:val="auto"/>
                <w:sz w:val="18"/>
                <w:szCs w:val="18"/>
                <w:lang w:val="en-US"/>
              </w:rPr>
            </w:rPrChange>
          </w:rPr>
          <w:delText>      case .Ace:</w:delText>
        </w:r>
      </w:del>
    </w:p>
    <w:p w14:paraId="4E2FC899" w14:textId="77777777" w:rsidR="00D05199" w:rsidRPr="00552719" w:rsidDel="00655C69" w:rsidRDefault="00D05199" w:rsidP="00105795">
      <w:pPr>
        <w:rPr>
          <w:del w:id="6542" w:author="Willian" w:date="2016-11-27T10:05:00Z"/>
          <w:noProof/>
          <w:lang w:val="en-US"/>
          <w:rPrChange w:id="6543" w:author="Willian" w:date="2016-11-28T20:46:00Z">
            <w:rPr>
              <w:del w:id="6544" w:author="Willian" w:date="2016-11-27T10:05:00Z"/>
              <w:rFonts w:ascii="Menlo" w:hAnsi="Menlo" w:cs="Menlo"/>
              <w:noProof/>
              <w:sz w:val="21"/>
              <w:szCs w:val="21"/>
              <w:lang w:val="en-US"/>
            </w:rPr>
          </w:rPrChange>
        </w:rPr>
        <w:pPrChange w:id="6545" w:author="Willian" w:date="2016-11-28T21:17:00Z">
          <w:pPr>
            <w:spacing w:after="0"/>
            <w:ind w:left="567"/>
            <w:textAlignment w:val="baseline"/>
          </w:pPr>
        </w:pPrChange>
      </w:pPr>
      <w:del w:id="6546" w:author="Willian" w:date="2016-11-27T10:05:00Z">
        <w:r w:rsidRPr="00552719" w:rsidDel="00655C69">
          <w:rPr>
            <w:noProof/>
            <w:lang w:val="en-US"/>
            <w:rPrChange w:id="6547" w:author="Willian" w:date="2016-11-28T20:46:00Z">
              <w:rPr>
                <w:rFonts w:ascii="Menlo" w:hAnsi="Menlo" w:cs="Menlo"/>
                <w:noProof/>
                <w:color w:val="auto"/>
                <w:sz w:val="18"/>
                <w:szCs w:val="18"/>
                <w:lang w:val="en-US"/>
              </w:rPr>
            </w:rPrChange>
          </w:rPr>
          <w:delText>          return "ace"</w:delText>
        </w:r>
      </w:del>
    </w:p>
    <w:p w14:paraId="1A2F7A37" w14:textId="77777777" w:rsidR="00D05199" w:rsidRPr="00552719" w:rsidDel="00655C69" w:rsidRDefault="00D05199" w:rsidP="00105795">
      <w:pPr>
        <w:rPr>
          <w:del w:id="6548" w:author="Willian" w:date="2016-11-27T10:05:00Z"/>
          <w:noProof/>
          <w:lang w:val="en-US"/>
          <w:rPrChange w:id="6549" w:author="Willian" w:date="2016-11-28T20:46:00Z">
            <w:rPr>
              <w:del w:id="6550" w:author="Willian" w:date="2016-11-27T10:05:00Z"/>
              <w:rFonts w:ascii="Menlo" w:hAnsi="Menlo" w:cs="Menlo"/>
              <w:noProof/>
              <w:sz w:val="21"/>
              <w:szCs w:val="21"/>
              <w:lang w:val="en-US"/>
            </w:rPr>
          </w:rPrChange>
        </w:rPr>
        <w:pPrChange w:id="6551" w:author="Willian" w:date="2016-11-28T21:17:00Z">
          <w:pPr>
            <w:spacing w:after="0"/>
            <w:ind w:left="567"/>
            <w:textAlignment w:val="baseline"/>
          </w:pPr>
        </w:pPrChange>
      </w:pPr>
      <w:del w:id="6552" w:author="Willian" w:date="2016-11-27T10:05:00Z">
        <w:r w:rsidRPr="00552719" w:rsidDel="00655C69">
          <w:rPr>
            <w:noProof/>
            <w:lang w:val="en-US"/>
            <w:rPrChange w:id="6553" w:author="Willian" w:date="2016-11-28T20:46:00Z">
              <w:rPr>
                <w:rFonts w:ascii="Menlo" w:hAnsi="Menlo" w:cs="Menlo"/>
                <w:noProof/>
                <w:color w:val="auto"/>
                <w:sz w:val="18"/>
                <w:szCs w:val="18"/>
                <w:lang w:val="en-US"/>
              </w:rPr>
            </w:rPrChange>
          </w:rPr>
          <w:delText>      case .Jack:</w:delText>
        </w:r>
      </w:del>
    </w:p>
    <w:p w14:paraId="2A704149" w14:textId="77777777" w:rsidR="00D05199" w:rsidRPr="00552719" w:rsidDel="00655C69" w:rsidRDefault="00D05199" w:rsidP="00105795">
      <w:pPr>
        <w:rPr>
          <w:del w:id="6554" w:author="Willian" w:date="2016-11-27T10:05:00Z"/>
          <w:noProof/>
          <w:lang w:val="en-US"/>
          <w:rPrChange w:id="6555" w:author="Willian" w:date="2016-11-28T20:46:00Z">
            <w:rPr>
              <w:del w:id="6556" w:author="Willian" w:date="2016-11-27T10:05:00Z"/>
              <w:rFonts w:ascii="Menlo" w:hAnsi="Menlo" w:cs="Menlo"/>
              <w:noProof/>
              <w:sz w:val="21"/>
              <w:szCs w:val="21"/>
              <w:lang w:val="en-US"/>
            </w:rPr>
          </w:rPrChange>
        </w:rPr>
        <w:pPrChange w:id="6557" w:author="Willian" w:date="2016-11-28T21:17:00Z">
          <w:pPr>
            <w:spacing w:after="0"/>
            <w:ind w:left="567"/>
            <w:textAlignment w:val="baseline"/>
          </w:pPr>
        </w:pPrChange>
      </w:pPr>
      <w:del w:id="6558" w:author="Willian" w:date="2016-11-27T10:05:00Z">
        <w:r w:rsidRPr="00552719" w:rsidDel="00655C69">
          <w:rPr>
            <w:noProof/>
            <w:lang w:val="en-US"/>
            <w:rPrChange w:id="6559" w:author="Willian" w:date="2016-11-28T20:46:00Z">
              <w:rPr>
                <w:rFonts w:ascii="Menlo" w:hAnsi="Menlo" w:cs="Menlo"/>
                <w:noProof/>
                <w:color w:val="auto"/>
                <w:sz w:val="18"/>
                <w:szCs w:val="18"/>
                <w:lang w:val="en-US"/>
              </w:rPr>
            </w:rPrChange>
          </w:rPr>
          <w:delText>          return "jack"</w:delText>
        </w:r>
      </w:del>
    </w:p>
    <w:p w14:paraId="2F8554ED" w14:textId="77777777" w:rsidR="00D05199" w:rsidRPr="00552719" w:rsidDel="00655C69" w:rsidRDefault="00D05199" w:rsidP="00105795">
      <w:pPr>
        <w:rPr>
          <w:del w:id="6560" w:author="Willian" w:date="2016-11-27T10:05:00Z"/>
          <w:noProof/>
          <w:lang w:val="en-US"/>
          <w:rPrChange w:id="6561" w:author="Willian" w:date="2016-11-28T20:46:00Z">
            <w:rPr>
              <w:del w:id="6562" w:author="Willian" w:date="2016-11-27T10:05:00Z"/>
              <w:rFonts w:ascii="Menlo" w:hAnsi="Menlo" w:cs="Menlo"/>
              <w:noProof/>
              <w:sz w:val="21"/>
              <w:szCs w:val="21"/>
              <w:lang w:val="en-US"/>
            </w:rPr>
          </w:rPrChange>
        </w:rPr>
        <w:pPrChange w:id="6563" w:author="Willian" w:date="2016-11-28T21:17:00Z">
          <w:pPr>
            <w:spacing w:after="0"/>
            <w:ind w:left="567"/>
            <w:textAlignment w:val="baseline"/>
          </w:pPr>
        </w:pPrChange>
      </w:pPr>
      <w:del w:id="6564" w:author="Willian" w:date="2016-11-27T10:05:00Z">
        <w:r w:rsidRPr="00552719" w:rsidDel="00655C69">
          <w:rPr>
            <w:noProof/>
            <w:lang w:val="en-US"/>
            <w:rPrChange w:id="6565" w:author="Willian" w:date="2016-11-28T20:46:00Z">
              <w:rPr>
                <w:rFonts w:ascii="Menlo" w:hAnsi="Menlo" w:cs="Menlo"/>
                <w:noProof/>
                <w:color w:val="auto"/>
                <w:sz w:val="18"/>
                <w:szCs w:val="18"/>
                <w:lang w:val="en-US"/>
              </w:rPr>
            </w:rPrChange>
          </w:rPr>
          <w:delText>      case .Queen:</w:delText>
        </w:r>
      </w:del>
    </w:p>
    <w:p w14:paraId="2917E5E9" w14:textId="77777777" w:rsidR="00D05199" w:rsidRPr="00552719" w:rsidDel="00655C69" w:rsidRDefault="00D05199" w:rsidP="00105795">
      <w:pPr>
        <w:rPr>
          <w:del w:id="6566" w:author="Willian" w:date="2016-11-27T10:05:00Z"/>
          <w:noProof/>
          <w:lang w:val="en-US"/>
          <w:rPrChange w:id="6567" w:author="Willian" w:date="2016-11-28T20:46:00Z">
            <w:rPr>
              <w:del w:id="6568" w:author="Willian" w:date="2016-11-27T10:05:00Z"/>
              <w:rFonts w:ascii="Menlo" w:hAnsi="Menlo" w:cs="Menlo"/>
              <w:noProof/>
              <w:sz w:val="21"/>
              <w:szCs w:val="21"/>
              <w:lang w:val="en-US"/>
            </w:rPr>
          </w:rPrChange>
        </w:rPr>
        <w:pPrChange w:id="6569" w:author="Willian" w:date="2016-11-28T21:17:00Z">
          <w:pPr>
            <w:spacing w:after="0"/>
            <w:ind w:left="567"/>
            <w:textAlignment w:val="baseline"/>
          </w:pPr>
        </w:pPrChange>
      </w:pPr>
      <w:del w:id="6570" w:author="Willian" w:date="2016-11-27T10:05:00Z">
        <w:r w:rsidRPr="00552719" w:rsidDel="00655C69">
          <w:rPr>
            <w:noProof/>
            <w:lang w:val="en-US"/>
            <w:rPrChange w:id="6571" w:author="Willian" w:date="2016-11-28T20:46:00Z">
              <w:rPr>
                <w:rFonts w:ascii="Menlo" w:hAnsi="Menlo" w:cs="Menlo"/>
                <w:noProof/>
                <w:color w:val="auto"/>
                <w:sz w:val="18"/>
                <w:szCs w:val="18"/>
                <w:lang w:val="en-US"/>
              </w:rPr>
            </w:rPrChange>
          </w:rPr>
          <w:delText>          return "queen"</w:delText>
        </w:r>
      </w:del>
    </w:p>
    <w:p w14:paraId="14DBDF02" w14:textId="77777777" w:rsidR="00D05199" w:rsidRPr="00552719" w:rsidDel="00655C69" w:rsidRDefault="00D05199" w:rsidP="00105795">
      <w:pPr>
        <w:rPr>
          <w:del w:id="6572" w:author="Willian" w:date="2016-11-27T10:05:00Z"/>
          <w:noProof/>
          <w:lang w:val="en-US"/>
          <w:rPrChange w:id="6573" w:author="Willian" w:date="2016-11-28T20:46:00Z">
            <w:rPr>
              <w:del w:id="6574" w:author="Willian" w:date="2016-11-27T10:05:00Z"/>
              <w:rFonts w:ascii="Menlo" w:hAnsi="Menlo" w:cs="Menlo"/>
              <w:noProof/>
              <w:sz w:val="21"/>
              <w:szCs w:val="21"/>
              <w:lang w:val="en-US"/>
            </w:rPr>
          </w:rPrChange>
        </w:rPr>
        <w:pPrChange w:id="6575" w:author="Willian" w:date="2016-11-28T21:17:00Z">
          <w:pPr>
            <w:spacing w:after="0"/>
            <w:ind w:left="567"/>
            <w:textAlignment w:val="baseline"/>
          </w:pPr>
        </w:pPrChange>
      </w:pPr>
      <w:del w:id="6576" w:author="Willian" w:date="2016-11-27T10:05:00Z">
        <w:r w:rsidRPr="00552719" w:rsidDel="00655C69">
          <w:rPr>
            <w:noProof/>
            <w:lang w:val="en-US"/>
            <w:rPrChange w:id="6577" w:author="Willian" w:date="2016-11-28T20:46:00Z">
              <w:rPr>
                <w:rFonts w:ascii="Menlo" w:hAnsi="Menlo" w:cs="Menlo"/>
                <w:noProof/>
                <w:color w:val="auto"/>
                <w:sz w:val="18"/>
                <w:szCs w:val="18"/>
                <w:lang w:val="en-US"/>
              </w:rPr>
            </w:rPrChange>
          </w:rPr>
          <w:delText>      case .King:</w:delText>
        </w:r>
      </w:del>
    </w:p>
    <w:p w14:paraId="52070E84" w14:textId="77777777" w:rsidR="00D05199" w:rsidRPr="00552719" w:rsidDel="00655C69" w:rsidRDefault="00D05199" w:rsidP="00105795">
      <w:pPr>
        <w:rPr>
          <w:del w:id="6578" w:author="Willian" w:date="2016-11-27T10:05:00Z"/>
          <w:noProof/>
          <w:lang w:val="en-US"/>
          <w:rPrChange w:id="6579" w:author="Willian" w:date="2016-11-28T20:46:00Z">
            <w:rPr>
              <w:del w:id="6580" w:author="Willian" w:date="2016-11-27T10:05:00Z"/>
              <w:rFonts w:ascii="Menlo" w:hAnsi="Menlo" w:cs="Menlo"/>
              <w:noProof/>
              <w:sz w:val="21"/>
              <w:szCs w:val="21"/>
              <w:lang w:val="en-US"/>
            </w:rPr>
          </w:rPrChange>
        </w:rPr>
        <w:pPrChange w:id="6581" w:author="Willian" w:date="2016-11-28T21:17:00Z">
          <w:pPr>
            <w:spacing w:after="0"/>
            <w:ind w:left="567"/>
            <w:textAlignment w:val="baseline"/>
          </w:pPr>
        </w:pPrChange>
      </w:pPr>
      <w:del w:id="6582" w:author="Willian" w:date="2016-11-27T10:05:00Z">
        <w:r w:rsidRPr="00552719" w:rsidDel="00655C69">
          <w:rPr>
            <w:noProof/>
            <w:lang w:val="en-US"/>
            <w:rPrChange w:id="6583" w:author="Willian" w:date="2016-11-28T20:46:00Z">
              <w:rPr>
                <w:rFonts w:ascii="Menlo" w:hAnsi="Menlo" w:cs="Menlo"/>
                <w:noProof/>
                <w:color w:val="auto"/>
                <w:sz w:val="18"/>
                <w:szCs w:val="18"/>
                <w:lang w:val="en-US"/>
              </w:rPr>
            </w:rPrChange>
          </w:rPr>
          <w:delText>          return "king"</w:delText>
        </w:r>
      </w:del>
    </w:p>
    <w:p w14:paraId="73C4C008" w14:textId="77777777" w:rsidR="00D05199" w:rsidRPr="00552719" w:rsidDel="00655C69" w:rsidRDefault="00D05199" w:rsidP="00105795">
      <w:pPr>
        <w:rPr>
          <w:del w:id="6584" w:author="Willian" w:date="2016-11-27T10:05:00Z"/>
          <w:noProof/>
          <w:lang w:val="en-US"/>
          <w:rPrChange w:id="6585" w:author="Willian" w:date="2016-11-28T20:46:00Z">
            <w:rPr>
              <w:del w:id="6586" w:author="Willian" w:date="2016-11-27T10:05:00Z"/>
              <w:rFonts w:ascii="Menlo" w:hAnsi="Menlo" w:cs="Menlo"/>
              <w:noProof/>
              <w:sz w:val="21"/>
              <w:szCs w:val="21"/>
              <w:lang w:val="en-US"/>
            </w:rPr>
          </w:rPrChange>
        </w:rPr>
        <w:pPrChange w:id="6587" w:author="Willian" w:date="2016-11-28T21:17:00Z">
          <w:pPr>
            <w:spacing w:after="0"/>
            <w:ind w:left="567"/>
            <w:textAlignment w:val="baseline"/>
          </w:pPr>
        </w:pPrChange>
      </w:pPr>
      <w:del w:id="6588" w:author="Willian" w:date="2016-11-27T10:05:00Z">
        <w:r w:rsidRPr="00552719" w:rsidDel="00655C69">
          <w:rPr>
            <w:noProof/>
            <w:lang w:val="en-US"/>
            <w:rPrChange w:id="6589" w:author="Willian" w:date="2016-11-28T20:46:00Z">
              <w:rPr>
                <w:rFonts w:ascii="Menlo" w:hAnsi="Menlo" w:cs="Menlo"/>
                <w:noProof/>
                <w:color w:val="auto"/>
                <w:sz w:val="18"/>
                <w:szCs w:val="18"/>
                <w:lang w:val="en-US"/>
              </w:rPr>
            </w:rPrChange>
          </w:rPr>
          <w:delText>      default:</w:delText>
        </w:r>
      </w:del>
    </w:p>
    <w:p w14:paraId="5E07EA31" w14:textId="77777777" w:rsidR="00D05199" w:rsidRPr="00552719" w:rsidDel="00655C69" w:rsidRDefault="00D05199" w:rsidP="00105795">
      <w:pPr>
        <w:rPr>
          <w:del w:id="6590" w:author="Willian" w:date="2016-11-27T10:05:00Z"/>
          <w:noProof/>
          <w:lang w:val="en-US"/>
          <w:rPrChange w:id="6591" w:author="Willian" w:date="2016-11-28T20:46:00Z">
            <w:rPr>
              <w:del w:id="6592" w:author="Willian" w:date="2016-11-27T10:05:00Z"/>
              <w:rFonts w:ascii="Menlo" w:hAnsi="Menlo" w:cs="Menlo"/>
              <w:noProof/>
              <w:sz w:val="21"/>
              <w:szCs w:val="21"/>
              <w:lang w:val="en-US"/>
            </w:rPr>
          </w:rPrChange>
        </w:rPr>
        <w:pPrChange w:id="6593" w:author="Willian" w:date="2016-11-28T21:17:00Z">
          <w:pPr>
            <w:spacing w:after="0"/>
            <w:ind w:left="567"/>
            <w:textAlignment w:val="baseline"/>
          </w:pPr>
        </w:pPrChange>
      </w:pPr>
      <w:del w:id="6594" w:author="Willian" w:date="2016-11-27T10:05:00Z">
        <w:r w:rsidRPr="00552719" w:rsidDel="00655C69">
          <w:rPr>
            <w:noProof/>
            <w:lang w:val="en-US"/>
            <w:rPrChange w:id="6595" w:author="Willian" w:date="2016-11-28T20:46:00Z">
              <w:rPr>
                <w:rFonts w:ascii="Menlo" w:hAnsi="Menlo" w:cs="Menlo"/>
                <w:noProof/>
                <w:color w:val="auto"/>
                <w:sz w:val="18"/>
                <w:szCs w:val="18"/>
                <w:lang w:val="en-US"/>
              </w:rPr>
            </w:rPrChange>
          </w:rPr>
          <w:delText>          return String(self.rawValue)</w:delText>
        </w:r>
      </w:del>
    </w:p>
    <w:p w14:paraId="70B03A3B" w14:textId="77777777" w:rsidR="00D05199" w:rsidRPr="00552719" w:rsidDel="00655C69" w:rsidRDefault="00D05199" w:rsidP="00105795">
      <w:pPr>
        <w:rPr>
          <w:del w:id="6596" w:author="Willian" w:date="2016-11-27T10:05:00Z"/>
          <w:noProof/>
          <w:lang w:val="en-US"/>
          <w:rPrChange w:id="6597" w:author="Willian" w:date="2016-11-28T20:46:00Z">
            <w:rPr>
              <w:del w:id="6598" w:author="Willian" w:date="2016-11-27T10:05:00Z"/>
              <w:rFonts w:ascii="Menlo" w:hAnsi="Menlo" w:cs="Menlo"/>
              <w:noProof/>
              <w:sz w:val="21"/>
              <w:szCs w:val="21"/>
              <w:lang w:val="en-US"/>
            </w:rPr>
          </w:rPrChange>
        </w:rPr>
        <w:pPrChange w:id="6599" w:author="Willian" w:date="2016-11-28T21:17:00Z">
          <w:pPr>
            <w:spacing w:after="0"/>
            <w:ind w:left="567"/>
            <w:textAlignment w:val="baseline"/>
          </w:pPr>
        </w:pPrChange>
      </w:pPr>
      <w:del w:id="6600" w:author="Willian" w:date="2016-11-27T10:05:00Z">
        <w:r w:rsidRPr="00552719" w:rsidDel="00655C69">
          <w:rPr>
            <w:noProof/>
            <w:lang w:val="en-US"/>
            <w:rPrChange w:id="6601" w:author="Willian" w:date="2016-11-28T20:46:00Z">
              <w:rPr>
                <w:rFonts w:ascii="Menlo" w:hAnsi="Menlo" w:cs="Menlo"/>
                <w:noProof/>
                <w:color w:val="auto"/>
                <w:sz w:val="18"/>
                <w:szCs w:val="18"/>
                <w:lang w:val="en-US"/>
              </w:rPr>
            </w:rPrChange>
          </w:rPr>
          <w:delText>      }</w:delText>
        </w:r>
      </w:del>
    </w:p>
    <w:p w14:paraId="33B6E0DF" w14:textId="77777777" w:rsidR="00D05199" w:rsidRPr="00552719" w:rsidDel="00655C69" w:rsidRDefault="00D05199" w:rsidP="00105795">
      <w:pPr>
        <w:rPr>
          <w:del w:id="6602" w:author="Willian" w:date="2016-11-27T10:05:00Z"/>
          <w:noProof/>
          <w:lang w:val="en-US"/>
          <w:rPrChange w:id="6603" w:author="Willian" w:date="2016-11-28T20:46:00Z">
            <w:rPr>
              <w:del w:id="6604" w:author="Willian" w:date="2016-11-27T10:05:00Z"/>
              <w:rFonts w:ascii="Menlo" w:hAnsi="Menlo" w:cs="Menlo"/>
              <w:noProof/>
              <w:sz w:val="21"/>
              <w:szCs w:val="21"/>
              <w:lang w:val="en-US"/>
            </w:rPr>
          </w:rPrChange>
        </w:rPr>
        <w:pPrChange w:id="6605" w:author="Willian" w:date="2016-11-28T21:17:00Z">
          <w:pPr>
            <w:spacing w:after="0"/>
            <w:ind w:left="567"/>
            <w:textAlignment w:val="baseline"/>
          </w:pPr>
        </w:pPrChange>
      </w:pPr>
      <w:del w:id="6606" w:author="Willian" w:date="2016-11-27T10:05:00Z">
        <w:r w:rsidRPr="00552719" w:rsidDel="00655C69">
          <w:rPr>
            <w:noProof/>
            <w:lang w:val="en-US"/>
            <w:rPrChange w:id="6607" w:author="Willian" w:date="2016-11-28T20:46:00Z">
              <w:rPr>
                <w:rFonts w:ascii="Menlo" w:hAnsi="Menlo" w:cs="Menlo"/>
                <w:noProof/>
                <w:color w:val="auto"/>
                <w:sz w:val="18"/>
                <w:szCs w:val="18"/>
                <w:lang w:val="en-US"/>
              </w:rPr>
            </w:rPrChange>
          </w:rPr>
          <w:delText>  }</w:delText>
        </w:r>
      </w:del>
    </w:p>
    <w:p w14:paraId="09DD932C" w14:textId="77777777" w:rsidR="00D05199" w:rsidRPr="00552719" w:rsidDel="00655C69" w:rsidRDefault="00D05199" w:rsidP="00105795">
      <w:pPr>
        <w:rPr>
          <w:del w:id="6608" w:author="Willian" w:date="2016-11-27T10:05:00Z"/>
          <w:noProof/>
          <w:lang w:val="en-US"/>
          <w:rPrChange w:id="6609" w:author="Willian" w:date="2016-11-28T20:46:00Z">
            <w:rPr>
              <w:del w:id="6610" w:author="Willian" w:date="2016-11-27T10:05:00Z"/>
              <w:rFonts w:ascii="Menlo" w:hAnsi="Menlo" w:cs="Menlo"/>
              <w:noProof/>
              <w:sz w:val="21"/>
              <w:szCs w:val="21"/>
              <w:lang w:val="en-US"/>
            </w:rPr>
          </w:rPrChange>
        </w:rPr>
        <w:pPrChange w:id="6611" w:author="Willian" w:date="2016-11-28T21:17:00Z">
          <w:pPr>
            <w:spacing w:after="0"/>
            <w:ind w:left="567"/>
            <w:textAlignment w:val="baseline"/>
          </w:pPr>
        </w:pPrChange>
      </w:pPr>
      <w:del w:id="6612" w:author="Willian" w:date="2016-11-27T10:05:00Z">
        <w:r w:rsidRPr="00552719" w:rsidDel="00655C69">
          <w:rPr>
            <w:noProof/>
            <w:lang w:val="en-US"/>
            <w:rPrChange w:id="6613" w:author="Willian" w:date="2016-11-28T20:46:00Z">
              <w:rPr>
                <w:rFonts w:ascii="Menlo" w:hAnsi="Menlo" w:cs="Menlo"/>
                <w:noProof/>
                <w:color w:val="auto"/>
                <w:sz w:val="18"/>
                <w:szCs w:val="18"/>
                <w:lang w:val="en-US"/>
              </w:rPr>
            </w:rPrChange>
          </w:rPr>
          <w:delText>}</w:delText>
        </w:r>
      </w:del>
    </w:p>
    <w:p w14:paraId="1463AF64" w14:textId="77777777" w:rsidR="00D05199" w:rsidRPr="00552719" w:rsidDel="00655C69" w:rsidRDefault="00D05199" w:rsidP="00105795">
      <w:pPr>
        <w:rPr>
          <w:del w:id="6614" w:author="Willian" w:date="2016-11-27T10:05:00Z"/>
          <w:noProof/>
          <w:lang w:val="en-US"/>
          <w:rPrChange w:id="6615" w:author="Willian" w:date="2016-11-28T20:46:00Z">
            <w:rPr>
              <w:del w:id="6616" w:author="Willian" w:date="2016-11-27T10:05:00Z"/>
              <w:rFonts w:ascii="Menlo" w:hAnsi="Menlo" w:cs="Menlo"/>
              <w:noProof/>
              <w:sz w:val="21"/>
              <w:szCs w:val="21"/>
              <w:lang w:val="en-US"/>
            </w:rPr>
          </w:rPrChange>
        </w:rPr>
        <w:pPrChange w:id="6617" w:author="Willian" w:date="2016-11-28T21:17:00Z">
          <w:pPr>
            <w:spacing w:after="0"/>
            <w:ind w:left="567"/>
            <w:textAlignment w:val="baseline"/>
          </w:pPr>
        </w:pPrChange>
      </w:pPr>
      <w:del w:id="6618" w:author="Willian" w:date="2016-11-27T10:05:00Z">
        <w:r w:rsidRPr="00552719" w:rsidDel="00655C69">
          <w:rPr>
            <w:noProof/>
            <w:lang w:val="en-US"/>
            <w:rPrChange w:id="6619" w:author="Willian" w:date="2016-11-28T20:46:00Z">
              <w:rPr>
                <w:rFonts w:ascii="Menlo" w:hAnsi="Menlo" w:cs="Menlo"/>
                <w:noProof/>
                <w:color w:val="AA3391"/>
                <w:sz w:val="18"/>
                <w:szCs w:val="18"/>
                <w:lang w:val="en-US"/>
              </w:rPr>
            </w:rPrChange>
          </w:rPr>
          <w:delText>let ace = Rank.Ace</w:delText>
        </w:r>
      </w:del>
    </w:p>
    <w:p w14:paraId="4F4C4FD7" w14:textId="77777777" w:rsidR="00D05199" w:rsidRPr="00552719" w:rsidDel="00655C69" w:rsidRDefault="00D05199" w:rsidP="00105795">
      <w:pPr>
        <w:rPr>
          <w:del w:id="6620" w:author="Willian" w:date="2016-11-27T10:05:00Z"/>
          <w:noProof/>
          <w:lang w:val="en-US"/>
          <w:rPrChange w:id="6621" w:author="Willian" w:date="2016-11-28T20:46:00Z">
            <w:rPr>
              <w:del w:id="6622" w:author="Willian" w:date="2016-11-27T10:05:00Z"/>
              <w:rFonts w:ascii="Menlo" w:hAnsi="Menlo" w:cs="Menlo"/>
              <w:noProof/>
              <w:sz w:val="21"/>
              <w:szCs w:val="21"/>
              <w:lang w:val="en-US"/>
            </w:rPr>
          </w:rPrChange>
        </w:rPr>
        <w:pPrChange w:id="6623" w:author="Willian" w:date="2016-11-28T21:17:00Z">
          <w:pPr>
            <w:spacing w:after="620"/>
            <w:ind w:left="567"/>
            <w:textAlignment w:val="baseline"/>
          </w:pPr>
        </w:pPrChange>
      </w:pPr>
      <w:del w:id="6624" w:author="Willian" w:date="2016-11-27T10:05:00Z">
        <w:r w:rsidRPr="00552719" w:rsidDel="00655C69">
          <w:rPr>
            <w:noProof/>
            <w:lang w:val="en-US"/>
            <w:rPrChange w:id="6625" w:author="Willian" w:date="2016-11-28T20:46:00Z">
              <w:rPr>
                <w:rFonts w:ascii="Menlo" w:hAnsi="Menlo" w:cs="Menlo"/>
                <w:noProof/>
                <w:color w:val="AA3391"/>
                <w:sz w:val="18"/>
                <w:szCs w:val="18"/>
                <w:lang w:val="en-US"/>
              </w:rPr>
            </w:rPrChange>
          </w:rPr>
          <w:delText>let aceRawValue = ace.rawValue</w:delText>
        </w:r>
      </w:del>
    </w:p>
    <w:p w14:paraId="3D9FD401" w14:textId="77777777" w:rsidR="005730F7" w:rsidRPr="00552719" w:rsidDel="00655C69" w:rsidRDefault="00D24C3A" w:rsidP="00105795">
      <w:pPr>
        <w:rPr>
          <w:del w:id="6626" w:author="Willian" w:date="2016-11-27T10:05:00Z"/>
          <w:rPrChange w:id="6627" w:author="Willian" w:date="2016-11-28T20:46:00Z">
            <w:rPr>
              <w:del w:id="6628" w:author="Willian" w:date="2016-11-27T10:05:00Z"/>
            </w:rPr>
          </w:rPrChange>
        </w:rPr>
        <w:pPrChange w:id="6629" w:author="Willian" w:date="2016-11-28T21:17:00Z">
          <w:pPr/>
        </w:pPrChange>
      </w:pPr>
      <w:del w:id="6630" w:author="Willian" w:date="2016-11-27T10:05:00Z">
        <w:r w:rsidRPr="00552719" w:rsidDel="00655C69">
          <w:rPr>
            <w:rPrChange w:id="6631" w:author="Willian" w:date="2016-11-28T20:46:00Z">
              <w:rPr/>
            </w:rPrChange>
          </w:rPr>
          <w:delText xml:space="preserve">No exemplo acima, o tipo de valor bruto (rawValue) da enumeração é Int, mas você pode definir um </w:delText>
        </w:r>
        <w:r w:rsidR="005730F7" w:rsidRPr="00552719" w:rsidDel="00655C69">
          <w:rPr>
            <w:rPrChange w:id="6632" w:author="Willian" w:date="2016-11-28T20:46:00Z">
              <w:rPr>
                <w:rFonts w:ascii="Menlo" w:hAnsi="Menlo" w:cs="Menlo"/>
                <w:color w:val="AA3391"/>
                <w:sz w:val="18"/>
                <w:szCs w:val="18"/>
              </w:rPr>
            </w:rPrChange>
          </w:rPr>
          <w:delText xml:space="preserve">enum </w:delText>
        </w:r>
        <w:r w:rsidRPr="00552719" w:rsidDel="00655C69">
          <w:rPr>
            <w:rPrChange w:id="6633" w:author="Willian" w:date="2016-11-28T20:46:00Z">
              <w:rPr/>
            </w:rPrChange>
          </w:rPr>
          <w:delText>utilizando outros tipos de classe como Strings</w:delText>
        </w:r>
        <w:r w:rsidR="005730F7" w:rsidRPr="00552719" w:rsidDel="00655C69">
          <w:rPr>
            <w:rPrChange w:id="6634" w:author="Willian" w:date="2016-11-28T20:46:00Z">
              <w:rPr/>
            </w:rPrChange>
          </w:rPr>
          <w:delText xml:space="preserve">. Utilize a propriedade rawValue para obter o valor bruto do membro do enum. </w:delText>
        </w:r>
      </w:del>
    </w:p>
    <w:p w14:paraId="37950F98" w14:textId="77777777" w:rsidR="005730F7" w:rsidRPr="00552719" w:rsidDel="00655C69" w:rsidRDefault="005730F7" w:rsidP="00105795">
      <w:pPr>
        <w:rPr>
          <w:del w:id="6635" w:author="Willian" w:date="2016-11-27T10:05:00Z"/>
          <w:rPrChange w:id="6636" w:author="Willian" w:date="2016-11-28T20:46:00Z">
            <w:rPr>
              <w:del w:id="6637" w:author="Willian" w:date="2016-11-27T10:05:00Z"/>
            </w:rPr>
          </w:rPrChange>
        </w:rPr>
        <w:pPrChange w:id="6638" w:author="Willian" w:date="2016-11-28T21:17:00Z">
          <w:pPr/>
        </w:pPrChange>
      </w:pPr>
      <w:del w:id="6639" w:author="Willian" w:date="2016-11-27T10:05:00Z">
        <w:r w:rsidRPr="00552719" w:rsidDel="00655C69">
          <w:rPr>
            <w:rPrChange w:id="6640" w:author="Willian" w:date="2016-11-28T20:46:00Z">
              <w:rPr/>
            </w:rPrChange>
          </w:rPr>
          <w:delText xml:space="preserve">Utilize o inicializador </w:delText>
        </w:r>
        <w:r w:rsidRPr="00552719" w:rsidDel="00655C69">
          <w:rPr>
            <w:noProof/>
            <w:rPrChange w:id="6641" w:author="Willian" w:date="2016-11-28T20:46:00Z">
              <w:rPr>
                <w:rFonts w:ascii="Menlo" w:hAnsi="Menlo" w:cs="Menlo"/>
                <w:noProof/>
                <w:color w:val="AA3391"/>
                <w:sz w:val="18"/>
                <w:szCs w:val="18"/>
              </w:rPr>
            </w:rPrChange>
          </w:rPr>
          <w:delText xml:space="preserve">init?(rawValue:) </w:delText>
        </w:r>
        <w:r w:rsidRPr="00552719" w:rsidDel="00655C69">
          <w:rPr>
            <w:rPrChange w:id="6642" w:author="Willian" w:date="2016-11-28T20:46:00Z">
              <w:rPr/>
            </w:rPrChange>
          </w:rPr>
          <w:delText>para criar uma instância de uma enumeração a partir de um valor bruto.</w:delText>
        </w:r>
      </w:del>
    </w:p>
    <w:p w14:paraId="6C83FCE7" w14:textId="77777777" w:rsidR="00D05199" w:rsidRPr="00552719" w:rsidDel="00655C69" w:rsidRDefault="00D05199" w:rsidP="00105795">
      <w:pPr>
        <w:rPr>
          <w:del w:id="6643" w:author="Willian" w:date="2016-11-27T10:05:00Z"/>
          <w:noProof/>
          <w:lang w:val="en-US"/>
          <w:rPrChange w:id="6644" w:author="Willian" w:date="2016-11-28T20:46:00Z">
            <w:rPr>
              <w:del w:id="6645" w:author="Willian" w:date="2016-11-27T10:05:00Z"/>
              <w:rFonts w:ascii="Menlo" w:hAnsi="Menlo" w:cs="Menlo"/>
              <w:noProof/>
              <w:sz w:val="21"/>
              <w:szCs w:val="21"/>
              <w:lang w:val="en-US"/>
            </w:rPr>
          </w:rPrChange>
        </w:rPr>
        <w:pPrChange w:id="6646" w:author="Willian" w:date="2016-11-28T21:17:00Z">
          <w:pPr>
            <w:ind w:left="360"/>
          </w:pPr>
        </w:pPrChange>
      </w:pPr>
      <w:del w:id="6647" w:author="Willian" w:date="2016-11-27T10:05:00Z">
        <w:r w:rsidRPr="00552719" w:rsidDel="00655C69">
          <w:rPr>
            <w:noProof/>
            <w:lang w:val="en-US"/>
            <w:rPrChange w:id="6648" w:author="Willian" w:date="2016-11-28T20:46:00Z">
              <w:rPr>
                <w:rFonts w:ascii="Menlo" w:hAnsi="Menlo" w:cs="Menlo"/>
                <w:noProof/>
                <w:color w:val="AA3391"/>
                <w:sz w:val="18"/>
                <w:szCs w:val="18"/>
                <w:lang w:val="en-US"/>
              </w:rPr>
            </w:rPrChange>
          </w:rPr>
          <w:delText xml:space="preserve">if let convertedRank = Rank(rawValue: </w:delText>
        </w:r>
        <w:r w:rsidRPr="00552719" w:rsidDel="00655C69">
          <w:rPr>
            <w:noProof/>
            <w:color w:val="1C00CF"/>
            <w:lang w:val="en-US"/>
            <w:rPrChange w:id="6649" w:author="Willian" w:date="2016-11-28T20:46:00Z">
              <w:rPr>
                <w:rFonts w:ascii="Menlo" w:hAnsi="Menlo" w:cs="Menlo"/>
                <w:noProof/>
                <w:color w:val="1C00CF"/>
                <w:sz w:val="18"/>
                <w:szCs w:val="18"/>
                <w:lang w:val="en-US"/>
              </w:rPr>
            </w:rPrChange>
          </w:rPr>
          <w:delText>3</w:delText>
        </w:r>
        <w:r w:rsidRPr="00552719" w:rsidDel="00655C69">
          <w:rPr>
            <w:noProof/>
            <w:lang w:val="en-US"/>
            <w:rPrChange w:id="6650" w:author="Willian" w:date="2016-11-28T20:46:00Z">
              <w:rPr>
                <w:rFonts w:ascii="Menlo" w:hAnsi="Menlo" w:cs="Menlo"/>
                <w:noProof/>
                <w:sz w:val="18"/>
                <w:szCs w:val="18"/>
                <w:lang w:val="en-US"/>
              </w:rPr>
            </w:rPrChange>
          </w:rPr>
          <w:delText>) {</w:delText>
        </w:r>
      </w:del>
    </w:p>
    <w:p w14:paraId="1E8A1D16" w14:textId="77777777" w:rsidR="00D05199" w:rsidRPr="00552719" w:rsidDel="00655C69" w:rsidRDefault="00D05199" w:rsidP="00105795">
      <w:pPr>
        <w:rPr>
          <w:del w:id="6651" w:author="Willian" w:date="2016-11-27T10:05:00Z"/>
          <w:noProof/>
          <w:rPrChange w:id="6652" w:author="Willian" w:date="2016-11-28T20:46:00Z">
            <w:rPr>
              <w:del w:id="6653" w:author="Willian" w:date="2016-11-27T10:05:00Z"/>
              <w:rFonts w:ascii="Menlo" w:hAnsi="Menlo" w:cs="Menlo"/>
              <w:noProof/>
              <w:sz w:val="21"/>
              <w:szCs w:val="21"/>
            </w:rPr>
          </w:rPrChange>
        </w:rPr>
        <w:pPrChange w:id="6654" w:author="Willian" w:date="2016-11-28T21:17:00Z">
          <w:pPr>
            <w:spacing w:after="0"/>
            <w:ind w:left="360"/>
            <w:textAlignment w:val="baseline"/>
          </w:pPr>
        </w:pPrChange>
      </w:pPr>
      <w:del w:id="6655" w:author="Willian" w:date="2016-11-27T10:05:00Z">
        <w:r w:rsidRPr="00552719" w:rsidDel="00655C69">
          <w:rPr>
            <w:noProof/>
            <w:lang w:val="en-US"/>
            <w:rPrChange w:id="6656" w:author="Willian" w:date="2016-11-28T20:46:00Z">
              <w:rPr>
                <w:rFonts w:ascii="Menlo" w:hAnsi="Menlo" w:cs="Menlo"/>
                <w:noProof/>
                <w:color w:val="auto"/>
                <w:sz w:val="18"/>
                <w:szCs w:val="18"/>
                <w:lang w:val="en-US"/>
              </w:rPr>
            </w:rPrChange>
          </w:rPr>
          <w:delText>  </w:delText>
        </w:r>
        <w:r w:rsidRPr="00552719" w:rsidDel="00655C69">
          <w:rPr>
            <w:noProof/>
            <w:rPrChange w:id="6657" w:author="Willian" w:date="2016-11-28T20:46:00Z">
              <w:rPr>
                <w:rFonts w:ascii="Menlo" w:hAnsi="Menlo" w:cs="Menlo"/>
                <w:noProof/>
                <w:color w:val="AA3391"/>
                <w:sz w:val="18"/>
                <w:szCs w:val="18"/>
              </w:rPr>
            </w:rPrChange>
          </w:rPr>
          <w:delText>let threeDescription = convertedRank.simpleDescription()</w:delText>
        </w:r>
      </w:del>
    </w:p>
    <w:p w14:paraId="338A8F83" w14:textId="77777777" w:rsidR="00D05199" w:rsidRPr="00552719" w:rsidDel="00655C69" w:rsidRDefault="00D05199" w:rsidP="00105795">
      <w:pPr>
        <w:rPr>
          <w:del w:id="6658" w:author="Willian" w:date="2016-11-27T10:05:00Z"/>
          <w:noProof/>
          <w:rPrChange w:id="6659" w:author="Willian" w:date="2016-11-28T20:46:00Z">
            <w:rPr>
              <w:del w:id="6660" w:author="Willian" w:date="2016-11-27T10:05:00Z"/>
              <w:rFonts w:ascii="Menlo" w:hAnsi="Menlo" w:cs="Menlo"/>
              <w:noProof/>
              <w:sz w:val="18"/>
              <w:szCs w:val="18"/>
            </w:rPr>
          </w:rPrChange>
        </w:rPr>
        <w:pPrChange w:id="6661" w:author="Willian" w:date="2016-11-28T21:17:00Z">
          <w:pPr>
            <w:spacing w:after="620"/>
            <w:ind w:left="360"/>
            <w:textAlignment w:val="baseline"/>
          </w:pPr>
        </w:pPrChange>
      </w:pPr>
      <w:del w:id="6662" w:author="Willian" w:date="2016-11-27T10:05:00Z">
        <w:r w:rsidRPr="00552719" w:rsidDel="00655C69">
          <w:rPr>
            <w:noProof/>
            <w:rPrChange w:id="6663" w:author="Willian" w:date="2016-11-28T20:46:00Z">
              <w:rPr>
                <w:rFonts w:ascii="Menlo" w:hAnsi="Menlo" w:cs="Menlo"/>
                <w:noProof/>
                <w:color w:val="auto"/>
                <w:sz w:val="18"/>
                <w:szCs w:val="18"/>
              </w:rPr>
            </w:rPrChange>
          </w:rPr>
          <w:delText>}</w:delText>
        </w:r>
      </w:del>
    </w:p>
    <w:p w14:paraId="65B0691B" w14:textId="77777777" w:rsidR="005730F7" w:rsidRPr="00552719" w:rsidDel="00655C69" w:rsidRDefault="005730F7" w:rsidP="00105795">
      <w:pPr>
        <w:rPr>
          <w:del w:id="6664" w:author="Willian" w:date="2016-11-27T10:05:00Z"/>
          <w:noProof/>
          <w:rPrChange w:id="6665" w:author="Willian" w:date="2016-11-28T20:46:00Z">
            <w:rPr>
              <w:del w:id="6666" w:author="Willian" w:date="2016-11-27T10:05:00Z"/>
              <w:noProof/>
            </w:rPr>
          </w:rPrChange>
        </w:rPr>
        <w:pPrChange w:id="6667" w:author="Willian" w:date="2016-11-28T21:17:00Z">
          <w:pPr/>
        </w:pPrChange>
      </w:pPr>
      <w:del w:id="6668" w:author="Willian" w:date="2016-11-27T10:05:00Z">
        <w:r w:rsidRPr="00552719" w:rsidDel="00655C69">
          <w:rPr>
            <w:noProof/>
            <w:rPrChange w:id="6669" w:author="Willian" w:date="2016-11-28T20:46:00Z">
              <w:rPr>
                <w:noProof/>
              </w:rPr>
            </w:rPrChange>
          </w:rPr>
          <w:delText xml:space="preserve">Os valores </w:delText>
        </w:r>
        <w:r w:rsidR="00B97833" w:rsidRPr="00552719" w:rsidDel="00655C69">
          <w:rPr>
            <w:noProof/>
            <w:rPrChange w:id="6670" w:author="Willian" w:date="2016-11-28T20:46:00Z">
              <w:rPr>
                <w:noProof/>
              </w:rPr>
            </w:rPrChange>
          </w:rPr>
          <w:delText>membros de uma enumeração são v</w:delText>
        </w:r>
        <w:r w:rsidR="00CF1F40" w:rsidRPr="00552719" w:rsidDel="00655C69">
          <w:rPr>
            <w:noProof/>
            <w:rPrChange w:id="6671" w:author="Willian" w:date="2016-11-28T20:46:00Z">
              <w:rPr>
                <w:noProof/>
              </w:rPr>
            </w:rPrChange>
          </w:rPr>
          <w:delText xml:space="preserve">alores legítimos, e não apenas uma outra maneira de escrever seus valores brutos. Na verdade, quando não explicitamos um tipo para o </w:delText>
        </w:r>
        <w:r w:rsidR="00F7736B" w:rsidRPr="00552719" w:rsidDel="00655C69">
          <w:rPr>
            <w:noProof/>
            <w:rPrChange w:id="6672" w:author="Willian" w:date="2016-11-28T20:46:00Z">
              <w:rPr>
                <w:rFonts w:ascii="Menlo" w:hAnsi="Menlo" w:cs="Menlo"/>
                <w:noProof/>
                <w:color w:val="AA3391"/>
                <w:sz w:val="18"/>
                <w:szCs w:val="18"/>
              </w:rPr>
            </w:rPrChange>
          </w:rPr>
          <w:delText>enum</w:delText>
        </w:r>
        <w:r w:rsidR="00CF1F40" w:rsidRPr="00552719" w:rsidDel="00655C69">
          <w:rPr>
            <w:noProof/>
            <w:rPrChange w:id="6673" w:author="Willian" w:date="2016-11-28T20:46:00Z">
              <w:rPr>
                <w:noProof/>
              </w:rPr>
            </w:rPrChange>
          </w:rPr>
          <w:delText>, ele não poderá fornecer um valor bruto.</w:delText>
        </w:r>
      </w:del>
    </w:p>
    <w:p w14:paraId="3BBD2CD1" w14:textId="77777777" w:rsidR="00D05199" w:rsidRPr="00552719" w:rsidDel="00655C69" w:rsidRDefault="00D05199" w:rsidP="00105795">
      <w:pPr>
        <w:rPr>
          <w:del w:id="6674" w:author="Willian" w:date="2016-11-27T10:05:00Z"/>
          <w:noProof/>
          <w:lang w:val="en-US"/>
          <w:rPrChange w:id="6675" w:author="Willian" w:date="2016-11-28T20:46:00Z">
            <w:rPr>
              <w:del w:id="6676" w:author="Willian" w:date="2016-11-27T10:05:00Z"/>
              <w:rFonts w:ascii="Menlo" w:hAnsi="Menlo" w:cs="Menlo"/>
              <w:noProof/>
              <w:sz w:val="21"/>
              <w:szCs w:val="21"/>
              <w:lang w:val="en-US"/>
            </w:rPr>
          </w:rPrChange>
        </w:rPr>
        <w:pPrChange w:id="6677" w:author="Willian" w:date="2016-11-28T21:17:00Z">
          <w:pPr>
            <w:spacing w:before="460" w:after="0"/>
            <w:ind w:left="567"/>
            <w:textAlignment w:val="baseline"/>
          </w:pPr>
        </w:pPrChange>
      </w:pPr>
      <w:del w:id="6678" w:author="Willian" w:date="2016-11-27T10:05:00Z">
        <w:r w:rsidRPr="00552719" w:rsidDel="00655C69">
          <w:rPr>
            <w:noProof/>
            <w:lang w:val="en-US"/>
            <w:rPrChange w:id="6679" w:author="Willian" w:date="2016-11-28T20:46:00Z">
              <w:rPr>
                <w:rFonts w:ascii="Menlo" w:hAnsi="Menlo" w:cs="Menlo"/>
                <w:noProof/>
                <w:color w:val="AA3391"/>
                <w:sz w:val="18"/>
                <w:szCs w:val="18"/>
                <w:lang w:val="en-US"/>
              </w:rPr>
            </w:rPrChange>
          </w:rPr>
          <w:delText>enum Suit {</w:delText>
        </w:r>
      </w:del>
    </w:p>
    <w:p w14:paraId="636D1901" w14:textId="77777777" w:rsidR="00D05199" w:rsidRPr="00552719" w:rsidDel="00655C69" w:rsidRDefault="00D05199" w:rsidP="00105795">
      <w:pPr>
        <w:rPr>
          <w:del w:id="6680" w:author="Willian" w:date="2016-11-27T10:05:00Z"/>
          <w:noProof/>
          <w:lang w:val="en-US"/>
          <w:rPrChange w:id="6681" w:author="Willian" w:date="2016-11-28T20:46:00Z">
            <w:rPr>
              <w:del w:id="6682" w:author="Willian" w:date="2016-11-27T10:05:00Z"/>
              <w:rFonts w:ascii="Menlo" w:hAnsi="Menlo" w:cs="Menlo"/>
              <w:noProof/>
              <w:sz w:val="21"/>
              <w:szCs w:val="21"/>
              <w:lang w:val="en-US"/>
            </w:rPr>
          </w:rPrChange>
        </w:rPr>
        <w:pPrChange w:id="6683" w:author="Willian" w:date="2016-11-28T21:17:00Z">
          <w:pPr>
            <w:spacing w:after="0"/>
            <w:ind w:left="567"/>
            <w:textAlignment w:val="baseline"/>
          </w:pPr>
        </w:pPrChange>
      </w:pPr>
      <w:del w:id="6684" w:author="Willian" w:date="2016-11-27T10:05:00Z">
        <w:r w:rsidRPr="00552719" w:rsidDel="00655C69">
          <w:rPr>
            <w:noProof/>
            <w:lang w:val="en-US"/>
            <w:rPrChange w:id="6685" w:author="Willian" w:date="2016-11-28T20:46:00Z">
              <w:rPr>
                <w:rFonts w:ascii="Menlo" w:hAnsi="Menlo" w:cs="Menlo"/>
                <w:noProof/>
                <w:color w:val="auto"/>
                <w:sz w:val="18"/>
                <w:szCs w:val="18"/>
                <w:lang w:val="en-US"/>
              </w:rPr>
            </w:rPrChange>
          </w:rPr>
          <w:delText>  case Spades, Hearts, Diamonds, Clubs</w:delText>
        </w:r>
      </w:del>
    </w:p>
    <w:p w14:paraId="6B65155A" w14:textId="77777777" w:rsidR="00D05199" w:rsidRPr="00552719" w:rsidDel="00655C69" w:rsidRDefault="00D05199" w:rsidP="00105795">
      <w:pPr>
        <w:rPr>
          <w:del w:id="6686" w:author="Willian" w:date="2016-11-27T10:05:00Z"/>
          <w:noProof/>
          <w:lang w:val="en-US"/>
          <w:rPrChange w:id="6687" w:author="Willian" w:date="2016-11-28T20:46:00Z">
            <w:rPr>
              <w:del w:id="6688" w:author="Willian" w:date="2016-11-27T10:05:00Z"/>
              <w:rFonts w:ascii="Menlo" w:hAnsi="Menlo" w:cs="Menlo"/>
              <w:noProof/>
              <w:sz w:val="21"/>
              <w:szCs w:val="21"/>
              <w:lang w:val="en-US"/>
            </w:rPr>
          </w:rPrChange>
        </w:rPr>
        <w:pPrChange w:id="6689" w:author="Willian" w:date="2016-11-28T21:17:00Z">
          <w:pPr>
            <w:spacing w:after="0"/>
            <w:ind w:left="567"/>
            <w:textAlignment w:val="baseline"/>
          </w:pPr>
        </w:pPrChange>
      </w:pPr>
      <w:del w:id="6690" w:author="Willian" w:date="2016-11-27T10:05:00Z">
        <w:r w:rsidRPr="00552719" w:rsidDel="00655C69">
          <w:rPr>
            <w:noProof/>
            <w:lang w:val="en-US"/>
            <w:rPrChange w:id="6691" w:author="Willian" w:date="2016-11-28T20:46:00Z">
              <w:rPr>
                <w:rFonts w:ascii="Menlo" w:hAnsi="Menlo" w:cs="Menlo"/>
                <w:noProof/>
                <w:color w:val="auto"/>
                <w:sz w:val="18"/>
                <w:szCs w:val="18"/>
                <w:lang w:val="en-US"/>
              </w:rPr>
            </w:rPrChange>
          </w:rPr>
          <w:delText>  func simpleDescription() -&gt; String {</w:delText>
        </w:r>
      </w:del>
    </w:p>
    <w:p w14:paraId="1FF0FD4E" w14:textId="77777777" w:rsidR="00D05199" w:rsidRPr="00552719" w:rsidDel="00655C69" w:rsidRDefault="00D05199" w:rsidP="00105795">
      <w:pPr>
        <w:rPr>
          <w:del w:id="6692" w:author="Willian" w:date="2016-11-27T10:05:00Z"/>
          <w:noProof/>
          <w:lang w:val="en-US"/>
          <w:rPrChange w:id="6693" w:author="Willian" w:date="2016-11-28T20:46:00Z">
            <w:rPr>
              <w:del w:id="6694" w:author="Willian" w:date="2016-11-27T10:05:00Z"/>
              <w:rFonts w:ascii="Menlo" w:hAnsi="Menlo" w:cs="Menlo"/>
              <w:noProof/>
              <w:sz w:val="21"/>
              <w:szCs w:val="21"/>
              <w:lang w:val="en-US"/>
            </w:rPr>
          </w:rPrChange>
        </w:rPr>
        <w:pPrChange w:id="6695" w:author="Willian" w:date="2016-11-28T21:17:00Z">
          <w:pPr>
            <w:spacing w:after="0"/>
            <w:ind w:left="567"/>
            <w:textAlignment w:val="baseline"/>
          </w:pPr>
        </w:pPrChange>
      </w:pPr>
      <w:del w:id="6696" w:author="Willian" w:date="2016-11-27T10:05:00Z">
        <w:r w:rsidRPr="00552719" w:rsidDel="00655C69">
          <w:rPr>
            <w:noProof/>
            <w:lang w:val="en-US"/>
            <w:rPrChange w:id="6697" w:author="Willian" w:date="2016-11-28T20:46:00Z">
              <w:rPr>
                <w:rFonts w:ascii="Menlo" w:hAnsi="Menlo" w:cs="Menlo"/>
                <w:noProof/>
                <w:color w:val="auto"/>
                <w:sz w:val="18"/>
                <w:szCs w:val="18"/>
                <w:lang w:val="en-US"/>
              </w:rPr>
            </w:rPrChange>
          </w:rPr>
          <w:delText>      switch self {</w:delText>
        </w:r>
      </w:del>
    </w:p>
    <w:p w14:paraId="7B326A7B" w14:textId="77777777" w:rsidR="00D05199" w:rsidRPr="00552719" w:rsidDel="00655C69" w:rsidRDefault="00D05199" w:rsidP="00105795">
      <w:pPr>
        <w:rPr>
          <w:del w:id="6698" w:author="Willian" w:date="2016-11-27T10:05:00Z"/>
          <w:noProof/>
          <w:lang w:val="en-US"/>
          <w:rPrChange w:id="6699" w:author="Willian" w:date="2016-11-28T20:46:00Z">
            <w:rPr>
              <w:del w:id="6700" w:author="Willian" w:date="2016-11-27T10:05:00Z"/>
              <w:rFonts w:ascii="Menlo" w:hAnsi="Menlo" w:cs="Menlo"/>
              <w:noProof/>
              <w:sz w:val="21"/>
              <w:szCs w:val="21"/>
              <w:lang w:val="en-US"/>
            </w:rPr>
          </w:rPrChange>
        </w:rPr>
        <w:pPrChange w:id="6701" w:author="Willian" w:date="2016-11-28T21:17:00Z">
          <w:pPr>
            <w:spacing w:after="0"/>
            <w:ind w:left="567"/>
            <w:textAlignment w:val="baseline"/>
          </w:pPr>
        </w:pPrChange>
      </w:pPr>
      <w:del w:id="6702" w:author="Willian" w:date="2016-11-27T10:05:00Z">
        <w:r w:rsidRPr="00552719" w:rsidDel="00655C69">
          <w:rPr>
            <w:noProof/>
            <w:lang w:val="en-US"/>
            <w:rPrChange w:id="6703" w:author="Willian" w:date="2016-11-28T20:46:00Z">
              <w:rPr>
                <w:rFonts w:ascii="Menlo" w:hAnsi="Menlo" w:cs="Menlo"/>
                <w:noProof/>
                <w:color w:val="auto"/>
                <w:sz w:val="18"/>
                <w:szCs w:val="18"/>
                <w:lang w:val="en-US"/>
              </w:rPr>
            </w:rPrChange>
          </w:rPr>
          <w:delText>      case .Spades:</w:delText>
        </w:r>
      </w:del>
    </w:p>
    <w:p w14:paraId="582BE605" w14:textId="77777777" w:rsidR="00D05199" w:rsidRPr="00552719" w:rsidDel="00655C69" w:rsidRDefault="00D05199" w:rsidP="00105795">
      <w:pPr>
        <w:rPr>
          <w:del w:id="6704" w:author="Willian" w:date="2016-11-27T10:05:00Z"/>
          <w:noProof/>
          <w:lang w:val="en-US"/>
          <w:rPrChange w:id="6705" w:author="Willian" w:date="2016-11-28T20:46:00Z">
            <w:rPr>
              <w:del w:id="6706" w:author="Willian" w:date="2016-11-27T10:05:00Z"/>
              <w:rFonts w:ascii="Menlo" w:hAnsi="Menlo" w:cs="Menlo"/>
              <w:noProof/>
              <w:sz w:val="21"/>
              <w:szCs w:val="21"/>
              <w:lang w:val="en-US"/>
            </w:rPr>
          </w:rPrChange>
        </w:rPr>
        <w:pPrChange w:id="6707" w:author="Willian" w:date="2016-11-28T21:17:00Z">
          <w:pPr>
            <w:spacing w:after="0"/>
            <w:ind w:left="567"/>
            <w:textAlignment w:val="baseline"/>
          </w:pPr>
        </w:pPrChange>
      </w:pPr>
      <w:del w:id="6708" w:author="Willian" w:date="2016-11-27T10:05:00Z">
        <w:r w:rsidRPr="00552719" w:rsidDel="00655C69">
          <w:rPr>
            <w:noProof/>
            <w:lang w:val="en-US"/>
            <w:rPrChange w:id="6709" w:author="Willian" w:date="2016-11-28T20:46:00Z">
              <w:rPr>
                <w:rFonts w:ascii="Menlo" w:hAnsi="Menlo" w:cs="Menlo"/>
                <w:noProof/>
                <w:color w:val="auto"/>
                <w:sz w:val="18"/>
                <w:szCs w:val="18"/>
                <w:lang w:val="en-US"/>
              </w:rPr>
            </w:rPrChange>
          </w:rPr>
          <w:delText>          return "spades"</w:delText>
        </w:r>
      </w:del>
    </w:p>
    <w:p w14:paraId="2724390A" w14:textId="77777777" w:rsidR="00D05199" w:rsidRPr="00552719" w:rsidDel="00655C69" w:rsidRDefault="00D05199" w:rsidP="00105795">
      <w:pPr>
        <w:rPr>
          <w:del w:id="6710" w:author="Willian" w:date="2016-11-27T10:05:00Z"/>
          <w:noProof/>
          <w:lang w:val="en-US"/>
          <w:rPrChange w:id="6711" w:author="Willian" w:date="2016-11-28T20:46:00Z">
            <w:rPr>
              <w:del w:id="6712" w:author="Willian" w:date="2016-11-27T10:05:00Z"/>
              <w:rFonts w:ascii="Menlo" w:hAnsi="Menlo" w:cs="Menlo"/>
              <w:noProof/>
              <w:sz w:val="21"/>
              <w:szCs w:val="21"/>
              <w:lang w:val="en-US"/>
            </w:rPr>
          </w:rPrChange>
        </w:rPr>
        <w:pPrChange w:id="6713" w:author="Willian" w:date="2016-11-28T21:17:00Z">
          <w:pPr>
            <w:spacing w:after="0"/>
            <w:ind w:left="567"/>
            <w:textAlignment w:val="baseline"/>
          </w:pPr>
        </w:pPrChange>
      </w:pPr>
      <w:del w:id="6714" w:author="Willian" w:date="2016-11-27T10:05:00Z">
        <w:r w:rsidRPr="00552719" w:rsidDel="00655C69">
          <w:rPr>
            <w:noProof/>
            <w:lang w:val="en-US"/>
            <w:rPrChange w:id="6715" w:author="Willian" w:date="2016-11-28T20:46:00Z">
              <w:rPr>
                <w:rFonts w:ascii="Menlo" w:hAnsi="Menlo" w:cs="Menlo"/>
                <w:noProof/>
                <w:color w:val="auto"/>
                <w:sz w:val="18"/>
                <w:szCs w:val="18"/>
                <w:lang w:val="en-US"/>
              </w:rPr>
            </w:rPrChange>
          </w:rPr>
          <w:delText>      case .Hearts:</w:delText>
        </w:r>
      </w:del>
    </w:p>
    <w:p w14:paraId="33AD0BB3" w14:textId="77777777" w:rsidR="00D05199" w:rsidRPr="00552719" w:rsidDel="00655C69" w:rsidRDefault="00D05199" w:rsidP="00105795">
      <w:pPr>
        <w:rPr>
          <w:del w:id="6716" w:author="Willian" w:date="2016-11-27T10:05:00Z"/>
          <w:noProof/>
          <w:lang w:val="en-US"/>
          <w:rPrChange w:id="6717" w:author="Willian" w:date="2016-11-28T20:46:00Z">
            <w:rPr>
              <w:del w:id="6718" w:author="Willian" w:date="2016-11-27T10:05:00Z"/>
              <w:rFonts w:ascii="Menlo" w:hAnsi="Menlo" w:cs="Menlo"/>
              <w:noProof/>
              <w:sz w:val="21"/>
              <w:szCs w:val="21"/>
              <w:lang w:val="en-US"/>
            </w:rPr>
          </w:rPrChange>
        </w:rPr>
        <w:pPrChange w:id="6719" w:author="Willian" w:date="2016-11-28T21:17:00Z">
          <w:pPr>
            <w:spacing w:after="0"/>
            <w:ind w:left="567"/>
            <w:textAlignment w:val="baseline"/>
          </w:pPr>
        </w:pPrChange>
      </w:pPr>
      <w:del w:id="6720" w:author="Willian" w:date="2016-11-27T10:05:00Z">
        <w:r w:rsidRPr="00552719" w:rsidDel="00655C69">
          <w:rPr>
            <w:noProof/>
            <w:lang w:val="en-US"/>
            <w:rPrChange w:id="6721" w:author="Willian" w:date="2016-11-28T20:46:00Z">
              <w:rPr>
                <w:rFonts w:ascii="Menlo" w:hAnsi="Menlo" w:cs="Menlo"/>
                <w:noProof/>
                <w:color w:val="auto"/>
                <w:sz w:val="18"/>
                <w:szCs w:val="18"/>
                <w:lang w:val="en-US"/>
              </w:rPr>
            </w:rPrChange>
          </w:rPr>
          <w:delText>          return "hearts"</w:delText>
        </w:r>
      </w:del>
    </w:p>
    <w:p w14:paraId="10A6AE6B" w14:textId="77777777" w:rsidR="00D05199" w:rsidRPr="00552719" w:rsidDel="00655C69" w:rsidRDefault="00D05199" w:rsidP="00105795">
      <w:pPr>
        <w:rPr>
          <w:del w:id="6722" w:author="Willian" w:date="2016-11-27T10:05:00Z"/>
          <w:noProof/>
          <w:lang w:val="en-US"/>
          <w:rPrChange w:id="6723" w:author="Willian" w:date="2016-11-28T20:46:00Z">
            <w:rPr>
              <w:del w:id="6724" w:author="Willian" w:date="2016-11-27T10:05:00Z"/>
              <w:rFonts w:ascii="Menlo" w:hAnsi="Menlo" w:cs="Menlo"/>
              <w:noProof/>
              <w:sz w:val="21"/>
              <w:szCs w:val="21"/>
              <w:lang w:val="en-US"/>
            </w:rPr>
          </w:rPrChange>
        </w:rPr>
        <w:pPrChange w:id="6725" w:author="Willian" w:date="2016-11-28T21:17:00Z">
          <w:pPr>
            <w:spacing w:after="0"/>
            <w:ind w:left="567"/>
            <w:textAlignment w:val="baseline"/>
          </w:pPr>
        </w:pPrChange>
      </w:pPr>
      <w:del w:id="6726" w:author="Willian" w:date="2016-11-27T10:05:00Z">
        <w:r w:rsidRPr="00552719" w:rsidDel="00655C69">
          <w:rPr>
            <w:noProof/>
            <w:lang w:val="en-US"/>
            <w:rPrChange w:id="6727" w:author="Willian" w:date="2016-11-28T20:46:00Z">
              <w:rPr>
                <w:rFonts w:ascii="Menlo" w:hAnsi="Menlo" w:cs="Menlo"/>
                <w:noProof/>
                <w:color w:val="auto"/>
                <w:sz w:val="18"/>
                <w:szCs w:val="18"/>
                <w:lang w:val="en-US"/>
              </w:rPr>
            </w:rPrChange>
          </w:rPr>
          <w:delText>      case .Diamonds:</w:delText>
        </w:r>
      </w:del>
    </w:p>
    <w:p w14:paraId="657DF0EC" w14:textId="77777777" w:rsidR="00D05199" w:rsidRPr="00552719" w:rsidDel="00655C69" w:rsidRDefault="00D05199" w:rsidP="00105795">
      <w:pPr>
        <w:rPr>
          <w:del w:id="6728" w:author="Willian" w:date="2016-11-27T10:05:00Z"/>
          <w:noProof/>
          <w:lang w:val="en-US"/>
          <w:rPrChange w:id="6729" w:author="Willian" w:date="2016-11-28T20:46:00Z">
            <w:rPr>
              <w:del w:id="6730" w:author="Willian" w:date="2016-11-27T10:05:00Z"/>
              <w:rFonts w:ascii="Menlo" w:hAnsi="Menlo" w:cs="Menlo"/>
              <w:noProof/>
              <w:sz w:val="21"/>
              <w:szCs w:val="21"/>
              <w:lang w:val="en-US"/>
            </w:rPr>
          </w:rPrChange>
        </w:rPr>
        <w:pPrChange w:id="6731" w:author="Willian" w:date="2016-11-28T21:17:00Z">
          <w:pPr>
            <w:spacing w:after="0"/>
            <w:ind w:left="567"/>
            <w:textAlignment w:val="baseline"/>
          </w:pPr>
        </w:pPrChange>
      </w:pPr>
      <w:del w:id="6732" w:author="Willian" w:date="2016-11-27T10:05:00Z">
        <w:r w:rsidRPr="00552719" w:rsidDel="00655C69">
          <w:rPr>
            <w:noProof/>
            <w:lang w:val="en-US"/>
            <w:rPrChange w:id="6733" w:author="Willian" w:date="2016-11-28T20:46:00Z">
              <w:rPr>
                <w:rFonts w:ascii="Menlo" w:hAnsi="Menlo" w:cs="Menlo"/>
                <w:noProof/>
                <w:color w:val="auto"/>
                <w:sz w:val="18"/>
                <w:szCs w:val="18"/>
                <w:lang w:val="en-US"/>
              </w:rPr>
            </w:rPrChange>
          </w:rPr>
          <w:delText>          return "diamonds"</w:delText>
        </w:r>
      </w:del>
    </w:p>
    <w:p w14:paraId="2B907476" w14:textId="77777777" w:rsidR="00D05199" w:rsidRPr="00552719" w:rsidDel="00655C69" w:rsidRDefault="00D05199" w:rsidP="00105795">
      <w:pPr>
        <w:rPr>
          <w:del w:id="6734" w:author="Willian" w:date="2016-11-27T10:05:00Z"/>
          <w:noProof/>
          <w:lang w:val="en-US"/>
          <w:rPrChange w:id="6735" w:author="Willian" w:date="2016-11-28T20:46:00Z">
            <w:rPr>
              <w:del w:id="6736" w:author="Willian" w:date="2016-11-27T10:05:00Z"/>
              <w:rFonts w:ascii="Menlo" w:hAnsi="Menlo" w:cs="Menlo"/>
              <w:noProof/>
              <w:sz w:val="21"/>
              <w:szCs w:val="21"/>
              <w:lang w:val="en-US"/>
            </w:rPr>
          </w:rPrChange>
        </w:rPr>
        <w:pPrChange w:id="6737" w:author="Willian" w:date="2016-11-28T21:17:00Z">
          <w:pPr>
            <w:spacing w:after="0"/>
            <w:ind w:left="567"/>
            <w:textAlignment w:val="baseline"/>
          </w:pPr>
        </w:pPrChange>
      </w:pPr>
      <w:del w:id="6738" w:author="Willian" w:date="2016-11-27T10:05:00Z">
        <w:r w:rsidRPr="00552719" w:rsidDel="00655C69">
          <w:rPr>
            <w:noProof/>
            <w:lang w:val="en-US"/>
            <w:rPrChange w:id="6739" w:author="Willian" w:date="2016-11-28T20:46:00Z">
              <w:rPr>
                <w:rFonts w:ascii="Menlo" w:hAnsi="Menlo" w:cs="Menlo"/>
                <w:noProof/>
                <w:color w:val="auto"/>
                <w:sz w:val="18"/>
                <w:szCs w:val="18"/>
                <w:lang w:val="en-US"/>
              </w:rPr>
            </w:rPrChange>
          </w:rPr>
          <w:delText>      case .Clubs:</w:delText>
        </w:r>
      </w:del>
    </w:p>
    <w:p w14:paraId="5FD0ADD4" w14:textId="77777777" w:rsidR="00D05199" w:rsidRPr="00552719" w:rsidDel="00655C69" w:rsidRDefault="00D05199" w:rsidP="00105795">
      <w:pPr>
        <w:rPr>
          <w:del w:id="6740" w:author="Willian" w:date="2016-11-27T10:05:00Z"/>
          <w:noProof/>
          <w:lang w:val="en-US"/>
          <w:rPrChange w:id="6741" w:author="Willian" w:date="2016-11-28T20:46:00Z">
            <w:rPr>
              <w:del w:id="6742" w:author="Willian" w:date="2016-11-27T10:05:00Z"/>
              <w:rFonts w:ascii="Menlo" w:hAnsi="Menlo" w:cs="Menlo"/>
              <w:noProof/>
              <w:sz w:val="21"/>
              <w:szCs w:val="21"/>
              <w:lang w:val="en-US"/>
            </w:rPr>
          </w:rPrChange>
        </w:rPr>
        <w:pPrChange w:id="6743" w:author="Willian" w:date="2016-11-28T21:17:00Z">
          <w:pPr>
            <w:spacing w:after="0"/>
            <w:ind w:left="567"/>
            <w:textAlignment w:val="baseline"/>
          </w:pPr>
        </w:pPrChange>
      </w:pPr>
      <w:del w:id="6744" w:author="Willian" w:date="2016-11-27T10:05:00Z">
        <w:r w:rsidRPr="00552719" w:rsidDel="00655C69">
          <w:rPr>
            <w:noProof/>
            <w:lang w:val="en-US"/>
            <w:rPrChange w:id="6745" w:author="Willian" w:date="2016-11-28T20:46:00Z">
              <w:rPr>
                <w:rFonts w:ascii="Menlo" w:hAnsi="Menlo" w:cs="Menlo"/>
                <w:noProof/>
                <w:color w:val="auto"/>
                <w:sz w:val="18"/>
                <w:szCs w:val="18"/>
                <w:lang w:val="en-US"/>
              </w:rPr>
            </w:rPrChange>
          </w:rPr>
          <w:delText>          return "clubs"</w:delText>
        </w:r>
      </w:del>
    </w:p>
    <w:p w14:paraId="63A98B7C" w14:textId="77777777" w:rsidR="00D05199" w:rsidRPr="00552719" w:rsidDel="00655C69" w:rsidRDefault="00D05199" w:rsidP="00105795">
      <w:pPr>
        <w:rPr>
          <w:del w:id="6746" w:author="Willian" w:date="2016-11-27T10:05:00Z"/>
          <w:noProof/>
          <w:lang w:val="en-US"/>
          <w:rPrChange w:id="6747" w:author="Willian" w:date="2016-11-28T20:46:00Z">
            <w:rPr>
              <w:del w:id="6748" w:author="Willian" w:date="2016-11-27T10:05:00Z"/>
              <w:rFonts w:ascii="Menlo" w:hAnsi="Menlo" w:cs="Menlo"/>
              <w:noProof/>
              <w:sz w:val="21"/>
              <w:szCs w:val="21"/>
              <w:lang w:val="en-US"/>
            </w:rPr>
          </w:rPrChange>
        </w:rPr>
        <w:pPrChange w:id="6749" w:author="Willian" w:date="2016-11-28T21:17:00Z">
          <w:pPr>
            <w:spacing w:after="0"/>
            <w:ind w:left="567"/>
            <w:textAlignment w:val="baseline"/>
          </w:pPr>
        </w:pPrChange>
      </w:pPr>
      <w:del w:id="6750" w:author="Willian" w:date="2016-11-27T10:05:00Z">
        <w:r w:rsidRPr="00552719" w:rsidDel="00655C69">
          <w:rPr>
            <w:noProof/>
            <w:lang w:val="en-US"/>
            <w:rPrChange w:id="6751" w:author="Willian" w:date="2016-11-28T20:46:00Z">
              <w:rPr>
                <w:rFonts w:ascii="Menlo" w:hAnsi="Menlo" w:cs="Menlo"/>
                <w:noProof/>
                <w:color w:val="auto"/>
                <w:sz w:val="18"/>
                <w:szCs w:val="18"/>
                <w:lang w:val="en-US"/>
              </w:rPr>
            </w:rPrChange>
          </w:rPr>
          <w:delText>      }</w:delText>
        </w:r>
      </w:del>
    </w:p>
    <w:p w14:paraId="7A58FC58" w14:textId="77777777" w:rsidR="00D05199" w:rsidRPr="00552719" w:rsidDel="00655C69" w:rsidRDefault="00D05199" w:rsidP="00105795">
      <w:pPr>
        <w:rPr>
          <w:del w:id="6752" w:author="Willian" w:date="2016-11-27T10:05:00Z"/>
          <w:noProof/>
          <w:lang w:val="en-US"/>
          <w:rPrChange w:id="6753" w:author="Willian" w:date="2016-11-28T20:46:00Z">
            <w:rPr>
              <w:del w:id="6754" w:author="Willian" w:date="2016-11-27T10:05:00Z"/>
              <w:rFonts w:ascii="Menlo" w:hAnsi="Menlo" w:cs="Menlo"/>
              <w:noProof/>
              <w:sz w:val="21"/>
              <w:szCs w:val="21"/>
              <w:lang w:val="en-US"/>
            </w:rPr>
          </w:rPrChange>
        </w:rPr>
        <w:pPrChange w:id="6755" w:author="Willian" w:date="2016-11-28T21:17:00Z">
          <w:pPr>
            <w:spacing w:after="0"/>
            <w:ind w:left="567"/>
            <w:textAlignment w:val="baseline"/>
          </w:pPr>
        </w:pPrChange>
      </w:pPr>
      <w:del w:id="6756" w:author="Willian" w:date="2016-11-27T10:05:00Z">
        <w:r w:rsidRPr="00552719" w:rsidDel="00655C69">
          <w:rPr>
            <w:noProof/>
            <w:lang w:val="en-US"/>
            <w:rPrChange w:id="6757" w:author="Willian" w:date="2016-11-28T20:46:00Z">
              <w:rPr>
                <w:rFonts w:ascii="Menlo" w:hAnsi="Menlo" w:cs="Menlo"/>
                <w:noProof/>
                <w:color w:val="auto"/>
                <w:sz w:val="18"/>
                <w:szCs w:val="18"/>
                <w:lang w:val="en-US"/>
              </w:rPr>
            </w:rPrChange>
          </w:rPr>
          <w:delText>  }</w:delText>
        </w:r>
      </w:del>
    </w:p>
    <w:p w14:paraId="42D5B62D" w14:textId="77777777" w:rsidR="00D05199" w:rsidRPr="00552719" w:rsidDel="00655C69" w:rsidRDefault="00D05199" w:rsidP="00105795">
      <w:pPr>
        <w:rPr>
          <w:del w:id="6758" w:author="Willian" w:date="2016-11-27T10:05:00Z"/>
          <w:noProof/>
          <w:lang w:val="en-US"/>
          <w:rPrChange w:id="6759" w:author="Willian" w:date="2016-11-28T20:46:00Z">
            <w:rPr>
              <w:del w:id="6760" w:author="Willian" w:date="2016-11-27T10:05:00Z"/>
              <w:rFonts w:ascii="Menlo" w:hAnsi="Menlo" w:cs="Menlo"/>
              <w:noProof/>
              <w:sz w:val="21"/>
              <w:szCs w:val="21"/>
              <w:lang w:val="en-US"/>
            </w:rPr>
          </w:rPrChange>
        </w:rPr>
        <w:pPrChange w:id="6761" w:author="Willian" w:date="2016-11-28T21:17:00Z">
          <w:pPr>
            <w:spacing w:after="0"/>
            <w:ind w:left="567"/>
            <w:textAlignment w:val="baseline"/>
          </w:pPr>
        </w:pPrChange>
      </w:pPr>
      <w:del w:id="6762" w:author="Willian" w:date="2016-11-27T10:05:00Z">
        <w:r w:rsidRPr="00552719" w:rsidDel="00655C69">
          <w:rPr>
            <w:noProof/>
            <w:lang w:val="en-US"/>
            <w:rPrChange w:id="6763" w:author="Willian" w:date="2016-11-28T20:46:00Z">
              <w:rPr>
                <w:rFonts w:ascii="Menlo" w:hAnsi="Menlo" w:cs="Menlo"/>
                <w:noProof/>
                <w:color w:val="auto"/>
                <w:sz w:val="18"/>
                <w:szCs w:val="18"/>
                <w:lang w:val="en-US"/>
              </w:rPr>
            </w:rPrChange>
          </w:rPr>
          <w:delText>}</w:delText>
        </w:r>
      </w:del>
    </w:p>
    <w:p w14:paraId="1BBAC014" w14:textId="77777777" w:rsidR="00D05199" w:rsidRPr="00552719" w:rsidDel="00655C69" w:rsidRDefault="00D05199" w:rsidP="00105795">
      <w:pPr>
        <w:rPr>
          <w:del w:id="6764" w:author="Willian" w:date="2016-11-27T10:05:00Z"/>
          <w:noProof/>
          <w:lang w:val="en-US"/>
          <w:rPrChange w:id="6765" w:author="Willian" w:date="2016-11-28T20:46:00Z">
            <w:rPr>
              <w:del w:id="6766" w:author="Willian" w:date="2016-11-27T10:05:00Z"/>
              <w:rFonts w:ascii="Menlo" w:hAnsi="Menlo" w:cs="Menlo"/>
              <w:noProof/>
              <w:sz w:val="21"/>
              <w:szCs w:val="21"/>
              <w:lang w:val="en-US"/>
            </w:rPr>
          </w:rPrChange>
        </w:rPr>
        <w:pPrChange w:id="6767" w:author="Willian" w:date="2016-11-28T21:17:00Z">
          <w:pPr>
            <w:spacing w:after="0"/>
            <w:ind w:left="567"/>
            <w:textAlignment w:val="baseline"/>
          </w:pPr>
        </w:pPrChange>
      </w:pPr>
      <w:del w:id="6768" w:author="Willian" w:date="2016-11-27T10:05:00Z">
        <w:r w:rsidRPr="00552719" w:rsidDel="00655C69">
          <w:rPr>
            <w:noProof/>
            <w:lang w:val="en-US"/>
            <w:rPrChange w:id="6769" w:author="Willian" w:date="2016-11-28T20:46:00Z">
              <w:rPr>
                <w:rFonts w:ascii="Menlo" w:hAnsi="Menlo" w:cs="Menlo"/>
                <w:noProof/>
                <w:color w:val="AA3391"/>
                <w:sz w:val="18"/>
                <w:szCs w:val="18"/>
                <w:lang w:val="en-US"/>
              </w:rPr>
            </w:rPrChange>
          </w:rPr>
          <w:delText>let hearts = Suit.Hearts</w:delText>
        </w:r>
      </w:del>
    </w:p>
    <w:p w14:paraId="66679009" w14:textId="77777777" w:rsidR="00D05199" w:rsidRPr="00552719" w:rsidDel="00655C69" w:rsidRDefault="00D05199" w:rsidP="00105795">
      <w:pPr>
        <w:rPr>
          <w:del w:id="6770" w:author="Willian" w:date="2016-11-27T10:05:00Z"/>
          <w:noProof/>
          <w:rPrChange w:id="6771" w:author="Willian" w:date="2016-11-28T20:46:00Z">
            <w:rPr>
              <w:del w:id="6772" w:author="Willian" w:date="2016-11-27T10:05:00Z"/>
              <w:rFonts w:ascii="Menlo" w:hAnsi="Menlo" w:cs="Menlo"/>
              <w:noProof/>
              <w:sz w:val="21"/>
              <w:szCs w:val="21"/>
            </w:rPr>
          </w:rPrChange>
        </w:rPr>
        <w:pPrChange w:id="6773" w:author="Willian" w:date="2016-11-28T21:17:00Z">
          <w:pPr>
            <w:spacing w:after="620"/>
            <w:ind w:left="567"/>
            <w:textAlignment w:val="baseline"/>
          </w:pPr>
        </w:pPrChange>
      </w:pPr>
      <w:del w:id="6774" w:author="Willian" w:date="2016-11-27T10:05:00Z">
        <w:r w:rsidRPr="00552719" w:rsidDel="00655C69">
          <w:rPr>
            <w:noProof/>
            <w:rPrChange w:id="6775" w:author="Willian" w:date="2016-11-28T20:46:00Z">
              <w:rPr>
                <w:rFonts w:ascii="Menlo" w:hAnsi="Menlo" w:cs="Menlo"/>
                <w:noProof/>
                <w:color w:val="AA3391"/>
                <w:sz w:val="18"/>
                <w:szCs w:val="18"/>
              </w:rPr>
            </w:rPrChange>
          </w:rPr>
          <w:delText>let heartsDescription = hearts.simpleDescription()</w:delText>
        </w:r>
      </w:del>
    </w:p>
    <w:p w14:paraId="2E0DA221" w14:textId="77777777" w:rsidR="00CF1F40" w:rsidRPr="00552719" w:rsidDel="00655C69" w:rsidRDefault="00CF1F40" w:rsidP="00105795">
      <w:pPr>
        <w:rPr>
          <w:del w:id="6776" w:author="Willian" w:date="2016-11-27T10:05:00Z"/>
          <w:rPrChange w:id="6777" w:author="Willian" w:date="2016-11-28T20:46:00Z">
            <w:rPr>
              <w:del w:id="6778" w:author="Willian" w:date="2016-11-27T10:05:00Z"/>
            </w:rPr>
          </w:rPrChange>
        </w:rPr>
        <w:pPrChange w:id="6779" w:author="Willian" w:date="2016-11-28T21:17:00Z">
          <w:pPr/>
        </w:pPrChange>
      </w:pPr>
      <w:del w:id="6780" w:author="Willian" w:date="2016-11-27T10:05:00Z">
        <w:r w:rsidRPr="00552719" w:rsidDel="00655C69">
          <w:rPr>
            <w:rPrChange w:id="6781" w:author="Willian" w:date="2016-11-28T20:46:00Z">
              <w:rPr/>
            </w:rPrChange>
          </w:rPr>
          <w:delText xml:space="preserve">Observe as duas maneiras que o membro </w:delText>
        </w:r>
        <w:r w:rsidR="00F7736B" w:rsidRPr="00552719" w:rsidDel="00655C69">
          <w:rPr>
            <w:noProof/>
            <w:rPrChange w:id="6782" w:author="Willian" w:date="2016-11-28T20:46:00Z">
              <w:rPr>
                <w:rFonts w:ascii="Menlo" w:hAnsi="Menlo" w:cs="Menlo"/>
                <w:noProof/>
                <w:color w:val="3F6E74"/>
                <w:sz w:val="18"/>
                <w:szCs w:val="18"/>
              </w:rPr>
            </w:rPrChange>
          </w:rPr>
          <w:delText>Hearts</w:delText>
        </w:r>
        <w:r w:rsidR="00F7736B" w:rsidRPr="00552719" w:rsidDel="00655C69">
          <w:rPr>
            <w:rPrChange w:id="6783" w:author="Willian" w:date="2016-11-28T20:46:00Z">
              <w:rPr/>
            </w:rPrChange>
          </w:rPr>
          <w:delText xml:space="preserve"> </w:delText>
        </w:r>
        <w:r w:rsidRPr="00552719" w:rsidDel="00655C69">
          <w:rPr>
            <w:rPrChange w:id="6784" w:author="Willian" w:date="2016-11-28T20:46:00Z">
              <w:rPr/>
            </w:rPrChange>
          </w:rPr>
          <w:delText xml:space="preserve">é referido na enumeração acima: Quando um </w:delText>
        </w:r>
        <w:r w:rsidR="00F7736B" w:rsidRPr="00552719" w:rsidDel="00655C69">
          <w:rPr>
            <w:rPrChange w:id="6785" w:author="Willian" w:date="2016-11-28T20:46:00Z">
              <w:rPr/>
            </w:rPrChange>
          </w:rPr>
          <w:delText xml:space="preserve">valor é atribuído a constante </w:delText>
        </w:r>
        <w:r w:rsidR="00F7736B" w:rsidRPr="00552719" w:rsidDel="00655C69">
          <w:rPr>
            <w:noProof/>
            <w:rPrChange w:id="6786" w:author="Willian" w:date="2016-11-28T20:46:00Z">
              <w:rPr>
                <w:rFonts w:ascii="Menlo" w:hAnsi="Menlo" w:cs="Menlo"/>
                <w:noProof/>
                <w:color w:val="3F6E74"/>
                <w:sz w:val="18"/>
                <w:szCs w:val="18"/>
              </w:rPr>
            </w:rPrChange>
          </w:rPr>
          <w:delText>hearts</w:delText>
        </w:r>
        <w:r w:rsidR="00F7736B" w:rsidRPr="00552719" w:rsidDel="00655C69">
          <w:rPr>
            <w:rPrChange w:id="6787" w:author="Willian" w:date="2016-11-28T20:46:00Z">
              <w:rPr/>
            </w:rPrChange>
          </w:rPr>
          <w:delText xml:space="preserve">, o membro </w:delText>
        </w:r>
        <w:r w:rsidR="00F7736B" w:rsidRPr="00552719" w:rsidDel="00655C69">
          <w:rPr>
            <w:noProof/>
            <w:rPrChange w:id="6788" w:author="Willian" w:date="2016-11-28T20:46:00Z">
              <w:rPr>
                <w:rFonts w:ascii="Menlo" w:hAnsi="Menlo" w:cs="Menlo"/>
                <w:noProof/>
                <w:color w:val="3F6E74"/>
                <w:sz w:val="18"/>
                <w:szCs w:val="18"/>
              </w:rPr>
            </w:rPrChange>
          </w:rPr>
          <w:delText>Suit.Hearts</w:delText>
        </w:r>
        <w:r w:rsidR="00F7736B" w:rsidRPr="00552719" w:rsidDel="00655C69">
          <w:rPr>
            <w:rPrChange w:id="6789" w:author="Willian" w:date="2016-11-28T20:46:00Z">
              <w:rPr/>
            </w:rPrChange>
          </w:rPr>
          <w:delText xml:space="preserve"> é referido por seu nome completo porque a constante não tem um tipo explícito (pois a enumeração também não tem). No interior do </w:delText>
        </w:r>
        <w:commentRangeStart w:id="6790"/>
        <w:commentRangeStart w:id="6791"/>
        <w:r w:rsidR="00F7736B" w:rsidRPr="00552719" w:rsidDel="00655C69">
          <w:rPr>
            <w:rPrChange w:id="6792" w:author="Willian" w:date="2016-11-28T20:46:00Z">
              <w:rPr/>
            </w:rPrChange>
          </w:rPr>
          <w:delText>comutador</w:delText>
        </w:r>
        <w:commentRangeEnd w:id="6790"/>
        <w:r w:rsidR="00F73FE3" w:rsidRPr="00552719" w:rsidDel="00655C69">
          <w:rPr>
            <w:rStyle w:val="Refdecomentrio"/>
            <w:b/>
            <w:color w:val="7030A0"/>
            <w:rPrChange w:id="6793" w:author="Willian" w:date="2016-11-28T20:46:00Z">
              <w:rPr>
                <w:rStyle w:val="Refdecomentrio"/>
              </w:rPr>
            </w:rPrChange>
          </w:rPr>
          <w:commentReference w:id="6790"/>
        </w:r>
        <w:commentRangeEnd w:id="6791"/>
        <w:r w:rsidR="00F66497" w:rsidRPr="00552719" w:rsidDel="00655C69">
          <w:rPr>
            <w:rStyle w:val="Refdecomentrio"/>
            <w:b/>
            <w:color w:val="7030A0"/>
            <w:rPrChange w:id="6794" w:author="Willian" w:date="2016-11-28T20:46:00Z">
              <w:rPr>
                <w:rStyle w:val="Refdecomentrio"/>
              </w:rPr>
            </w:rPrChange>
          </w:rPr>
          <w:commentReference w:id="6791"/>
        </w:r>
        <w:r w:rsidR="00F7736B" w:rsidRPr="00552719" w:rsidDel="00655C69">
          <w:rPr>
            <w:rPrChange w:id="6795" w:author="Willian" w:date="2016-11-28T20:46:00Z">
              <w:rPr/>
            </w:rPrChange>
          </w:rPr>
          <w:delText xml:space="preserve"> (</w:delText>
        </w:r>
        <w:r w:rsidR="00F7736B" w:rsidRPr="00552719" w:rsidDel="00655C69">
          <w:rPr>
            <w:noProof/>
            <w:rPrChange w:id="6796" w:author="Willian" w:date="2016-11-28T20:46:00Z">
              <w:rPr>
                <w:rFonts w:ascii="Menlo" w:hAnsi="Menlo" w:cs="Menlo"/>
                <w:noProof/>
                <w:color w:val="AA3391"/>
                <w:sz w:val="18"/>
                <w:szCs w:val="18"/>
              </w:rPr>
            </w:rPrChange>
          </w:rPr>
          <w:delText>switch</w:delText>
        </w:r>
        <w:r w:rsidR="00F7736B" w:rsidRPr="00552719" w:rsidDel="00655C69">
          <w:rPr>
            <w:rPrChange w:id="6797" w:author="Willian" w:date="2016-11-28T20:46:00Z">
              <w:rPr/>
            </w:rPrChange>
          </w:rPr>
          <w:delText xml:space="preserve">), o membro da enumeração é referido pela sua forma abreviada </w:delText>
        </w:r>
        <w:r w:rsidR="00F7736B" w:rsidRPr="00552719" w:rsidDel="00655C69">
          <w:rPr>
            <w:noProof/>
            <w:rPrChange w:id="6798" w:author="Willian" w:date="2016-11-28T20:46:00Z">
              <w:rPr>
                <w:rFonts w:ascii="Menlo" w:hAnsi="Menlo" w:cs="Menlo"/>
                <w:noProof/>
                <w:sz w:val="18"/>
                <w:szCs w:val="18"/>
              </w:rPr>
            </w:rPrChange>
          </w:rPr>
          <w:delText>.Hearts</w:delText>
        </w:r>
        <w:r w:rsidR="00F7736B" w:rsidRPr="00552719" w:rsidDel="00655C69">
          <w:rPr>
            <w:rPrChange w:id="6799" w:author="Willian" w:date="2016-11-28T20:46:00Z">
              <w:rPr/>
            </w:rPrChange>
          </w:rPr>
          <w:delText xml:space="preserve">, porque o valor de </w:delText>
        </w:r>
        <w:r w:rsidR="00F7736B" w:rsidRPr="00552719" w:rsidDel="00655C69">
          <w:rPr>
            <w:noProof/>
            <w:rPrChange w:id="6800" w:author="Willian" w:date="2016-11-28T20:46:00Z">
              <w:rPr>
                <w:rFonts w:ascii="Menlo" w:hAnsi="Menlo" w:cs="Menlo"/>
                <w:noProof/>
                <w:color w:val="AA3391"/>
                <w:sz w:val="18"/>
                <w:szCs w:val="18"/>
              </w:rPr>
            </w:rPrChange>
          </w:rPr>
          <w:delText xml:space="preserve">self </w:delText>
        </w:r>
        <w:r w:rsidR="00F7736B" w:rsidRPr="00552719" w:rsidDel="00655C69">
          <w:rPr>
            <w:rPrChange w:id="6801" w:author="Willian" w:date="2016-11-28T20:46:00Z">
              <w:rPr/>
            </w:rPrChange>
          </w:rPr>
          <w:delText>já é conhecido por ser um termo. Você pode utilizar a forma abreviada em qualquer lugar desde que o tipo dos membros da enumeração seja especificado.</w:delText>
        </w:r>
      </w:del>
    </w:p>
    <w:p w14:paraId="5C11A54D" w14:textId="77777777" w:rsidR="00F7736B" w:rsidRPr="00552719" w:rsidDel="00655C69" w:rsidRDefault="00F7736B" w:rsidP="00105795">
      <w:pPr>
        <w:rPr>
          <w:del w:id="6802" w:author="Willian" w:date="2016-11-27T10:05:00Z"/>
          <w:rPrChange w:id="6803" w:author="Willian" w:date="2016-11-28T20:46:00Z">
            <w:rPr>
              <w:del w:id="6804" w:author="Willian" w:date="2016-11-27T10:05:00Z"/>
            </w:rPr>
          </w:rPrChange>
        </w:rPr>
        <w:pPrChange w:id="6805" w:author="Willian" w:date="2016-11-28T21:17:00Z">
          <w:pPr>
            <w:pStyle w:val="Ttulo3"/>
          </w:pPr>
        </w:pPrChange>
      </w:pPr>
      <w:del w:id="6806" w:author="Willian" w:date="2016-11-27T10:05:00Z">
        <w:r w:rsidRPr="00552719" w:rsidDel="00655C69">
          <w:rPr>
            <w:rPrChange w:id="6807" w:author="Willian" w:date="2016-11-28T20:46:00Z">
              <w:rPr/>
            </w:rPrChange>
          </w:rPr>
          <w:delText>Structs</w:delText>
        </w:r>
      </w:del>
    </w:p>
    <w:p w14:paraId="2BFF6898" w14:textId="77777777" w:rsidR="00F7736B" w:rsidRPr="00552719" w:rsidDel="00655C69" w:rsidRDefault="00F7736B" w:rsidP="00105795">
      <w:pPr>
        <w:rPr>
          <w:del w:id="6808" w:author="Willian" w:date="2016-11-27T10:05:00Z"/>
          <w:rPrChange w:id="6809" w:author="Willian" w:date="2016-11-28T20:46:00Z">
            <w:rPr>
              <w:del w:id="6810" w:author="Willian" w:date="2016-11-27T10:05:00Z"/>
            </w:rPr>
          </w:rPrChange>
        </w:rPr>
        <w:pPrChange w:id="6811" w:author="Willian" w:date="2016-11-28T21:17:00Z">
          <w:pPr/>
        </w:pPrChange>
      </w:pPr>
      <w:del w:id="6812" w:author="Willian" w:date="2016-11-27T10:05:00Z">
        <w:r w:rsidRPr="00552719" w:rsidDel="00655C69">
          <w:rPr>
            <w:rPrChange w:id="6813" w:author="Willian" w:date="2016-11-28T20:46:00Z">
              <w:rPr>
                <w:b/>
              </w:rPr>
            </w:rPrChange>
          </w:rPr>
          <w:delText xml:space="preserve">Estruturas apresentam muitos dos comportamentos das classes, incluindo métodos e Inicializadores. Uma das diferenças mais importantes entre </w:delText>
        </w:r>
        <w:r w:rsidR="002A5DB1" w:rsidRPr="00552719" w:rsidDel="00655C69">
          <w:rPr>
            <w:rPrChange w:id="6814" w:author="Willian" w:date="2016-11-28T20:46:00Z">
              <w:rPr>
                <w:b/>
              </w:rPr>
            </w:rPrChange>
          </w:rPr>
          <w:delText>structs e</w:delText>
        </w:r>
        <w:r w:rsidRPr="00552719" w:rsidDel="00655C69">
          <w:rPr>
            <w:rPrChange w:id="6815" w:author="Willian" w:date="2016-11-28T20:46:00Z">
              <w:rPr/>
            </w:rPrChange>
          </w:rPr>
          <w:delText xml:space="preserve"> classes é que as estruturas são sempre copiadas quando passadas em torno do nosso código, enquanto as classes são passadas por referência. Estruturas são grandes aliadas para definição de tipos de dados leves que não precisam ter capacidades de herança e casting.</w:delText>
        </w:r>
      </w:del>
    </w:p>
    <w:p w14:paraId="005C5F19" w14:textId="77777777" w:rsidR="00F7736B" w:rsidRPr="00552719" w:rsidDel="00655C69" w:rsidRDefault="00F7736B" w:rsidP="00105795">
      <w:pPr>
        <w:rPr>
          <w:del w:id="6816" w:author="Willian" w:date="2016-11-27T10:05:00Z"/>
          <w:rPrChange w:id="6817" w:author="Willian" w:date="2016-11-28T20:46:00Z">
            <w:rPr>
              <w:del w:id="6818" w:author="Willian" w:date="2016-11-27T10:05:00Z"/>
            </w:rPr>
          </w:rPrChange>
        </w:rPr>
        <w:pPrChange w:id="6819" w:author="Willian" w:date="2016-11-28T21:17:00Z">
          <w:pPr/>
        </w:pPrChange>
      </w:pPr>
      <w:del w:id="6820" w:author="Willian" w:date="2016-11-27T10:05:00Z">
        <w:r w:rsidRPr="00552719" w:rsidDel="00655C69">
          <w:rPr>
            <w:rPrChange w:id="6821" w:author="Willian" w:date="2016-11-28T20:46:00Z">
              <w:rPr/>
            </w:rPrChange>
          </w:rPr>
          <w:delText xml:space="preserve">Use a palavra reservada </w:delText>
        </w:r>
        <w:r w:rsidR="002A5DB1" w:rsidRPr="00552719" w:rsidDel="00655C69">
          <w:rPr>
            <w:noProof/>
            <w:rPrChange w:id="6822" w:author="Willian" w:date="2016-11-28T20:46:00Z">
              <w:rPr>
                <w:rFonts w:ascii="Menlo" w:hAnsi="Menlo" w:cs="Menlo"/>
                <w:noProof/>
                <w:color w:val="AA3391"/>
                <w:sz w:val="18"/>
                <w:szCs w:val="18"/>
              </w:rPr>
            </w:rPrChange>
          </w:rPr>
          <w:delText xml:space="preserve">struct </w:delText>
        </w:r>
        <w:r w:rsidRPr="00552719" w:rsidDel="00655C69">
          <w:rPr>
            <w:rPrChange w:id="6823" w:author="Willian" w:date="2016-11-28T20:46:00Z">
              <w:rPr/>
            </w:rPrChange>
          </w:rPr>
          <w:delText>para criar uma estrutura:</w:delText>
        </w:r>
      </w:del>
    </w:p>
    <w:p w14:paraId="72B8E752" w14:textId="77777777" w:rsidR="00D05199" w:rsidRPr="00552719" w:rsidDel="00655C69" w:rsidRDefault="00D05199" w:rsidP="00105795">
      <w:pPr>
        <w:rPr>
          <w:del w:id="6824" w:author="Willian" w:date="2016-11-27T10:05:00Z"/>
          <w:noProof/>
          <w:lang w:val="en-US"/>
          <w:rPrChange w:id="6825" w:author="Willian" w:date="2016-11-28T20:46:00Z">
            <w:rPr>
              <w:del w:id="6826" w:author="Willian" w:date="2016-11-27T10:05:00Z"/>
              <w:rFonts w:ascii="Menlo" w:hAnsi="Menlo" w:cs="Menlo"/>
              <w:noProof/>
              <w:sz w:val="21"/>
              <w:szCs w:val="21"/>
              <w:lang w:val="en-US"/>
            </w:rPr>
          </w:rPrChange>
        </w:rPr>
        <w:pPrChange w:id="6827" w:author="Willian" w:date="2016-11-28T21:17:00Z">
          <w:pPr>
            <w:spacing w:before="460" w:after="0"/>
            <w:ind w:left="567"/>
            <w:textAlignment w:val="baseline"/>
          </w:pPr>
        </w:pPrChange>
      </w:pPr>
      <w:del w:id="6828" w:author="Willian" w:date="2016-11-27T10:05:00Z">
        <w:r w:rsidRPr="00552719" w:rsidDel="00655C69">
          <w:rPr>
            <w:noProof/>
            <w:lang w:val="en-US"/>
            <w:rPrChange w:id="6829" w:author="Willian" w:date="2016-11-28T20:46:00Z">
              <w:rPr>
                <w:rFonts w:ascii="Menlo" w:hAnsi="Menlo" w:cs="Menlo"/>
                <w:noProof/>
                <w:color w:val="AA3391"/>
                <w:sz w:val="18"/>
                <w:szCs w:val="18"/>
                <w:lang w:val="en-US"/>
              </w:rPr>
            </w:rPrChange>
          </w:rPr>
          <w:delText>struct Card {</w:delText>
        </w:r>
      </w:del>
    </w:p>
    <w:p w14:paraId="3A8F1932" w14:textId="77777777" w:rsidR="00D05199" w:rsidRPr="00552719" w:rsidDel="00655C69" w:rsidRDefault="00D05199" w:rsidP="00105795">
      <w:pPr>
        <w:rPr>
          <w:del w:id="6830" w:author="Willian" w:date="2016-11-27T10:05:00Z"/>
          <w:noProof/>
          <w:lang w:val="en-US"/>
          <w:rPrChange w:id="6831" w:author="Willian" w:date="2016-11-28T20:46:00Z">
            <w:rPr>
              <w:del w:id="6832" w:author="Willian" w:date="2016-11-27T10:05:00Z"/>
              <w:rFonts w:ascii="Menlo" w:hAnsi="Menlo" w:cs="Menlo"/>
              <w:noProof/>
              <w:sz w:val="21"/>
              <w:szCs w:val="21"/>
              <w:lang w:val="en-US"/>
            </w:rPr>
          </w:rPrChange>
        </w:rPr>
        <w:pPrChange w:id="6833" w:author="Willian" w:date="2016-11-28T21:17:00Z">
          <w:pPr>
            <w:spacing w:after="0"/>
            <w:ind w:left="567"/>
            <w:textAlignment w:val="baseline"/>
          </w:pPr>
        </w:pPrChange>
      </w:pPr>
      <w:del w:id="6834" w:author="Willian" w:date="2016-11-27T10:05:00Z">
        <w:r w:rsidRPr="00552719" w:rsidDel="00655C69">
          <w:rPr>
            <w:noProof/>
            <w:lang w:val="en-US"/>
            <w:rPrChange w:id="6835" w:author="Willian" w:date="2016-11-28T20:46:00Z">
              <w:rPr>
                <w:rFonts w:ascii="Menlo" w:hAnsi="Menlo" w:cs="Menlo"/>
                <w:noProof/>
                <w:color w:val="auto"/>
                <w:sz w:val="18"/>
                <w:szCs w:val="18"/>
                <w:lang w:val="en-US"/>
              </w:rPr>
            </w:rPrChange>
          </w:rPr>
          <w:delText>  var rank: Rank</w:delText>
        </w:r>
      </w:del>
    </w:p>
    <w:p w14:paraId="1EC66450" w14:textId="77777777" w:rsidR="00D05199" w:rsidRPr="00552719" w:rsidDel="00655C69" w:rsidRDefault="00D05199" w:rsidP="00105795">
      <w:pPr>
        <w:rPr>
          <w:del w:id="6836" w:author="Willian" w:date="2016-11-27T10:05:00Z"/>
          <w:noProof/>
          <w:lang w:val="en-US"/>
          <w:rPrChange w:id="6837" w:author="Willian" w:date="2016-11-28T20:46:00Z">
            <w:rPr>
              <w:del w:id="6838" w:author="Willian" w:date="2016-11-27T10:05:00Z"/>
              <w:rFonts w:ascii="Menlo" w:hAnsi="Menlo" w:cs="Menlo"/>
              <w:noProof/>
              <w:sz w:val="21"/>
              <w:szCs w:val="21"/>
              <w:lang w:val="en-US"/>
            </w:rPr>
          </w:rPrChange>
        </w:rPr>
        <w:pPrChange w:id="6839" w:author="Willian" w:date="2016-11-28T21:17:00Z">
          <w:pPr>
            <w:spacing w:after="0"/>
            <w:ind w:left="567"/>
            <w:textAlignment w:val="baseline"/>
          </w:pPr>
        </w:pPrChange>
      </w:pPr>
      <w:del w:id="6840" w:author="Willian" w:date="2016-11-27T10:05:00Z">
        <w:r w:rsidRPr="00552719" w:rsidDel="00655C69">
          <w:rPr>
            <w:noProof/>
            <w:lang w:val="en-US"/>
            <w:rPrChange w:id="6841" w:author="Willian" w:date="2016-11-28T20:46:00Z">
              <w:rPr>
                <w:rFonts w:ascii="Menlo" w:hAnsi="Menlo" w:cs="Menlo"/>
                <w:noProof/>
                <w:color w:val="auto"/>
                <w:sz w:val="18"/>
                <w:szCs w:val="18"/>
                <w:lang w:val="en-US"/>
              </w:rPr>
            </w:rPrChange>
          </w:rPr>
          <w:delText>  var suit: Suit</w:delText>
        </w:r>
      </w:del>
    </w:p>
    <w:p w14:paraId="3C03200A" w14:textId="77777777" w:rsidR="00D05199" w:rsidRPr="00552719" w:rsidDel="00655C69" w:rsidRDefault="00D05199" w:rsidP="00105795">
      <w:pPr>
        <w:rPr>
          <w:del w:id="6842" w:author="Willian" w:date="2016-11-27T10:05:00Z"/>
          <w:noProof/>
          <w:lang w:val="en-US"/>
          <w:rPrChange w:id="6843" w:author="Willian" w:date="2016-11-28T20:46:00Z">
            <w:rPr>
              <w:del w:id="6844" w:author="Willian" w:date="2016-11-27T10:05:00Z"/>
              <w:rFonts w:ascii="Menlo" w:hAnsi="Menlo" w:cs="Menlo"/>
              <w:noProof/>
              <w:sz w:val="21"/>
              <w:szCs w:val="21"/>
              <w:lang w:val="en-US"/>
            </w:rPr>
          </w:rPrChange>
        </w:rPr>
        <w:pPrChange w:id="6845" w:author="Willian" w:date="2016-11-28T21:17:00Z">
          <w:pPr>
            <w:spacing w:after="0"/>
            <w:ind w:left="567"/>
            <w:textAlignment w:val="baseline"/>
          </w:pPr>
        </w:pPrChange>
      </w:pPr>
      <w:del w:id="6846" w:author="Willian" w:date="2016-11-27T10:05:00Z">
        <w:r w:rsidRPr="00552719" w:rsidDel="00655C69">
          <w:rPr>
            <w:noProof/>
            <w:lang w:val="en-US"/>
            <w:rPrChange w:id="6847" w:author="Willian" w:date="2016-11-28T20:46:00Z">
              <w:rPr>
                <w:rFonts w:ascii="Menlo" w:hAnsi="Menlo" w:cs="Menlo"/>
                <w:noProof/>
                <w:color w:val="auto"/>
                <w:sz w:val="18"/>
                <w:szCs w:val="18"/>
                <w:lang w:val="en-US"/>
              </w:rPr>
            </w:rPrChange>
          </w:rPr>
          <w:delText>  func simpleDescription() -&gt; String {</w:delText>
        </w:r>
      </w:del>
    </w:p>
    <w:p w14:paraId="5EF0E457" w14:textId="77777777" w:rsidR="00D05199" w:rsidRPr="00552719" w:rsidDel="00655C69" w:rsidRDefault="00D05199" w:rsidP="00105795">
      <w:pPr>
        <w:rPr>
          <w:del w:id="6848" w:author="Willian" w:date="2016-11-27T10:05:00Z"/>
          <w:noProof/>
          <w:lang w:val="en-US"/>
          <w:rPrChange w:id="6849" w:author="Willian" w:date="2016-11-28T20:46:00Z">
            <w:rPr>
              <w:del w:id="6850" w:author="Willian" w:date="2016-11-27T10:05:00Z"/>
              <w:rFonts w:ascii="Menlo" w:hAnsi="Menlo" w:cs="Menlo"/>
              <w:noProof/>
              <w:sz w:val="21"/>
              <w:szCs w:val="21"/>
              <w:lang w:val="en-US"/>
            </w:rPr>
          </w:rPrChange>
        </w:rPr>
        <w:pPrChange w:id="6851" w:author="Willian" w:date="2016-11-28T21:17:00Z">
          <w:pPr>
            <w:spacing w:after="0"/>
            <w:ind w:left="567"/>
            <w:textAlignment w:val="baseline"/>
          </w:pPr>
        </w:pPrChange>
      </w:pPr>
      <w:del w:id="6852" w:author="Willian" w:date="2016-11-27T10:05:00Z">
        <w:r w:rsidRPr="00552719" w:rsidDel="00655C69">
          <w:rPr>
            <w:noProof/>
            <w:lang w:val="en-US"/>
            <w:rPrChange w:id="6853" w:author="Willian" w:date="2016-11-28T20:46:00Z">
              <w:rPr>
                <w:rFonts w:ascii="Menlo" w:hAnsi="Menlo" w:cs="Menlo"/>
                <w:noProof/>
                <w:color w:val="auto"/>
                <w:sz w:val="18"/>
                <w:szCs w:val="18"/>
                <w:lang w:val="en-US"/>
              </w:rPr>
            </w:rPrChange>
          </w:rPr>
          <w:delText>      return "The \(rank.simpleDescription()) of \(suit.simpleDescription())"</w:delText>
        </w:r>
      </w:del>
    </w:p>
    <w:p w14:paraId="5A74CD19" w14:textId="77777777" w:rsidR="00D05199" w:rsidRPr="00552719" w:rsidDel="00655C69" w:rsidRDefault="00D05199" w:rsidP="00105795">
      <w:pPr>
        <w:rPr>
          <w:del w:id="6854" w:author="Willian" w:date="2016-11-27T10:05:00Z"/>
          <w:noProof/>
          <w:lang w:val="en-US"/>
          <w:rPrChange w:id="6855" w:author="Willian" w:date="2016-11-28T20:46:00Z">
            <w:rPr>
              <w:del w:id="6856" w:author="Willian" w:date="2016-11-27T10:05:00Z"/>
              <w:rFonts w:ascii="Menlo" w:hAnsi="Menlo" w:cs="Menlo"/>
              <w:noProof/>
              <w:sz w:val="21"/>
              <w:szCs w:val="21"/>
              <w:lang w:val="en-US"/>
            </w:rPr>
          </w:rPrChange>
        </w:rPr>
        <w:pPrChange w:id="6857" w:author="Willian" w:date="2016-11-28T21:17:00Z">
          <w:pPr>
            <w:spacing w:after="0"/>
            <w:ind w:left="567"/>
            <w:textAlignment w:val="baseline"/>
          </w:pPr>
        </w:pPrChange>
      </w:pPr>
      <w:del w:id="6858" w:author="Willian" w:date="2016-11-27T10:05:00Z">
        <w:r w:rsidRPr="00552719" w:rsidDel="00655C69">
          <w:rPr>
            <w:noProof/>
            <w:lang w:val="en-US"/>
            <w:rPrChange w:id="6859" w:author="Willian" w:date="2016-11-28T20:46:00Z">
              <w:rPr>
                <w:rFonts w:ascii="Menlo" w:hAnsi="Menlo" w:cs="Menlo"/>
                <w:noProof/>
                <w:color w:val="auto"/>
                <w:sz w:val="18"/>
                <w:szCs w:val="18"/>
                <w:lang w:val="en-US"/>
              </w:rPr>
            </w:rPrChange>
          </w:rPr>
          <w:delText>  }</w:delText>
        </w:r>
      </w:del>
    </w:p>
    <w:p w14:paraId="4DED1CB6" w14:textId="77777777" w:rsidR="00D05199" w:rsidRPr="00552719" w:rsidDel="00655C69" w:rsidRDefault="00D05199" w:rsidP="00105795">
      <w:pPr>
        <w:rPr>
          <w:del w:id="6860" w:author="Willian" w:date="2016-11-27T10:05:00Z"/>
          <w:noProof/>
          <w:lang w:val="en-US"/>
          <w:rPrChange w:id="6861" w:author="Willian" w:date="2016-11-28T20:46:00Z">
            <w:rPr>
              <w:del w:id="6862" w:author="Willian" w:date="2016-11-27T10:05:00Z"/>
              <w:rFonts w:ascii="Menlo" w:hAnsi="Menlo" w:cs="Menlo"/>
              <w:noProof/>
              <w:sz w:val="21"/>
              <w:szCs w:val="21"/>
              <w:lang w:val="en-US"/>
            </w:rPr>
          </w:rPrChange>
        </w:rPr>
        <w:pPrChange w:id="6863" w:author="Willian" w:date="2016-11-28T21:17:00Z">
          <w:pPr>
            <w:spacing w:after="0"/>
            <w:ind w:left="567"/>
            <w:textAlignment w:val="baseline"/>
          </w:pPr>
        </w:pPrChange>
      </w:pPr>
      <w:del w:id="6864" w:author="Willian" w:date="2016-11-27T10:05:00Z">
        <w:r w:rsidRPr="00552719" w:rsidDel="00655C69">
          <w:rPr>
            <w:noProof/>
            <w:lang w:val="en-US"/>
            <w:rPrChange w:id="6865" w:author="Willian" w:date="2016-11-28T20:46:00Z">
              <w:rPr>
                <w:rFonts w:ascii="Menlo" w:hAnsi="Menlo" w:cs="Menlo"/>
                <w:noProof/>
                <w:color w:val="auto"/>
                <w:sz w:val="18"/>
                <w:szCs w:val="18"/>
                <w:lang w:val="en-US"/>
              </w:rPr>
            </w:rPrChange>
          </w:rPr>
          <w:delText>}</w:delText>
        </w:r>
      </w:del>
    </w:p>
    <w:p w14:paraId="1C7349C9" w14:textId="77777777" w:rsidR="00D05199" w:rsidRPr="00552719" w:rsidDel="00655C69" w:rsidRDefault="00D05199" w:rsidP="00105795">
      <w:pPr>
        <w:rPr>
          <w:del w:id="6866" w:author="Willian" w:date="2016-11-27T10:05:00Z"/>
          <w:noProof/>
          <w:lang w:val="en-US"/>
          <w:rPrChange w:id="6867" w:author="Willian" w:date="2016-11-28T20:46:00Z">
            <w:rPr>
              <w:del w:id="6868" w:author="Willian" w:date="2016-11-27T10:05:00Z"/>
              <w:rFonts w:ascii="Menlo" w:hAnsi="Menlo" w:cs="Menlo"/>
              <w:noProof/>
              <w:sz w:val="21"/>
              <w:szCs w:val="21"/>
              <w:lang w:val="en-US"/>
            </w:rPr>
          </w:rPrChange>
        </w:rPr>
        <w:pPrChange w:id="6869" w:author="Willian" w:date="2016-11-28T21:17:00Z">
          <w:pPr>
            <w:spacing w:after="0"/>
            <w:ind w:left="567"/>
            <w:textAlignment w:val="baseline"/>
          </w:pPr>
        </w:pPrChange>
      </w:pPr>
      <w:del w:id="6870" w:author="Willian" w:date="2016-11-27T10:05:00Z">
        <w:r w:rsidRPr="00552719" w:rsidDel="00655C69">
          <w:rPr>
            <w:noProof/>
            <w:lang w:val="en-US"/>
            <w:rPrChange w:id="6871" w:author="Willian" w:date="2016-11-28T20:46:00Z">
              <w:rPr>
                <w:rFonts w:ascii="Menlo" w:hAnsi="Menlo" w:cs="Menlo"/>
                <w:noProof/>
                <w:color w:val="AA3391"/>
                <w:sz w:val="18"/>
                <w:szCs w:val="18"/>
                <w:lang w:val="en-US"/>
              </w:rPr>
            </w:rPrChange>
          </w:rPr>
          <w:delText>let threeOfSpades = Card(rank: .Three, suit: .Spades)</w:delText>
        </w:r>
      </w:del>
    </w:p>
    <w:p w14:paraId="0DE26B6E" w14:textId="77777777" w:rsidR="00D05199" w:rsidRPr="00552719" w:rsidDel="00655C69" w:rsidRDefault="00D05199" w:rsidP="00105795">
      <w:pPr>
        <w:rPr>
          <w:del w:id="6872" w:author="Willian" w:date="2016-11-27T10:05:00Z"/>
          <w:noProof/>
          <w:rPrChange w:id="6873" w:author="Willian" w:date="2016-11-28T20:46:00Z">
            <w:rPr>
              <w:del w:id="6874" w:author="Willian" w:date="2016-11-27T10:05:00Z"/>
              <w:rFonts w:ascii="Menlo" w:hAnsi="Menlo" w:cs="Menlo"/>
              <w:noProof/>
              <w:sz w:val="21"/>
              <w:szCs w:val="21"/>
            </w:rPr>
          </w:rPrChange>
        </w:rPr>
        <w:pPrChange w:id="6875" w:author="Willian" w:date="2016-11-28T21:17:00Z">
          <w:pPr>
            <w:spacing w:after="620"/>
            <w:ind w:left="567"/>
            <w:textAlignment w:val="baseline"/>
          </w:pPr>
        </w:pPrChange>
      </w:pPr>
      <w:del w:id="6876" w:author="Willian" w:date="2016-11-27T10:05:00Z">
        <w:r w:rsidRPr="00552719" w:rsidDel="00655C69">
          <w:rPr>
            <w:noProof/>
            <w:rPrChange w:id="6877" w:author="Willian" w:date="2016-11-28T20:46:00Z">
              <w:rPr>
                <w:rFonts w:ascii="Menlo" w:hAnsi="Menlo" w:cs="Menlo"/>
                <w:noProof/>
                <w:color w:val="AA3391"/>
                <w:sz w:val="18"/>
                <w:szCs w:val="18"/>
              </w:rPr>
            </w:rPrChange>
          </w:rPr>
          <w:delText>let threeOfSpadesDescription = threeOfSpades.simpleDescription()</w:delText>
        </w:r>
      </w:del>
    </w:p>
    <w:p w14:paraId="42401268" w14:textId="77777777" w:rsidR="002A5DB1" w:rsidRPr="00552719" w:rsidDel="00655C69" w:rsidRDefault="002A5DB1" w:rsidP="00105795">
      <w:pPr>
        <w:rPr>
          <w:del w:id="6878" w:author="Willian" w:date="2016-11-27T10:05:00Z"/>
          <w:rPrChange w:id="6879" w:author="Willian" w:date="2016-11-28T20:46:00Z">
            <w:rPr>
              <w:del w:id="6880" w:author="Willian" w:date="2016-11-27T10:05:00Z"/>
            </w:rPr>
          </w:rPrChange>
        </w:rPr>
        <w:pPrChange w:id="6881" w:author="Willian" w:date="2016-11-28T21:17:00Z">
          <w:pPr>
            <w:pStyle w:val="Ttulo2"/>
          </w:pPr>
        </w:pPrChange>
      </w:pPr>
      <w:del w:id="6882" w:author="Willian" w:date="2016-11-27T10:05:00Z">
        <w:r w:rsidRPr="00552719" w:rsidDel="00655C69">
          <w:rPr>
            <w:rPrChange w:id="6883" w:author="Willian" w:date="2016-11-28T20:46:00Z">
              <w:rPr/>
            </w:rPrChange>
          </w:rPr>
          <w:delText>Protocolos</w:delText>
        </w:r>
      </w:del>
    </w:p>
    <w:p w14:paraId="2F0F0982" w14:textId="77777777" w:rsidR="00D05199" w:rsidRPr="00552719" w:rsidDel="00655C69" w:rsidRDefault="00D05199" w:rsidP="00105795">
      <w:pPr>
        <w:rPr>
          <w:del w:id="6884" w:author="Willian" w:date="2016-11-27T10:05:00Z"/>
          <w:rPrChange w:id="6885" w:author="Willian" w:date="2016-11-28T20:46:00Z">
            <w:rPr>
              <w:del w:id="6886" w:author="Willian" w:date="2016-11-27T10:05:00Z"/>
            </w:rPr>
          </w:rPrChange>
        </w:rPr>
        <w:pPrChange w:id="6887" w:author="Willian" w:date="2016-11-28T21:17:00Z">
          <w:pPr/>
        </w:pPrChange>
      </w:pPr>
      <w:del w:id="6888" w:author="Willian" w:date="2016-11-27T10:05:00Z">
        <w:r w:rsidRPr="00552719" w:rsidDel="00655C69">
          <w:rPr>
            <w:rPrChange w:id="6889" w:author="Willian" w:date="2016-11-28T20:46:00Z">
              <w:rPr/>
            </w:rPrChange>
          </w:rPr>
          <w:delText xml:space="preserve">Um </w:delText>
        </w:r>
        <w:r w:rsidRPr="00552719" w:rsidDel="00655C69">
          <w:rPr>
            <w:iCs/>
            <w:rPrChange w:id="6890" w:author="Willian" w:date="2016-11-28T20:46:00Z">
              <w:rPr>
                <w:b/>
                <w:iCs/>
              </w:rPr>
            </w:rPrChange>
          </w:rPr>
          <w:delText>protocolo</w:delText>
        </w:r>
        <w:r w:rsidRPr="00552719" w:rsidDel="00655C69">
          <w:rPr>
            <w:rPrChange w:id="6891" w:author="Willian" w:date="2016-11-28T20:46:00Z">
              <w:rPr/>
            </w:rPrChange>
          </w:rPr>
          <w:delText xml:space="preserve"> define um modelo de métodos, propriedades e outros requisitos que se adequam a uma tarefa ou um pedaço de funcionalidade particular. O p</w:delText>
        </w:r>
        <w:r w:rsidR="002A5DB1" w:rsidRPr="00552719" w:rsidDel="00655C69">
          <w:rPr>
            <w:rPrChange w:id="6892" w:author="Willian" w:date="2016-11-28T20:46:00Z">
              <w:rPr/>
            </w:rPrChange>
          </w:rPr>
          <w:delText>rotocolo na verdade não fornece</w:delText>
        </w:r>
        <w:r w:rsidRPr="00552719" w:rsidDel="00655C69">
          <w:rPr>
            <w:rPrChange w:id="6893" w:author="Willian" w:date="2016-11-28T20:46:00Z">
              <w:rPr/>
            </w:rPrChange>
          </w:rPr>
          <w:delText xml:space="preserve"> uma implementação para</w:delText>
        </w:r>
        <w:r w:rsidR="002A5DB1" w:rsidRPr="00552719" w:rsidDel="00655C69">
          <w:rPr>
            <w:rPrChange w:id="6894" w:author="Willian" w:date="2016-11-28T20:46:00Z">
              <w:rPr/>
            </w:rPrChange>
          </w:rPr>
          <w:delText xml:space="preserve"> qualquer um destes requisitos </w:delText>
        </w:r>
        <w:r w:rsidRPr="00552719" w:rsidDel="00655C69">
          <w:rPr>
            <w:rPrChange w:id="6895" w:author="Willian" w:date="2016-11-28T20:46:00Z">
              <w:rPr/>
            </w:rPrChange>
          </w:rPr>
          <w:delText xml:space="preserve">e apenas descreve </w:delText>
        </w:r>
        <w:r w:rsidR="002A5DB1" w:rsidRPr="00552719" w:rsidDel="00655C69">
          <w:rPr>
            <w:rPrChange w:id="6896" w:author="Willian" w:date="2016-11-28T20:46:00Z">
              <w:rPr/>
            </w:rPrChange>
          </w:rPr>
          <w:delText>como uma implementação deverá se assemelhar</w:delText>
        </w:r>
        <w:r w:rsidRPr="00552719" w:rsidDel="00655C69">
          <w:rPr>
            <w:rPrChange w:id="6897" w:author="Willian" w:date="2016-11-28T20:46:00Z">
              <w:rPr/>
            </w:rPrChange>
          </w:rPr>
          <w:delText xml:space="preserve">. O protocolo pode então ser </w:delText>
        </w:r>
        <w:r w:rsidRPr="00552719" w:rsidDel="00655C69">
          <w:rPr>
            <w:i/>
            <w:iCs/>
            <w:rPrChange w:id="6898" w:author="Willian" w:date="2016-11-28T20:46:00Z">
              <w:rPr>
                <w:i/>
                <w:iCs/>
              </w:rPr>
            </w:rPrChange>
          </w:rPr>
          <w:delText>adotad</w:delText>
        </w:r>
        <w:r w:rsidR="002A5DB1" w:rsidRPr="00552719" w:rsidDel="00655C69">
          <w:rPr>
            <w:i/>
            <w:iCs/>
            <w:rPrChange w:id="6899" w:author="Willian" w:date="2016-11-28T20:46:00Z">
              <w:rPr>
                <w:i/>
                <w:iCs/>
              </w:rPr>
            </w:rPrChange>
          </w:rPr>
          <w:delText>o</w:delText>
        </w:r>
        <w:r w:rsidRPr="00552719" w:rsidDel="00655C69">
          <w:rPr>
            <w:rPrChange w:id="6900" w:author="Willian" w:date="2016-11-28T20:46:00Z">
              <w:rPr/>
            </w:rPrChange>
          </w:rPr>
          <w:delText xml:space="preserve"> por uma classe, estrutura ou enumeração para for</w:delText>
        </w:r>
        <w:r w:rsidR="002A5DB1" w:rsidRPr="00552719" w:rsidDel="00655C69">
          <w:rPr>
            <w:rPrChange w:id="6901" w:author="Willian" w:date="2016-11-28T20:46:00Z">
              <w:rPr/>
            </w:rPrChange>
          </w:rPr>
          <w:delText>necer uma implementação efe</w:delText>
        </w:r>
        <w:r w:rsidRPr="00552719" w:rsidDel="00655C69">
          <w:rPr>
            <w:rPrChange w:id="6902" w:author="Willian" w:date="2016-11-28T20:46:00Z">
              <w:rPr/>
            </w:rPrChange>
          </w:rPr>
          <w:delText xml:space="preserve">tiva dessas exigências. Qualquer </w:delText>
        </w:r>
        <w:r w:rsidR="002A5DB1" w:rsidRPr="00552719" w:rsidDel="00655C69">
          <w:rPr>
            <w:rPrChange w:id="6903" w:author="Willian" w:date="2016-11-28T20:46:00Z">
              <w:rPr/>
            </w:rPrChange>
          </w:rPr>
          <w:delText>um</w:delText>
        </w:r>
        <w:r w:rsidRPr="00552719" w:rsidDel="00655C69">
          <w:rPr>
            <w:rPrChange w:id="6904" w:author="Willian" w:date="2016-11-28T20:46:00Z">
              <w:rPr/>
            </w:rPrChange>
          </w:rPr>
          <w:delText xml:space="preserve"> que satisfaça os requisitos de um protocolo é dito </w:delText>
        </w:r>
        <w:r w:rsidR="002A5DB1" w:rsidRPr="00552719" w:rsidDel="00655C69">
          <w:rPr>
            <w:rPrChange w:id="6905" w:author="Willian" w:date="2016-11-28T20:46:00Z">
              <w:rPr/>
            </w:rPrChange>
          </w:rPr>
          <w:delText xml:space="preserve">que está </w:delText>
        </w:r>
        <w:r w:rsidRPr="00552719" w:rsidDel="00655C69">
          <w:rPr>
            <w:i/>
            <w:iCs/>
            <w:rPrChange w:id="6906" w:author="Willian" w:date="2016-11-28T20:46:00Z">
              <w:rPr>
                <w:i/>
                <w:iCs/>
              </w:rPr>
            </w:rPrChange>
          </w:rPr>
          <w:delText>em conformidade</w:delText>
        </w:r>
        <w:r w:rsidRPr="00552719" w:rsidDel="00655C69">
          <w:rPr>
            <w:rPrChange w:id="6907" w:author="Willian" w:date="2016-11-28T20:46:00Z">
              <w:rPr/>
            </w:rPrChange>
          </w:rPr>
          <w:delText xml:space="preserve"> com es</w:delText>
        </w:r>
        <w:r w:rsidR="002A5DB1" w:rsidRPr="00552719" w:rsidDel="00655C69">
          <w:rPr>
            <w:rPrChange w:id="6908" w:author="Willian" w:date="2016-11-28T20:46:00Z">
              <w:rPr/>
            </w:rPrChange>
          </w:rPr>
          <w:delText>t</w:delText>
        </w:r>
        <w:r w:rsidRPr="00552719" w:rsidDel="00655C69">
          <w:rPr>
            <w:rPrChange w:id="6909" w:author="Willian" w:date="2016-11-28T20:46:00Z">
              <w:rPr/>
            </w:rPrChange>
          </w:rPr>
          <w:delText>e protocolo.</w:delText>
        </w:r>
      </w:del>
    </w:p>
    <w:p w14:paraId="6EEC7F04" w14:textId="77777777" w:rsidR="002A5DB1" w:rsidRPr="00552719" w:rsidDel="00655C69" w:rsidRDefault="002A5DB1" w:rsidP="00105795">
      <w:pPr>
        <w:rPr>
          <w:del w:id="6910" w:author="Willian" w:date="2016-11-27T10:05:00Z"/>
          <w:rPrChange w:id="6911" w:author="Willian" w:date="2016-11-28T20:46:00Z">
            <w:rPr>
              <w:del w:id="6912" w:author="Willian" w:date="2016-11-27T10:05:00Z"/>
            </w:rPr>
          </w:rPrChange>
        </w:rPr>
        <w:pPrChange w:id="6913" w:author="Willian" w:date="2016-11-28T21:17:00Z">
          <w:pPr/>
        </w:pPrChange>
      </w:pPr>
      <w:del w:id="6914" w:author="Willian" w:date="2016-11-27T10:05:00Z">
        <w:r w:rsidRPr="00552719" w:rsidDel="00655C69">
          <w:rPr>
            <w:rPrChange w:id="6915" w:author="Willian" w:date="2016-11-28T20:46:00Z">
              <w:rPr/>
            </w:rPrChange>
          </w:rPr>
          <w:delText xml:space="preserve">O protocolo te lembra algo? Sim. Eles são as interfaces do Java em Swift. O grande diferencial, além do nome, é que protocolos podem definir propriedades e métodos, enquanto uma interface define apenas métodos. Usar o termo protocolo </w:delText>
        </w:r>
      </w:del>
      <w:commentRangeStart w:id="6916"/>
      <w:del w:id="6917" w:author="Willian" w:date="2016-11-04T22:41:00Z">
        <w:r w:rsidRPr="00552719" w:rsidDel="00AA40AB">
          <w:rPr>
            <w:rPrChange w:id="6918" w:author="Willian" w:date="2016-11-28T20:46:00Z">
              <w:rPr/>
            </w:rPrChange>
          </w:rPr>
          <w:delText>soa</w:delText>
        </w:r>
        <w:commentRangeEnd w:id="6916"/>
        <w:r w:rsidR="00F73FE3" w:rsidRPr="00552719" w:rsidDel="00AA40AB">
          <w:rPr>
            <w:rStyle w:val="Refdecomentrio"/>
            <w:b/>
            <w:color w:val="7030A0"/>
            <w:rPrChange w:id="6919" w:author="Willian" w:date="2016-11-28T20:46:00Z">
              <w:rPr>
                <w:rStyle w:val="Refdecomentrio"/>
              </w:rPr>
            </w:rPrChange>
          </w:rPr>
          <w:commentReference w:id="6916"/>
        </w:r>
        <w:r w:rsidRPr="00552719" w:rsidDel="00AA40AB">
          <w:rPr>
            <w:rPrChange w:id="6920" w:author="Willian" w:date="2016-11-28T20:46:00Z">
              <w:rPr/>
            </w:rPrChange>
          </w:rPr>
          <w:delText xml:space="preserve"> com</w:delText>
        </w:r>
      </w:del>
      <w:del w:id="6921" w:author="Willian" w:date="2016-11-27T10:05:00Z">
        <w:r w:rsidRPr="00552719" w:rsidDel="00655C69">
          <w:rPr>
            <w:rPrChange w:id="6922" w:author="Willian" w:date="2016-11-28T20:46:00Z">
              <w:rPr/>
            </w:rPrChange>
          </w:rPr>
          <w:delText xml:space="preserve"> mais conformidade ao seu papel, já que ambos (protocolo e interfaces) são regras que deverão entrar em conformidade.</w:delText>
        </w:r>
      </w:del>
    </w:p>
    <w:p w14:paraId="01D19E8A" w14:textId="77777777" w:rsidR="00D05199" w:rsidRPr="00552719" w:rsidDel="00655C69" w:rsidRDefault="00D05199" w:rsidP="00105795">
      <w:pPr>
        <w:rPr>
          <w:del w:id="6923" w:author="Willian" w:date="2016-11-27T10:05:00Z"/>
          <w:rPrChange w:id="6924" w:author="Willian" w:date="2016-11-28T20:46:00Z">
            <w:rPr>
              <w:del w:id="6925" w:author="Willian" w:date="2016-11-27T10:05:00Z"/>
            </w:rPr>
          </w:rPrChange>
        </w:rPr>
        <w:pPrChange w:id="6926" w:author="Willian" w:date="2016-11-28T21:17:00Z">
          <w:pPr/>
        </w:pPrChange>
      </w:pPr>
      <w:del w:id="6927" w:author="Willian" w:date="2016-11-27T10:05:00Z">
        <w:r w:rsidRPr="00552719" w:rsidDel="00655C69">
          <w:rPr>
            <w:rPrChange w:id="6928" w:author="Willian" w:date="2016-11-28T20:46:00Z">
              <w:rPr/>
            </w:rPrChange>
          </w:rPr>
          <w:delText xml:space="preserve">Use </w:delText>
        </w:r>
        <w:r w:rsidR="002A5DB1" w:rsidRPr="00552719" w:rsidDel="00655C69">
          <w:rPr>
            <w:rPrChange w:id="6929" w:author="Willian" w:date="2016-11-28T20:46:00Z">
              <w:rPr>
                <w:rFonts w:ascii="Menlo" w:hAnsi="Menlo" w:cs="Menlo"/>
                <w:color w:val="AA3391"/>
                <w:sz w:val="18"/>
                <w:szCs w:val="18"/>
              </w:rPr>
            </w:rPrChange>
          </w:rPr>
          <w:delText xml:space="preserve">protocol </w:delText>
        </w:r>
        <w:r w:rsidRPr="00552719" w:rsidDel="00655C69">
          <w:rPr>
            <w:rPrChange w:id="6930" w:author="Willian" w:date="2016-11-28T20:46:00Z">
              <w:rPr/>
            </w:rPrChange>
          </w:rPr>
          <w:delText>a declarar um protocolo.</w:delText>
        </w:r>
      </w:del>
    </w:p>
    <w:p w14:paraId="61BBBEC4" w14:textId="77777777" w:rsidR="00D05199" w:rsidRPr="00552719" w:rsidDel="00655C69" w:rsidRDefault="00D05199" w:rsidP="00105795">
      <w:pPr>
        <w:rPr>
          <w:del w:id="6931" w:author="Willian" w:date="2016-11-27T10:05:00Z"/>
          <w:rPrChange w:id="6932" w:author="Willian" w:date="2016-11-28T20:46:00Z">
            <w:rPr>
              <w:del w:id="6933" w:author="Willian" w:date="2016-11-27T10:05:00Z"/>
              <w:rFonts w:ascii="Menlo" w:hAnsi="Menlo" w:cs="Menlo"/>
              <w:sz w:val="21"/>
              <w:szCs w:val="21"/>
            </w:rPr>
          </w:rPrChange>
        </w:rPr>
        <w:pPrChange w:id="6934" w:author="Willian" w:date="2016-11-28T21:17:00Z">
          <w:pPr>
            <w:spacing w:before="460" w:after="0"/>
            <w:ind w:left="885"/>
            <w:textAlignment w:val="baseline"/>
          </w:pPr>
        </w:pPrChange>
      </w:pPr>
      <w:del w:id="6935" w:author="Willian" w:date="2016-11-27T10:05:00Z">
        <w:r w:rsidRPr="00552719" w:rsidDel="00655C69">
          <w:rPr>
            <w:rPrChange w:id="6936" w:author="Willian" w:date="2016-11-28T20:46:00Z">
              <w:rPr>
                <w:rFonts w:ascii="Menlo" w:hAnsi="Menlo" w:cs="Menlo"/>
                <w:color w:val="AA3391"/>
                <w:sz w:val="18"/>
                <w:szCs w:val="18"/>
              </w:rPr>
            </w:rPrChange>
          </w:rPr>
          <w:delText>protocol ExampleProtocol {</w:delText>
        </w:r>
      </w:del>
    </w:p>
    <w:p w14:paraId="7A924C9A" w14:textId="77777777" w:rsidR="00D05199" w:rsidRPr="00552719" w:rsidDel="00655C69" w:rsidRDefault="00D05199" w:rsidP="00105795">
      <w:pPr>
        <w:rPr>
          <w:del w:id="6937" w:author="Willian" w:date="2016-11-27T10:05:00Z"/>
          <w:rPrChange w:id="6938" w:author="Willian" w:date="2016-11-28T20:46:00Z">
            <w:rPr>
              <w:del w:id="6939" w:author="Willian" w:date="2016-11-27T10:05:00Z"/>
              <w:rFonts w:ascii="Menlo" w:hAnsi="Menlo" w:cs="Menlo"/>
              <w:sz w:val="21"/>
              <w:szCs w:val="21"/>
            </w:rPr>
          </w:rPrChange>
        </w:rPr>
        <w:pPrChange w:id="6940" w:author="Willian" w:date="2016-11-28T21:17:00Z">
          <w:pPr>
            <w:spacing w:after="0"/>
            <w:ind w:left="885"/>
            <w:textAlignment w:val="baseline"/>
          </w:pPr>
        </w:pPrChange>
      </w:pPr>
      <w:del w:id="6941" w:author="Willian" w:date="2016-11-27T10:05:00Z">
        <w:r w:rsidRPr="00552719" w:rsidDel="00655C69">
          <w:rPr>
            <w:rPrChange w:id="6942" w:author="Willian" w:date="2016-11-28T20:46:00Z">
              <w:rPr>
                <w:rFonts w:ascii="Menlo" w:hAnsi="Menlo" w:cs="Menlo"/>
                <w:color w:val="auto"/>
                <w:sz w:val="18"/>
                <w:szCs w:val="18"/>
              </w:rPr>
            </w:rPrChange>
          </w:rPr>
          <w:delText>  var simpleDescription: String { get }</w:delText>
        </w:r>
      </w:del>
    </w:p>
    <w:p w14:paraId="5991BA43" w14:textId="77777777" w:rsidR="00D05199" w:rsidRPr="00552719" w:rsidDel="00655C69" w:rsidRDefault="00D05199" w:rsidP="00105795">
      <w:pPr>
        <w:rPr>
          <w:del w:id="6943" w:author="Willian" w:date="2016-11-27T10:05:00Z"/>
          <w:rPrChange w:id="6944" w:author="Willian" w:date="2016-11-28T20:46:00Z">
            <w:rPr>
              <w:del w:id="6945" w:author="Willian" w:date="2016-11-27T10:05:00Z"/>
              <w:rFonts w:ascii="Menlo" w:hAnsi="Menlo" w:cs="Menlo"/>
              <w:sz w:val="21"/>
              <w:szCs w:val="21"/>
            </w:rPr>
          </w:rPrChange>
        </w:rPr>
        <w:pPrChange w:id="6946" w:author="Willian" w:date="2016-11-28T21:17:00Z">
          <w:pPr>
            <w:spacing w:after="0"/>
            <w:ind w:left="885"/>
            <w:textAlignment w:val="baseline"/>
          </w:pPr>
        </w:pPrChange>
      </w:pPr>
      <w:del w:id="6947" w:author="Willian" w:date="2016-11-27T10:05:00Z">
        <w:r w:rsidRPr="00552719" w:rsidDel="00655C69">
          <w:rPr>
            <w:rPrChange w:id="6948" w:author="Willian" w:date="2016-11-28T20:46:00Z">
              <w:rPr>
                <w:rFonts w:ascii="Menlo" w:hAnsi="Menlo" w:cs="Menlo"/>
                <w:color w:val="auto"/>
                <w:sz w:val="18"/>
                <w:szCs w:val="18"/>
              </w:rPr>
            </w:rPrChange>
          </w:rPr>
          <w:delText>  func adjust()</w:delText>
        </w:r>
      </w:del>
    </w:p>
    <w:p w14:paraId="46A3822B" w14:textId="77777777" w:rsidR="00D05199" w:rsidRPr="00552719" w:rsidDel="00655C69" w:rsidRDefault="00D05199" w:rsidP="00105795">
      <w:pPr>
        <w:rPr>
          <w:del w:id="6949" w:author="Willian" w:date="2016-11-27T10:05:00Z"/>
          <w:rPrChange w:id="6950" w:author="Willian" w:date="2016-11-28T20:46:00Z">
            <w:rPr>
              <w:del w:id="6951" w:author="Willian" w:date="2016-11-27T10:05:00Z"/>
              <w:rFonts w:ascii="Menlo" w:hAnsi="Menlo" w:cs="Menlo"/>
              <w:sz w:val="21"/>
              <w:szCs w:val="21"/>
            </w:rPr>
          </w:rPrChange>
        </w:rPr>
        <w:pPrChange w:id="6952" w:author="Willian" w:date="2016-11-28T21:17:00Z">
          <w:pPr>
            <w:spacing w:after="620"/>
            <w:ind w:left="885"/>
            <w:textAlignment w:val="baseline"/>
          </w:pPr>
        </w:pPrChange>
      </w:pPr>
      <w:del w:id="6953" w:author="Willian" w:date="2016-11-27T10:05:00Z">
        <w:r w:rsidRPr="00552719" w:rsidDel="00655C69">
          <w:rPr>
            <w:rPrChange w:id="6954" w:author="Willian" w:date="2016-11-28T20:46:00Z">
              <w:rPr>
                <w:rFonts w:ascii="Menlo" w:hAnsi="Menlo" w:cs="Menlo"/>
                <w:color w:val="auto"/>
                <w:sz w:val="18"/>
                <w:szCs w:val="18"/>
              </w:rPr>
            </w:rPrChange>
          </w:rPr>
          <w:delText>}</w:delText>
        </w:r>
      </w:del>
    </w:p>
    <w:p w14:paraId="09C57FB2" w14:textId="77777777" w:rsidR="002A5DB1" w:rsidRPr="00552719" w:rsidDel="00655C69" w:rsidRDefault="002A5DB1" w:rsidP="00105795">
      <w:pPr>
        <w:rPr>
          <w:del w:id="6955" w:author="Willian" w:date="2016-11-27T10:05:00Z"/>
        </w:rPr>
        <w:pPrChange w:id="6956" w:author="Willian" w:date="2016-11-28T21:17:00Z">
          <w:pPr>
            <w:pStyle w:val="Dica"/>
          </w:pPr>
        </w:pPrChange>
      </w:pPr>
      <w:del w:id="6957" w:author="Willian" w:date="2016-11-27T10:05:00Z">
        <w:r w:rsidRPr="00552719" w:rsidDel="00655C69">
          <w:delText>DICA: A sequência { get } da propriedade simpleDescription indica que ele é somente leitura, o que significa que o valor da propriedade pode ser visto, mas nunca ser alterado.</w:delText>
        </w:r>
      </w:del>
    </w:p>
    <w:p w14:paraId="78C07B7E" w14:textId="77777777" w:rsidR="002A5DB1" w:rsidRPr="00552719" w:rsidDel="00655C69" w:rsidRDefault="002A5DB1" w:rsidP="00105795">
      <w:pPr>
        <w:rPr>
          <w:del w:id="6958" w:author="Willian" w:date="2016-11-27T10:05:00Z"/>
          <w:rPrChange w:id="6959" w:author="Willian" w:date="2016-11-28T20:46:00Z">
            <w:rPr>
              <w:del w:id="6960" w:author="Willian" w:date="2016-11-27T10:05:00Z"/>
              <w:rFonts w:ascii="Arial" w:hAnsi="Arial"/>
              <w:color w:val="414141"/>
              <w:sz w:val="21"/>
              <w:szCs w:val="21"/>
            </w:rPr>
          </w:rPrChange>
        </w:rPr>
        <w:pPrChange w:id="6961" w:author="Willian" w:date="2016-11-28T21:17:00Z">
          <w:pPr>
            <w:spacing w:after="220"/>
          </w:pPr>
        </w:pPrChange>
      </w:pPr>
    </w:p>
    <w:p w14:paraId="0B4E9AF2" w14:textId="77777777" w:rsidR="00D05199" w:rsidRPr="00552719" w:rsidDel="00655C69" w:rsidRDefault="00D05199" w:rsidP="00105795">
      <w:pPr>
        <w:rPr>
          <w:del w:id="6962" w:author="Willian" w:date="2016-11-27T10:05:00Z"/>
          <w:rPrChange w:id="6963" w:author="Willian" w:date="2016-11-28T20:46:00Z">
            <w:rPr>
              <w:del w:id="6964" w:author="Willian" w:date="2016-11-27T10:05:00Z"/>
            </w:rPr>
          </w:rPrChange>
        </w:rPr>
        <w:pPrChange w:id="6965" w:author="Willian" w:date="2016-11-28T21:17:00Z">
          <w:pPr/>
        </w:pPrChange>
      </w:pPr>
      <w:del w:id="6966" w:author="Willian" w:date="2016-11-27T10:05:00Z">
        <w:r w:rsidRPr="00552719" w:rsidDel="00655C69">
          <w:rPr>
            <w:rPrChange w:id="6967" w:author="Willian" w:date="2016-11-28T20:46:00Z">
              <w:rPr/>
            </w:rPrChange>
          </w:rPr>
          <w:delText>Os protocolos</w:delText>
        </w:r>
        <w:r w:rsidR="008C4B26" w:rsidRPr="00552719" w:rsidDel="00655C69">
          <w:rPr>
            <w:rPrChange w:id="6968" w:author="Willian" w:date="2016-11-28T20:46:00Z">
              <w:rPr/>
            </w:rPrChange>
          </w:rPr>
          <w:delText xml:space="preserve"> podem exigir que tipos (classes, estruturas ou enumerações) conformes</w:delText>
        </w:r>
        <w:r w:rsidRPr="00552719" w:rsidDel="00655C69">
          <w:rPr>
            <w:rPrChange w:id="6969" w:author="Willian" w:date="2016-11-28T20:46:00Z">
              <w:rPr/>
            </w:rPrChange>
          </w:rPr>
          <w:delText xml:space="preserve"> </w:delText>
        </w:r>
        <w:r w:rsidR="008C4B26" w:rsidRPr="00552719" w:rsidDel="00655C69">
          <w:rPr>
            <w:rPrChange w:id="6970" w:author="Willian" w:date="2016-11-28T20:46:00Z">
              <w:rPr/>
            </w:rPrChange>
          </w:rPr>
          <w:delText>tenham</w:delText>
        </w:r>
        <w:r w:rsidRPr="00552719" w:rsidDel="00655C69">
          <w:rPr>
            <w:rPrChange w:id="6971" w:author="Willian" w:date="2016-11-28T20:46:00Z">
              <w:rPr/>
            </w:rPrChange>
          </w:rPr>
          <w:delText xml:space="preserve"> propried</w:delText>
        </w:r>
        <w:r w:rsidR="008C4B26" w:rsidRPr="00552719" w:rsidDel="00655C69">
          <w:rPr>
            <w:rPrChange w:id="6972" w:author="Willian" w:date="2016-11-28T20:46:00Z">
              <w:rPr/>
            </w:rPrChange>
          </w:rPr>
          <w:delText>ades</w:delText>
        </w:r>
        <w:r w:rsidRPr="00552719" w:rsidDel="00655C69">
          <w:rPr>
            <w:rPrChange w:id="6973" w:author="Willian" w:date="2016-11-28T20:46:00Z">
              <w:rPr/>
            </w:rPrChange>
          </w:rPr>
          <w:delText>, métodos</w:delText>
        </w:r>
        <w:r w:rsidR="008C4B26" w:rsidRPr="00552719" w:rsidDel="00655C69">
          <w:rPr>
            <w:rPrChange w:id="6974" w:author="Willian" w:date="2016-11-28T20:46:00Z">
              <w:rPr/>
            </w:rPrChange>
          </w:rPr>
          <w:delText xml:space="preserve"> e operadores específicos</w:delText>
        </w:r>
        <w:r w:rsidRPr="00552719" w:rsidDel="00655C69">
          <w:rPr>
            <w:rPrChange w:id="6975" w:author="Willian" w:date="2016-11-28T20:46:00Z">
              <w:rPr/>
            </w:rPrChange>
          </w:rPr>
          <w:delText xml:space="preserve">. Estes métodos são escritos como parte da definição do protocolo, exatamente da mesma forma que para os métodos de instância e </w:delText>
        </w:r>
        <w:r w:rsidR="008C4B26" w:rsidRPr="00552719" w:rsidDel="00655C69">
          <w:rPr>
            <w:rPrChange w:id="6976" w:author="Willian" w:date="2016-11-28T20:46:00Z">
              <w:rPr/>
            </w:rPrChange>
          </w:rPr>
          <w:delText>classe</w:delText>
        </w:r>
        <w:r w:rsidRPr="00552719" w:rsidDel="00655C69">
          <w:rPr>
            <w:rPrChange w:id="6977" w:author="Willian" w:date="2016-11-28T20:46:00Z">
              <w:rPr/>
            </w:rPrChange>
          </w:rPr>
          <w:delText xml:space="preserve"> norma</w:delText>
        </w:r>
        <w:r w:rsidR="008C4B26" w:rsidRPr="00552719" w:rsidDel="00655C69">
          <w:rPr>
            <w:rPrChange w:id="6978" w:author="Willian" w:date="2016-11-28T20:46:00Z">
              <w:rPr/>
            </w:rPrChange>
          </w:rPr>
          <w:delText>is</w:delText>
        </w:r>
        <w:r w:rsidRPr="00552719" w:rsidDel="00655C69">
          <w:rPr>
            <w:rPrChange w:id="6979" w:author="Willian" w:date="2016-11-28T20:46:00Z">
              <w:rPr/>
            </w:rPrChange>
          </w:rPr>
          <w:delText xml:space="preserve">, </w:delText>
        </w:r>
        <w:r w:rsidR="008C4B26" w:rsidRPr="00552719" w:rsidDel="00655C69">
          <w:rPr>
            <w:rPrChange w:id="6980" w:author="Willian" w:date="2016-11-28T20:46:00Z">
              <w:rPr/>
            </w:rPrChange>
          </w:rPr>
          <w:delText>porém</w:delText>
        </w:r>
        <w:r w:rsidRPr="00552719" w:rsidDel="00655C69">
          <w:rPr>
            <w:rPrChange w:id="6981" w:author="Willian" w:date="2016-11-28T20:46:00Z">
              <w:rPr/>
            </w:rPrChange>
          </w:rPr>
          <w:delText xml:space="preserve"> sem chaves ou um corpo de método.</w:delText>
        </w:r>
      </w:del>
    </w:p>
    <w:p w14:paraId="619AE74A" w14:textId="77777777" w:rsidR="00D05199" w:rsidRPr="00552719" w:rsidDel="00655C69" w:rsidRDefault="00D05199" w:rsidP="00105795">
      <w:pPr>
        <w:rPr>
          <w:del w:id="6982" w:author="Willian" w:date="2016-11-27T10:05:00Z"/>
          <w:rPrChange w:id="6983" w:author="Willian" w:date="2016-11-28T20:46:00Z">
            <w:rPr>
              <w:del w:id="6984" w:author="Willian" w:date="2016-11-27T10:05:00Z"/>
            </w:rPr>
          </w:rPrChange>
        </w:rPr>
        <w:pPrChange w:id="6985" w:author="Willian" w:date="2016-11-28T21:17:00Z">
          <w:pPr/>
        </w:pPrChange>
      </w:pPr>
      <w:del w:id="6986" w:author="Willian" w:date="2016-11-27T10:05:00Z">
        <w:r w:rsidRPr="00552719" w:rsidDel="00655C69">
          <w:rPr>
            <w:rPrChange w:id="6987" w:author="Willian" w:date="2016-11-28T20:46:00Z">
              <w:rPr/>
            </w:rPrChange>
          </w:rPr>
          <w:delText xml:space="preserve">Classes, estruturas e enumerações </w:delText>
        </w:r>
        <w:r w:rsidR="008C4B26" w:rsidRPr="00552719" w:rsidDel="00655C69">
          <w:rPr>
            <w:rPrChange w:id="6988" w:author="Willian" w:date="2016-11-28T20:46:00Z">
              <w:rPr/>
            </w:rPrChange>
          </w:rPr>
          <w:delText xml:space="preserve">podem </w:delText>
        </w:r>
        <w:r w:rsidRPr="00552719" w:rsidDel="00655C69">
          <w:rPr>
            <w:rPrChange w:id="6989" w:author="Willian" w:date="2016-11-28T20:46:00Z">
              <w:rPr/>
            </w:rPrChange>
          </w:rPr>
          <w:delText xml:space="preserve">adotar um protocolo listando </w:delText>
        </w:r>
        <w:r w:rsidR="008C4B26" w:rsidRPr="00552719" w:rsidDel="00655C69">
          <w:rPr>
            <w:rPrChange w:id="6990" w:author="Willian" w:date="2016-11-28T20:46:00Z">
              <w:rPr/>
            </w:rPrChange>
          </w:rPr>
          <w:delText>o</w:delText>
        </w:r>
        <w:r w:rsidRPr="00552719" w:rsidDel="00655C69">
          <w:rPr>
            <w:rPrChange w:id="6991" w:author="Willian" w:date="2016-11-28T20:46:00Z">
              <w:rPr/>
            </w:rPrChange>
          </w:rPr>
          <w:delText xml:space="preserve"> nome</w:delText>
        </w:r>
        <w:r w:rsidR="008C4B26" w:rsidRPr="00552719" w:rsidDel="00655C69">
          <w:rPr>
            <w:rPrChange w:id="6992" w:author="Willian" w:date="2016-11-28T20:46:00Z">
              <w:rPr/>
            </w:rPrChange>
          </w:rPr>
          <w:delText xml:space="preserve"> dele (do protocolo)</w:delText>
        </w:r>
        <w:r w:rsidRPr="00552719" w:rsidDel="00655C69">
          <w:rPr>
            <w:rPrChange w:id="6993" w:author="Willian" w:date="2016-11-28T20:46:00Z">
              <w:rPr/>
            </w:rPrChange>
          </w:rPr>
          <w:delText xml:space="preserve"> após o seu nome</w:delText>
        </w:r>
        <w:r w:rsidR="008C4B26" w:rsidRPr="00552719" w:rsidDel="00655C69">
          <w:rPr>
            <w:rPrChange w:id="6994" w:author="Willian" w:date="2016-11-28T20:46:00Z">
              <w:rPr/>
            </w:rPrChange>
          </w:rPr>
          <w:delText xml:space="preserve"> (das classes, estruturas ou enumerações)</w:delText>
        </w:r>
        <w:r w:rsidRPr="00552719" w:rsidDel="00655C69">
          <w:rPr>
            <w:rPrChange w:id="6995" w:author="Willian" w:date="2016-11-28T20:46:00Z">
              <w:rPr/>
            </w:rPrChange>
          </w:rPr>
          <w:delText xml:space="preserve">, separados por dois pontos. Um </w:delText>
        </w:r>
        <w:r w:rsidR="008C4B26" w:rsidRPr="00552719" w:rsidDel="00655C69">
          <w:rPr>
            <w:rPrChange w:id="6996" w:author="Willian" w:date="2016-11-28T20:46:00Z">
              <w:rPr/>
            </w:rPrChange>
          </w:rPr>
          <w:delText>tipo (classes, estruturas ou enumerações)</w:delText>
        </w:r>
        <w:r w:rsidRPr="00552719" w:rsidDel="00655C69">
          <w:rPr>
            <w:rPrChange w:id="6997" w:author="Willian" w:date="2016-11-28T20:46:00Z">
              <w:rPr/>
            </w:rPrChange>
          </w:rPr>
          <w:delText xml:space="preserve"> pode adotar qualquer </w:delText>
        </w:r>
        <w:r w:rsidR="008C4B26" w:rsidRPr="00552719" w:rsidDel="00655C69">
          <w:rPr>
            <w:rPrChange w:id="6998" w:author="Willian" w:date="2016-11-28T20:46:00Z">
              <w:rPr/>
            </w:rPrChange>
          </w:rPr>
          <w:delText>quantidade</w:delText>
        </w:r>
        <w:r w:rsidRPr="00552719" w:rsidDel="00655C69">
          <w:rPr>
            <w:rPrChange w:id="6999" w:author="Willian" w:date="2016-11-28T20:46:00Z">
              <w:rPr/>
            </w:rPrChange>
          </w:rPr>
          <w:delText xml:space="preserve"> de protocolos, que aparecem em uma lista separada por vírgulas. Se uma classe </w:delText>
        </w:r>
        <w:r w:rsidR="008C4B26" w:rsidRPr="00552719" w:rsidDel="00655C69">
          <w:rPr>
            <w:rPrChange w:id="7000" w:author="Willian" w:date="2016-11-28T20:46:00Z">
              <w:rPr/>
            </w:rPrChange>
          </w:rPr>
          <w:delText>possui</w:delText>
        </w:r>
        <w:r w:rsidRPr="00552719" w:rsidDel="00655C69">
          <w:rPr>
            <w:rPrChange w:id="7001" w:author="Willian" w:date="2016-11-28T20:46:00Z">
              <w:rPr/>
            </w:rPrChange>
          </w:rPr>
          <w:delText xml:space="preserve"> uma superclasse, nome da superclasse deve aparecer em primeiro lugar na lista, seguido </w:delText>
        </w:r>
        <w:r w:rsidR="008C4B26" w:rsidRPr="00552719" w:rsidDel="00655C69">
          <w:rPr>
            <w:rPrChange w:id="7002" w:author="Willian" w:date="2016-11-28T20:46:00Z">
              <w:rPr/>
            </w:rPrChange>
          </w:rPr>
          <w:delText>dos</w:delText>
        </w:r>
        <w:r w:rsidRPr="00552719" w:rsidDel="00655C69">
          <w:rPr>
            <w:rPrChange w:id="7003" w:author="Willian" w:date="2016-11-28T20:46:00Z">
              <w:rPr/>
            </w:rPrChange>
          </w:rPr>
          <w:delText xml:space="preserve"> protocolos. Você </w:delText>
        </w:r>
        <w:r w:rsidR="008C4B26" w:rsidRPr="00552719" w:rsidDel="00655C69">
          <w:rPr>
            <w:rPrChange w:id="7004" w:author="Willian" w:date="2016-11-28T20:46:00Z">
              <w:rPr/>
            </w:rPrChange>
          </w:rPr>
          <w:delText xml:space="preserve">garante a </w:delText>
        </w:r>
        <w:r w:rsidRPr="00552719" w:rsidDel="00655C69">
          <w:rPr>
            <w:rPrChange w:id="7005" w:author="Willian" w:date="2016-11-28T20:46:00Z">
              <w:rPr/>
            </w:rPrChange>
          </w:rPr>
          <w:delText>conformidade com o protocolo através da implementação de todos os seus requisitos.</w:delText>
        </w:r>
      </w:del>
    </w:p>
    <w:p w14:paraId="0EA7F6A0" w14:textId="77777777" w:rsidR="00D05199" w:rsidRPr="00552719" w:rsidDel="00655C69" w:rsidRDefault="00D05199" w:rsidP="00105795">
      <w:pPr>
        <w:rPr>
          <w:del w:id="7006" w:author="Willian" w:date="2016-11-27T10:05:00Z"/>
          <w:rPrChange w:id="7007" w:author="Willian" w:date="2016-11-28T20:46:00Z">
            <w:rPr>
              <w:del w:id="7008" w:author="Willian" w:date="2016-11-27T10:05:00Z"/>
            </w:rPr>
          </w:rPrChange>
        </w:rPr>
        <w:pPrChange w:id="7009" w:author="Willian" w:date="2016-11-28T21:17:00Z">
          <w:pPr>
            <w:spacing w:after="220"/>
          </w:pPr>
        </w:pPrChange>
      </w:pPr>
      <w:del w:id="7010" w:author="Willian" w:date="2016-11-27T10:05:00Z">
        <w:r w:rsidRPr="00552719" w:rsidDel="00655C69">
          <w:rPr>
            <w:rPrChange w:id="7011" w:author="Willian" w:date="2016-11-28T20:46:00Z">
              <w:rPr>
                <w:rFonts w:ascii="Arial" w:hAnsi="Arial" w:cs="Times New Roman"/>
                <w:color w:val="414141"/>
                <w:sz w:val="21"/>
                <w:szCs w:val="21"/>
              </w:rPr>
            </w:rPrChange>
          </w:rPr>
          <w:delText xml:space="preserve">Aqui, </w:delText>
        </w:r>
        <w:r w:rsidR="008C4B26" w:rsidRPr="00552719" w:rsidDel="00655C69">
          <w:rPr>
            <w:noProof/>
            <w:rPrChange w:id="7012" w:author="Willian" w:date="2016-11-28T20:46:00Z">
              <w:rPr>
                <w:rFonts w:ascii="Menlo" w:hAnsi="Menlo" w:cs="Menlo"/>
                <w:noProof/>
                <w:color w:val="3F6E74"/>
                <w:sz w:val="18"/>
                <w:szCs w:val="18"/>
              </w:rPr>
            </w:rPrChange>
          </w:rPr>
          <w:delText>SimpleClass</w:delText>
        </w:r>
        <w:r w:rsidR="008C4B26" w:rsidRPr="00552719" w:rsidDel="00655C69">
          <w:rPr>
            <w:rPrChange w:id="7013" w:author="Willian" w:date="2016-11-28T20:46:00Z">
              <w:rPr>
                <w:rFonts w:ascii="Arial" w:hAnsi="Arial" w:cs="Times New Roman"/>
                <w:color w:val="414141"/>
                <w:sz w:val="21"/>
                <w:szCs w:val="21"/>
              </w:rPr>
            </w:rPrChange>
          </w:rPr>
          <w:delText xml:space="preserve"> </w:delText>
        </w:r>
        <w:r w:rsidRPr="00552719" w:rsidDel="00655C69">
          <w:rPr>
            <w:rPrChange w:id="7014" w:author="Willian" w:date="2016-11-28T20:46:00Z">
              <w:rPr>
                <w:rFonts w:ascii="Arial" w:hAnsi="Arial" w:cs="Times New Roman"/>
                <w:color w:val="414141"/>
                <w:sz w:val="21"/>
                <w:szCs w:val="21"/>
              </w:rPr>
            </w:rPrChange>
          </w:rPr>
          <w:delText>adota o</w:delText>
        </w:r>
        <w:r w:rsidR="008C4B26" w:rsidRPr="00552719" w:rsidDel="00655C69">
          <w:rPr>
            <w:rPrChange w:id="7015" w:author="Willian" w:date="2016-11-28T20:46:00Z">
              <w:rPr>
                <w:rFonts w:ascii="Arial" w:hAnsi="Arial" w:cs="Times New Roman"/>
                <w:color w:val="414141"/>
                <w:sz w:val="21"/>
                <w:szCs w:val="21"/>
              </w:rPr>
            </w:rPrChange>
          </w:rPr>
          <w:delText xml:space="preserve"> protocolo</w:delText>
        </w:r>
        <w:r w:rsidRPr="00552719" w:rsidDel="00655C69">
          <w:rPr>
            <w:rPrChange w:id="7016" w:author="Willian" w:date="2016-11-28T20:46:00Z">
              <w:rPr>
                <w:rFonts w:ascii="Arial" w:hAnsi="Arial" w:cs="Times New Roman"/>
                <w:color w:val="414141"/>
                <w:sz w:val="21"/>
                <w:szCs w:val="21"/>
              </w:rPr>
            </w:rPrChange>
          </w:rPr>
          <w:delText xml:space="preserve"> </w:delText>
        </w:r>
        <w:r w:rsidR="008C4B26" w:rsidRPr="00552719" w:rsidDel="00655C69">
          <w:rPr>
            <w:noProof/>
            <w:rPrChange w:id="7017" w:author="Willian" w:date="2016-11-28T20:46:00Z">
              <w:rPr>
                <w:rFonts w:ascii="Menlo" w:hAnsi="Menlo" w:cs="Menlo"/>
                <w:noProof/>
                <w:color w:val="5C2699"/>
                <w:sz w:val="18"/>
                <w:szCs w:val="18"/>
              </w:rPr>
            </w:rPrChange>
          </w:rPr>
          <w:delText>ExampleProtocol</w:delText>
        </w:r>
        <w:r w:rsidRPr="00552719" w:rsidDel="00655C69">
          <w:rPr>
            <w:rPrChange w:id="7018" w:author="Willian" w:date="2016-11-28T20:46:00Z">
              <w:rPr>
                <w:rFonts w:ascii="Arial" w:hAnsi="Arial" w:cs="Times New Roman"/>
                <w:color w:val="414141"/>
                <w:sz w:val="21"/>
                <w:szCs w:val="21"/>
              </w:rPr>
            </w:rPrChange>
          </w:rPr>
          <w:delText xml:space="preserve">, e </w:delText>
        </w:r>
        <w:r w:rsidR="008C4B26" w:rsidRPr="00552719" w:rsidDel="00655C69">
          <w:rPr>
            <w:rPrChange w:id="7019" w:author="Willian" w:date="2016-11-28T20:46:00Z">
              <w:rPr>
                <w:rFonts w:ascii="Arial" w:hAnsi="Arial" w:cs="Times New Roman"/>
                <w:color w:val="414141"/>
                <w:sz w:val="21"/>
                <w:szCs w:val="21"/>
              </w:rPr>
            </w:rPrChange>
          </w:rPr>
          <w:delText xml:space="preserve">entra </w:delText>
        </w:r>
        <w:r w:rsidRPr="00552719" w:rsidDel="00655C69">
          <w:rPr>
            <w:rPrChange w:id="7020" w:author="Willian" w:date="2016-11-28T20:46:00Z">
              <w:rPr>
                <w:rFonts w:ascii="Arial" w:hAnsi="Arial" w:cs="Times New Roman"/>
                <w:color w:val="414141"/>
                <w:sz w:val="21"/>
                <w:szCs w:val="21"/>
              </w:rPr>
            </w:rPrChange>
          </w:rPr>
          <w:delText>em conformidade com o protocolo através da implementação da</w:delText>
        </w:r>
        <w:r w:rsidR="008C4B26" w:rsidRPr="00552719" w:rsidDel="00655C69">
          <w:rPr>
            <w:rPrChange w:id="7021" w:author="Willian" w:date="2016-11-28T20:46:00Z">
              <w:rPr>
                <w:rFonts w:ascii="Arial" w:hAnsi="Arial" w:cs="Times New Roman"/>
                <w:color w:val="414141"/>
                <w:sz w:val="21"/>
                <w:szCs w:val="21"/>
              </w:rPr>
            </w:rPrChange>
          </w:rPr>
          <w:delText xml:space="preserve"> propriedade</w:delText>
        </w:r>
        <w:r w:rsidRPr="00552719" w:rsidDel="00655C69">
          <w:rPr>
            <w:rPrChange w:id="7022" w:author="Willian" w:date="2016-11-28T20:46:00Z">
              <w:rPr>
                <w:rFonts w:ascii="Arial" w:hAnsi="Arial" w:cs="Times New Roman"/>
                <w:color w:val="414141"/>
                <w:sz w:val="21"/>
                <w:szCs w:val="21"/>
              </w:rPr>
            </w:rPrChange>
          </w:rPr>
          <w:delText xml:space="preserve"> </w:delText>
        </w:r>
        <w:r w:rsidR="008C4B26" w:rsidRPr="00552719" w:rsidDel="00655C69">
          <w:rPr>
            <w:noProof/>
            <w:rPrChange w:id="7023" w:author="Willian" w:date="2016-11-28T20:46:00Z">
              <w:rPr>
                <w:rFonts w:ascii="Menlo" w:hAnsi="Menlo" w:cs="Menlo"/>
                <w:noProof/>
                <w:color w:val="3F6E74"/>
                <w:sz w:val="18"/>
                <w:szCs w:val="18"/>
              </w:rPr>
            </w:rPrChange>
          </w:rPr>
          <w:delText>simpleDescription</w:delText>
        </w:r>
        <w:r w:rsidR="008C4B26" w:rsidRPr="00552719" w:rsidDel="00655C69">
          <w:rPr>
            <w:rPrChange w:id="7024" w:author="Willian" w:date="2016-11-28T20:46:00Z">
              <w:rPr>
                <w:rFonts w:ascii="Arial" w:hAnsi="Arial" w:cs="Times New Roman"/>
                <w:color w:val="414141"/>
                <w:sz w:val="21"/>
                <w:szCs w:val="21"/>
              </w:rPr>
            </w:rPrChange>
          </w:rPr>
          <w:delText xml:space="preserve"> </w:delText>
        </w:r>
        <w:r w:rsidRPr="00552719" w:rsidDel="00655C69">
          <w:rPr>
            <w:rPrChange w:id="7025" w:author="Willian" w:date="2016-11-28T20:46:00Z">
              <w:rPr>
                <w:rFonts w:ascii="Arial" w:hAnsi="Arial" w:cs="Times New Roman"/>
                <w:color w:val="414141"/>
                <w:sz w:val="21"/>
                <w:szCs w:val="21"/>
              </w:rPr>
            </w:rPrChange>
          </w:rPr>
          <w:delText>e</w:delText>
        </w:r>
        <w:r w:rsidR="008C4B26" w:rsidRPr="00552719" w:rsidDel="00655C69">
          <w:rPr>
            <w:rPrChange w:id="7026" w:author="Willian" w:date="2016-11-28T20:46:00Z">
              <w:rPr>
                <w:rFonts w:ascii="Arial" w:hAnsi="Arial" w:cs="Times New Roman"/>
                <w:color w:val="414141"/>
                <w:sz w:val="21"/>
                <w:szCs w:val="21"/>
              </w:rPr>
            </w:rPrChange>
          </w:rPr>
          <w:delText xml:space="preserve"> do método</w:delText>
        </w:r>
        <w:r w:rsidRPr="00552719" w:rsidDel="00655C69">
          <w:rPr>
            <w:rPrChange w:id="7027" w:author="Willian" w:date="2016-11-28T20:46:00Z">
              <w:rPr>
                <w:rFonts w:ascii="Arial" w:hAnsi="Arial" w:cs="Times New Roman"/>
                <w:color w:val="414141"/>
                <w:sz w:val="21"/>
                <w:szCs w:val="21"/>
              </w:rPr>
            </w:rPrChange>
          </w:rPr>
          <w:delText xml:space="preserve"> </w:delText>
        </w:r>
        <w:r w:rsidR="008C4B26" w:rsidRPr="00552719" w:rsidDel="00655C69">
          <w:rPr>
            <w:noProof/>
            <w:rPrChange w:id="7028" w:author="Willian" w:date="2016-11-28T20:46:00Z">
              <w:rPr>
                <w:rFonts w:ascii="Menlo" w:hAnsi="Menlo" w:cs="Menlo"/>
                <w:noProof/>
                <w:color w:val="3F6E74"/>
                <w:sz w:val="18"/>
                <w:szCs w:val="18"/>
              </w:rPr>
            </w:rPrChange>
          </w:rPr>
          <w:delText>adjust()</w:delText>
        </w:r>
        <w:r w:rsidRPr="00552719" w:rsidDel="00655C69">
          <w:rPr>
            <w:rPrChange w:id="7029" w:author="Willian" w:date="2016-11-28T20:46:00Z">
              <w:rPr>
                <w:rFonts w:ascii="Arial" w:hAnsi="Arial" w:cs="Times New Roman"/>
                <w:color w:val="414141"/>
                <w:sz w:val="21"/>
                <w:szCs w:val="21"/>
              </w:rPr>
            </w:rPrChange>
          </w:rPr>
          <w:delText>.</w:delText>
        </w:r>
      </w:del>
    </w:p>
    <w:p w14:paraId="5CAD0B73" w14:textId="77777777" w:rsidR="00D05199" w:rsidRPr="00552719" w:rsidDel="00655C69" w:rsidRDefault="00D05199" w:rsidP="00105795">
      <w:pPr>
        <w:rPr>
          <w:del w:id="7030" w:author="Willian" w:date="2016-11-27T10:05:00Z"/>
          <w:noProof/>
          <w:lang w:val="en-US"/>
          <w:rPrChange w:id="7031" w:author="Willian" w:date="2016-11-28T20:46:00Z">
            <w:rPr>
              <w:del w:id="7032" w:author="Willian" w:date="2016-11-27T10:05:00Z"/>
              <w:rFonts w:ascii="Menlo" w:hAnsi="Menlo" w:cs="Menlo"/>
              <w:noProof/>
              <w:sz w:val="21"/>
              <w:szCs w:val="21"/>
              <w:lang w:val="en-US"/>
            </w:rPr>
          </w:rPrChange>
        </w:rPr>
        <w:pPrChange w:id="7033" w:author="Willian" w:date="2016-11-28T21:17:00Z">
          <w:pPr>
            <w:spacing w:before="460" w:after="0"/>
            <w:ind w:left="567"/>
            <w:textAlignment w:val="baseline"/>
          </w:pPr>
        </w:pPrChange>
      </w:pPr>
      <w:del w:id="7034" w:author="Willian" w:date="2016-11-27T10:05:00Z">
        <w:r w:rsidRPr="00552719" w:rsidDel="00655C69">
          <w:rPr>
            <w:noProof/>
            <w:lang w:val="en-US"/>
            <w:rPrChange w:id="7035" w:author="Willian" w:date="2016-11-28T20:46:00Z">
              <w:rPr>
                <w:rFonts w:ascii="Menlo" w:hAnsi="Menlo" w:cs="Menlo"/>
                <w:noProof/>
                <w:color w:val="AA3391"/>
                <w:sz w:val="18"/>
                <w:szCs w:val="18"/>
                <w:lang w:val="en-US"/>
              </w:rPr>
            </w:rPrChange>
          </w:rPr>
          <w:delText>class SimpleClass: ExampleProtocol {</w:delText>
        </w:r>
      </w:del>
    </w:p>
    <w:p w14:paraId="759D24DF" w14:textId="77777777" w:rsidR="00D05199" w:rsidRPr="00552719" w:rsidDel="00655C69" w:rsidRDefault="00D05199" w:rsidP="00105795">
      <w:pPr>
        <w:rPr>
          <w:del w:id="7036" w:author="Willian" w:date="2016-11-27T10:05:00Z"/>
          <w:noProof/>
          <w:lang w:val="en-US"/>
          <w:rPrChange w:id="7037" w:author="Willian" w:date="2016-11-28T20:46:00Z">
            <w:rPr>
              <w:del w:id="7038" w:author="Willian" w:date="2016-11-27T10:05:00Z"/>
              <w:rFonts w:ascii="Menlo" w:hAnsi="Menlo" w:cs="Menlo"/>
              <w:noProof/>
              <w:sz w:val="21"/>
              <w:szCs w:val="21"/>
              <w:lang w:val="en-US"/>
            </w:rPr>
          </w:rPrChange>
        </w:rPr>
        <w:pPrChange w:id="7039" w:author="Willian" w:date="2016-11-28T21:17:00Z">
          <w:pPr>
            <w:spacing w:after="0"/>
            <w:ind w:left="567"/>
            <w:textAlignment w:val="baseline"/>
          </w:pPr>
        </w:pPrChange>
      </w:pPr>
      <w:del w:id="7040" w:author="Willian" w:date="2016-11-27T10:05:00Z">
        <w:r w:rsidRPr="00552719" w:rsidDel="00655C69">
          <w:rPr>
            <w:noProof/>
            <w:lang w:val="en-US"/>
            <w:rPrChange w:id="7041" w:author="Willian" w:date="2016-11-28T20:46:00Z">
              <w:rPr>
                <w:rFonts w:ascii="Menlo" w:hAnsi="Menlo" w:cs="Menlo"/>
                <w:noProof/>
                <w:color w:val="auto"/>
                <w:sz w:val="18"/>
                <w:szCs w:val="18"/>
                <w:lang w:val="en-US"/>
              </w:rPr>
            </w:rPrChange>
          </w:rPr>
          <w:delText>  var simpleDescription: String = "A very simple class."</w:delText>
        </w:r>
      </w:del>
    </w:p>
    <w:p w14:paraId="289C8702" w14:textId="77777777" w:rsidR="00D05199" w:rsidRPr="00552719" w:rsidDel="00655C69" w:rsidRDefault="00D05199" w:rsidP="00105795">
      <w:pPr>
        <w:rPr>
          <w:del w:id="7042" w:author="Willian" w:date="2016-11-27T10:05:00Z"/>
          <w:noProof/>
          <w:lang w:val="en-US"/>
          <w:rPrChange w:id="7043" w:author="Willian" w:date="2016-11-28T20:46:00Z">
            <w:rPr>
              <w:del w:id="7044" w:author="Willian" w:date="2016-11-27T10:05:00Z"/>
              <w:rFonts w:ascii="Menlo" w:hAnsi="Menlo" w:cs="Menlo"/>
              <w:noProof/>
              <w:sz w:val="21"/>
              <w:szCs w:val="21"/>
              <w:lang w:val="en-US"/>
            </w:rPr>
          </w:rPrChange>
        </w:rPr>
        <w:pPrChange w:id="7045" w:author="Willian" w:date="2016-11-28T21:17:00Z">
          <w:pPr>
            <w:spacing w:after="0"/>
            <w:ind w:left="567"/>
            <w:textAlignment w:val="baseline"/>
          </w:pPr>
        </w:pPrChange>
      </w:pPr>
      <w:del w:id="7046" w:author="Willian" w:date="2016-11-27T10:05:00Z">
        <w:r w:rsidRPr="00552719" w:rsidDel="00655C69">
          <w:rPr>
            <w:noProof/>
            <w:lang w:val="en-US"/>
            <w:rPrChange w:id="7047" w:author="Willian" w:date="2016-11-28T20:46:00Z">
              <w:rPr>
                <w:rFonts w:ascii="Menlo" w:hAnsi="Menlo" w:cs="Menlo"/>
                <w:noProof/>
                <w:color w:val="auto"/>
                <w:sz w:val="18"/>
                <w:szCs w:val="18"/>
                <w:lang w:val="en-US"/>
              </w:rPr>
            </w:rPrChange>
          </w:rPr>
          <w:delText xml:space="preserve">  var anotherProperty: Int = </w:delText>
        </w:r>
        <w:r w:rsidRPr="00552719" w:rsidDel="00655C69">
          <w:rPr>
            <w:noProof/>
            <w:color w:val="1C00CF"/>
            <w:lang w:val="en-US"/>
            <w:rPrChange w:id="7048" w:author="Willian" w:date="2016-11-28T20:46:00Z">
              <w:rPr>
                <w:rFonts w:ascii="Menlo" w:hAnsi="Menlo" w:cs="Menlo"/>
                <w:noProof/>
                <w:color w:val="1C00CF"/>
                <w:sz w:val="18"/>
                <w:szCs w:val="18"/>
                <w:lang w:val="en-US"/>
              </w:rPr>
            </w:rPrChange>
          </w:rPr>
          <w:delText>69105</w:delText>
        </w:r>
      </w:del>
    </w:p>
    <w:p w14:paraId="17F42548" w14:textId="77777777" w:rsidR="00D05199" w:rsidRPr="00552719" w:rsidDel="00655C69" w:rsidRDefault="00D05199" w:rsidP="00105795">
      <w:pPr>
        <w:rPr>
          <w:del w:id="7049" w:author="Willian" w:date="2016-11-27T10:05:00Z"/>
          <w:noProof/>
          <w:lang w:val="en-US"/>
          <w:rPrChange w:id="7050" w:author="Willian" w:date="2016-11-28T20:46:00Z">
            <w:rPr>
              <w:del w:id="7051" w:author="Willian" w:date="2016-11-27T10:05:00Z"/>
              <w:rFonts w:ascii="Menlo" w:hAnsi="Menlo" w:cs="Menlo"/>
              <w:noProof/>
              <w:sz w:val="21"/>
              <w:szCs w:val="21"/>
              <w:lang w:val="en-US"/>
            </w:rPr>
          </w:rPrChange>
        </w:rPr>
        <w:pPrChange w:id="7052" w:author="Willian" w:date="2016-11-28T21:17:00Z">
          <w:pPr>
            <w:spacing w:after="0"/>
            <w:ind w:left="567"/>
            <w:textAlignment w:val="baseline"/>
          </w:pPr>
        </w:pPrChange>
      </w:pPr>
      <w:del w:id="7053" w:author="Willian" w:date="2016-11-27T10:05:00Z">
        <w:r w:rsidRPr="00552719" w:rsidDel="00655C69">
          <w:rPr>
            <w:noProof/>
            <w:lang w:val="en-US"/>
            <w:rPrChange w:id="7054" w:author="Willian" w:date="2016-11-28T20:46:00Z">
              <w:rPr>
                <w:rFonts w:ascii="Menlo" w:hAnsi="Menlo" w:cs="Menlo"/>
                <w:noProof/>
                <w:color w:val="auto"/>
                <w:sz w:val="18"/>
                <w:szCs w:val="18"/>
                <w:lang w:val="en-US"/>
              </w:rPr>
            </w:rPrChange>
          </w:rPr>
          <w:delText>  func adjust() {</w:delText>
        </w:r>
      </w:del>
    </w:p>
    <w:p w14:paraId="0C46EE8F" w14:textId="77777777" w:rsidR="00D05199" w:rsidRPr="00552719" w:rsidDel="00655C69" w:rsidRDefault="00D05199" w:rsidP="00105795">
      <w:pPr>
        <w:rPr>
          <w:del w:id="7055" w:author="Willian" w:date="2016-11-27T10:05:00Z"/>
          <w:noProof/>
          <w:lang w:val="en-US"/>
          <w:rPrChange w:id="7056" w:author="Willian" w:date="2016-11-28T20:46:00Z">
            <w:rPr>
              <w:del w:id="7057" w:author="Willian" w:date="2016-11-27T10:05:00Z"/>
              <w:rFonts w:ascii="Menlo" w:hAnsi="Menlo" w:cs="Menlo"/>
              <w:noProof/>
              <w:sz w:val="21"/>
              <w:szCs w:val="21"/>
              <w:lang w:val="en-US"/>
            </w:rPr>
          </w:rPrChange>
        </w:rPr>
        <w:pPrChange w:id="7058" w:author="Willian" w:date="2016-11-28T21:17:00Z">
          <w:pPr>
            <w:spacing w:after="0"/>
            <w:ind w:left="567"/>
            <w:textAlignment w:val="baseline"/>
          </w:pPr>
        </w:pPrChange>
      </w:pPr>
      <w:del w:id="7059" w:author="Willian" w:date="2016-11-27T10:05:00Z">
        <w:r w:rsidRPr="00552719" w:rsidDel="00655C69">
          <w:rPr>
            <w:noProof/>
            <w:lang w:val="en-US"/>
            <w:rPrChange w:id="7060" w:author="Willian" w:date="2016-11-28T20:46:00Z">
              <w:rPr>
                <w:rFonts w:ascii="Menlo" w:hAnsi="Menlo" w:cs="Menlo"/>
                <w:noProof/>
                <w:color w:val="auto"/>
                <w:sz w:val="18"/>
                <w:szCs w:val="18"/>
                <w:lang w:val="en-US"/>
              </w:rPr>
            </w:rPrChange>
          </w:rPr>
          <w:delText>      simpleDescription += "  Now 100% adjusted."</w:delText>
        </w:r>
      </w:del>
    </w:p>
    <w:p w14:paraId="183AAEA8" w14:textId="77777777" w:rsidR="00D05199" w:rsidRPr="00552719" w:rsidDel="00655C69" w:rsidRDefault="00D05199" w:rsidP="00105795">
      <w:pPr>
        <w:rPr>
          <w:del w:id="7061" w:author="Willian" w:date="2016-11-27T10:05:00Z"/>
          <w:noProof/>
          <w:lang w:val="en-US"/>
          <w:rPrChange w:id="7062" w:author="Willian" w:date="2016-11-28T20:46:00Z">
            <w:rPr>
              <w:del w:id="7063" w:author="Willian" w:date="2016-11-27T10:05:00Z"/>
              <w:rFonts w:ascii="Menlo" w:hAnsi="Menlo" w:cs="Menlo"/>
              <w:noProof/>
              <w:sz w:val="21"/>
              <w:szCs w:val="21"/>
              <w:lang w:val="en-US"/>
            </w:rPr>
          </w:rPrChange>
        </w:rPr>
        <w:pPrChange w:id="7064" w:author="Willian" w:date="2016-11-28T21:17:00Z">
          <w:pPr>
            <w:spacing w:after="0"/>
            <w:ind w:left="567"/>
            <w:textAlignment w:val="baseline"/>
          </w:pPr>
        </w:pPrChange>
      </w:pPr>
      <w:del w:id="7065" w:author="Willian" w:date="2016-11-27T10:05:00Z">
        <w:r w:rsidRPr="00552719" w:rsidDel="00655C69">
          <w:rPr>
            <w:noProof/>
            <w:lang w:val="en-US"/>
            <w:rPrChange w:id="7066" w:author="Willian" w:date="2016-11-28T20:46:00Z">
              <w:rPr>
                <w:rFonts w:ascii="Menlo" w:hAnsi="Menlo" w:cs="Menlo"/>
                <w:noProof/>
                <w:color w:val="auto"/>
                <w:sz w:val="18"/>
                <w:szCs w:val="18"/>
                <w:lang w:val="en-US"/>
              </w:rPr>
            </w:rPrChange>
          </w:rPr>
          <w:delText>  }</w:delText>
        </w:r>
      </w:del>
    </w:p>
    <w:p w14:paraId="1E4B1A2E" w14:textId="77777777" w:rsidR="00D05199" w:rsidRPr="00552719" w:rsidDel="00655C69" w:rsidRDefault="00D05199" w:rsidP="00105795">
      <w:pPr>
        <w:rPr>
          <w:del w:id="7067" w:author="Willian" w:date="2016-11-27T10:05:00Z"/>
          <w:noProof/>
          <w:lang w:val="en-US"/>
          <w:rPrChange w:id="7068" w:author="Willian" w:date="2016-11-28T20:46:00Z">
            <w:rPr>
              <w:del w:id="7069" w:author="Willian" w:date="2016-11-27T10:05:00Z"/>
              <w:rFonts w:ascii="Menlo" w:hAnsi="Menlo" w:cs="Menlo"/>
              <w:noProof/>
              <w:sz w:val="21"/>
              <w:szCs w:val="21"/>
              <w:lang w:val="en-US"/>
            </w:rPr>
          </w:rPrChange>
        </w:rPr>
        <w:pPrChange w:id="7070" w:author="Willian" w:date="2016-11-28T21:17:00Z">
          <w:pPr>
            <w:spacing w:after="0"/>
            <w:ind w:left="567"/>
            <w:textAlignment w:val="baseline"/>
          </w:pPr>
        </w:pPrChange>
      </w:pPr>
      <w:del w:id="7071" w:author="Willian" w:date="2016-11-27T10:05:00Z">
        <w:r w:rsidRPr="00552719" w:rsidDel="00655C69">
          <w:rPr>
            <w:noProof/>
            <w:lang w:val="en-US"/>
            <w:rPrChange w:id="7072" w:author="Willian" w:date="2016-11-28T20:46:00Z">
              <w:rPr>
                <w:rFonts w:ascii="Menlo" w:hAnsi="Menlo" w:cs="Menlo"/>
                <w:noProof/>
                <w:color w:val="auto"/>
                <w:sz w:val="18"/>
                <w:szCs w:val="18"/>
                <w:lang w:val="en-US"/>
              </w:rPr>
            </w:rPrChange>
          </w:rPr>
          <w:delText>}</w:delText>
        </w:r>
      </w:del>
    </w:p>
    <w:p w14:paraId="42382490" w14:textId="77777777" w:rsidR="00D05199" w:rsidRPr="00552719" w:rsidDel="00655C69" w:rsidRDefault="00D05199" w:rsidP="00105795">
      <w:pPr>
        <w:rPr>
          <w:del w:id="7073" w:author="Willian" w:date="2016-11-27T10:05:00Z"/>
          <w:noProof/>
          <w:lang w:val="en-US"/>
          <w:rPrChange w:id="7074" w:author="Willian" w:date="2016-11-28T20:46:00Z">
            <w:rPr>
              <w:del w:id="7075" w:author="Willian" w:date="2016-11-27T10:05:00Z"/>
              <w:rFonts w:ascii="Menlo" w:hAnsi="Menlo" w:cs="Menlo"/>
              <w:noProof/>
              <w:sz w:val="21"/>
              <w:szCs w:val="21"/>
              <w:lang w:val="en-US"/>
            </w:rPr>
          </w:rPrChange>
        </w:rPr>
        <w:pPrChange w:id="7076" w:author="Willian" w:date="2016-11-28T21:17:00Z">
          <w:pPr>
            <w:spacing w:after="0"/>
            <w:ind w:left="567"/>
            <w:textAlignment w:val="baseline"/>
          </w:pPr>
        </w:pPrChange>
      </w:pPr>
      <w:del w:id="7077" w:author="Willian" w:date="2016-11-27T10:05:00Z">
        <w:r w:rsidRPr="00552719" w:rsidDel="00655C69">
          <w:rPr>
            <w:noProof/>
            <w:lang w:val="en-US"/>
            <w:rPrChange w:id="7078" w:author="Willian" w:date="2016-11-28T20:46:00Z">
              <w:rPr>
                <w:rFonts w:ascii="Menlo" w:hAnsi="Menlo" w:cs="Menlo"/>
                <w:noProof/>
                <w:color w:val="AA3391"/>
                <w:sz w:val="18"/>
                <w:szCs w:val="18"/>
                <w:lang w:val="en-US"/>
              </w:rPr>
            </w:rPrChange>
          </w:rPr>
          <w:delText>var a = SimpleClass()</w:delText>
        </w:r>
      </w:del>
    </w:p>
    <w:p w14:paraId="7EDF7795" w14:textId="77777777" w:rsidR="00D05199" w:rsidRPr="00552719" w:rsidDel="00655C69" w:rsidRDefault="00D05199" w:rsidP="00105795">
      <w:pPr>
        <w:rPr>
          <w:del w:id="7079" w:author="Willian" w:date="2016-11-27T10:05:00Z"/>
          <w:noProof/>
          <w:lang w:val="en-US"/>
          <w:rPrChange w:id="7080" w:author="Willian" w:date="2016-11-28T20:46:00Z">
            <w:rPr>
              <w:del w:id="7081" w:author="Willian" w:date="2016-11-27T10:05:00Z"/>
              <w:rFonts w:ascii="Menlo" w:hAnsi="Menlo" w:cs="Menlo"/>
              <w:noProof/>
              <w:sz w:val="21"/>
              <w:szCs w:val="21"/>
              <w:lang w:val="en-US"/>
            </w:rPr>
          </w:rPrChange>
        </w:rPr>
        <w:pPrChange w:id="7082" w:author="Willian" w:date="2016-11-28T21:17:00Z">
          <w:pPr>
            <w:spacing w:after="0"/>
            <w:ind w:left="567"/>
            <w:textAlignment w:val="baseline"/>
          </w:pPr>
        </w:pPrChange>
      </w:pPr>
      <w:del w:id="7083" w:author="Willian" w:date="2016-11-27T10:05:00Z">
        <w:r w:rsidRPr="00552719" w:rsidDel="00655C69">
          <w:rPr>
            <w:noProof/>
            <w:lang w:val="en-US"/>
            <w:rPrChange w:id="7084" w:author="Willian" w:date="2016-11-28T20:46:00Z">
              <w:rPr>
                <w:rFonts w:ascii="Menlo" w:hAnsi="Menlo" w:cs="Menlo"/>
                <w:noProof/>
                <w:color w:val="3F6E74"/>
                <w:sz w:val="18"/>
                <w:szCs w:val="18"/>
                <w:lang w:val="en-US"/>
              </w:rPr>
            </w:rPrChange>
          </w:rPr>
          <w:delText>a.adjust()</w:delText>
        </w:r>
      </w:del>
    </w:p>
    <w:p w14:paraId="5DFB9613" w14:textId="77777777" w:rsidR="00D05199" w:rsidRPr="00552719" w:rsidDel="00655C69" w:rsidRDefault="00D05199" w:rsidP="00105795">
      <w:pPr>
        <w:rPr>
          <w:del w:id="7085" w:author="Willian" w:date="2016-11-27T10:05:00Z"/>
          <w:noProof/>
          <w:lang w:val="en-US"/>
          <w:rPrChange w:id="7086" w:author="Willian" w:date="2016-11-28T20:46:00Z">
            <w:rPr>
              <w:del w:id="7087" w:author="Willian" w:date="2016-11-27T10:05:00Z"/>
              <w:rFonts w:ascii="Menlo" w:hAnsi="Menlo" w:cs="Menlo"/>
              <w:noProof/>
              <w:sz w:val="21"/>
              <w:szCs w:val="21"/>
              <w:lang w:val="en-US"/>
            </w:rPr>
          </w:rPrChange>
        </w:rPr>
        <w:pPrChange w:id="7088" w:author="Willian" w:date="2016-11-28T21:17:00Z">
          <w:pPr>
            <w:spacing w:after="620"/>
            <w:ind w:left="567"/>
            <w:textAlignment w:val="baseline"/>
          </w:pPr>
        </w:pPrChange>
      </w:pPr>
      <w:del w:id="7089" w:author="Willian" w:date="2016-11-27T10:05:00Z">
        <w:r w:rsidRPr="00552719" w:rsidDel="00655C69">
          <w:rPr>
            <w:noProof/>
            <w:lang w:val="en-US"/>
            <w:rPrChange w:id="7090" w:author="Willian" w:date="2016-11-28T20:46:00Z">
              <w:rPr>
                <w:rFonts w:ascii="Menlo" w:hAnsi="Menlo" w:cs="Menlo"/>
                <w:noProof/>
                <w:color w:val="AA3391"/>
                <w:sz w:val="18"/>
                <w:szCs w:val="18"/>
                <w:lang w:val="en-US"/>
              </w:rPr>
            </w:rPrChange>
          </w:rPr>
          <w:delText>let aDescription = a.simpleDescription</w:delText>
        </w:r>
      </w:del>
    </w:p>
    <w:p w14:paraId="17B935FD" w14:textId="77777777" w:rsidR="00D05199" w:rsidRPr="00552719" w:rsidDel="00655C69" w:rsidRDefault="00D05199" w:rsidP="00105795">
      <w:pPr>
        <w:rPr>
          <w:del w:id="7091" w:author="Willian" w:date="2016-11-27T10:05:00Z"/>
          <w:rPrChange w:id="7092" w:author="Willian" w:date="2016-11-28T20:46:00Z">
            <w:rPr>
              <w:del w:id="7093" w:author="Willian" w:date="2016-11-27T10:05:00Z"/>
            </w:rPr>
          </w:rPrChange>
        </w:rPr>
        <w:pPrChange w:id="7094" w:author="Willian" w:date="2016-11-28T21:17:00Z">
          <w:pPr/>
        </w:pPrChange>
      </w:pPr>
      <w:del w:id="7095" w:author="Willian" w:date="2016-11-27T10:05:00Z">
        <w:r w:rsidRPr="00552719" w:rsidDel="00655C69">
          <w:rPr>
            <w:rPrChange w:id="7096" w:author="Willian" w:date="2016-11-28T20:46:00Z">
              <w:rPr/>
            </w:rPrChange>
          </w:rPr>
          <w:delText>Os protocolos são os tipos de primeira classe, o que significa que eles podem ser tratados como outros tipos nomeados. Por exemplo, você pode criar um</w:delText>
        </w:r>
        <w:r w:rsidR="008C4B26" w:rsidRPr="00552719" w:rsidDel="00655C69">
          <w:rPr>
            <w:rPrChange w:id="7097" w:author="Willian" w:date="2016-11-28T20:46:00Z">
              <w:rPr/>
            </w:rPrChange>
          </w:rPr>
          <w:delText xml:space="preserve"> array de</w:delText>
        </w:r>
        <w:r w:rsidRPr="00552719" w:rsidDel="00655C69">
          <w:rPr>
            <w:rPrChange w:id="7098" w:author="Willian" w:date="2016-11-28T20:46:00Z">
              <w:rPr/>
            </w:rPrChange>
          </w:rPr>
          <w:delText xml:space="preserve"> </w:delText>
        </w:r>
        <w:r w:rsidR="008C4B26" w:rsidRPr="00552719" w:rsidDel="00655C69">
          <w:rPr>
            <w:noProof/>
            <w:rPrChange w:id="7099" w:author="Willian" w:date="2016-11-28T20:46:00Z">
              <w:rPr>
                <w:rFonts w:ascii="Menlo" w:hAnsi="Menlo" w:cs="Menlo"/>
                <w:noProof/>
                <w:color w:val="5C2699"/>
                <w:sz w:val="18"/>
                <w:szCs w:val="18"/>
              </w:rPr>
            </w:rPrChange>
          </w:rPr>
          <w:delText xml:space="preserve">ExampleProtocol </w:delText>
        </w:r>
        <w:r w:rsidRPr="00552719" w:rsidDel="00655C69">
          <w:rPr>
            <w:rPrChange w:id="7100" w:author="Willian" w:date="2016-11-28T20:46:00Z">
              <w:rPr/>
            </w:rPrChange>
          </w:rPr>
          <w:delText xml:space="preserve">e chamar </w:delText>
        </w:r>
        <w:r w:rsidR="008C4B26" w:rsidRPr="00552719" w:rsidDel="00655C69">
          <w:rPr>
            <w:noProof/>
            <w:rPrChange w:id="7101" w:author="Willian" w:date="2016-11-28T20:46:00Z">
              <w:rPr>
                <w:rFonts w:ascii="Menlo" w:hAnsi="Menlo" w:cs="Menlo"/>
                <w:noProof/>
                <w:color w:val="3F6E74"/>
                <w:sz w:val="18"/>
                <w:szCs w:val="18"/>
              </w:rPr>
            </w:rPrChange>
          </w:rPr>
          <w:delText>adjust()</w:delText>
        </w:r>
        <w:r w:rsidR="008C4B26" w:rsidRPr="00552719" w:rsidDel="00655C69">
          <w:rPr>
            <w:rFonts w:ascii="Verdana" w:hAnsi="Verdana"/>
            <w:color w:val="808080"/>
            <w:rPrChange w:id="7102" w:author="Willian" w:date="2016-11-28T20:46:00Z">
              <w:rPr>
                <w:rFonts w:ascii="Verdana" w:hAnsi="Verdana"/>
                <w:color w:val="808080"/>
                <w:sz w:val="18"/>
                <w:szCs w:val="18"/>
              </w:rPr>
            </w:rPrChange>
          </w:rPr>
          <w:delText xml:space="preserve"> </w:delText>
        </w:r>
        <w:r w:rsidRPr="00552719" w:rsidDel="00655C69">
          <w:rPr>
            <w:rPrChange w:id="7103" w:author="Willian" w:date="2016-11-28T20:46:00Z">
              <w:rPr/>
            </w:rPrChange>
          </w:rPr>
          <w:delText xml:space="preserve">em cada um dos </w:delText>
        </w:r>
        <w:r w:rsidR="008C4B26" w:rsidRPr="00552719" w:rsidDel="00655C69">
          <w:rPr>
            <w:rPrChange w:id="7104" w:author="Willian" w:date="2016-11-28T20:46:00Z">
              <w:rPr/>
            </w:rPrChange>
          </w:rPr>
          <w:delText>itens dele</w:delText>
        </w:r>
        <w:r w:rsidRPr="00552719" w:rsidDel="00655C69">
          <w:rPr>
            <w:rPrChange w:id="7105" w:author="Willian" w:date="2016-11-28T20:46:00Z">
              <w:rPr/>
            </w:rPrChange>
          </w:rPr>
          <w:delText xml:space="preserve"> (</w:delText>
        </w:r>
        <w:r w:rsidR="008C4B26" w:rsidRPr="00552719" w:rsidDel="00655C69">
          <w:rPr>
            <w:rPrChange w:id="7106" w:author="Willian" w:date="2016-11-28T20:46:00Z">
              <w:rPr/>
            </w:rPrChange>
          </w:rPr>
          <w:delText>porque qualquer item deste array deve</w:delText>
        </w:r>
        <w:r w:rsidRPr="00552719" w:rsidDel="00655C69">
          <w:rPr>
            <w:rPrChange w:id="7107" w:author="Willian" w:date="2016-11-28T20:46:00Z">
              <w:rPr/>
            </w:rPrChange>
          </w:rPr>
          <w:delText xml:space="preserve"> </w:delText>
        </w:r>
        <w:r w:rsidR="008C4B26" w:rsidRPr="00552719" w:rsidDel="00655C69">
          <w:rPr>
            <w:rPrChange w:id="7108" w:author="Willian" w:date="2016-11-28T20:46:00Z">
              <w:rPr/>
            </w:rPrChange>
          </w:rPr>
          <w:delText>garantir</w:delText>
        </w:r>
        <w:r w:rsidRPr="00552719" w:rsidDel="00655C69">
          <w:rPr>
            <w:rPrChange w:id="7109" w:author="Willian" w:date="2016-11-28T20:46:00Z">
              <w:rPr/>
            </w:rPrChange>
          </w:rPr>
          <w:delText xml:space="preserve"> a </w:delText>
        </w:r>
        <w:r w:rsidR="008C4B26" w:rsidRPr="00552719" w:rsidDel="00655C69">
          <w:rPr>
            <w:rPrChange w:id="7110" w:author="Willian" w:date="2016-11-28T20:46:00Z">
              <w:rPr/>
            </w:rPrChange>
          </w:rPr>
          <w:delText>implementação do método</w:delText>
        </w:r>
        <w:r w:rsidRPr="00552719" w:rsidDel="00655C69">
          <w:rPr>
            <w:rPrChange w:id="7111" w:author="Willian" w:date="2016-11-28T20:46:00Z">
              <w:rPr/>
            </w:rPrChange>
          </w:rPr>
          <w:delText xml:space="preserve"> </w:delText>
        </w:r>
        <w:r w:rsidR="008C4B26" w:rsidRPr="00552719" w:rsidDel="00655C69">
          <w:rPr>
            <w:noProof/>
            <w:rPrChange w:id="7112" w:author="Willian" w:date="2016-11-28T20:46:00Z">
              <w:rPr>
                <w:rFonts w:ascii="Menlo" w:hAnsi="Menlo" w:cs="Menlo"/>
                <w:noProof/>
                <w:color w:val="3F6E74"/>
                <w:sz w:val="18"/>
                <w:szCs w:val="18"/>
              </w:rPr>
            </w:rPrChange>
          </w:rPr>
          <w:delText>adjust()</w:delText>
        </w:r>
        <w:r w:rsidRPr="00552719" w:rsidDel="00655C69">
          <w:rPr>
            <w:rPrChange w:id="7113" w:author="Willian" w:date="2016-11-28T20:46:00Z">
              <w:rPr/>
            </w:rPrChange>
          </w:rPr>
          <w:delText>, um dos requisitos do protocolo).</w:delText>
        </w:r>
      </w:del>
    </w:p>
    <w:p w14:paraId="3758F1A5" w14:textId="77777777" w:rsidR="00D05199" w:rsidRPr="00552719" w:rsidDel="00655C69" w:rsidRDefault="00D05199" w:rsidP="00105795">
      <w:pPr>
        <w:rPr>
          <w:del w:id="7114" w:author="Willian" w:date="2016-11-27T10:05:00Z"/>
          <w:noProof/>
          <w:lang w:val="en-US"/>
          <w:rPrChange w:id="7115" w:author="Willian" w:date="2016-11-28T20:46:00Z">
            <w:rPr>
              <w:del w:id="7116" w:author="Willian" w:date="2016-11-27T10:05:00Z"/>
              <w:rFonts w:ascii="Menlo" w:hAnsi="Menlo" w:cs="Menlo"/>
              <w:noProof/>
              <w:sz w:val="21"/>
              <w:szCs w:val="21"/>
              <w:lang w:val="en-US"/>
            </w:rPr>
          </w:rPrChange>
        </w:rPr>
        <w:pPrChange w:id="7117" w:author="Willian" w:date="2016-11-28T21:17:00Z">
          <w:pPr>
            <w:spacing w:before="460" w:after="0"/>
            <w:ind w:left="567"/>
            <w:textAlignment w:val="baseline"/>
          </w:pPr>
        </w:pPrChange>
      </w:pPr>
      <w:del w:id="7118" w:author="Willian" w:date="2016-11-27T10:05:00Z">
        <w:r w:rsidRPr="00552719" w:rsidDel="00655C69">
          <w:rPr>
            <w:noProof/>
            <w:lang w:val="en-US"/>
            <w:rPrChange w:id="7119" w:author="Willian" w:date="2016-11-28T20:46:00Z">
              <w:rPr>
                <w:rFonts w:ascii="Menlo" w:hAnsi="Menlo" w:cs="Menlo"/>
                <w:noProof/>
                <w:color w:val="AA3391"/>
                <w:sz w:val="18"/>
                <w:szCs w:val="18"/>
                <w:lang w:val="en-US"/>
              </w:rPr>
            </w:rPrChange>
          </w:rPr>
          <w:delText>class SimpleClass2: ExampleProtocol {</w:delText>
        </w:r>
      </w:del>
    </w:p>
    <w:p w14:paraId="6A3B0C66" w14:textId="77777777" w:rsidR="00D05199" w:rsidRPr="00552719" w:rsidDel="00655C69" w:rsidRDefault="00D05199" w:rsidP="00105795">
      <w:pPr>
        <w:rPr>
          <w:del w:id="7120" w:author="Willian" w:date="2016-11-27T10:05:00Z"/>
          <w:noProof/>
          <w:lang w:val="en-US"/>
          <w:rPrChange w:id="7121" w:author="Willian" w:date="2016-11-28T20:46:00Z">
            <w:rPr>
              <w:del w:id="7122" w:author="Willian" w:date="2016-11-27T10:05:00Z"/>
              <w:rFonts w:ascii="Menlo" w:hAnsi="Menlo" w:cs="Menlo"/>
              <w:noProof/>
              <w:sz w:val="21"/>
              <w:szCs w:val="21"/>
              <w:lang w:val="en-US"/>
            </w:rPr>
          </w:rPrChange>
        </w:rPr>
        <w:pPrChange w:id="7123" w:author="Willian" w:date="2016-11-28T21:17:00Z">
          <w:pPr>
            <w:spacing w:after="0"/>
            <w:ind w:left="567"/>
            <w:textAlignment w:val="baseline"/>
          </w:pPr>
        </w:pPrChange>
      </w:pPr>
      <w:del w:id="7124" w:author="Willian" w:date="2016-11-27T10:05:00Z">
        <w:r w:rsidRPr="00552719" w:rsidDel="00655C69">
          <w:rPr>
            <w:noProof/>
            <w:lang w:val="en-US"/>
            <w:rPrChange w:id="7125" w:author="Willian" w:date="2016-11-28T20:46:00Z">
              <w:rPr>
                <w:rFonts w:ascii="Menlo" w:hAnsi="Menlo" w:cs="Menlo"/>
                <w:noProof/>
                <w:color w:val="auto"/>
                <w:sz w:val="18"/>
                <w:szCs w:val="18"/>
                <w:lang w:val="en-US"/>
              </w:rPr>
            </w:rPrChange>
          </w:rPr>
          <w:delText>  var simpleDescription: String = "Another very simple class."</w:delText>
        </w:r>
      </w:del>
    </w:p>
    <w:p w14:paraId="76578D80" w14:textId="77777777" w:rsidR="00D05199" w:rsidRPr="00552719" w:rsidDel="00655C69" w:rsidRDefault="00D05199" w:rsidP="00105795">
      <w:pPr>
        <w:rPr>
          <w:del w:id="7126" w:author="Willian" w:date="2016-11-27T10:05:00Z"/>
          <w:noProof/>
          <w:lang w:val="en-US"/>
          <w:rPrChange w:id="7127" w:author="Willian" w:date="2016-11-28T20:46:00Z">
            <w:rPr>
              <w:del w:id="7128" w:author="Willian" w:date="2016-11-27T10:05:00Z"/>
              <w:rFonts w:ascii="Menlo" w:hAnsi="Menlo" w:cs="Menlo"/>
              <w:noProof/>
              <w:sz w:val="21"/>
              <w:szCs w:val="21"/>
              <w:lang w:val="en-US"/>
            </w:rPr>
          </w:rPrChange>
        </w:rPr>
        <w:pPrChange w:id="7129" w:author="Willian" w:date="2016-11-28T21:17:00Z">
          <w:pPr>
            <w:spacing w:after="0"/>
            <w:ind w:left="567"/>
            <w:textAlignment w:val="baseline"/>
          </w:pPr>
        </w:pPrChange>
      </w:pPr>
      <w:del w:id="7130" w:author="Willian" w:date="2016-11-27T10:05:00Z">
        <w:r w:rsidRPr="00552719" w:rsidDel="00655C69">
          <w:rPr>
            <w:noProof/>
            <w:lang w:val="en-US"/>
            <w:rPrChange w:id="7131" w:author="Willian" w:date="2016-11-28T20:46:00Z">
              <w:rPr>
                <w:rFonts w:ascii="Menlo" w:hAnsi="Menlo" w:cs="Menlo"/>
                <w:noProof/>
                <w:color w:val="auto"/>
                <w:sz w:val="18"/>
                <w:szCs w:val="18"/>
                <w:lang w:val="en-US"/>
              </w:rPr>
            </w:rPrChange>
          </w:rPr>
          <w:delText>  func adjust() {</w:delText>
        </w:r>
      </w:del>
    </w:p>
    <w:p w14:paraId="17DC6FA6" w14:textId="77777777" w:rsidR="00D05199" w:rsidRPr="00552719" w:rsidDel="00655C69" w:rsidRDefault="00D05199" w:rsidP="00105795">
      <w:pPr>
        <w:rPr>
          <w:del w:id="7132" w:author="Willian" w:date="2016-11-27T10:05:00Z"/>
          <w:noProof/>
          <w:lang w:val="en-US"/>
          <w:rPrChange w:id="7133" w:author="Willian" w:date="2016-11-28T20:46:00Z">
            <w:rPr>
              <w:del w:id="7134" w:author="Willian" w:date="2016-11-27T10:05:00Z"/>
              <w:rFonts w:ascii="Menlo" w:hAnsi="Menlo" w:cs="Menlo"/>
              <w:noProof/>
              <w:sz w:val="21"/>
              <w:szCs w:val="21"/>
              <w:lang w:val="en-US"/>
            </w:rPr>
          </w:rPrChange>
        </w:rPr>
        <w:pPrChange w:id="7135" w:author="Willian" w:date="2016-11-28T21:17:00Z">
          <w:pPr>
            <w:spacing w:after="0"/>
            <w:ind w:left="567"/>
            <w:textAlignment w:val="baseline"/>
          </w:pPr>
        </w:pPrChange>
      </w:pPr>
      <w:del w:id="7136" w:author="Willian" w:date="2016-11-27T10:05:00Z">
        <w:r w:rsidRPr="00552719" w:rsidDel="00655C69">
          <w:rPr>
            <w:noProof/>
            <w:lang w:val="en-US"/>
            <w:rPrChange w:id="7137" w:author="Willian" w:date="2016-11-28T20:46:00Z">
              <w:rPr>
                <w:rFonts w:ascii="Menlo" w:hAnsi="Menlo" w:cs="Menlo"/>
                <w:noProof/>
                <w:color w:val="auto"/>
                <w:sz w:val="18"/>
                <w:szCs w:val="18"/>
                <w:lang w:val="en-US"/>
              </w:rPr>
            </w:rPrChange>
          </w:rPr>
          <w:delText>      simpleDescription += "  Adjusted."</w:delText>
        </w:r>
      </w:del>
    </w:p>
    <w:p w14:paraId="7EB3E86D" w14:textId="77777777" w:rsidR="00D05199" w:rsidRPr="00552719" w:rsidDel="00655C69" w:rsidRDefault="00D05199" w:rsidP="00105795">
      <w:pPr>
        <w:rPr>
          <w:del w:id="7138" w:author="Willian" w:date="2016-11-27T10:05:00Z"/>
          <w:noProof/>
          <w:lang w:val="en-US"/>
          <w:rPrChange w:id="7139" w:author="Willian" w:date="2016-11-28T20:46:00Z">
            <w:rPr>
              <w:del w:id="7140" w:author="Willian" w:date="2016-11-27T10:05:00Z"/>
              <w:rFonts w:ascii="Menlo" w:hAnsi="Menlo" w:cs="Menlo"/>
              <w:noProof/>
              <w:sz w:val="21"/>
              <w:szCs w:val="21"/>
              <w:lang w:val="en-US"/>
            </w:rPr>
          </w:rPrChange>
        </w:rPr>
        <w:pPrChange w:id="7141" w:author="Willian" w:date="2016-11-28T21:17:00Z">
          <w:pPr>
            <w:spacing w:after="0"/>
            <w:ind w:left="567"/>
            <w:textAlignment w:val="baseline"/>
          </w:pPr>
        </w:pPrChange>
      </w:pPr>
      <w:del w:id="7142" w:author="Willian" w:date="2016-11-27T10:05:00Z">
        <w:r w:rsidRPr="00552719" w:rsidDel="00655C69">
          <w:rPr>
            <w:noProof/>
            <w:lang w:val="en-US"/>
            <w:rPrChange w:id="7143" w:author="Willian" w:date="2016-11-28T20:46:00Z">
              <w:rPr>
                <w:rFonts w:ascii="Menlo" w:hAnsi="Menlo" w:cs="Menlo"/>
                <w:noProof/>
                <w:color w:val="auto"/>
                <w:sz w:val="18"/>
                <w:szCs w:val="18"/>
                <w:lang w:val="en-US"/>
              </w:rPr>
            </w:rPrChange>
          </w:rPr>
          <w:delText>  }</w:delText>
        </w:r>
      </w:del>
    </w:p>
    <w:p w14:paraId="56E8957B" w14:textId="77777777" w:rsidR="00D05199" w:rsidRPr="00552719" w:rsidDel="00655C69" w:rsidRDefault="00D05199" w:rsidP="00105795">
      <w:pPr>
        <w:rPr>
          <w:del w:id="7144" w:author="Willian" w:date="2016-11-27T10:05:00Z"/>
          <w:noProof/>
          <w:lang w:val="en-US"/>
          <w:rPrChange w:id="7145" w:author="Willian" w:date="2016-11-28T20:46:00Z">
            <w:rPr>
              <w:del w:id="7146" w:author="Willian" w:date="2016-11-27T10:05:00Z"/>
              <w:rFonts w:ascii="Menlo" w:hAnsi="Menlo" w:cs="Menlo"/>
              <w:noProof/>
              <w:sz w:val="21"/>
              <w:szCs w:val="21"/>
              <w:lang w:val="en-US"/>
            </w:rPr>
          </w:rPrChange>
        </w:rPr>
        <w:pPrChange w:id="7147" w:author="Willian" w:date="2016-11-28T21:17:00Z">
          <w:pPr>
            <w:spacing w:after="0"/>
            <w:ind w:left="567"/>
            <w:textAlignment w:val="baseline"/>
          </w:pPr>
        </w:pPrChange>
      </w:pPr>
      <w:del w:id="7148" w:author="Willian" w:date="2016-11-27T10:05:00Z">
        <w:r w:rsidRPr="00552719" w:rsidDel="00655C69">
          <w:rPr>
            <w:noProof/>
            <w:lang w:val="en-US"/>
            <w:rPrChange w:id="7149" w:author="Willian" w:date="2016-11-28T20:46:00Z">
              <w:rPr>
                <w:rFonts w:ascii="Menlo" w:hAnsi="Menlo" w:cs="Menlo"/>
                <w:noProof/>
                <w:color w:val="auto"/>
                <w:sz w:val="18"/>
                <w:szCs w:val="18"/>
                <w:lang w:val="en-US"/>
              </w:rPr>
            </w:rPrChange>
          </w:rPr>
          <w:delText>}</w:delText>
        </w:r>
      </w:del>
    </w:p>
    <w:p w14:paraId="33BB8180" w14:textId="77777777" w:rsidR="00D05199" w:rsidRPr="00552719" w:rsidDel="00655C69" w:rsidRDefault="00D05199" w:rsidP="00105795">
      <w:pPr>
        <w:rPr>
          <w:del w:id="7150" w:author="Willian" w:date="2016-11-27T10:05:00Z"/>
          <w:noProof/>
          <w:lang w:val="en-US"/>
          <w:rPrChange w:id="7151" w:author="Willian" w:date="2016-11-28T20:46:00Z">
            <w:rPr>
              <w:del w:id="7152" w:author="Willian" w:date="2016-11-27T10:05:00Z"/>
              <w:rFonts w:ascii="Menlo" w:eastAsia="Times New Roman" w:hAnsi="Menlo" w:cs="Menlo"/>
              <w:noProof/>
              <w:sz w:val="21"/>
              <w:szCs w:val="21"/>
              <w:lang w:val="en-US"/>
            </w:rPr>
          </w:rPrChange>
        </w:rPr>
        <w:pPrChange w:id="7153" w:author="Willian" w:date="2016-11-28T21:17:00Z">
          <w:pPr>
            <w:spacing w:before="100" w:beforeAutospacing="1" w:after="100" w:afterAutospacing="1"/>
            <w:ind w:left="567"/>
            <w:jc w:val="left"/>
            <w:textAlignment w:val="baseline"/>
          </w:pPr>
        </w:pPrChange>
      </w:pPr>
    </w:p>
    <w:p w14:paraId="3B63E1F8" w14:textId="77777777" w:rsidR="00D05199" w:rsidRPr="00552719" w:rsidDel="00655C69" w:rsidRDefault="00D05199" w:rsidP="00105795">
      <w:pPr>
        <w:rPr>
          <w:del w:id="7154" w:author="Willian" w:date="2016-11-27T10:05:00Z"/>
          <w:noProof/>
          <w:lang w:val="en-US"/>
          <w:rPrChange w:id="7155" w:author="Willian" w:date="2016-11-28T20:46:00Z">
            <w:rPr>
              <w:del w:id="7156" w:author="Willian" w:date="2016-11-27T10:05:00Z"/>
              <w:rFonts w:ascii="Menlo" w:hAnsi="Menlo" w:cs="Menlo"/>
              <w:noProof/>
              <w:sz w:val="21"/>
              <w:szCs w:val="21"/>
              <w:lang w:val="en-US"/>
            </w:rPr>
          </w:rPrChange>
        </w:rPr>
        <w:pPrChange w:id="7157" w:author="Willian" w:date="2016-11-28T21:17:00Z">
          <w:pPr>
            <w:spacing w:after="0"/>
            <w:ind w:left="567"/>
            <w:textAlignment w:val="baseline"/>
          </w:pPr>
        </w:pPrChange>
      </w:pPr>
      <w:del w:id="7158" w:author="Willian" w:date="2016-11-27T10:05:00Z">
        <w:r w:rsidRPr="00552719" w:rsidDel="00655C69">
          <w:rPr>
            <w:noProof/>
            <w:lang w:val="en-US"/>
            <w:rPrChange w:id="7159" w:author="Willian" w:date="2016-11-28T20:46:00Z">
              <w:rPr>
                <w:rFonts w:ascii="Menlo" w:hAnsi="Menlo" w:cs="Menlo"/>
                <w:noProof/>
                <w:color w:val="AA3391"/>
                <w:sz w:val="18"/>
                <w:szCs w:val="18"/>
                <w:lang w:val="en-US"/>
              </w:rPr>
            </w:rPrChange>
          </w:rPr>
          <w:delText>var protocolArray: [ExampleProtocol] = [SimpleClass(), SimpleClass(), SimpleClass2()]</w:delText>
        </w:r>
      </w:del>
    </w:p>
    <w:p w14:paraId="01E0B21A" w14:textId="77777777" w:rsidR="00D05199" w:rsidRPr="00552719" w:rsidDel="00655C69" w:rsidRDefault="00D05199" w:rsidP="00105795">
      <w:pPr>
        <w:rPr>
          <w:del w:id="7160" w:author="Willian" w:date="2016-11-27T10:05:00Z"/>
          <w:noProof/>
          <w:lang w:val="en-US"/>
          <w:rPrChange w:id="7161" w:author="Willian" w:date="2016-11-28T20:46:00Z">
            <w:rPr>
              <w:del w:id="7162" w:author="Willian" w:date="2016-11-27T10:05:00Z"/>
              <w:rFonts w:ascii="Menlo" w:hAnsi="Menlo" w:cs="Menlo"/>
              <w:noProof/>
              <w:sz w:val="21"/>
              <w:szCs w:val="21"/>
              <w:lang w:val="en-US"/>
            </w:rPr>
          </w:rPrChange>
        </w:rPr>
        <w:pPrChange w:id="7163" w:author="Willian" w:date="2016-11-28T21:17:00Z">
          <w:pPr>
            <w:spacing w:after="0"/>
            <w:ind w:left="567"/>
            <w:textAlignment w:val="baseline"/>
          </w:pPr>
        </w:pPrChange>
      </w:pPr>
      <w:del w:id="7164" w:author="Willian" w:date="2016-11-27T10:05:00Z">
        <w:r w:rsidRPr="00552719" w:rsidDel="00655C69">
          <w:rPr>
            <w:noProof/>
            <w:lang w:val="en-US"/>
            <w:rPrChange w:id="7165" w:author="Willian" w:date="2016-11-28T20:46:00Z">
              <w:rPr>
                <w:rFonts w:ascii="Menlo" w:hAnsi="Menlo" w:cs="Menlo"/>
                <w:noProof/>
                <w:color w:val="AA3391"/>
                <w:sz w:val="18"/>
                <w:szCs w:val="18"/>
                <w:lang w:val="en-US"/>
              </w:rPr>
            </w:rPrChange>
          </w:rPr>
          <w:delText>for instance in protocolArray {</w:delText>
        </w:r>
      </w:del>
    </w:p>
    <w:p w14:paraId="241D3C1B" w14:textId="77777777" w:rsidR="00D05199" w:rsidRPr="00552719" w:rsidDel="00655C69" w:rsidRDefault="00D05199" w:rsidP="00105795">
      <w:pPr>
        <w:rPr>
          <w:del w:id="7166" w:author="Willian" w:date="2016-11-27T10:05:00Z"/>
          <w:noProof/>
          <w:rPrChange w:id="7167" w:author="Willian" w:date="2016-11-28T20:46:00Z">
            <w:rPr>
              <w:del w:id="7168" w:author="Willian" w:date="2016-11-27T10:05:00Z"/>
              <w:rFonts w:ascii="Menlo" w:hAnsi="Menlo" w:cs="Menlo"/>
              <w:noProof/>
              <w:sz w:val="21"/>
              <w:szCs w:val="21"/>
            </w:rPr>
          </w:rPrChange>
        </w:rPr>
        <w:pPrChange w:id="7169" w:author="Willian" w:date="2016-11-28T21:17:00Z">
          <w:pPr>
            <w:spacing w:after="0"/>
            <w:ind w:left="567"/>
            <w:textAlignment w:val="baseline"/>
          </w:pPr>
        </w:pPrChange>
      </w:pPr>
      <w:del w:id="7170" w:author="Willian" w:date="2016-11-27T10:05:00Z">
        <w:r w:rsidRPr="00552719" w:rsidDel="00655C69">
          <w:rPr>
            <w:noProof/>
            <w:lang w:val="en-US"/>
            <w:rPrChange w:id="7171" w:author="Willian" w:date="2016-11-28T20:46:00Z">
              <w:rPr>
                <w:rFonts w:ascii="Menlo" w:hAnsi="Menlo" w:cs="Menlo"/>
                <w:noProof/>
                <w:color w:val="auto"/>
                <w:sz w:val="18"/>
                <w:szCs w:val="18"/>
                <w:lang w:val="en-US"/>
              </w:rPr>
            </w:rPrChange>
          </w:rPr>
          <w:delText>  </w:delText>
        </w:r>
        <w:r w:rsidRPr="00552719" w:rsidDel="00655C69">
          <w:rPr>
            <w:noProof/>
            <w:rPrChange w:id="7172" w:author="Willian" w:date="2016-11-28T20:46:00Z">
              <w:rPr>
                <w:rFonts w:ascii="Menlo" w:hAnsi="Menlo" w:cs="Menlo"/>
                <w:noProof/>
                <w:color w:val="3F6E74"/>
                <w:sz w:val="18"/>
                <w:szCs w:val="18"/>
              </w:rPr>
            </w:rPrChange>
          </w:rPr>
          <w:delText>instance.adjust()</w:delText>
        </w:r>
      </w:del>
    </w:p>
    <w:p w14:paraId="1097952E" w14:textId="77777777" w:rsidR="00D05199" w:rsidRPr="00552719" w:rsidDel="00655C69" w:rsidRDefault="00D05199" w:rsidP="00105795">
      <w:pPr>
        <w:rPr>
          <w:del w:id="7173" w:author="Willian" w:date="2016-11-27T10:05:00Z"/>
          <w:noProof/>
          <w:rPrChange w:id="7174" w:author="Willian" w:date="2016-11-28T20:46:00Z">
            <w:rPr>
              <w:del w:id="7175" w:author="Willian" w:date="2016-11-27T10:05:00Z"/>
              <w:rFonts w:ascii="Menlo" w:hAnsi="Menlo" w:cs="Menlo"/>
              <w:noProof/>
              <w:sz w:val="21"/>
              <w:szCs w:val="21"/>
            </w:rPr>
          </w:rPrChange>
        </w:rPr>
        <w:pPrChange w:id="7176" w:author="Willian" w:date="2016-11-28T21:17:00Z">
          <w:pPr>
            <w:spacing w:after="0"/>
            <w:ind w:left="567"/>
            <w:textAlignment w:val="baseline"/>
          </w:pPr>
        </w:pPrChange>
      </w:pPr>
      <w:del w:id="7177" w:author="Willian" w:date="2016-11-27T10:05:00Z">
        <w:r w:rsidRPr="00552719" w:rsidDel="00655C69">
          <w:rPr>
            <w:noProof/>
            <w:rPrChange w:id="7178" w:author="Willian" w:date="2016-11-28T20:46:00Z">
              <w:rPr>
                <w:rFonts w:ascii="Menlo" w:hAnsi="Menlo" w:cs="Menlo"/>
                <w:noProof/>
                <w:color w:val="auto"/>
                <w:sz w:val="18"/>
                <w:szCs w:val="18"/>
              </w:rPr>
            </w:rPrChange>
          </w:rPr>
          <w:delText>}</w:delText>
        </w:r>
      </w:del>
    </w:p>
    <w:p w14:paraId="2242C720" w14:textId="77777777" w:rsidR="00464CE5" w:rsidRPr="00552719" w:rsidDel="00655C69" w:rsidRDefault="00D05199" w:rsidP="00105795">
      <w:pPr>
        <w:rPr>
          <w:del w:id="7179" w:author="Willian" w:date="2016-11-27T10:05:00Z"/>
          <w:noProof/>
          <w:rPrChange w:id="7180" w:author="Willian" w:date="2016-11-28T20:46:00Z">
            <w:rPr>
              <w:del w:id="7181" w:author="Willian" w:date="2016-11-27T10:05:00Z"/>
              <w:rFonts w:ascii="Menlo" w:hAnsi="Menlo" w:cs="Menlo"/>
              <w:noProof/>
            </w:rPr>
          </w:rPrChange>
        </w:rPr>
        <w:pPrChange w:id="7182" w:author="Willian" w:date="2016-11-28T21:17:00Z">
          <w:pPr>
            <w:spacing w:after="620"/>
            <w:ind w:left="567"/>
            <w:textAlignment w:val="baseline"/>
          </w:pPr>
        </w:pPrChange>
      </w:pPr>
      <w:del w:id="7183" w:author="Willian" w:date="2016-11-27T10:05:00Z">
        <w:r w:rsidRPr="00552719" w:rsidDel="00655C69">
          <w:rPr>
            <w:noProof/>
            <w:rPrChange w:id="7184" w:author="Willian" w:date="2016-11-28T20:46:00Z">
              <w:rPr>
                <w:rFonts w:ascii="Menlo" w:hAnsi="Menlo" w:cs="Menlo"/>
                <w:noProof/>
                <w:color w:val="3F6E74"/>
                <w:sz w:val="18"/>
                <w:szCs w:val="18"/>
              </w:rPr>
            </w:rPrChange>
          </w:rPr>
          <w:delText>protocolArray</w:delText>
        </w:r>
      </w:del>
    </w:p>
    <w:p w14:paraId="76DDE00D" w14:textId="77777777" w:rsidR="005649CE" w:rsidRPr="00552719" w:rsidDel="00655C69" w:rsidRDefault="005649CE" w:rsidP="00105795">
      <w:pPr>
        <w:rPr>
          <w:del w:id="7185" w:author="Willian" w:date="2016-11-27T10:05:00Z"/>
          <w:shd w:val="clear" w:color="auto" w:fill="FFFFFF"/>
          <w:rPrChange w:id="7186" w:author="Willian" w:date="2016-11-28T20:46:00Z">
            <w:rPr>
              <w:del w:id="7187" w:author="Willian" w:date="2016-11-27T10:05:00Z"/>
              <w:shd w:val="clear" w:color="auto" w:fill="FFFFFF"/>
            </w:rPr>
          </w:rPrChange>
        </w:rPr>
        <w:pPrChange w:id="7188" w:author="Willian" w:date="2016-11-28T21:17:00Z">
          <w:pPr>
            <w:pStyle w:val="Ttulo2"/>
          </w:pPr>
        </w:pPrChange>
      </w:pPr>
      <w:del w:id="7189" w:author="Willian" w:date="2016-11-27T10:05:00Z">
        <w:r w:rsidRPr="00552719" w:rsidDel="00655C69">
          <w:rPr>
            <w:shd w:val="clear" w:color="auto" w:fill="FFFFFF"/>
            <w:rPrChange w:id="7190" w:author="Willian" w:date="2016-11-28T20:46:00Z">
              <w:rPr>
                <w:shd w:val="clear" w:color="auto" w:fill="FFFFFF"/>
              </w:rPr>
            </w:rPrChange>
          </w:rPr>
          <w:delText>Funções</w:delText>
        </w:r>
        <w:r w:rsidR="003A2BE7" w:rsidRPr="00552719" w:rsidDel="00655C69">
          <w:rPr>
            <w:shd w:val="clear" w:color="auto" w:fill="FFFFFF"/>
            <w:rPrChange w:id="7191" w:author="Willian" w:date="2016-11-28T20:46:00Z">
              <w:rPr>
                <w:shd w:val="clear" w:color="auto" w:fill="FFFFFF"/>
              </w:rPr>
            </w:rPrChange>
          </w:rPr>
          <w:delText xml:space="preserve"> (avançado)</w:delText>
        </w:r>
        <w:r w:rsidRPr="00552719" w:rsidDel="00655C69">
          <w:rPr>
            <w:shd w:val="clear" w:color="auto" w:fill="FFFFFF"/>
            <w:rPrChange w:id="7192" w:author="Willian" w:date="2016-11-28T20:46:00Z">
              <w:rPr>
                <w:shd w:val="clear" w:color="auto" w:fill="FFFFFF"/>
              </w:rPr>
            </w:rPrChange>
          </w:rPr>
          <w:delText xml:space="preserve"> </w:delText>
        </w:r>
        <w:r w:rsidR="003A2BE7" w:rsidRPr="00552719" w:rsidDel="00655C69">
          <w:rPr>
            <w:shd w:val="clear" w:color="auto" w:fill="FFFFFF"/>
            <w:rPrChange w:id="7193" w:author="Willian" w:date="2016-11-28T20:46:00Z">
              <w:rPr>
                <w:shd w:val="clear" w:color="auto" w:fill="FFFFFF"/>
              </w:rPr>
            </w:rPrChange>
          </w:rPr>
          <w:delText>e Closures</w:delText>
        </w:r>
      </w:del>
    </w:p>
    <w:p w14:paraId="38E9533A" w14:textId="77777777" w:rsidR="005649CE" w:rsidRPr="00552719" w:rsidDel="00655C69" w:rsidRDefault="005649CE" w:rsidP="00105795">
      <w:pPr>
        <w:rPr>
          <w:del w:id="7194" w:author="Willian" w:date="2016-11-27T10:05:00Z"/>
          <w:rPrChange w:id="7195" w:author="Willian" w:date="2016-11-28T20:46:00Z">
            <w:rPr>
              <w:del w:id="7196" w:author="Willian" w:date="2016-11-27T10:05:00Z"/>
            </w:rPr>
          </w:rPrChange>
        </w:rPr>
        <w:pPrChange w:id="7197" w:author="Willian" w:date="2016-11-28T21:17:00Z">
          <w:pPr/>
        </w:pPrChange>
      </w:pPr>
      <w:del w:id="7198" w:author="Willian" w:date="2016-11-27T10:05:00Z">
        <w:r w:rsidRPr="00552719" w:rsidDel="00655C69">
          <w:rPr>
            <w:shd w:val="clear" w:color="auto" w:fill="FFFFFF"/>
            <w:rPrChange w:id="7199" w:author="Willian" w:date="2016-11-28T20:46:00Z">
              <w:rPr>
                <w:shd w:val="clear" w:color="auto" w:fill="FFFFFF"/>
              </w:rPr>
            </w:rPrChange>
          </w:rPr>
          <w:delText xml:space="preserve">Relembrando, use func para declarar uma função. Chame uma função, seguindo o seu nome com uma lista de argumentos entre parênteses. Use </w:delText>
        </w:r>
        <w:r w:rsidRPr="00552719" w:rsidDel="00655C69">
          <w:rPr>
            <w:rFonts w:ascii="Verdana" w:hAnsi="Verdana"/>
            <w:color w:val="808080"/>
            <w:sz w:val="26"/>
            <w:shd w:val="clear" w:color="auto" w:fill="FFFFFF"/>
            <w:rPrChange w:id="7200" w:author="Willian" w:date="2016-11-28T20:46:00Z">
              <w:rPr>
                <w:rFonts w:ascii="Verdana" w:hAnsi="Verdana"/>
                <w:color w:val="808080"/>
                <w:sz w:val="26"/>
                <w:szCs w:val="26"/>
                <w:shd w:val="clear" w:color="auto" w:fill="FFFFFF"/>
              </w:rPr>
            </w:rPrChange>
          </w:rPr>
          <w:delText>-&gt;</w:delText>
        </w:r>
        <w:r w:rsidRPr="00552719" w:rsidDel="00655C69">
          <w:rPr>
            <w:shd w:val="clear" w:color="auto" w:fill="FFFFFF"/>
            <w:rPrChange w:id="7201" w:author="Willian" w:date="2016-11-28T20:46:00Z">
              <w:rPr>
                <w:shd w:val="clear" w:color="auto" w:fill="FFFFFF"/>
              </w:rPr>
            </w:rPrChange>
          </w:rPr>
          <w:delText>para separar os nomes de parâmetros e tipos de tipo de retorno da função.</w:delText>
        </w:r>
      </w:del>
    </w:p>
    <w:p w14:paraId="6A2A9F53" w14:textId="77777777" w:rsidR="005649CE" w:rsidRPr="00552719" w:rsidDel="00655C69" w:rsidRDefault="005649CE" w:rsidP="00105795">
      <w:pPr>
        <w:rPr>
          <w:del w:id="7202" w:author="Willian" w:date="2016-11-27T10:05:00Z"/>
          <w:noProof/>
          <w:lang w:val="en-US"/>
          <w:rPrChange w:id="7203" w:author="Willian" w:date="2016-11-28T20:46:00Z">
            <w:rPr>
              <w:del w:id="7204" w:author="Willian" w:date="2016-11-27T10:05:00Z"/>
              <w:rFonts w:ascii="Menlo" w:hAnsi="Menlo" w:cs="Menlo"/>
              <w:noProof/>
              <w:color w:val="414141"/>
              <w:sz w:val="21"/>
              <w:szCs w:val="21"/>
              <w:lang w:val="en-US"/>
            </w:rPr>
          </w:rPrChange>
        </w:rPr>
        <w:pPrChange w:id="7205" w:author="Willian" w:date="2016-11-28T21:17:00Z">
          <w:pPr>
            <w:shd w:val="clear" w:color="auto" w:fill="FFFFFF"/>
            <w:spacing w:before="460" w:after="0"/>
            <w:ind w:left="885"/>
            <w:textAlignment w:val="baseline"/>
          </w:pPr>
        </w:pPrChange>
      </w:pPr>
      <w:del w:id="7206" w:author="Willian" w:date="2016-11-27T10:05:00Z">
        <w:r w:rsidRPr="00552719" w:rsidDel="00655C69">
          <w:rPr>
            <w:noProof/>
            <w:shd w:val="clear" w:color="auto" w:fill="FFFFFF"/>
            <w:lang w:val="en-US"/>
            <w:rPrChange w:id="7207" w:author="Willian" w:date="2016-11-28T20:46:00Z">
              <w:rPr>
                <w:rFonts w:ascii="Menlo" w:hAnsi="Menlo" w:cs="Menlo"/>
                <w:noProof/>
                <w:color w:val="AA3391"/>
                <w:sz w:val="18"/>
                <w:szCs w:val="18"/>
                <w:shd w:val="clear" w:color="auto" w:fill="FFFFFF"/>
                <w:lang w:val="en-US"/>
              </w:rPr>
            </w:rPrChange>
          </w:rPr>
          <w:delText>func greet(person: String, day: String) -&gt; String {</w:delText>
        </w:r>
      </w:del>
    </w:p>
    <w:p w14:paraId="002F2965" w14:textId="77777777" w:rsidR="005649CE" w:rsidRPr="00552719" w:rsidDel="00655C69" w:rsidRDefault="005649CE" w:rsidP="00105795">
      <w:pPr>
        <w:rPr>
          <w:del w:id="7208" w:author="Willian" w:date="2016-11-27T10:05:00Z"/>
          <w:noProof/>
          <w:lang w:val="en-US"/>
          <w:rPrChange w:id="7209" w:author="Willian" w:date="2016-11-28T20:46:00Z">
            <w:rPr>
              <w:del w:id="7210" w:author="Willian" w:date="2016-11-27T10:05:00Z"/>
              <w:rFonts w:ascii="Menlo" w:hAnsi="Menlo" w:cs="Menlo"/>
              <w:noProof/>
              <w:color w:val="414141"/>
              <w:sz w:val="21"/>
              <w:szCs w:val="21"/>
              <w:lang w:val="en-US"/>
            </w:rPr>
          </w:rPrChange>
        </w:rPr>
        <w:pPrChange w:id="7211" w:author="Willian" w:date="2016-11-28T21:17:00Z">
          <w:pPr>
            <w:shd w:val="clear" w:color="auto" w:fill="FFFFFF"/>
            <w:spacing w:after="0"/>
            <w:ind w:left="885"/>
            <w:textAlignment w:val="baseline"/>
          </w:pPr>
        </w:pPrChange>
      </w:pPr>
      <w:del w:id="7212" w:author="Willian" w:date="2016-11-27T10:05:00Z">
        <w:r w:rsidRPr="00552719" w:rsidDel="00655C69">
          <w:rPr>
            <w:noProof/>
            <w:shd w:val="clear" w:color="auto" w:fill="FFFFFF"/>
            <w:lang w:val="en-US"/>
            <w:rPrChange w:id="7213" w:author="Willian" w:date="2016-11-28T20:46:00Z">
              <w:rPr>
                <w:rFonts w:ascii="Menlo" w:hAnsi="Menlo" w:cs="Menlo"/>
                <w:noProof/>
                <w:color w:val="414141"/>
                <w:sz w:val="18"/>
                <w:szCs w:val="18"/>
                <w:shd w:val="clear" w:color="auto" w:fill="FFFFFF"/>
                <w:lang w:val="en-US"/>
              </w:rPr>
            </w:rPrChange>
          </w:rPr>
          <w:delText>  return "Hello \(person), today is \(day)."</w:delText>
        </w:r>
      </w:del>
    </w:p>
    <w:p w14:paraId="2C53ACEF" w14:textId="77777777" w:rsidR="005649CE" w:rsidRPr="00552719" w:rsidDel="00655C69" w:rsidRDefault="005649CE" w:rsidP="00105795">
      <w:pPr>
        <w:rPr>
          <w:del w:id="7214" w:author="Willian" w:date="2016-11-27T10:05:00Z"/>
          <w:noProof/>
          <w:shd w:val="clear" w:color="auto" w:fill="FFFFFF"/>
          <w:lang w:val="en-US"/>
          <w:rPrChange w:id="7215" w:author="Willian" w:date="2016-11-28T20:46:00Z">
            <w:rPr>
              <w:del w:id="7216" w:author="Willian" w:date="2016-11-27T10:05:00Z"/>
              <w:rFonts w:ascii="Menlo" w:hAnsi="Menlo" w:cs="Menlo"/>
              <w:noProof/>
              <w:color w:val="414141"/>
              <w:sz w:val="18"/>
              <w:szCs w:val="18"/>
              <w:shd w:val="clear" w:color="auto" w:fill="FFFFFF"/>
              <w:lang w:val="en-US"/>
            </w:rPr>
          </w:rPrChange>
        </w:rPr>
        <w:pPrChange w:id="7217" w:author="Willian" w:date="2016-11-28T21:17:00Z">
          <w:pPr>
            <w:shd w:val="clear" w:color="auto" w:fill="FFFFFF"/>
            <w:spacing w:after="0"/>
            <w:ind w:left="885"/>
            <w:textAlignment w:val="baseline"/>
          </w:pPr>
        </w:pPrChange>
      </w:pPr>
      <w:del w:id="7218" w:author="Willian" w:date="2016-11-27T10:05:00Z">
        <w:r w:rsidRPr="00552719" w:rsidDel="00655C69">
          <w:rPr>
            <w:noProof/>
            <w:shd w:val="clear" w:color="auto" w:fill="FFFFFF"/>
            <w:lang w:val="en-US"/>
            <w:rPrChange w:id="7219" w:author="Willian" w:date="2016-11-28T20:46:00Z">
              <w:rPr>
                <w:rFonts w:ascii="Menlo" w:hAnsi="Menlo" w:cs="Menlo"/>
                <w:noProof/>
                <w:color w:val="414141"/>
                <w:sz w:val="18"/>
                <w:szCs w:val="18"/>
                <w:shd w:val="clear" w:color="auto" w:fill="FFFFFF"/>
                <w:lang w:val="en-US"/>
              </w:rPr>
            </w:rPrChange>
          </w:rPr>
          <w:delText>}</w:delText>
        </w:r>
      </w:del>
    </w:p>
    <w:p w14:paraId="211E0ADE" w14:textId="77777777" w:rsidR="005649CE" w:rsidRPr="00552719" w:rsidDel="00655C69" w:rsidRDefault="005649CE" w:rsidP="00105795">
      <w:pPr>
        <w:rPr>
          <w:del w:id="7220" w:author="Willian" w:date="2016-11-27T10:05:00Z"/>
          <w:noProof/>
          <w:lang w:val="en-US"/>
          <w:rPrChange w:id="7221" w:author="Willian" w:date="2016-11-28T20:46:00Z">
            <w:rPr>
              <w:del w:id="7222" w:author="Willian" w:date="2016-11-27T10:05:00Z"/>
              <w:rFonts w:ascii="Menlo" w:hAnsi="Menlo" w:cs="Menlo"/>
              <w:noProof/>
              <w:color w:val="414141"/>
              <w:sz w:val="21"/>
              <w:szCs w:val="21"/>
              <w:lang w:val="en-US"/>
            </w:rPr>
          </w:rPrChange>
        </w:rPr>
        <w:pPrChange w:id="7223" w:author="Willian" w:date="2016-11-28T21:17:00Z">
          <w:pPr>
            <w:shd w:val="clear" w:color="auto" w:fill="FFFFFF"/>
            <w:spacing w:after="0"/>
            <w:ind w:left="885"/>
            <w:textAlignment w:val="baseline"/>
          </w:pPr>
        </w:pPrChange>
      </w:pPr>
    </w:p>
    <w:p w14:paraId="1893B7CC" w14:textId="77777777" w:rsidR="005649CE" w:rsidRPr="00552719" w:rsidDel="00655C69" w:rsidRDefault="005649CE" w:rsidP="00105795">
      <w:pPr>
        <w:rPr>
          <w:del w:id="7224" w:author="Willian" w:date="2016-11-27T10:05:00Z"/>
          <w:noProof/>
          <w:lang w:val="en-US"/>
          <w:rPrChange w:id="7225" w:author="Willian" w:date="2016-11-28T20:46:00Z">
            <w:rPr>
              <w:del w:id="7226" w:author="Willian" w:date="2016-11-27T10:05:00Z"/>
              <w:rFonts w:ascii="Menlo" w:hAnsi="Menlo" w:cs="Menlo"/>
              <w:noProof/>
              <w:color w:val="414141"/>
              <w:sz w:val="21"/>
              <w:szCs w:val="21"/>
              <w:lang w:val="en-US"/>
            </w:rPr>
          </w:rPrChange>
        </w:rPr>
        <w:pPrChange w:id="7227" w:author="Willian" w:date="2016-11-28T21:17:00Z">
          <w:pPr>
            <w:shd w:val="clear" w:color="auto" w:fill="FFFFFF"/>
            <w:spacing w:after="620"/>
            <w:ind w:left="885"/>
            <w:textAlignment w:val="baseline"/>
          </w:pPr>
        </w:pPrChange>
      </w:pPr>
      <w:del w:id="7228" w:author="Willian" w:date="2016-11-27T10:05:00Z">
        <w:r w:rsidRPr="00552719" w:rsidDel="00655C69">
          <w:rPr>
            <w:noProof/>
            <w:shd w:val="clear" w:color="auto" w:fill="FFFFFF"/>
            <w:lang w:val="en-US"/>
            <w:rPrChange w:id="7229" w:author="Willian" w:date="2016-11-28T20:46:00Z">
              <w:rPr>
                <w:rFonts w:ascii="Menlo" w:hAnsi="Menlo" w:cs="Menlo"/>
                <w:noProof/>
                <w:color w:val="3F6E74"/>
                <w:sz w:val="18"/>
                <w:szCs w:val="18"/>
                <w:shd w:val="clear" w:color="auto" w:fill="FFFFFF"/>
                <w:lang w:val="en-US"/>
              </w:rPr>
            </w:rPrChange>
          </w:rPr>
          <w:delText>greet(person: "Bob", day: "Tuesday")</w:delText>
        </w:r>
      </w:del>
    </w:p>
    <w:p w14:paraId="75FEDC15" w14:textId="77777777" w:rsidR="005649CE" w:rsidRPr="00552719" w:rsidDel="00655C69" w:rsidRDefault="005649CE" w:rsidP="00105795">
      <w:pPr>
        <w:rPr>
          <w:del w:id="7230" w:author="Willian" w:date="2016-11-27T10:05:00Z"/>
          <w:rPrChange w:id="7231" w:author="Willian" w:date="2016-11-28T20:46:00Z">
            <w:rPr>
              <w:del w:id="7232" w:author="Willian" w:date="2016-11-27T10:05:00Z"/>
            </w:rPr>
          </w:rPrChange>
        </w:rPr>
        <w:pPrChange w:id="7233" w:author="Willian" w:date="2016-11-28T21:17:00Z">
          <w:pPr/>
        </w:pPrChange>
      </w:pPr>
      <w:del w:id="7234" w:author="Willian" w:date="2016-11-27T10:05:00Z">
        <w:r w:rsidRPr="00552719" w:rsidDel="00655C69">
          <w:rPr>
            <w:shd w:val="clear" w:color="auto" w:fill="FFFFFF"/>
            <w:rPrChange w:id="7235" w:author="Willian" w:date="2016-11-28T20:46:00Z">
              <w:rPr>
                <w:shd w:val="clear" w:color="auto" w:fill="FFFFFF"/>
              </w:rPr>
            </w:rPrChange>
          </w:rPr>
          <w:delText xml:space="preserve">Por padrão, as funções usam seus nomes de parâmetros como etiquetas ou rótulos para seus argumentos. Você pode escrever um rótulo personalizado de um argumento antes do nome do parâmetro, ou escrever um sublinhado  </w:delText>
        </w:r>
        <w:r w:rsidRPr="00552719" w:rsidDel="00655C69">
          <w:rPr>
            <w:rFonts w:ascii="Verdana" w:hAnsi="Verdana"/>
            <w:color w:val="808080"/>
            <w:sz w:val="26"/>
            <w:shd w:val="clear" w:color="auto" w:fill="FFFFFF"/>
            <w:rPrChange w:id="7236" w:author="Willian" w:date="2016-11-28T20:46:00Z">
              <w:rPr>
                <w:rFonts w:ascii="Verdana" w:hAnsi="Verdana"/>
                <w:color w:val="808080"/>
                <w:sz w:val="26"/>
                <w:szCs w:val="26"/>
                <w:shd w:val="clear" w:color="auto" w:fill="FFFFFF"/>
              </w:rPr>
            </w:rPrChange>
          </w:rPr>
          <w:delText xml:space="preserve">_ </w:delText>
        </w:r>
        <w:r w:rsidRPr="00552719" w:rsidDel="00655C69">
          <w:rPr>
            <w:shd w:val="clear" w:color="auto" w:fill="FFFFFF"/>
            <w:rPrChange w:id="7237" w:author="Willian" w:date="2016-11-28T20:46:00Z">
              <w:rPr>
                <w:shd w:val="clear" w:color="auto" w:fill="FFFFFF"/>
              </w:rPr>
            </w:rPrChange>
          </w:rPr>
          <w:delText>para não rótulo no argumento.</w:delText>
        </w:r>
      </w:del>
    </w:p>
    <w:p w14:paraId="4D4DFCB3" w14:textId="77777777" w:rsidR="005649CE" w:rsidRPr="00552719" w:rsidDel="00655C69" w:rsidRDefault="005649CE" w:rsidP="00105795">
      <w:pPr>
        <w:rPr>
          <w:del w:id="7238" w:author="Willian" w:date="2016-11-27T10:05:00Z"/>
          <w:noProof/>
          <w:lang w:val="en-US"/>
          <w:rPrChange w:id="7239" w:author="Willian" w:date="2016-11-28T20:46:00Z">
            <w:rPr>
              <w:del w:id="7240" w:author="Willian" w:date="2016-11-27T10:05:00Z"/>
              <w:rFonts w:ascii="Menlo" w:hAnsi="Menlo" w:cs="Menlo"/>
              <w:noProof/>
              <w:color w:val="414141"/>
              <w:sz w:val="21"/>
              <w:szCs w:val="21"/>
              <w:lang w:val="en-US"/>
            </w:rPr>
          </w:rPrChange>
        </w:rPr>
        <w:pPrChange w:id="7241" w:author="Willian" w:date="2016-11-28T21:17:00Z">
          <w:pPr>
            <w:shd w:val="clear" w:color="auto" w:fill="FFFFFF"/>
            <w:spacing w:before="460" w:after="0"/>
            <w:ind w:left="709"/>
            <w:textAlignment w:val="baseline"/>
          </w:pPr>
        </w:pPrChange>
      </w:pPr>
      <w:del w:id="7242" w:author="Willian" w:date="2016-11-27T10:05:00Z">
        <w:r w:rsidRPr="00552719" w:rsidDel="00655C69">
          <w:rPr>
            <w:noProof/>
            <w:shd w:val="clear" w:color="auto" w:fill="FFFFFF"/>
            <w:lang w:val="en-US"/>
            <w:rPrChange w:id="7243" w:author="Willian" w:date="2016-11-28T20:46:00Z">
              <w:rPr>
                <w:rFonts w:ascii="Menlo" w:hAnsi="Menlo" w:cs="Menlo"/>
                <w:noProof/>
                <w:color w:val="AA3391"/>
                <w:sz w:val="18"/>
                <w:szCs w:val="18"/>
                <w:shd w:val="clear" w:color="auto" w:fill="FFFFFF"/>
                <w:lang w:val="en-US"/>
              </w:rPr>
            </w:rPrChange>
          </w:rPr>
          <w:delText>func greet(_ person: String, on day: String) -&gt; String {</w:delText>
        </w:r>
      </w:del>
    </w:p>
    <w:p w14:paraId="43E44E98" w14:textId="77777777" w:rsidR="005649CE" w:rsidRPr="00552719" w:rsidDel="00655C69" w:rsidRDefault="005649CE" w:rsidP="00105795">
      <w:pPr>
        <w:rPr>
          <w:del w:id="7244" w:author="Willian" w:date="2016-11-27T10:05:00Z"/>
          <w:noProof/>
          <w:lang w:val="en-US"/>
          <w:rPrChange w:id="7245" w:author="Willian" w:date="2016-11-28T20:46:00Z">
            <w:rPr>
              <w:del w:id="7246" w:author="Willian" w:date="2016-11-27T10:05:00Z"/>
              <w:rFonts w:ascii="Menlo" w:hAnsi="Menlo" w:cs="Menlo"/>
              <w:noProof/>
              <w:color w:val="414141"/>
              <w:sz w:val="21"/>
              <w:szCs w:val="21"/>
              <w:lang w:val="en-US"/>
            </w:rPr>
          </w:rPrChange>
        </w:rPr>
        <w:pPrChange w:id="7247" w:author="Willian" w:date="2016-11-28T21:17:00Z">
          <w:pPr>
            <w:shd w:val="clear" w:color="auto" w:fill="FFFFFF"/>
            <w:spacing w:after="0"/>
            <w:ind w:left="709"/>
            <w:textAlignment w:val="baseline"/>
          </w:pPr>
        </w:pPrChange>
      </w:pPr>
      <w:del w:id="7248" w:author="Willian" w:date="2016-11-27T10:05:00Z">
        <w:r w:rsidRPr="00552719" w:rsidDel="00655C69">
          <w:rPr>
            <w:noProof/>
            <w:shd w:val="clear" w:color="auto" w:fill="FFFFFF"/>
            <w:lang w:val="en-US"/>
            <w:rPrChange w:id="7249" w:author="Willian" w:date="2016-11-28T20:46:00Z">
              <w:rPr>
                <w:rFonts w:ascii="Menlo" w:hAnsi="Menlo" w:cs="Menlo"/>
                <w:noProof/>
                <w:color w:val="414141"/>
                <w:sz w:val="18"/>
                <w:szCs w:val="18"/>
                <w:shd w:val="clear" w:color="auto" w:fill="FFFFFF"/>
                <w:lang w:val="en-US"/>
              </w:rPr>
            </w:rPrChange>
          </w:rPr>
          <w:delText>  return "Hello \(person), today is \(day)."</w:delText>
        </w:r>
      </w:del>
    </w:p>
    <w:p w14:paraId="28A808D1" w14:textId="77777777" w:rsidR="005649CE" w:rsidRPr="00552719" w:rsidDel="00655C69" w:rsidRDefault="005649CE" w:rsidP="00105795">
      <w:pPr>
        <w:rPr>
          <w:del w:id="7250" w:author="Willian" w:date="2016-11-27T10:05:00Z"/>
          <w:noProof/>
          <w:shd w:val="clear" w:color="auto" w:fill="FFFFFF"/>
          <w:rPrChange w:id="7251" w:author="Willian" w:date="2016-11-28T20:46:00Z">
            <w:rPr>
              <w:del w:id="7252" w:author="Willian" w:date="2016-11-27T10:05:00Z"/>
              <w:rFonts w:ascii="Menlo" w:hAnsi="Menlo" w:cs="Menlo"/>
              <w:noProof/>
              <w:color w:val="414141"/>
              <w:sz w:val="18"/>
              <w:szCs w:val="18"/>
              <w:shd w:val="clear" w:color="auto" w:fill="FFFFFF"/>
            </w:rPr>
          </w:rPrChange>
        </w:rPr>
        <w:pPrChange w:id="7253" w:author="Willian" w:date="2016-11-28T21:17:00Z">
          <w:pPr>
            <w:shd w:val="clear" w:color="auto" w:fill="FFFFFF"/>
            <w:spacing w:after="0"/>
            <w:ind w:left="709"/>
            <w:textAlignment w:val="baseline"/>
          </w:pPr>
        </w:pPrChange>
      </w:pPr>
      <w:del w:id="7254" w:author="Willian" w:date="2016-11-27T10:05:00Z">
        <w:r w:rsidRPr="00552719" w:rsidDel="00655C69">
          <w:rPr>
            <w:noProof/>
            <w:shd w:val="clear" w:color="auto" w:fill="FFFFFF"/>
            <w:rPrChange w:id="7255" w:author="Willian" w:date="2016-11-28T20:46:00Z">
              <w:rPr>
                <w:rFonts w:ascii="Menlo" w:hAnsi="Menlo" w:cs="Menlo"/>
                <w:noProof/>
                <w:color w:val="414141"/>
                <w:sz w:val="18"/>
                <w:szCs w:val="18"/>
                <w:shd w:val="clear" w:color="auto" w:fill="FFFFFF"/>
              </w:rPr>
            </w:rPrChange>
          </w:rPr>
          <w:delText>}</w:delText>
        </w:r>
      </w:del>
    </w:p>
    <w:p w14:paraId="51670D78" w14:textId="77777777" w:rsidR="005649CE" w:rsidRPr="00552719" w:rsidDel="00655C69" w:rsidRDefault="005649CE" w:rsidP="00105795">
      <w:pPr>
        <w:rPr>
          <w:del w:id="7256" w:author="Willian" w:date="2016-11-27T10:05:00Z"/>
          <w:noProof/>
          <w:shd w:val="clear" w:color="auto" w:fill="FFFFFF"/>
          <w:rPrChange w:id="7257" w:author="Willian" w:date="2016-11-28T20:46:00Z">
            <w:rPr>
              <w:del w:id="7258" w:author="Willian" w:date="2016-11-27T10:05:00Z"/>
              <w:rFonts w:ascii="Menlo" w:hAnsi="Menlo" w:cs="Menlo"/>
              <w:noProof/>
              <w:color w:val="414141"/>
              <w:sz w:val="18"/>
              <w:szCs w:val="18"/>
              <w:shd w:val="clear" w:color="auto" w:fill="FFFFFF"/>
            </w:rPr>
          </w:rPrChange>
        </w:rPr>
        <w:pPrChange w:id="7259" w:author="Willian" w:date="2016-11-28T21:17:00Z">
          <w:pPr>
            <w:shd w:val="clear" w:color="auto" w:fill="FFFFFF"/>
            <w:spacing w:after="0"/>
            <w:ind w:left="709"/>
            <w:textAlignment w:val="baseline"/>
          </w:pPr>
        </w:pPrChange>
      </w:pPr>
    </w:p>
    <w:p w14:paraId="797CA2BC" w14:textId="77777777" w:rsidR="005649CE" w:rsidRPr="00552719" w:rsidDel="00655C69" w:rsidRDefault="005649CE" w:rsidP="00105795">
      <w:pPr>
        <w:rPr>
          <w:del w:id="7260" w:author="Willian" w:date="2016-11-27T10:05:00Z"/>
          <w:noProof/>
          <w:rPrChange w:id="7261" w:author="Willian" w:date="2016-11-28T20:46:00Z">
            <w:rPr>
              <w:del w:id="7262" w:author="Willian" w:date="2016-11-27T10:05:00Z"/>
              <w:rFonts w:ascii="Menlo" w:hAnsi="Menlo" w:cs="Menlo"/>
              <w:noProof/>
              <w:color w:val="414141"/>
              <w:sz w:val="21"/>
              <w:szCs w:val="21"/>
            </w:rPr>
          </w:rPrChange>
        </w:rPr>
        <w:pPrChange w:id="7263" w:author="Willian" w:date="2016-11-28T21:17:00Z">
          <w:pPr>
            <w:shd w:val="clear" w:color="auto" w:fill="FFFFFF"/>
            <w:spacing w:after="620"/>
            <w:ind w:left="709"/>
            <w:textAlignment w:val="baseline"/>
          </w:pPr>
        </w:pPrChange>
      </w:pPr>
      <w:del w:id="7264" w:author="Willian" w:date="2016-11-27T10:05:00Z">
        <w:r w:rsidRPr="00552719" w:rsidDel="00655C69">
          <w:rPr>
            <w:noProof/>
            <w:shd w:val="clear" w:color="auto" w:fill="FFFFFF"/>
            <w:rPrChange w:id="7265" w:author="Willian" w:date="2016-11-28T20:46:00Z">
              <w:rPr>
                <w:rFonts w:ascii="Menlo" w:hAnsi="Menlo" w:cs="Menlo"/>
                <w:noProof/>
                <w:color w:val="3F6E74"/>
                <w:sz w:val="18"/>
                <w:szCs w:val="18"/>
                <w:shd w:val="clear" w:color="auto" w:fill="FFFFFF"/>
              </w:rPr>
            </w:rPrChange>
          </w:rPr>
          <w:delText>greet("John", on: "Wednesday")</w:delText>
        </w:r>
      </w:del>
    </w:p>
    <w:p w14:paraId="3D7C06F3" w14:textId="77777777" w:rsidR="005649CE" w:rsidRPr="00552719" w:rsidDel="00655C69" w:rsidRDefault="005649CE" w:rsidP="00105795">
      <w:pPr>
        <w:rPr>
          <w:del w:id="7266" w:author="Willian" w:date="2016-11-27T10:05:00Z"/>
          <w:rPrChange w:id="7267" w:author="Willian" w:date="2016-11-28T20:46:00Z">
            <w:rPr>
              <w:del w:id="7268" w:author="Willian" w:date="2016-11-27T10:05:00Z"/>
              <w:rFonts w:ascii="Times New Roman" w:hAnsi="Times New Roman"/>
              <w:color w:val="auto"/>
              <w:sz w:val="24"/>
              <w:szCs w:val="24"/>
            </w:rPr>
          </w:rPrChange>
        </w:rPr>
        <w:pPrChange w:id="7269" w:author="Willian" w:date="2016-11-28T21:17:00Z">
          <w:pPr/>
        </w:pPrChange>
      </w:pPr>
      <w:del w:id="7270" w:author="Willian" w:date="2016-11-27T10:05:00Z">
        <w:r w:rsidRPr="00552719" w:rsidDel="00655C69">
          <w:rPr>
            <w:shd w:val="clear" w:color="auto" w:fill="FFFFFF"/>
            <w:rPrChange w:id="7271" w:author="Willian" w:date="2016-11-28T20:46:00Z">
              <w:rPr>
                <w:shd w:val="clear" w:color="auto" w:fill="FFFFFF"/>
              </w:rPr>
            </w:rPrChange>
          </w:rPr>
          <w:delText>Use uma tupla para definir um valor composto, que possibilita retornar vários valores de uma só vez na mesma função. Os elementos de uma tupla podem ser referidos pelo nome ou pelo número.</w:delText>
        </w:r>
      </w:del>
    </w:p>
    <w:p w14:paraId="5A236D78" w14:textId="77777777" w:rsidR="005649CE" w:rsidRPr="00552719" w:rsidDel="00655C69" w:rsidRDefault="005649CE" w:rsidP="00105795">
      <w:pPr>
        <w:rPr>
          <w:del w:id="7272" w:author="Willian" w:date="2016-11-27T10:05:00Z"/>
          <w:noProof/>
          <w:lang w:val="en-US"/>
          <w:rPrChange w:id="7273" w:author="Willian" w:date="2016-11-28T20:46:00Z">
            <w:rPr>
              <w:del w:id="7274" w:author="Willian" w:date="2016-11-27T10:05:00Z"/>
              <w:rFonts w:ascii="Menlo" w:hAnsi="Menlo" w:cs="Menlo"/>
              <w:noProof/>
              <w:color w:val="414141"/>
              <w:sz w:val="21"/>
              <w:szCs w:val="21"/>
              <w:lang w:val="en-US"/>
            </w:rPr>
          </w:rPrChange>
        </w:rPr>
        <w:pPrChange w:id="7275" w:author="Willian" w:date="2016-11-28T21:17:00Z">
          <w:pPr>
            <w:shd w:val="clear" w:color="auto" w:fill="FFFFFF"/>
            <w:spacing w:before="460" w:after="0"/>
            <w:ind w:left="567"/>
            <w:textAlignment w:val="baseline"/>
          </w:pPr>
        </w:pPrChange>
      </w:pPr>
      <w:del w:id="7276" w:author="Willian" w:date="2016-11-27T10:05:00Z">
        <w:r w:rsidRPr="00552719" w:rsidDel="00655C69">
          <w:rPr>
            <w:noProof/>
            <w:shd w:val="clear" w:color="auto" w:fill="FFFFFF"/>
            <w:lang w:val="en-US"/>
            <w:rPrChange w:id="7277" w:author="Willian" w:date="2016-11-28T20:46:00Z">
              <w:rPr>
                <w:rFonts w:ascii="Menlo" w:hAnsi="Menlo" w:cs="Menlo"/>
                <w:noProof/>
                <w:color w:val="AA3391"/>
                <w:sz w:val="18"/>
                <w:szCs w:val="18"/>
                <w:shd w:val="clear" w:color="auto" w:fill="FFFFFF"/>
                <w:lang w:val="en-US"/>
              </w:rPr>
            </w:rPrChange>
          </w:rPr>
          <w:delText>func calculateStatistics(scores: [Int]) -&gt; (min: Int, max: Int, sum: Int) {</w:delText>
        </w:r>
      </w:del>
    </w:p>
    <w:p w14:paraId="1C2B8297" w14:textId="77777777" w:rsidR="005649CE" w:rsidRPr="00552719" w:rsidDel="00655C69" w:rsidRDefault="005649CE" w:rsidP="00105795">
      <w:pPr>
        <w:rPr>
          <w:del w:id="7278" w:author="Willian" w:date="2016-11-27T10:05:00Z"/>
          <w:noProof/>
          <w:lang w:val="en-US"/>
          <w:rPrChange w:id="7279" w:author="Willian" w:date="2016-11-28T20:46:00Z">
            <w:rPr>
              <w:del w:id="7280" w:author="Willian" w:date="2016-11-27T10:05:00Z"/>
              <w:rFonts w:ascii="Menlo" w:hAnsi="Menlo" w:cs="Menlo"/>
              <w:noProof/>
              <w:color w:val="414141"/>
              <w:sz w:val="21"/>
              <w:szCs w:val="21"/>
              <w:lang w:val="en-US"/>
            </w:rPr>
          </w:rPrChange>
        </w:rPr>
        <w:pPrChange w:id="7281" w:author="Willian" w:date="2016-11-28T21:17:00Z">
          <w:pPr>
            <w:shd w:val="clear" w:color="auto" w:fill="FFFFFF"/>
            <w:spacing w:after="0"/>
            <w:ind w:left="567"/>
            <w:textAlignment w:val="baseline"/>
          </w:pPr>
        </w:pPrChange>
      </w:pPr>
      <w:del w:id="7282" w:author="Willian" w:date="2016-11-27T10:05:00Z">
        <w:r w:rsidRPr="00552719" w:rsidDel="00655C69">
          <w:rPr>
            <w:noProof/>
            <w:shd w:val="clear" w:color="auto" w:fill="FFFFFF"/>
            <w:lang w:val="en-US"/>
            <w:rPrChange w:id="7283" w:author="Willian" w:date="2016-11-28T20:46:00Z">
              <w:rPr>
                <w:rFonts w:ascii="Menlo" w:hAnsi="Menlo" w:cs="Menlo"/>
                <w:noProof/>
                <w:color w:val="414141"/>
                <w:sz w:val="18"/>
                <w:szCs w:val="18"/>
                <w:shd w:val="clear" w:color="auto" w:fill="FFFFFF"/>
                <w:lang w:val="en-US"/>
              </w:rPr>
            </w:rPrChange>
          </w:rPr>
          <w:delText>  var min = scores[</w:delText>
        </w:r>
        <w:r w:rsidRPr="00552719" w:rsidDel="00655C69">
          <w:rPr>
            <w:noProof/>
            <w:color w:val="1C00CF"/>
            <w:shd w:val="clear" w:color="auto" w:fill="FFFFFF"/>
            <w:lang w:val="en-US"/>
            <w:rPrChange w:id="7284" w:author="Willian" w:date="2016-11-28T20:46:00Z">
              <w:rPr>
                <w:rFonts w:ascii="Menlo" w:hAnsi="Menlo" w:cs="Menlo"/>
                <w:noProof/>
                <w:color w:val="1C00CF"/>
                <w:sz w:val="18"/>
                <w:szCs w:val="18"/>
                <w:shd w:val="clear" w:color="auto" w:fill="FFFFFF"/>
                <w:lang w:val="en-US"/>
              </w:rPr>
            </w:rPrChange>
          </w:rPr>
          <w:delText>0</w:delText>
        </w:r>
        <w:r w:rsidRPr="00552719" w:rsidDel="00655C69">
          <w:rPr>
            <w:noProof/>
            <w:shd w:val="clear" w:color="auto" w:fill="FFFFFF"/>
            <w:lang w:val="en-US"/>
            <w:rPrChange w:id="7285" w:author="Willian" w:date="2016-11-28T20:46:00Z">
              <w:rPr>
                <w:rFonts w:ascii="Menlo" w:hAnsi="Menlo" w:cs="Menlo"/>
                <w:noProof/>
                <w:color w:val="414141"/>
                <w:sz w:val="18"/>
                <w:szCs w:val="18"/>
                <w:shd w:val="clear" w:color="auto" w:fill="FFFFFF"/>
                <w:lang w:val="en-US"/>
              </w:rPr>
            </w:rPrChange>
          </w:rPr>
          <w:delText>]</w:delText>
        </w:r>
      </w:del>
    </w:p>
    <w:p w14:paraId="4C3DA735" w14:textId="77777777" w:rsidR="005649CE" w:rsidRPr="00552719" w:rsidDel="00655C69" w:rsidRDefault="005649CE" w:rsidP="00105795">
      <w:pPr>
        <w:rPr>
          <w:del w:id="7286" w:author="Willian" w:date="2016-11-27T10:05:00Z"/>
          <w:noProof/>
          <w:lang w:val="en-US"/>
          <w:rPrChange w:id="7287" w:author="Willian" w:date="2016-11-28T20:46:00Z">
            <w:rPr>
              <w:del w:id="7288" w:author="Willian" w:date="2016-11-27T10:05:00Z"/>
              <w:rFonts w:ascii="Menlo" w:hAnsi="Menlo" w:cs="Menlo"/>
              <w:noProof/>
              <w:color w:val="414141"/>
              <w:sz w:val="21"/>
              <w:szCs w:val="21"/>
              <w:lang w:val="en-US"/>
            </w:rPr>
          </w:rPrChange>
        </w:rPr>
        <w:pPrChange w:id="7289" w:author="Willian" w:date="2016-11-28T21:17:00Z">
          <w:pPr>
            <w:shd w:val="clear" w:color="auto" w:fill="FFFFFF"/>
            <w:spacing w:after="0"/>
            <w:ind w:left="567"/>
            <w:textAlignment w:val="baseline"/>
          </w:pPr>
        </w:pPrChange>
      </w:pPr>
      <w:del w:id="7290" w:author="Willian" w:date="2016-11-27T10:05:00Z">
        <w:r w:rsidRPr="00552719" w:rsidDel="00655C69">
          <w:rPr>
            <w:noProof/>
            <w:shd w:val="clear" w:color="auto" w:fill="FFFFFF"/>
            <w:lang w:val="en-US"/>
            <w:rPrChange w:id="7291" w:author="Willian" w:date="2016-11-28T20:46:00Z">
              <w:rPr>
                <w:rFonts w:ascii="Menlo" w:hAnsi="Menlo" w:cs="Menlo"/>
                <w:noProof/>
                <w:color w:val="414141"/>
                <w:sz w:val="18"/>
                <w:szCs w:val="18"/>
                <w:shd w:val="clear" w:color="auto" w:fill="FFFFFF"/>
                <w:lang w:val="en-US"/>
              </w:rPr>
            </w:rPrChange>
          </w:rPr>
          <w:delText>  var max = scores[</w:delText>
        </w:r>
        <w:r w:rsidRPr="00552719" w:rsidDel="00655C69">
          <w:rPr>
            <w:noProof/>
            <w:color w:val="1C00CF"/>
            <w:shd w:val="clear" w:color="auto" w:fill="FFFFFF"/>
            <w:lang w:val="en-US"/>
            <w:rPrChange w:id="7292" w:author="Willian" w:date="2016-11-28T20:46:00Z">
              <w:rPr>
                <w:rFonts w:ascii="Menlo" w:hAnsi="Menlo" w:cs="Menlo"/>
                <w:noProof/>
                <w:color w:val="1C00CF"/>
                <w:sz w:val="18"/>
                <w:szCs w:val="18"/>
                <w:shd w:val="clear" w:color="auto" w:fill="FFFFFF"/>
                <w:lang w:val="en-US"/>
              </w:rPr>
            </w:rPrChange>
          </w:rPr>
          <w:delText>0</w:delText>
        </w:r>
        <w:r w:rsidRPr="00552719" w:rsidDel="00655C69">
          <w:rPr>
            <w:noProof/>
            <w:shd w:val="clear" w:color="auto" w:fill="FFFFFF"/>
            <w:lang w:val="en-US"/>
            <w:rPrChange w:id="7293" w:author="Willian" w:date="2016-11-28T20:46:00Z">
              <w:rPr>
                <w:rFonts w:ascii="Menlo" w:hAnsi="Menlo" w:cs="Menlo"/>
                <w:noProof/>
                <w:color w:val="414141"/>
                <w:sz w:val="18"/>
                <w:szCs w:val="18"/>
                <w:shd w:val="clear" w:color="auto" w:fill="FFFFFF"/>
                <w:lang w:val="en-US"/>
              </w:rPr>
            </w:rPrChange>
          </w:rPr>
          <w:delText>]</w:delText>
        </w:r>
      </w:del>
    </w:p>
    <w:p w14:paraId="7444799D" w14:textId="77777777" w:rsidR="005649CE" w:rsidRPr="00552719" w:rsidDel="00655C69" w:rsidRDefault="005649CE" w:rsidP="00105795">
      <w:pPr>
        <w:rPr>
          <w:del w:id="7294" w:author="Willian" w:date="2016-11-27T10:05:00Z"/>
          <w:noProof/>
          <w:lang w:val="en-US"/>
          <w:rPrChange w:id="7295" w:author="Willian" w:date="2016-11-28T20:46:00Z">
            <w:rPr>
              <w:del w:id="7296" w:author="Willian" w:date="2016-11-27T10:05:00Z"/>
              <w:rFonts w:ascii="Menlo" w:hAnsi="Menlo" w:cs="Menlo"/>
              <w:noProof/>
              <w:color w:val="414141"/>
              <w:sz w:val="21"/>
              <w:szCs w:val="21"/>
              <w:lang w:val="en-US"/>
            </w:rPr>
          </w:rPrChange>
        </w:rPr>
        <w:pPrChange w:id="7297" w:author="Willian" w:date="2016-11-28T21:17:00Z">
          <w:pPr>
            <w:shd w:val="clear" w:color="auto" w:fill="FFFFFF"/>
            <w:spacing w:after="0"/>
            <w:ind w:left="567"/>
            <w:textAlignment w:val="baseline"/>
          </w:pPr>
        </w:pPrChange>
      </w:pPr>
      <w:del w:id="7298" w:author="Willian" w:date="2016-11-27T10:05:00Z">
        <w:r w:rsidRPr="00552719" w:rsidDel="00655C69">
          <w:rPr>
            <w:noProof/>
            <w:shd w:val="clear" w:color="auto" w:fill="FFFFFF"/>
            <w:lang w:val="en-US"/>
            <w:rPrChange w:id="7299" w:author="Willian" w:date="2016-11-28T20:46:00Z">
              <w:rPr>
                <w:rFonts w:ascii="Menlo" w:hAnsi="Menlo" w:cs="Menlo"/>
                <w:noProof/>
                <w:color w:val="414141"/>
                <w:sz w:val="18"/>
                <w:szCs w:val="18"/>
                <w:shd w:val="clear" w:color="auto" w:fill="FFFFFF"/>
                <w:lang w:val="en-US"/>
              </w:rPr>
            </w:rPrChange>
          </w:rPr>
          <w:delText xml:space="preserve">  var sum = </w:delText>
        </w:r>
        <w:r w:rsidRPr="00552719" w:rsidDel="00655C69">
          <w:rPr>
            <w:noProof/>
            <w:color w:val="1C00CF"/>
            <w:shd w:val="clear" w:color="auto" w:fill="FFFFFF"/>
            <w:lang w:val="en-US"/>
            <w:rPrChange w:id="7300" w:author="Willian" w:date="2016-11-28T20:46:00Z">
              <w:rPr>
                <w:rFonts w:ascii="Menlo" w:hAnsi="Menlo" w:cs="Menlo"/>
                <w:noProof/>
                <w:color w:val="1C00CF"/>
                <w:sz w:val="18"/>
                <w:szCs w:val="18"/>
                <w:shd w:val="clear" w:color="auto" w:fill="FFFFFF"/>
                <w:lang w:val="en-US"/>
              </w:rPr>
            </w:rPrChange>
          </w:rPr>
          <w:delText>0</w:delText>
        </w:r>
      </w:del>
    </w:p>
    <w:p w14:paraId="01FA6251" w14:textId="77777777" w:rsidR="005649CE" w:rsidRPr="00552719" w:rsidDel="00655C69" w:rsidRDefault="005649CE" w:rsidP="00105795">
      <w:pPr>
        <w:rPr>
          <w:del w:id="7301" w:author="Willian" w:date="2016-11-27T10:05:00Z"/>
          <w:noProof/>
          <w:lang w:val="en-US"/>
          <w:rPrChange w:id="7302" w:author="Willian" w:date="2016-11-28T20:46:00Z">
            <w:rPr>
              <w:del w:id="7303" w:author="Willian" w:date="2016-11-27T10:05:00Z"/>
              <w:rFonts w:ascii="Menlo" w:hAnsi="Menlo" w:cs="Menlo"/>
              <w:noProof/>
              <w:color w:val="414141"/>
              <w:sz w:val="21"/>
              <w:szCs w:val="21"/>
              <w:lang w:val="en-US"/>
            </w:rPr>
          </w:rPrChange>
        </w:rPr>
        <w:pPrChange w:id="7304" w:author="Willian" w:date="2016-11-28T21:17:00Z">
          <w:pPr>
            <w:shd w:val="clear" w:color="auto" w:fill="FFFFFF"/>
            <w:spacing w:after="0"/>
            <w:ind w:left="567"/>
            <w:textAlignment w:val="baseline"/>
          </w:pPr>
        </w:pPrChange>
      </w:pPr>
      <w:del w:id="7305" w:author="Willian" w:date="2016-11-27T10:05:00Z">
        <w:r w:rsidRPr="00552719" w:rsidDel="00655C69">
          <w:rPr>
            <w:noProof/>
            <w:shd w:val="clear" w:color="auto" w:fill="FFFFFF"/>
            <w:lang w:val="en-US"/>
            <w:rPrChange w:id="7306" w:author="Willian" w:date="2016-11-28T20:46:00Z">
              <w:rPr>
                <w:rFonts w:ascii="Menlo" w:hAnsi="Menlo" w:cs="Menlo"/>
                <w:noProof/>
                <w:color w:val="414141"/>
                <w:sz w:val="18"/>
                <w:szCs w:val="18"/>
                <w:shd w:val="clear" w:color="auto" w:fill="FFFFFF"/>
                <w:lang w:val="en-US"/>
              </w:rPr>
            </w:rPrChange>
          </w:rPr>
          <w:delText> </w:delText>
        </w:r>
      </w:del>
    </w:p>
    <w:p w14:paraId="7D9A6EA6" w14:textId="77777777" w:rsidR="005649CE" w:rsidRPr="00552719" w:rsidDel="00655C69" w:rsidRDefault="005649CE" w:rsidP="00105795">
      <w:pPr>
        <w:rPr>
          <w:del w:id="7307" w:author="Willian" w:date="2016-11-27T10:05:00Z"/>
          <w:noProof/>
          <w:lang w:val="en-US"/>
          <w:rPrChange w:id="7308" w:author="Willian" w:date="2016-11-28T20:46:00Z">
            <w:rPr>
              <w:del w:id="7309" w:author="Willian" w:date="2016-11-27T10:05:00Z"/>
              <w:rFonts w:ascii="Menlo" w:hAnsi="Menlo" w:cs="Menlo"/>
              <w:noProof/>
              <w:color w:val="414141"/>
              <w:sz w:val="21"/>
              <w:szCs w:val="21"/>
              <w:lang w:val="en-US"/>
            </w:rPr>
          </w:rPrChange>
        </w:rPr>
        <w:pPrChange w:id="7310" w:author="Willian" w:date="2016-11-28T21:17:00Z">
          <w:pPr>
            <w:shd w:val="clear" w:color="auto" w:fill="FFFFFF"/>
            <w:spacing w:after="0"/>
            <w:ind w:left="567"/>
            <w:textAlignment w:val="baseline"/>
          </w:pPr>
        </w:pPrChange>
      </w:pPr>
      <w:del w:id="7311" w:author="Willian" w:date="2016-11-27T10:05:00Z">
        <w:r w:rsidRPr="00552719" w:rsidDel="00655C69">
          <w:rPr>
            <w:noProof/>
            <w:shd w:val="clear" w:color="auto" w:fill="FFFFFF"/>
            <w:lang w:val="en-US"/>
            <w:rPrChange w:id="7312" w:author="Willian" w:date="2016-11-28T20:46:00Z">
              <w:rPr>
                <w:rFonts w:ascii="Menlo" w:hAnsi="Menlo" w:cs="Menlo"/>
                <w:noProof/>
                <w:color w:val="414141"/>
                <w:sz w:val="18"/>
                <w:szCs w:val="18"/>
                <w:shd w:val="clear" w:color="auto" w:fill="FFFFFF"/>
                <w:lang w:val="en-US"/>
              </w:rPr>
            </w:rPrChange>
          </w:rPr>
          <w:delText>  for score in scores {</w:delText>
        </w:r>
      </w:del>
    </w:p>
    <w:p w14:paraId="2893E379" w14:textId="77777777" w:rsidR="005649CE" w:rsidRPr="00552719" w:rsidDel="00655C69" w:rsidRDefault="005649CE" w:rsidP="00105795">
      <w:pPr>
        <w:rPr>
          <w:del w:id="7313" w:author="Willian" w:date="2016-11-27T10:05:00Z"/>
          <w:noProof/>
          <w:lang w:val="en-US"/>
          <w:rPrChange w:id="7314" w:author="Willian" w:date="2016-11-28T20:46:00Z">
            <w:rPr>
              <w:del w:id="7315" w:author="Willian" w:date="2016-11-27T10:05:00Z"/>
              <w:rFonts w:ascii="Menlo" w:hAnsi="Menlo" w:cs="Menlo"/>
              <w:noProof/>
              <w:color w:val="414141"/>
              <w:sz w:val="21"/>
              <w:szCs w:val="21"/>
              <w:lang w:val="en-US"/>
            </w:rPr>
          </w:rPrChange>
        </w:rPr>
        <w:pPrChange w:id="7316" w:author="Willian" w:date="2016-11-28T21:17:00Z">
          <w:pPr>
            <w:shd w:val="clear" w:color="auto" w:fill="FFFFFF"/>
            <w:spacing w:after="0"/>
            <w:ind w:left="567"/>
            <w:textAlignment w:val="baseline"/>
          </w:pPr>
        </w:pPrChange>
      </w:pPr>
      <w:del w:id="7317" w:author="Willian" w:date="2016-11-27T10:05:00Z">
        <w:r w:rsidRPr="00552719" w:rsidDel="00655C69">
          <w:rPr>
            <w:noProof/>
            <w:shd w:val="clear" w:color="auto" w:fill="FFFFFF"/>
            <w:lang w:val="en-US"/>
            <w:rPrChange w:id="7318" w:author="Willian" w:date="2016-11-28T20:46:00Z">
              <w:rPr>
                <w:rFonts w:ascii="Menlo" w:hAnsi="Menlo" w:cs="Menlo"/>
                <w:noProof/>
                <w:color w:val="414141"/>
                <w:sz w:val="18"/>
                <w:szCs w:val="18"/>
                <w:shd w:val="clear" w:color="auto" w:fill="FFFFFF"/>
                <w:lang w:val="en-US"/>
              </w:rPr>
            </w:rPrChange>
          </w:rPr>
          <w:delText>      if score &gt; max {</w:delText>
        </w:r>
      </w:del>
    </w:p>
    <w:p w14:paraId="4C8A6B9A" w14:textId="77777777" w:rsidR="005649CE" w:rsidRPr="00552719" w:rsidDel="00655C69" w:rsidRDefault="005649CE" w:rsidP="00105795">
      <w:pPr>
        <w:rPr>
          <w:del w:id="7319" w:author="Willian" w:date="2016-11-27T10:05:00Z"/>
          <w:noProof/>
          <w:lang w:val="en-US"/>
          <w:rPrChange w:id="7320" w:author="Willian" w:date="2016-11-28T20:46:00Z">
            <w:rPr>
              <w:del w:id="7321" w:author="Willian" w:date="2016-11-27T10:05:00Z"/>
              <w:rFonts w:ascii="Menlo" w:hAnsi="Menlo" w:cs="Menlo"/>
              <w:noProof/>
              <w:color w:val="414141"/>
              <w:sz w:val="21"/>
              <w:szCs w:val="21"/>
              <w:lang w:val="en-US"/>
            </w:rPr>
          </w:rPrChange>
        </w:rPr>
        <w:pPrChange w:id="7322" w:author="Willian" w:date="2016-11-28T21:17:00Z">
          <w:pPr>
            <w:shd w:val="clear" w:color="auto" w:fill="FFFFFF"/>
            <w:spacing w:after="0"/>
            <w:ind w:left="567"/>
            <w:textAlignment w:val="baseline"/>
          </w:pPr>
        </w:pPrChange>
      </w:pPr>
      <w:del w:id="7323" w:author="Willian" w:date="2016-11-27T10:05:00Z">
        <w:r w:rsidRPr="00552719" w:rsidDel="00655C69">
          <w:rPr>
            <w:noProof/>
            <w:shd w:val="clear" w:color="auto" w:fill="FFFFFF"/>
            <w:lang w:val="en-US"/>
            <w:rPrChange w:id="7324" w:author="Willian" w:date="2016-11-28T20:46:00Z">
              <w:rPr>
                <w:rFonts w:ascii="Menlo" w:hAnsi="Menlo" w:cs="Menlo"/>
                <w:noProof/>
                <w:color w:val="414141"/>
                <w:sz w:val="18"/>
                <w:szCs w:val="18"/>
                <w:shd w:val="clear" w:color="auto" w:fill="FFFFFF"/>
                <w:lang w:val="en-US"/>
              </w:rPr>
            </w:rPrChange>
          </w:rPr>
          <w:delText>          max = score</w:delText>
        </w:r>
      </w:del>
    </w:p>
    <w:p w14:paraId="754EDA32" w14:textId="77777777" w:rsidR="005649CE" w:rsidRPr="00552719" w:rsidDel="00655C69" w:rsidRDefault="005649CE" w:rsidP="00105795">
      <w:pPr>
        <w:rPr>
          <w:del w:id="7325" w:author="Willian" w:date="2016-11-27T10:05:00Z"/>
          <w:noProof/>
          <w:lang w:val="en-US"/>
          <w:rPrChange w:id="7326" w:author="Willian" w:date="2016-11-28T20:46:00Z">
            <w:rPr>
              <w:del w:id="7327" w:author="Willian" w:date="2016-11-27T10:05:00Z"/>
              <w:rFonts w:ascii="Menlo" w:hAnsi="Menlo" w:cs="Menlo"/>
              <w:noProof/>
              <w:color w:val="414141"/>
              <w:sz w:val="21"/>
              <w:szCs w:val="21"/>
              <w:lang w:val="en-US"/>
            </w:rPr>
          </w:rPrChange>
        </w:rPr>
        <w:pPrChange w:id="7328" w:author="Willian" w:date="2016-11-28T21:17:00Z">
          <w:pPr>
            <w:shd w:val="clear" w:color="auto" w:fill="FFFFFF"/>
            <w:spacing w:after="0"/>
            <w:ind w:left="567"/>
            <w:textAlignment w:val="baseline"/>
          </w:pPr>
        </w:pPrChange>
      </w:pPr>
      <w:del w:id="7329" w:author="Willian" w:date="2016-11-27T10:05:00Z">
        <w:r w:rsidRPr="00552719" w:rsidDel="00655C69">
          <w:rPr>
            <w:noProof/>
            <w:shd w:val="clear" w:color="auto" w:fill="FFFFFF"/>
            <w:lang w:val="en-US"/>
            <w:rPrChange w:id="7330" w:author="Willian" w:date="2016-11-28T20:46:00Z">
              <w:rPr>
                <w:rFonts w:ascii="Menlo" w:hAnsi="Menlo" w:cs="Menlo"/>
                <w:noProof/>
                <w:color w:val="414141"/>
                <w:sz w:val="18"/>
                <w:szCs w:val="18"/>
                <w:shd w:val="clear" w:color="auto" w:fill="FFFFFF"/>
                <w:lang w:val="en-US"/>
              </w:rPr>
            </w:rPrChange>
          </w:rPr>
          <w:delText>      } else if score &lt; min {</w:delText>
        </w:r>
      </w:del>
    </w:p>
    <w:p w14:paraId="6D15958A" w14:textId="77777777" w:rsidR="005649CE" w:rsidRPr="00552719" w:rsidDel="00655C69" w:rsidRDefault="005649CE" w:rsidP="00105795">
      <w:pPr>
        <w:rPr>
          <w:del w:id="7331" w:author="Willian" w:date="2016-11-27T10:05:00Z"/>
          <w:noProof/>
          <w:lang w:val="en-US"/>
          <w:rPrChange w:id="7332" w:author="Willian" w:date="2016-11-28T20:46:00Z">
            <w:rPr>
              <w:del w:id="7333" w:author="Willian" w:date="2016-11-27T10:05:00Z"/>
              <w:rFonts w:ascii="Menlo" w:hAnsi="Menlo" w:cs="Menlo"/>
              <w:noProof/>
              <w:color w:val="414141"/>
              <w:sz w:val="21"/>
              <w:szCs w:val="21"/>
              <w:lang w:val="en-US"/>
            </w:rPr>
          </w:rPrChange>
        </w:rPr>
        <w:pPrChange w:id="7334" w:author="Willian" w:date="2016-11-28T21:17:00Z">
          <w:pPr>
            <w:shd w:val="clear" w:color="auto" w:fill="FFFFFF"/>
            <w:spacing w:after="0"/>
            <w:ind w:left="567"/>
            <w:textAlignment w:val="baseline"/>
          </w:pPr>
        </w:pPrChange>
      </w:pPr>
      <w:del w:id="7335" w:author="Willian" w:date="2016-11-27T10:05:00Z">
        <w:r w:rsidRPr="00552719" w:rsidDel="00655C69">
          <w:rPr>
            <w:noProof/>
            <w:shd w:val="clear" w:color="auto" w:fill="FFFFFF"/>
            <w:lang w:val="en-US"/>
            <w:rPrChange w:id="7336" w:author="Willian" w:date="2016-11-28T20:46:00Z">
              <w:rPr>
                <w:rFonts w:ascii="Menlo" w:hAnsi="Menlo" w:cs="Menlo"/>
                <w:noProof/>
                <w:color w:val="414141"/>
                <w:sz w:val="18"/>
                <w:szCs w:val="18"/>
                <w:shd w:val="clear" w:color="auto" w:fill="FFFFFF"/>
                <w:lang w:val="en-US"/>
              </w:rPr>
            </w:rPrChange>
          </w:rPr>
          <w:delText>          min = score</w:delText>
        </w:r>
      </w:del>
    </w:p>
    <w:p w14:paraId="7016C631" w14:textId="77777777" w:rsidR="005649CE" w:rsidRPr="00552719" w:rsidDel="00655C69" w:rsidRDefault="005649CE" w:rsidP="00105795">
      <w:pPr>
        <w:rPr>
          <w:del w:id="7337" w:author="Willian" w:date="2016-11-27T10:05:00Z"/>
          <w:noProof/>
          <w:lang w:val="en-US"/>
          <w:rPrChange w:id="7338" w:author="Willian" w:date="2016-11-28T20:46:00Z">
            <w:rPr>
              <w:del w:id="7339" w:author="Willian" w:date="2016-11-27T10:05:00Z"/>
              <w:rFonts w:ascii="Menlo" w:hAnsi="Menlo" w:cs="Menlo"/>
              <w:noProof/>
              <w:color w:val="414141"/>
              <w:sz w:val="21"/>
              <w:szCs w:val="21"/>
              <w:lang w:val="en-US"/>
            </w:rPr>
          </w:rPrChange>
        </w:rPr>
        <w:pPrChange w:id="7340" w:author="Willian" w:date="2016-11-28T21:17:00Z">
          <w:pPr>
            <w:shd w:val="clear" w:color="auto" w:fill="FFFFFF"/>
            <w:spacing w:after="0"/>
            <w:ind w:left="567"/>
            <w:textAlignment w:val="baseline"/>
          </w:pPr>
        </w:pPrChange>
      </w:pPr>
      <w:del w:id="7341" w:author="Willian" w:date="2016-11-27T10:05:00Z">
        <w:r w:rsidRPr="00552719" w:rsidDel="00655C69">
          <w:rPr>
            <w:noProof/>
            <w:shd w:val="clear" w:color="auto" w:fill="FFFFFF"/>
            <w:lang w:val="en-US"/>
            <w:rPrChange w:id="7342" w:author="Willian" w:date="2016-11-28T20:46:00Z">
              <w:rPr>
                <w:rFonts w:ascii="Menlo" w:hAnsi="Menlo" w:cs="Menlo"/>
                <w:noProof/>
                <w:color w:val="414141"/>
                <w:sz w:val="18"/>
                <w:szCs w:val="18"/>
                <w:shd w:val="clear" w:color="auto" w:fill="FFFFFF"/>
                <w:lang w:val="en-US"/>
              </w:rPr>
            </w:rPrChange>
          </w:rPr>
          <w:delText>      }</w:delText>
        </w:r>
      </w:del>
    </w:p>
    <w:p w14:paraId="34BE37C5" w14:textId="77777777" w:rsidR="005649CE" w:rsidRPr="00552719" w:rsidDel="00655C69" w:rsidRDefault="005649CE" w:rsidP="00105795">
      <w:pPr>
        <w:rPr>
          <w:del w:id="7343" w:author="Willian" w:date="2016-11-27T10:05:00Z"/>
          <w:noProof/>
          <w:lang w:val="en-US"/>
          <w:rPrChange w:id="7344" w:author="Willian" w:date="2016-11-28T20:46:00Z">
            <w:rPr>
              <w:del w:id="7345" w:author="Willian" w:date="2016-11-27T10:05:00Z"/>
              <w:rFonts w:ascii="Menlo" w:hAnsi="Menlo" w:cs="Menlo"/>
              <w:noProof/>
              <w:color w:val="414141"/>
              <w:sz w:val="21"/>
              <w:szCs w:val="21"/>
              <w:lang w:val="en-US"/>
            </w:rPr>
          </w:rPrChange>
        </w:rPr>
        <w:pPrChange w:id="7346" w:author="Willian" w:date="2016-11-28T21:17:00Z">
          <w:pPr>
            <w:shd w:val="clear" w:color="auto" w:fill="FFFFFF"/>
            <w:spacing w:after="0"/>
            <w:ind w:left="567"/>
            <w:textAlignment w:val="baseline"/>
          </w:pPr>
        </w:pPrChange>
      </w:pPr>
      <w:del w:id="7347" w:author="Willian" w:date="2016-11-27T10:05:00Z">
        <w:r w:rsidRPr="00552719" w:rsidDel="00655C69">
          <w:rPr>
            <w:noProof/>
            <w:shd w:val="clear" w:color="auto" w:fill="FFFFFF"/>
            <w:lang w:val="en-US"/>
            <w:rPrChange w:id="7348" w:author="Willian" w:date="2016-11-28T20:46:00Z">
              <w:rPr>
                <w:rFonts w:ascii="Menlo" w:hAnsi="Menlo" w:cs="Menlo"/>
                <w:noProof/>
                <w:color w:val="414141"/>
                <w:sz w:val="18"/>
                <w:szCs w:val="18"/>
                <w:shd w:val="clear" w:color="auto" w:fill="FFFFFF"/>
                <w:lang w:val="en-US"/>
              </w:rPr>
            </w:rPrChange>
          </w:rPr>
          <w:delText>      sum += score</w:delText>
        </w:r>
      </w:del>
    </w:p>
    <w:p w14:paraId="006E3EB0" w14:textId="77777777" w:rsidR="005649CE" w:rsidRPr="00552719" w:rsidDel="00655C69" w:rsidRDefault="005649CE" w:rsidP="00105795">
      <w:pPr>
        <w:rPr>
          <w:del w:id="7349" w:author="Willian" w:date="2016-11-27T10:05:00Z"/>
          <w:noProof/>
          <w:lang w:val="en-US"/>
          <w:rPrChange w:id="7350" w:author="Willian" w:date="2016-11-28T20:46:00Z">
            <w:rPr>
              <w:del w:id="7351" w:author="Willian" w:date="2016-11-27T10:05:00Z"/>
              <w:rFonts w:ascii="Menlo" w:hAnsi="Menlo" w:cs="Menlo"/>
              <w:noProof/>
              <w:color w:val="414141"/>
              <w:sz w:val="21"/>
              <w:szCs w:val="21"/>
              <w:lang w:val="en-US"/>
            </w:rPr>
          </w:rPrChange>
        </w:rPr>
        <w:pPrChange w:id="7352" w:author="Willian" w:date="2016-11-28T21:17:00Z">
          <w:pPr>
            <w:shd w:val="clear" w:color="auto" w:fill="FFFFFF"/>
            <w:spacing w:after="0"/>
            <w:ind w:left="567"/>
            <w:textAlignment w:val="baseline"/>
          </w:pPr>
        </w:pPrChange>
      </w:pPr>
      <w:del w:id="7353" w:author="Willian" w:date="2016-11-27T10:05:00Z">
        <w:r w:rsidRPr="00552719" w:rsidDel="00655C69">
          <w:rPr>
            <w:noProof/>
            <w:shd w:val="clear" w:color="auto" w:fill="FFFFFF"/>
            <w:lang w:val="en-US"/>
            <w:rPrChange w:id="7354" w:author="Willian" w:date="2016-11-28T20:46:00Z">
              <w:rPr>
                <w:rFonts w:ascii="Menlo" w:hAnsi="Menlo" w:cs="Menlo"/>
                <w:noProof/>
                <w:color w:val="414141"/>
                <w:sz w:val="18"/>
                <w:szCs w:val="18"/>
                <w:shd w:val="clear" w:color="auto" w:fill="FFFFFF"/>
                <w:lang w:val="en-US"/>
              </w:rPr>
            </w:rPrChange>
          </w:rPr>
          <w:delText>  }</w:delText>
        </w:r>
      </w:del>
    </w:p>
    <w:p w14:paraId="2067894E" w14:textId="77777777" w:rsidR="005649CE" w:rsidRPr="00552719" w:rsidDel="00655C69" w:rsidRDefault="005649CE" w:rsidP="00105795">
      <w:pPr>
        <w:rPr>
          <w:del w:id="7355" w:author="Willian" w:date="2016-11-27T10:05:00Z"/>
          <w:noProof/>
          <w:lang w:val="en-US"/>
          <w:rPrChange w:id="7356" w:author="Willian" w:date="2016-11-28T20:46:00Z">
            <w:rPr>
              <w:del w:id="7357" w:author="Willian" w:date="2016-11-27T10:05:00Z"/>
              <w:rFonts w:ascii="Menlo" w:hAnsi="Menlo" w:cs="Menlo"/>
              <w:noProof/>
              <w:color w:val="414141"/>
              <w:sz w:val="21"/>
              <w:szCs w:val="21"/>
              <w:lang w:val="en-US"/>
            </w:rPr>
          </w:rPrChange>
        </w:rPr>
        <w:pPrChange w:id="7358" w:author="Willian" w:date="2016-11-28T21:17:00Z">
          <w:pPr>
            <w:shd w:val="clear" w:color="auto" w:fill="FFFFFF"/>
            <w:spacing w:after="0"/>
            <w:ind w:left="567"/>
            <w:textAlignment w:val="baseline"/>
          </w:pPr>
        </w:pPrChange>
      </w:pPr>
      <w:del w:id="7359" w:author="Willian" w:date="2016-11-27T10:05:00Z">
        <w:r w:rsidRPr="00552719" w:rsidDel="00655C69">
          <w:rPr>
            <w:noProof/>
            <w:shd w:val="clear" w:color="auto" w:fill="FFFFFF"/>
            <w:lang w:val="en-US"/>
            <w:rPrChange w:id="7360" w:author="Willian" w:date="2016-11-28T20:46:00Z">
              <w:rPr>
                <w:rFonts w:ascii="Menlo" w:hAnsi="Menlo" w:cs="Menlo"/>
                <w:noProof/>
                <w:color w:val="414141"/>
                <w:sz w:val="18"/>
                <w:szCs w:val="18"/>
                <w:shd w:val="clear" w:color="auto" w:fill="FFFFFF"/>
                <w:lang w:val="en-US"/>
              </w:rPr>
            </w:rPrChange>
          </w:rPr>
          <w:delText> </w:delText>
        </w:r>
      </w:del>
    </w:p>
    <w:p w14:paraId="3F0B44FC" w14:textId="77777777" w:rsidR="005649CE" w:rsidRPr="00552719" w:rsidDel="00655C69" w:rsidRDefault="005649CE" w:rsidP="00105795">
      <w:pPr>
        <w:rPr>
          <w:del w:id="7361" w:author="Willian" w:date="2016-11-27T10:05:00Z"/>
          <w:noProof/>
          <w:lang w:val="en-US"/>
          <w:rPrChange w:id="7362" w:author="Willian" w:date="2016-11-28T20:46:00Z">
            <w:rPr>
              <w:del w:id="7363" w:author="Willian" w:date="2016-11-27T10:05:00Z"/>
              <w:rFonts w:ascii="Menlo" w:hAnsi="Menlo" w:cs="Menlo"/>
              <w:noProof/>
              <w:color w:val="414141"/>
              <w:sz w:val="21"/>
              <w:szCs w:val="21"/>
              <w:lang w:val="en-US"/>
            </w:rPr>
          </w:rPrChange>
        </w:rPr>
        <w:pPrChange w:id="7364" w:author="Willian" w:date="2016-11-28T21:17:00Z">
          <w:pPr>
            <w:shd w:val="clear" w:color="auto" w:fill="FFFFFF"/>
            <w:spacing w:after="0"/>
            <w:ind w:left="567"/>
            <w:textAlignment w:val="baseline"/>
          </w:pPr>
        </w:pPrChange>
      </w:pPr>
      <w:del w:id="7365" w:author="Willian" w:date="2016-11-27T10:05:00Z">
        <w:r w:rsidRPr="00552719" w:rsidDel="00655C69">
          <w:rPr>
            <w:noProof/>
            <w:shd w:val="clear" w:color="auto" w:fill="FFFFFF"/>
            <w:lang w:val="en-US"/>
            <w:rPrChange w:id="7366" w:author="Willian" w:date="2016-11-28T20:46:00Z">
              <w:rPr>
                <w:rFonts w:ascii="Menlo" w:hAnsi="Menlo" w:cs="Menlo"/>
                <w:noProof/>
                <w:color w:val="414141"/>
                <w:sz w:val="18"/>
                <w:szCs w:val="18"/>
                <w:shd w:val="clear" w:color="auto" w:fill="FFFFFF"/>
                <w:lang w:val="en-US"/>
              </w:rPr>
            </w:rPrChange>
          </w:rPr>
          <w:delText>  return (min, max, sum)</w:delText>
        </w:r>
      </w:del>
    </w:p>
    <w:p w14:paraId="2E62601C" w14:textId="77777777" w:rsidR="005649CE" w:rsidRPr="00552719" w:rsidDel="00655C69" w:rsidRDefault="005649CE" w:rsidP="00105795">
      <w:pPr>
        <w:rPr>
          <w:del w:id="7367" w:author="Willian" w:date="2016-11-27T10:05:00Z"/>
          <w:noProof/>
          <w:shd w:val="clear" w:color="auto" w:fill="FFFFFF"/>
          <w:lang w:val="en-US"/>
          <w:rPrChange w:id="7368" w:author="Willian" w:date="2016-11-28T20:46:00Z">
            <w:rPr>
              <w:del w:id="7369" w:author="Willian" w:date="2016-11-27T10:05:00Z"/>
              <w:rFonts w:ascii="Menlo" w:hAnsi="Menlo" w:cs="Menlo"/>
              <w:noProof/>
              <w:color w:val="414141"/>
              <w:sz w:val="18"/>
              <w:szCs w:val="18"/>
              <w:shd w:val="clear" w:color="auto" w:fill="FFFFFF"/>
              <w:lang w:val="en-US"/>
            </w:rPr>
          </w:rPrChange>
        </w:rPr>
        <w:pPrChange w:id="7370" w:author="Willian" w:date="2016-11-28T21:17:00Z">
          <w:pPr>
            <w:shd w:val="clear" w:color="auto" w:fill="FFFFFF"/>
            <w:spacing w:after="0"/>
            <w:ind w:left="567"/>
            <w:textAlignment w:val="baseline"/>
          </w:pPr>
        </w:pPrChange>
      </w:pPr>
      <w:del w:id="7371" w:author="Willian" w:date="2016-11-27T10:05:00Z">
        <w:r w:rsidRPr="00552719" w:rsidDel="00655C69">
          <w:rPr>
            <w:noProof/>
            <w:shd w:val="clear" w:color="auto" w:fill="FFFFFF"/>
            <w:lang w:val="en-US"/>
            <w:rPrChange w:id="7372" w:author="Willian" w:date="2016-11-28T20:46:00Z">
              <w:rPr>
                <w:rFonts w:ascii="Menlo" w:hAnsi="Menlo" w:cs="Menlo"/>
                <w:noProof/>
                <w:color w:val="414141"/>
                <w:sz w:val="18"/>
                <w:szCs w:val="18"/>
                <w:shd w:val="clear" w:color="auto" w:fill="FFFFFF"/>
                <w:lang w:val="en-US"/>
              </w:rPr>
            </w:rPrChange>
          </w:rPr>
          <w:delText>}</w:delText>
        </w:r>
      </w:del>
    </w:p>
    <w:p w14:paraId="0F0DEB31" w14:textId="77777777" w:rsidR="005649CE" w:rsidRPr="00552719" w:rsidDel="00655C69" w:rsidRDefault="005649CE" w:rsidP="00105795">
      <w:pPr>
        <w:rPr>
          <w:del w:id="7373" w:author="Willian" w:date="2016-11-27T10:05:00Z"/>
          <w:noProof/>
          <w:lang w:val="en-US"/>
          <w:rPrChange w:id="7374" w:author="Willian" w:date="2016-11-28T20:46:00Z">
            <w:rPr>
              <w:del w:id="7375" w:author="Willian" w:date="2016-11-27T10:05:00Z"/>
              <w:rFonts w:ascii="Menlo" w:hAnsi="Menlo" w:cs="Menlo"/>
              <w:noProof/>
              <w:color w:val="414141"/>
              <w:sz w:val="21"/>
              <w:szCs w:val="21"/>
              <w:lang w:val="en-US"/>
            </w:rPr>
          </w:rPrChange>
        </w:rPr>
        <w:pPrChange w:id="7376" w:author="Willian" w:date="2016-11-28T21:17:00Z">
          <w:pPr>
            <w:shd w:val="clear" w:color="auto" w:fill="FFFFFF"/>
            <w:spacing w:after="0"/>
            <w:ind w:left="567"/>
            <w:textAlignment w:val="baseline"/>
          </w:pPr>
        </w:pPrChange>
      </w:pPr>
    </w:p>
    <w:p w14:paraId="24046230" w14:textId="77777777" w:rsidR="005649CE" w:rsidRPr="00552719" w:rsidDel="00655C69" w:rsidRDefault="005649CE" w:rsidP="00105795">
      <w:pPr>
        <w:rPr>
          <w:del w:id="7377" w:author="Willian" w:date="2016-11-27T10:05:00Z"/>
          <w:noProof/>
          <w:shd w:val="clear" w:color="auto" w:fill="FFFFFF"/>
          <w:lang w:val="en-US"/>
          <w:rPrChange w:id="7378" w:author="Willian" w:date="2016-11-28T20:46:00Z">
            <w:rPr>
              <w:del w:id="7379" w:author="Willian" w:date="2016-11-27T10:05:00Z"/>
              <w:rFonts w:ascii="Menlo" w:hAnsi="Menlo" w:cs="Menlo"/>
              <w:noProof/>
              <w:color w:val="414141"/>
              <w:sz w:val="18"/>
              <w:szCs w:val="18"/>
              <w:shd w:val="clear" w:color="auto" w:fill="FFFFFF"/>
              <w:lang w:val="en-US"/>
            </w:rPr>
          </w:rPrChange>
        </w:rPr>
        <w:pPrChange w:id="7380" w:author="Willian" w:date="2016-11-28T21:17:00Z">
          <w:pPr>
            <w:shd w:val="clear" w:color="auto" w:fill="FFFFFF"/>
            <w:spacing w:after="0"/>
            <w:ind w:left="567"/>
            <w:textAlignment w:val="baseline"/>
          </w:pPr>
        </w:pPrChange>
      </w:pPr>
      <w:del w:id="7381" w:author="Willian" w:date="2016-11-27T10:05:00Z">
        <w:r w:rsidRPr="00552719" w:rsidDel="00655C69">
          <w:rPr>
            <w:noProof/>
            <w:shd w:val="clear" w:color="auto" w:fill="FFFFFF"/>
            <w:lang w:val="en-US"/>
            <w:rPrChange w:id="7382" w:author="Willian" w:date="2016-11-28T20:46:00Z">
              <w:rPr>
                <w:rFonts w:ascii="Menlo" w:hAnsi="Menlo" w:cs="Menlo"/>
                <w:noProof/>
                <w:color w:val="AA3391"/>
                <w:sz w:val="18"/>
                <w:szCs w:val="18"/>
                <w:shd w:val="clear" w:color="auto" w:fill="FFFFFF"/>
                <w:lang w:val="en-US"/>
              </w:rPr>
            </w:rPrChange>
          </w:rPr>
          <w:delText>let statistics = calculateStatistics(scores: [</w:delText>
        </w:r>
        <w:r w:rsidRPr="00552719" w:rsidDel="00655C69">
          <w:rPr>
            <w:noProof/>
            <w:color w:val="1C00CF"/>
            <w:shd w:val="clear" w:color="auto" w:fill="FFFFFF"/>
            <w:lang w:val="en-US"/>
            <w:rPrChange w:id="7383" w:author="Willian" w:date="2016-11-28T20:46:00Z">
              <w:rPr>
                <w:rFonts w:ascii="Menlo" w:hAnsi="Menlo" w:cs="Menlo"/>
                <w:noProof/>
                <w:color w:val="1C00CF"/>
                <w:sz w:val="18"/>
                <w:szCs w:val="18"/>
                <w:shd w:val="clear" w:color="auto" w:fill="FFFFFF"/>
                <w:lang w:val="en-US"/>
              </w:rPr>
            </w:rPrChange>
          </w:rPr>
          <w:delText>5</w:delText>
        </w:r>
        <w:r w:rsidRPr="00552719" w:rsidDel="00655C69">
          <w:rPr>
            <w:noProof/>
            <w:shd w:val="clear" w:color="auto" w:fill="FFFFFF"/>
            <w:lang w:val="en-US"/>
            <w:rPrChange w:id="7384" w:author="Willian" w:date="2016-11-28T20:46:00Z">
              <w:rPr>
                <w:rFonts w:ascii="Menlo" w:hAnsi="Menlo" w:cs="Menlo"/>
                <w:noProof/>
                <w:color w:val="414141"/>
                <w:sz w:val="18"/>
                <w:szCs w:val="18"/>
                <w:shd w:val="clear" w:color="auto" w:fill="FFFFFF"/>
                <w:lang w:val="en-US"/>
              </w:rPr>
            </w:rPrChange>
          </w:rPr>
          <w:delText xml:space="preserve">, </w:delText>
        </w:r>
        <w:r w:rsidRPr="00552719" w:rsidDel="00655C69">
          <w:rPr>
            <w:noProof/>
            <w:color w:val="1C00CF"/>
            <w:shd w:val="clear" w:color="auto" w:fill="FFFFFF"/>
            <w:lang w:val="en-US"/>
            <w:rPrChange w:id="7385" w:author="Willian" w:date="2016-11-28T20:46:00Z">
              <w:rPr>
                <w:rFonts w:ascii="Menlo" w:hAnsi="Menlo" w:cs="Menlo"/>
                <w:noProof/>
                <w:color w:val="1C00CF"/>
                <w:sz w:val="18"/>
                <w:szCs w:val="18"/>
                <w:shd w:val="clear" w:color="auto" w:fill="FFFFFF"/>
                <w:lang w:val="en-US"/>
              </w:rPr>
            </w:rPrChange>
          </w:rPr>
          <w:delText>3</w:delText>
        </w:r>
        <w:r w:rsidRPr="00552719" w:rsidDel="00655C69">
          <w:rPr>
            <w:noProof/>
            <w:shd w:val="clear" w:color="auto" w:fill="FFFFFF"/>
            <w:lang w:val="en-US"/>
            <w:rPrChange w:id="7386" w:author="Willian" w:date="2016-11-28T20:46:00Z">
              <w:rPr>
                <w:rFonts w:ascii="Menlo" w:hAnsi="Menlo" w:cs="Menlo"/>
                <w:noProof/>
                <w:color w:val="414141"/>
                <w:sz w:val="18"/>
                <w:szCs w:val="18"/>
                <w:shd w:val="clear" w:color="auto" w:fill="FFFFFF"/>
                <w:lang w:val="en-US"/>
              </w:rPr>
            </w:rPrChange>
          </w:rPr>
          <w:delText xml:space="preserve">, </w:delText>
        </w:r>
        <w:r w:rsidRPr="00552719" w:rsidDel="00655C69">
          <w:rPr>
            <w:noProof/>
            <w:color w:val="1C00CF"/>
            <w:shd w:val="clear" w:color="auto" w:fill="FFFFFF"/>
            <w:lang w:val="en-US"/>
            <w:rPrChange w:id="7387" w:author="Willian" w:date="2016-11-28T20:46:00Z">
              <w:rPr>
                <w:rFonts w:ascii="Menlo" w:hAnsi="Menlo" w:cs="Menlo"/>
                <w:noProof/>
                <w:color w:val="1C00CF"/>
                <w:sz w:val="18"/>
                <w:szCs w:val="18"/>
                <w:shd w:val="clear" w:color="auto" w:fill="FFFFFF"/>
                <w:lang w:val="en-US"/>
              </w:rPr>
            </w:rPrChange>
          </w:rPr>
          <w:delText>100</w:delText>
        </w:r>
        <w:r w:rsidRPr="00552719" w:rsidDel="00655C69">
          <w:rPr>
            <w:noProof/>
            <w:shd w:val="clear" w:color="auto" w:fill="FFFFFF"/>
            <w:lang w:val="en-US"/>
            <w:rPrChange w:id="7388" w:author="Willian" w:date="2016-11-28T20:46:00Z">
              <w:rPr>
                <w:rFonts w:ascii="Menlo" w:hAnsi="Menlo" w:cs="Menlo"/>
                <w:noProof/>
                <w:color w:val="414141"/>
                <w:sz w:val="18"/>
                <w:szCs w:val="18"/>
                <w:shd w:val="clear" w:color="auto" w:fill="FFFFFF"/>
                <w:lang w:val="en-US"/>
              </w:rPr>
            </w:rPrChange>
          </w:rPr>
          <w:delText xml:space="preserve">, </w:delText>
        </w:r>
        <w:r w:rsidRPr="00552719" w:rsidDel="00655C69">
          <w:rPr>
            <w:noProof/>
            <w:color w:val="1C00CF"/>
            <w:shd w:val="clear" w:color="auto" w:fill="FFFFFF"/>
            <w:lang w:val="en-US"/>
            <w:rPrChange w:id="7389" w:author="Willian" w:date="2016-11-28T20:46:00Z">
              <w:rPr>
                <w:rFonts w:ascii="Menlo" w:hAnsi="Menlo" w:cs="Menlo"/>
                <w:noProof/>
                <w:color w:val="1C00CF"/>
                <w:sz w:val="18"/>
                <w:szCs w:val="18"/>
                <w:shd w:val="clear" w:color="auto" w:fill="FFFFFF"/>
                <w:lang w:val="en-US"/>
              </w:rPr>
            </w:rPrChange>
          </w:rPr>
          <w:delText>3</w:delText>
        </w:r>
        <w:r w:rsidRPr="00552719" w:rsidDel="00655C69">
          <w:rPr>
            <w:noProof/>
            <w:shd w:val="clear" w:color="auto" w:fill="FFFFFF"/>
            <w:lang w:val="en-US"/>
            <w:rPrChange w:id="7390" w:author="Willian" w:date="2016-11-28T20:46:00Z">
              <w:rPr>
                <w:rFonts w:ascii="Menlo" w:hAnsi="Menlo" w:cs="Menlo"/>
                <w:noProof/>
                <w:color w:val="414141"/>
                <w:sz w:val="18"/>
                <w:szCs w:val="18"/>
                <w:shd w:val="clear" w:color="auto" w:fill="FFFFFF"/>
                <w:lang w:val="en-US"/>
              </w:rPr>
            </w:rPrChange>
          </w:rPr>
          <w:delText xml:space="preserve">, </w:delText>
        </w:r>
        <w:r w:rsidRPr="00552719" w:rsidDel="00655C69">
          <w:rPr>
            <w:noProof/>
            <w:color w:val="1C00CF"/>
            <w:shd w:val="clear" w:color="auto" w:fill="FFFFFF"/>
            <w:lang w:val="en-US"/>
            <w:rPrChange w:id="7391" w:author="Willian" w:date="2016-11-28T20:46:00Z">
              <w:rPr>
                <w:rFonts w:ascii="Menlo" w:hAnsi="Menlo" w:cs="Menlo"/>
                <w:noProof/>
                <w:color w:val="1C00CF"/>
                <w:sz w:val="18"/>
                <w:szCs w:val="18"/>
                <w:shd w:val="clear" w:color="auto" w:fill="FFFFFF"/>
                <w:lang w:val="en-US"/>
              </w:rPr>
            </w:rPrChange>
          </w:rPr>
          <w:delText>9</w:delText>
        </w:r>
        <w:r w:rsidRPr="00552719" w:rsidDel="00655C69">
          <w:rPr>
            <w:noProof/>
            <w:shd w:val="clear" w:color="auto" w:fill="FFFFFF"/>
            <w:lang w:val="en-US"/>
            <w:rPrChange w:id="7392" w:author="Willian" w:date="2016-11-28T20:46:00Z">
              <w:rPr>
                <w:rFonts w:ascii="Menlo" w:hAnsi="Menlo" w:cs="Menlo"/>
                <w:noProof/>
                <w:color w:val="414141"/>
                <w:sz w:val="18"/>
                <w:szCs w:val="18"/>
                <w:shd w:val="clear" w:color="auto" w:fill="FFFFFF"/>
                <w:lang w:val="en-US"/>
              </w:rPr>
            </w:rPrChange>
          </w:rPr>
          <w:delText>])</w:delText>
        </w:r>
      </w:del>
    </w:p>
    <w:p w14:paraId="5737856E" w14:textId="77777777" w:rsidR="005649CE" w:rsidRPr="00552719" w:rsidDel="00655C69" w:rsidRDefault="005649CE" w:rsidP="00105795">
      <w:pPr>
        <w:rPr>
          <w:del w:id="7393" w:author="Willian" w:date="2016-11-27T10:05:00Z"/>
          <w:noProof/>
          <w:lang w:val="en-US"/>
          <w:rPrChange w:id="7394" w:author="Willian" w:date="2016-11-28T20:46:00Z">
            <w:rPr>
              <w:del w:id="7395" w:author="Willian" w:date="2016-11-27T10:05:00Z"/>
              <w:rFonts w:ascii="Menlo" w:hAnsi="Menlo" w:cs="Menlo"/>
              <w:noProof/>
              <w:color w:val="414141"/>
              <w:sz w:val="21"/>
              <w:szCs w:val="21"/>
              <w:lang w:val="en-US"/>
            </w:rPr>
          </w:rPrChange>
        </w:rPr>
        <w:pPrChange w:id="7396" w:author="Willian" w:date="2016-11-28T21:17:00Z">
          <w:pPr>
            <w:shd w:val="clear" w:color="auto" w:fill="FFFFFF"/>
            <w:spacing w:after="0"/>
            <w:ind w:left="567"/>
            <w:textAlignment w:val="baseline"/>
          </w:pPr>
        </w:pPrChange>
      </w:pPr>
    </w:p>
    <w:p w14:paraId="0806BD6F" w14:textId="77777777" w:rsidR="005649CE" w:rsidRPr="00552719" w:rsidDel="00655C69" w:rsidRDefault="005649CE" w:rsidP="00105795">
      <w:pPr>
        <w:rPr>
          <w:del w:id="7397" w:author="Willian" w:date="2016-11-27T10:05:00Z"/>
          <w:noProof/>
          <w:lang w:val="en-US"/>
          <w:rPrChange w:id="7398" w:author="Willian" w:date="2016-11-28T20:46:00Z">
            <w:rPr>
              <w:del w:id="7399" w:author="Willian" w:date="2016-11-27T10:05:00Z"/>
              <w:rFonts w:ascii="Menlo" w:hAnsi="Menlo" w:cs="Menlo"/>
              <w:noProof/>
              <w:color w:val="414141"/>
              <w:sz w:val="21"/>
              <w:szCs w:val="21"/>
              <w:lang w:val="en-US"/>
            </w:rPr>
          </w:rPrChange>
        </w:rPr>
        <w:pPrChange w:id="7400" w:author="Willian" w:date="2016-11-28T21:17:00Z">
          <w:pPr>
            <w:shd w:val="clear" w:color="auto" w:fill="FFFFFF"/>
            <w:spacing w:after="0"/>
            <w:ind w:left="567"/>
            <w:textAlignment w:val="baseline"/>
          </w:pPr>
        </w:pPrChange>
      </w:pPr>
      <w:del w:id="7401" w:author="Willian" w:date="2016-11-27T10:05:00Z">
        <w:r w:rsidRPr="00552719" w:rsidDel="00655C69">
          <w:rPr>
            <w:noProof/>
            <w:shd w:val="clear" w:color="auto" w:fill="FFFFFF"/>
            <w:lang w:val="en-US"/>
            <w:rPrChange w:id="7402" w:author="Willian" w:date="2016-11-28T20:46:00Z">
              <w:rPr>
                <w:rFonts w:ascii="Menlo" w:hAnsi="Menlo" w:cs="Menlo"/>
                <w:noProof/>
                <w:color w:val="3F6E74"/>
                <w:sz w:val="18"/>
                <w:szCs w:val="18"/>
                <w:shd w:val="clear" w:color="auto" w:fill="FFFFFF"/>
                <w:lang w:val="en-US"/>
              </w:rPr>
            </w:rPrChange>
          </w:rPr>
          <w:delText>print(statistics.sum)</w:delText>
        </w:r>
      </w:del>
    </w:p>
    <w:p w14:paraId="059DF118" w14:textId="77777777" w:rsidR="005649CE" w:rsidRPr="00552719" w:rsidDel="00655C69" w:rsidRDefault="005649CE" w:rsidP="00105795">
      <w:pPr>
        <w:rPr>
          <w:del w:id="7403" w:author="Willian" w:date="2016-11-27T10:05:00Z"/>
          <w:noProof/>
          <w:rPrChange w:id="7404" w:author="Willian" w:date="2016-11-28T20:46:00Z">
            <w:rPr>
              <w:del w:id="7405" w:author="Willian" w:date="2016-11-27T10:05:00Z"/>
              <w:rFonts w:ascii="Menlo" w:hAnsi="Menlo" w:cs="Menlo"/>
              <w:noProof/>
              <w:color w:val="414141"/>
              <w:sz w:val="21"/>
              <w:szCs w:val="21"/>
            </w:rPr>
          </w:rPrChange>
        </w:rPr>
        <w:pPrChange w:id="7406" w:author="Willian" w:date="2016-11-28T21:17:00Z">
          <w:pPr>
            <w:shd w:val="clear" w:color="auto" w:fill="FFFFFF"/>
            <w:spacing w:after="620"/>
            <w:ind w:left="567"/>
            <w:textAlignment w:val="baseline"/>
          </w:pPr>
        </w:pPrChange>
      </w:pPr>
      <w:del w:id="7407" w:author="Willian" w:date="2016-11-27T10:05:00Z">
        <w:r w:rsidRPr="00552719" w:rsidDel="00655C69">
          <w:rPr>
            <w:noProof/>
            <w:shd w:val="clear" w:color="auto" w:fill="FFFFFF"/>
            <w:rPrChange w:id="7408" w:author="Willian" w:date="2016-11-28T20:46:00Z">
              <w:rPr>
                <w:rFonts w:ascii="Menlo" w:hAnsi="Menlo" w:cs="Menlo"/>
                <w:noProof/>
                <w:color w:val="3F6E74"/>
                <w:sz w:val="18"/>
                <w:szCs w:val="18"/>
                <w:shd w:val="clear" w:color="auto" w:fill="FFFFFF"/>
              </w:rPr>
            </w:rPrChange>
          </w:rPr>
          <w:delText>print(statistics.</w:delText>
        </w:r>
        <w:r w:rsidRPr="00552719" w:rsidDel="00655C69">
          <w:rPr>
            <w:noProof/>
            <w:color w:val="1C00CF"/>
            <w:shd w:val="clear" w:color="auto" w:fill="FFFFFF"/>
            <w:rPrChange w:id="7409" w:author="Willian" w:date="2016-11-28T20:46:00Z">
              <w:rPr>
                <w:rFonts w:ascii="Menlo" w:hAnsi="Menlo" w:cs="Menlo"/>
                <w:noProof/>
                <w:color w:val="1C00CF"/>
                <w:sz w:val="18"/>
                <w:szCs w:val="18"/>
                <w:shd w:val="clear" w:color="auto" w:fill="FFFFFF"/>
              </w:rPr>
            </w:rPrChange>
          </w:rPr>
          <w:delText>2</w:delText>
        </w:r>
        <w:r w:rsidRPr="00552719" w:rsidDel="00655C69">
          <w:rPr>
            <w:noProof/>
            <w:shd w:val="clear" w:color="auto" w:fill="FFFFFF"/>
            <w:rPrChange w:id="7410" w:author="Willian" w:date="2016-11-28T20:46:00Z">
              <w:rPr>
                <w:rFonts w:ascii="Menlo" w:hAnsi="Menlo" w:cs="Menlo"/>
                <w:noProof/>
                <w:color w:val="414141"/>
                <w:sz w:val="18"/>
                <w:szCs w:val="18"/>
                <w:shd w:val="clear" w:color="auto" w:fill="FFFFFF"/>
              </w:rPr>
            </w:rPrChange>
          </w:rPr>
          <w:delText>)</w:delText>
        </w:r>
      </w:del>
    </w:p>
    <w:p w14:paraId="1736C7D0" w14:textId="77777777" w:rsidR="005649CE" w:rsidRPr="00552719" w:rsidDel="00655C69" w:rsidRDefault="005649CE" w:rsidP="00105795">
      <w:pPr>
        <w:rPr>
          <w:del w:id="7411" w:author="Willian" w:date="2016-11-27T10:05:00Z"/>
          <w:rPrChange w:id="7412" w:author="Willian" w:date="2016-11-28T20:46:00Z">
            <w:rPr>
              <w:del w:id="7413" w:author="Willian" w:date="2016-11-27T10:05:00Z"/>
              <w:rFonts w:ascii="Times New Roman" w:hAnsi="Times New Roman"/>
              <w:color w:val="auto"/>
              <w:sz w:val="24"/>
              <w:szCs w:val="24"/>
            </w:rPr>
          </w:rPrChange>
        </w:rPr>
        <w:pPrChange w:id="7414" w:author="Willian" w:date="2016-11-28T21:17:00Z">
          <w:pPr/>
        </w:pPrChange>
      </w:pPr>
      <w:del w:id="7415" w:author="Willian" w:date="2016-11-27T10:05:00Z">
        <w:r w:rsidRPr="00552719" w:rsidDel="00655C69">
          <w:rPr>
            <w:shd w:val="clear" w:color="auto" w:fill="FFFFFF"/>
            <w:rPrChange w:id="7416" w:author="Willian" w:date="2016-11-28T20:46:00Z">
              <w:rPr>
                <w:shd w:val="clear" w:color="auto" w:fill="FFFFFF"/>
              </w:rPr>
            </w:rPrChange>
          </w:rPr>
          <w:delText>Funções também podem ter um número variável de argumentos, coletados de um array.</w:delText>
        </w:r>
      </w:del>
    </w:p>
    <w:p w14:paraId="2B9C42D7" w14:textId="77777777" w:rsidR="005649CE" w:rsidRPr="00552719" w:rsidDel="00655C69" w:rsidRDefault="005649CE" w:rsidP="00105795">
      <w:pPr>
        <w:rPr>
          <w:del w:id="7417" w:author="Willian" w:date="2016-11-27T10:05:00Z"/>
          <w:noProof/>
          <w:lang w:val="en-US"/>
          <w:rPrChange w:id="7418" w:author="Willian" w:date="2016-11-28T20:46:00Z">
            <w:rPr>
              <w:del w:id="7419" w:author="Willian" w:date="2016-11-27T10:05:00Z"/>
              <w:rFonts w:ascii="Menlo" w:hAnsi="Menlo" w:cs="Menlo"/>
              <w:noProof/>
              <w:color w:val="414141"/>
              <w:sz w:val="21"/>
              <w:szCs w:val="21"/>
              <w:lang w:val="en-US"/>
            </w:rPr>
          </w:rPrChange>
        </w:rPr>
        <w:pPrChange w:id="7420" w:author="Willian" w:date="2016-11-28T21:17:00Z">
          <w:pPr>
            <w:shd w:val="clear" w:color="auto" w:fill="FFFFFF"/>
            <w:spacing w:before="460" w:after="0"/>
            <w:ind w:left="567"/>
            <w:textAlignment w:val="baseline"/>
          </w:pPr>
        </w:pPrChange>
      </w:pPr>
      <w:del w:id="7421" w:author="Willian" w:date="2016-11-27T10:05:00Z">
        <w:r w:rsidRPr="00552719" w:rsidDel="00655C69">
          <w:rPr>
            <w:noProof/>
            <w:shd w:val="clear" w:color="auto" w:fill="FFFFFF"/>
            <w:lang w:val="en-US"/>
            <w:rPrChange w:id="7422" w:author="Willian" w:date="2016-11-28T20:46:00Z">
              <w:rPr>
                <w:rFonts w:ascii="Menlo" w:hAnsi="Menlo" w:cs="Menlo"/>
                <w:noProof/>
                <w:color w:val="AA3391"/>
                <w:sz w:val="18"/>
                <w:szCs w:val="18"/>
                <w:shd w:val="clear" w:color="auto" w:fill="FFFFFF"/>
                <w:lang w:val="en-US"/>
              </w:rPr>
            </w:rPrChange>
          </w:rPr>
          <w:delText>func sumOf(numbers: Int...) -&gt; Int {</w:delText>
        </w:r>
      </w:del>
    </w:p>
    <w:p w14:paraId="24BD0880" w14:textId="77777777" w:rsidR="005649CE" w:rsidRPr="00552719" w:rsidDel="00655C69" w:rsidRDefault="005649CE" w:rsidP="00105795">
      <w:pPr>
        <w:rPr>
          <w:del w:id="7423" w:author="Willian" w:date="2016-11-27T10:05:00Z"/>
          <w:noProof/>
          <w:lang w:val="en-US"/>
          <w:rPrChange w:id="7424" w:author="Willian" w:date="2016-11-28T20:46:00Z">
            <w:rPr>
              <w:del w:id="7425" w:author="Willian" w:date="2016-11-27T10:05:00Z"/>
              <w:rFonts w:ascii="Menlo" w:hAnsi="Menlo" w:cs="Menlo"/>
              <w:noProof/>
              <w:color w:val="414141"/>
              <w:sz w:val="21"/>
              <w:szCs w:val="21"/>
              <w:lang w:val="en-US"/>
            </w:rPr>
          </w:rPrChange>
        </w:rPr>
        <w:pPrChange w:id="7426" w:author="Willian" w:date="2016-11-28T21:17:00Z">
          <w:pPr>
            <w:shd w:val="clear" w:color="auto" w:fill="FFFFFF"/>
            <w:spacing w:after="0"/>
            <w:ind w:left="567"/>
            <w:textAlignment w:val="baseline"/>
          </w:pPr>
        </w:pPrChange>
      </w:pPr>
      <w:del w:id="7427" w:author="Willian" w:date="2016-11-27T10:05:00Z">
        <w:r w:rsidRPr="00552719" w:rsidDel="00655C69">
          <w:rPr>
            <w:noProof/>
            <w:shd w:val="clear" w:color="auto" w:fill="FFFFFF"/>
            <w:lang w:val="en-US"/>
            <w:rPrChange w:id="7428" w:author="Willian" w:date="2016-11-28T20:46:00Z">
              <w:rPr>
                <w:rFonts w:ascii="Menlo" w:hAnsi="Menlo" w:cs="Menlo"/>
                <w:noProof/>
                <w:color w:val="414141"/>
                <w:sz w:val="18"/>
                <w:szCs w:val="18"/>
                <w:shd w:val="clear" w:color="auto" w:fill="FFFFFF"/>
                <w:lang w:val="en-US"/>
              </w:rPr>
            </w:rPrChange>
          </w:rPr>
          <w:delText xml:space="preserve">  var sum = </w:delText>
        </w:r>
        <w:r w:rsidRPr="00552719" w:rsidDel="00655C69">
          <w:rPr>
            <w:noProof/>
            <w:color w:val="1C00CF"/>
            <w:shd w:val="clear" w:color="auto" w:fill="FFFFFF"/>
            <w:lang w:val="en-US"/>
            <w:rPrChange w:id="7429" w:author="Willian" w:date="2016-11-28T20:46:00Z">
              <w:rPr>
                <w:rFonts w:ascii="Menlo" w:hAnsi="Menlo" w:cs="Menlo"/>
                <w:noProof/>
                <w:color w:val="1C00CF"/>
                <w:sz w:val="18"/>
                <w:szCs w:val="18"/>
                <w:shd w:val="clear" w:color="auto" w:fill="FFFFFF"/>
                <w:lang w:val="en-US"/>
              </w:rPr>
            </w:rPrChange>
          </w:rPr>
          <w:delText>0</w:delText>
        </w:r>
      </w:del>
    </w:p>
    <w:p w14:paraId="02FBDA8A" w14:textId="77777777" w:rsidR="005649CE" w:rsidRPr="00552719" w:rsidDel="00655C69" w:rsidRDefault="005649CE" w:rsidP="00105795">
      <w:pPr>
        <w:rPr>
          <w:del w:id="7430" w:author="Willian" w:date="2016-11-27T10:05:00Z"/>
          <w:noProof/>
          <w:lang w:val="en-US"/>
          <w:rPrChange w:id="7431" w:author="Willian" w:date="2016-11-28T20:46:00Z">
            <w:rPr>
              <w:del w:id="7432" w:author="Willian" w:date="2016-11-27T10:05:00Z"/>
              <w:rFonts w:ascii="Menlo" w:hAnsi="Menlo" w:cs="Menlo"/>
              <w:noProof/>
              <w:color w:val="414141"/>
              <w:sz w:val="21"/>
              <w:szCs w:val="21"/>
              <w:lang w:val="en-US"/>
            </w:rPr>
          </w:rPrChange>
        </w:rPr>
        <w:pPrChange w:id="7433" w:author="Willian" w:date="2016-11-28T21:17:00Z">
          <w:pPr>
            <w:shd w:val="clear" w:color="auto" w:fill="FFFFFF"/>
            <w:spacing w:after="0"/>
            <w:ind w:left="567"/>
            <w:textAlignment w:val="baseline"/>
          </w:pPr>
        </w:pPrChange>
      </w:pPr>
      <w:del w:id="7434" w:author="Willian" w:date="2016-11-27T10:05:00Z">
        <w:r w:rsidRPr="00552719" w:rsidDel="00655C69">
          <w:rPr>
            <w:noProof/>
            <w:shd w:val="clear" w:color="auto" w:fill="FFFFFF"/>
            <w:lang w:val="en-US"/>
            <w:rPrChange w:id="7435" w:author="Willian" w:date="2016-11-28T20:46:00Z">
              <w:rPr>
                <w:rFonts w:ascii="Menlo" w:hAnsi="Menlo" w:cs="Menlo"/>
                <w:noProof/>
                <w:color w:val="414141"/>
                <w:sz w:val="18"/>
                <w:szCs w:val="18"/>
                <w:shd w:val="clear" w:color="auto" w:fill="FFFFFF"/>
                <w:lang w:val="en-US"/>
              </w:rPr>
            </w:rPrChange>
          </w:rPr>
          <w:delText>  for number in numbers {</w:delText>
        </w:r>
      </w:del>
    </w:p>
    <w:p w14:paraId="12FB90EA" w14:textId="77777777" w:rsidR="005649CE" w:rsidRPr="00552719" w:rsidDel="00655C69" w:rsidRDefault="005649CE" w:rsidP="00105795">
      <w:pPr>
        <w:rPr>
          <w:del w:id="7436" w:author="Willian" w:date="2016-11-27T10:05:00Z"/>
          <w:noProof/>
          <w:lang w:val="en-US"/>
          <w:rPrChange w:id="7437" w:author="Willian" w:date="2016-11-28T20:46:00Z">
            <w:rPr>
              <w:del w:id="7438" w:author="Willian" w:date="2016-11-27T10:05:00Z"/>
              <w:rFonts w:ascii="Menlo" w:hAnsi="Menlo" w:cs="Menlo"/>
              <w:noProof/>
              <w:color w:val="414141"/>
              <w:sz w:val="21"/>
              <w:szCs w:val="21"/>
              <w:lang w:val="en-US"/>
            </w:rPr>
          </w:rPrChange>
        </w:rPr>
        <w:pPrChange w:id="7439" w:author="Willian" w:date="2016-11-28T21:17:00Z">
          <w:pPr>
            <w:shd w:val="clear" w:color="auto" w:fill="FFFFFF"/>
            <w:spacing w:after="0"/>
            <w:ind w:left="567"/>
            <w:textAlignment w:val="baseline"/>
          </w:pPr>
        </w:pPrChange>
      </w:pPr>
      <w:del w:id="7440" w:author="Willian" w:date="2016-11-27T10:05:00Z">
        <w:r w:rsidRPr="00552719" w:rsidDel="00655C69">
          <w:rPr>
            <w:noProof/>
            <w:shd w:val="clear" w:color="auto" w:fill="FFFFFF"/>
            <w:lang w:val="en-US"/>
            <w:rPrChange w:id="7441" w:author="Willian" w:date="2016-11-28T20:46:00Z">
              <w:rPr>
                <w:rFonts w:ascii="Menlo" w:hAnsi="Menlo" w:cs="Menlo"/>
                <w:noProof/>
                <w:color w:val="414141"/>
                <w:sz w:val="18"/>
                <w:szCs w:val="18"/>
                <w:shd w:val="clear" w:color="auto" w:fill="FFFFFF"/>
                <w:lang w:val="en-US"/>
              </w:rPr>
            </w:rPrChange>
          </w:rPr>
          <w:delText>      sum += number</w:delText>
        </w:r>
      </w:del>
    </w:p>
    <w:p w14:paraId="57F31E00" w14:textId="77777777" w:rsidR="005649CE" w:rsidRPr="00552719" w:rsidDel="00655C69" w:rsidRDefault="005649CE" w:rsidP="00105795">
      <w:pPr>
        <w:rPr>
          <w:del w:id="7442" w:author="Willian" w:date="2016-11-27T10:05:00Z"/>
          <w:noProof/>
          <w:lang w:val="en-US"/>
          <w:rPrChange w:id="7443" w:author="Willian" w:date="2016-11-28T20:46:00Z">
            <w:rPr>
              <w:del w:id="7444" w:author="Willian" w:date="2016-11-27T10:05:00Z"/>
              <w:rFonts w:ascii="Menlo" w:hAnsi="Menlo" w:cs="Menlo"/>
              <w:noProof/>
              <w:color w:val="414141"/>
              <w:sz w:val="21"/>
              <w:szCs w:val="21"/>
              <w:lang w:val="en-US"/>
            </w:rPr>
          </w:rPrChange>
        </w:rPr>
        <w:pPrChange w:id="7445" w:author="Willian" w:date="2016-11-28T21:17:00Z">
          <w:pPr>
            <w:shd w:val="clear" w:color="auto" w:fill="FFFFFF"/>
            <w:spacing w:after="0"/>
            <w:ind w:left="567"/>
            <w:textAlignment w:val="baseline"/>
          </w:pPr>
        </w:pPrChange>
      </w:pPr>
      <w:del w:id="7446" w:author="Willian" w:date="2016-11-27T10:05:00Z">
        <w:r w:rsidRPr="00552719" w:rsidDel="00655C69">
          <w:rPr>
            <w:noProof/>
            <w:shd w:val="clear" w:color="auto" w:fill="FFFFFF"/>
            <w:lang w:val="en-US"/>
            <w:rPrChange w:id="7447" w:author="Willian" w:date="2016-11-28T20:46:00Z">
              <w:rPr>
                <w:rFonts w:ascii="Menlo" w:hAnsi="Menlo" w:cs="Menlo"/>
                <w:noProof/>
                <w:color w:val="414141"/>
                <w:sz w:val="18"/>
                <w:szCs w:val="18"/>
                <w:shd w:val="clear" w:color="auto" w:fill="FFFFFF"/>
                <w:lang w:val="en-US"/>
              </w:rPr>
            </w:rPrChange>
          </w:rPr>
          <w:delText>  }</w:delText>
        </w:r>
      </w:del>
    </w:p>
    <w:p w14:paraId="24D2D14D" w14:textId="77777777" w:rsidR="005649CE" w:rsidRPr="00552719" w:rsidDel="00655C69" w:rsidRDefault="005649CE" w:rsidP="00105795">
      <w:pPr>
        <w:rPr>
          <w:del w:id="7448" w:author="Willian" w:date="2016-11-27T10:05:00Z"/>
          <w:noProof/>
          <w:lang w:val="en-US"/>
          <w:rPrChange w:id="7449" w:author="Willian" w:date="2016-11-28T20:46:00Z">
            <w:rPr>
              <w:del w:id="7450" w:author="Willian" w:date="2016-11-27T10:05:00Z"/>
              <w:rFonts w:ascii="Menlo" w:hAnsi="Menlo" w:cs="Menlo"/>
              <w:noProof/>
              <w:color w:val="414141"/>
              <w:sz w:val="21"/>
              <w:szCs w:val="21"/>
              <w:lang w:val="en-US"/>
            </w:rPr>
          </w:rPrChange>
        </w:rPr>
        <w:pPrChange w:id="7451" w:author="Willian" w:date="2016-11-28T21:17:00Z">
          <w:pPr>
            <w:shd w:val="clear" w:color="auto" w:fill="FFFFFF"/>
            <w:spacing w:after="0"/>
            <w:ind w:left="567"/>
            <w:textAlignment w:val="baseline"/>
          </w:pPr>
        </w:pPrChange>
      </w:pPr>
      <w:del w:id="7452" w:author="Willian" w:date="2016-11-27T10:05:00Z">
        <w:r w:rsidRPr="00552719" w:rsidDel="00655C69">
          <w:rPr>
            <w:noProof/>
            <w:shd w:val="clear" w:color="auto" w:fill="FFFFFF"/>
            <w:lang w:val="en-US"/>
            <w:rPrChange w:id="7453" w:author="Willian" w:date="2016-11-28T20:46:00Z">
              <w:rPr>
                <w:rFonts w:ascii="Menlo" w:hAnsi="Menlo" w:cs="Menlo"/>
                <w:noProof/>
                <w:color w:val="414141"/>
                <w:sz w:val="18"/>
                <w:szCs w:val="18"/>
                <w:shd w:val="clear" w:color="auto" w:fill="FFFFFF"/>
                <w:lang w:val="en-US"/>
              </w:rPr>
            </w:rPrChange>
          </w:rPr>
          <w:delText>  return sum</w:delText>
        </w:r>
      </w:del>
    </w:p>
    <w:p w14:paraId="46B42EA5" w14:textId="77777777" w:rsidR="005649CE" w:rsidRPr="00552719" w:rsidDel="00655C69" w:rsidRDefault="005649CE" w:rsidP="00105795">
      <w:pPr>
        <w:rPr>
          <w:del w:id="7454" w:author="Willian" w:date="2016-11-27T10:05:00Z"/>
          <w:noProof/>
          <w:lang w:val="en-US"/>
          <w:rPrChange w:id="7455" w:author="Willian" w:date="2016-11-28T20:46:00Z">
            <w:rPr>
              <w:del w:id="7456" w:author="Willian" w:date="2016-11-27T10:05:00Z"/>
              <w:rFonts w:ascii="Menlo" w:hAnsi="Menlo" w:cs="Menlo"/>
              <w:noProof/>
              <w:color w:val="414141"/>
              <w:sz w:val="21"/>
              <w:szCs w:val="21"/>
              <w:lang w:val="en-US"/>
            </w:rPr>
          </w:rPrChange>
        </w:rPr>
        <w:pPrChange w:id="7457" w:author="Willian" w:date="2016-11-28T21:17:00Z">
          <w:pPr>
            <w:shd w:val="clear" w:color="auto" w:fill="FFFFFF"/>
            <w:spacing w:after="0"/>
            <w:ind w:left="567"/>
            <w:textAlignment w:val="baseline"/>
          </w:pPr>
        </w:pPrChange>
      </w:pPr>
      <w:del w:id="7458" w:author="Willian" w:date="2016-11-27T10:05:00Z">
        <w:r w:rsidRPr="00552719" w:rsidDel="00655C69">
          <w:rPr>
            <w:noProof/>
            <w:shd w:val="clear" w:color="auto" w:fill="FFFFFF"/>
            <w:lang w:val="en-US"/>
            <w:rPrChange w:id="7459" w:author="Willian" w:date="2016-11-28T20:46:00Z">
              <w:rPr>
                <w:rFonts w:ascii="Menlo" w:hAnsi="Menlo" w:cs="Menlo"/>
                <w:noProof/>
                <w:color w:val="414141"/>
                <w:sz w:val="18"/>
                <w:szCs w:val="18"/>
                <w:shd w:val="clear" w:color="auto" w:fill="FFFFFF"/>
                <w:lang w:val="en-US"/>
              </w:rPr>
            </w:rPrChange>
          </w:rPr>
          <w:delText>}</w:delText>
        </w:r>
      </w:del>
    </w:p>
    <w:p w14:paraId="096E4836" w14:textId="77777777" w:rsidR="005649CE" w:rsidRPr="00552719" w:rsidDel="00655C69" w:rsidRDefault="005649CE" w:rsidP="00105795">
      <w:pPr>
        <w:rPr>
          <w:del w:id="7460" w:author="Willian" w:date="2016-11-27T10:05:00Z"/>
          <w:noProof/>
          <w:lang w:val="en-US"/>
          <w:rPrChange w:id="7461" w:author="Willian" w:date="2016-11-28T20:46:00Z">
            <w:rPr>
              <w:del w:id="7462" w:author="Willian" w:date="2016-11-27T10:05:00Z"/>
              <w:rFonts w:ascii="Menlo" w:hAnsi="Menlo" w:cs="Menlo"/>
              <w:noProof/>
              <w:color w:val="414141"/>
              <w:sz w:val="21"/>
              <w:szCs w:val="21"/>
              <w:lang w:val="en-US"/>
            </w:rPr>
          </w:rPrChange>
        </w:rPr>
        <w:pPrChange w:id="7463" w:author="Willian" w:date="2016-11-28T21:17:00Z">
          <w:pPr>
            <w:shd w:val="clear" w:color="auto" w:fill="FFFFFF"/>
            <w:spacing w:after="0"/>
            <w:ind w:left="567"/>
            <w:textAlignment w:val="baseline"/>
          </w:pPr>
        </w:pPrChange>
      </w:pPr>
      <w:del w:id="7464" w:author="Willian" w:date="2016-11-27T10:05:00Z">
        <w:r w:rsidRPr="00552719" w:rsidDel="00655C69">
          <w:rPr>
            <w:noProof/>
            <w:shd w:val="clear" w:color="auto" w:fill="FFFFFF"/>
            <w:lang w:val="en-US"/>
            <w:rPrChange w:id="7465" w:author="Willian" w:date="2016-11-28T20:46:00Z">
              <w:rPr>
                <w:rFonts w:ascii="Menlo" w:hAnsi="Menlo" w:cs="Menlo"/>
                <w:noProof/>
                <w:color w:val="3F6E74"/>
                <w:sz w:val="18"/>
                <w:szCs w:val="18"/>
                <w:shd w:val="clear" w:color="auto" w:fill="FFFFFF"/>
                <w:lang w:val="en-US"/>
              </w:rPr>
            </w:rPrChange>
          </w:rPr>
          <w:delText>sumOf()</w:delText>
        </w:r>
      </w:del>
    </w:p>
    <w:p w14:paraId="66D4F20B" w14:textId="77777777" w:rsidR="005649CE" w:rsidRPr="00552719" w:rsidDel="00655C69" w:rsidRDefault="005649CE" w:rsidP="00105795">
      <w:pPr>
        <w:rPr>
          <w:del w:id="7466" w:author="Willian" w:date="2016-11-27T10:05:00Z"/>
          <w:noProof/>
          <w:rPrChange w:id="7467" w:author="Willian" w:date="2016-11-28T20:46:00Z">
            <w:rPr>
              <w:del w:id="7468" w:author="Willian" w:date="2016-11-27T10:05:00Z"/>
              <w:rFonts w:ascii="Menlo" w:hAnsi="Menlo" w:cs="Menlo"/>
              <w:noProof/>
              <w:color w:val="414141"/>
              <w:sz w:val="21"/>
              <w:szCs w:val="21"/>
            </w:rPr>
          </w:rPrChange>
        </w:rPr>
        <w:pPrChange w:id="7469" w:author="Willian" w:date="2016-11-28T21:17:00Z">
          <w:pPr>
            <w:shd w:val="clear" w:color="auto" w:fill="FFFFFF"/>
            <w:spacing w:after="620"/>
            <w:ind w:left="567"/>
            <w:textAlignment w:val="baseline"/>
          </w:pPr>
        </w:pPrChange>
      </w:pPr>
      <w:del w:id="7470" w:author="Willian" w:date="2016-11-27T10:05:00Z">
        <w:r w:rsidRPr="00552719" w:rsidDel="00655C69">
          <w:rPr>
            <w:noProof/>
            <w:shd w:val="clear" w:color="auto" w:fill="FFFFFF"/>
            <w:rPrChange w:id="7471" w:author="Willian" w:date="2016-11-28T20:46:00Z">
              <w:rPr>
                <w:rFonts w:ascii="Menlo" w:hAnsi="Menlo" w:cs="Menlo"/>
                <w:noProof/>
                <w:color w:val="3F6E74"/>
                <w:sz w:val="18"/>
                <w:szCs w:val="18"/>
                <w:shd w:val="clear" w:color="auto" w:fill="FFFFFF"/>
              </w:rPr>
            </w:rPrChange>
          </w:rPr>
          <w:delText xml:space="preserve">sumOf(numbers: </w:delText>
        </w:r>
        <w:r w:rsidRPr="00552719" w:rsidDel="00655C69">
          <w:rPr>
            <w:noProof/>
            <w:color w:val="1C00CF"/>
            <w:shd w:val="clear" w:color="auto" w:fill="FFFFFF"/>
            <w:rPrChange w:id="7472" w:author="Willian" w:date="2016-11-28T20:46:00Z">
              <w:rPr>
                <w:rFonts w:ascii="Menlo" w:hAnsi="Menlo" w:cs="Menlo"/>
                <w:noProof/>
                <w:color w:val="1C00CF"/>
                <w:sz w:val="18"/>
                <w:szCs w:val="18"/>
                <w:shd w:val="clear" w:color="auto" w:fill="FFFFFF"/>
              </w:rPr>
            </w:rPrChange>
          </w:rPr>
          <w:delText>42</w:delText>
        </w:r>
        <w:r w:rsidRPr="00552719" w:rsidDel="00655C69">
          <w:rPr>
            <w:noProof/>
            <w:shd w:val="clear" w:color="auto" w:fill="FFFFFF"/>
            <w:rPrChange w:id="7473" w:author="Willian" w:date="2016-11-28T20:46:00Z">
              <w:rPr>
                <w:rFonts w:ascii="Menlo" w:hAnsi="Menlo" w:cs="Menlo"/>
                <w:noProof/>
                <w:color w:val="414141"/>
                <w:sz w:val="18"/>
                <w:szCs w:val="18"/>
                <w:shd w:val="clear" w:color="auto" w:fill="FFFFFF"/>
              </w:rPr>
            </w:rPrChange>
          </w:rPr>
          <w:delText xml:space="preserve">, </w:delText>
        </w:r>
        <w:r w:rsidRPr="00552719" w:rsidDel="00655C69">
          <w:rPr>
            <w:noProof/>
            <w:color w:val="1C00CF"/>
            <w:shd w:val="clear" w:color="auto" w:fill="FFFFFF"/>
            <w:rPrChange w:id="7474" w:author="Willian" w:date="2016-11-28T20:46:00Z">
              <w:rPr>
                <w:rFonts w:ascii="Menlo" w:hAnsi="Menlo" w:cs="Menlo"/>
                <w:noProof/>
                <w:color w:val="1C00CF"/>
                <w:sz w:val="18"/>
                <w:szCs w:val="18"/>
                <w:shd w:val="clear" w:color="auto" w:fill="FFFFFF"/>
              </w:rPr>
            </w:rPrChange>
          </w:rPr>
          <w:delText>597</w:delText>
        </w:r>
        <w:r w:rsidRPr="00552719" w:rsidDel="00655C69">
          <w:rPr>
            <w:noProof/>
            <w:shd w:val="clear" w:color="auto" w:fill="FFFFFF"/>
            <w:rPrChange w:id="7475" w:author="Willian" w:date="2016-11-28T20:46:00Z">
              <w:rPr>
                <w:rFonts w:ascii="Menlo" w:hAnsi="Menlo" w:cs="Menlo"/>
                <w:noProof/>
                <w:color w:val="414141"/>
                <w:sz w:val="18"/>
                <w:szCs w:val="18"/>
                <w:shd w:val="clear" w:color="auto" w:fill="FFFFFF"/>
              </w:rPr>
            </w:rPrChange>
          </w:rPr>
          <w:delText xml:space="preserve">, </w:delText>
        </w:r>
        <w:r w:rsidRPr="00552719" w:rsidDel="00655C69">
          <w:rPr>
            <w:noProof/>
            <w:color w:val="1C00CF"/>
            <w:shd w:val="clear" w:color="auto" w:fill="FFFFFF"/>
            <w:rPrChange w:id="7476" w:author="Willian" w:date="2016-11-28T20:46:00Z">
              <w:rPr>
                <w:rFonts w:ascii="Menlo" w:hAnsi="Menlo" w:cs="Menlo"/>
                <w:noProof/>
                <w:color w:val="1C00CF"/>
                <w:sz w:val="18"/>
                <w:szCs w:val="18"/>
                <w:shd w:val="clear" w:color="auto" w:fill="FFFFFF"/>
              </w:rPr>
            </w:rPrChange>
          </w:rPr>
          <w:delText>12</w:delText>
        </w:r>
        <w:r w:rsidRPr="00552719" w:rsidDel="00655C69">
          <w:rPr>
            <w:noProof/>
            <w:shd w:val="clear" w:color="auto" w:fill="FFFFFF"/>
            <w:rPrChange w:id="7477" w:author="Willian" w:date="2016-11-28T20:46:00Z">
              <w:rPr>
                <w:rFonts w:ascii="Menlo" w:hAnsi="Menlo" w:cs="Menlo"/>
                <w:noProof/>
                <w:color w:val="414141"/>
                <w:sz w:val="18"/>
                <w:szCs w:val="18"/>
                <w:shd w:val="clear" w:color="auto" w:fill="FFFFFF"/>
              </w:rPr>
            </w:rPrChange>
          </w:rPr>
          <w:delText>)</w:delText>
        </w:r>
      </w:del>
    </w:p>
    <w:p w14:paraId="12567334" w14:textId="77777777" w:rsidR="005649CE" w:rsidRPr="00552719" w:rsidDel="00655C69" w:rsidRDefault="005649CE" w:rsidP="00105795">
      <w:pPr>
        <w:rPr>
          <w:del w:id="7478" w:author="Willian" w:date="2016-11-27T10:05:00Z"/>
          <w:rPrChange w:id="7479" w:author="Willian" w:date="2016-11-28T20:46:00Z">
            <w:rPr>
              <w:del w:id="7480" w:author="Willian" w:date="2016-11-27T10:05:00Z"/>
            </w:rPr>
          </w:rPrChange>
        </w:rPr>
        <w:pPrChange w:id="7481" w:author="Willian" w:date="2016-11-28T21:17:00Z">
          <w:pPr/>
        </w:pPrChange>
      </w:pPr>
      <w:del w:id="7482" w:author="Willian" w:date="2016-11-27T10:05:00Z">
        <w:r w:rsidRPr="00552719" w:rsidDel="00655C69">
          <w:rPr>
            <w:shd w:val="clear" w:color="auto" w:fill="FFFFFF"/>
            <w:rPrChange w:id="7483" w:author="Willian" w:date="2016-11-28T20:46:00Z">
              <w:rPr>
                <w:shd w:val="clear" w:color="auto" w:fill="FFFFFF"/>
              </w:rPr>
            </w:rPrChange>
          </w:rPr>
          <w:delText>As funções podem ser aninhadas! Funções aninhadas tem acesso a variáveis ​​que foram declaradas na função externa. Você pode usar funções aninhadas para organizar o código em uma função que é longa ou complexa.</w:delText>
        </w:r>
      </w:del>
    </w:p>
    <w:p w14:paraId="198E5840" w14:textId="77777777" w:rsidR="005649CE" w:rsidRPr="00552719" w:rsidDel="00655C69" w:rsidRDefault="005649CE" w:rsidP="00105795">
      <w:pPr>
        <w:rPr>
          <w:del w:id="7484" w:author="Willian" w:date="2016-11-27T10:05:00Z"/>
          <w:noProof/>
          <w:lang w:val="en-US"/>
          <w:rPrChange w:id="7485" w:author="Willian" w:date="2016-11-28T20:46:00Z">
            <w:rPr>
              <w:del w:id="7486" w:author="Willian" w:date="2016-11-27T10:05:00Z"/>
              <w:rFonts w:ascii="Menlo" w:hAnsi="Menlo" w:cs="Menlo"/>
              <w:noProof/>
              <w:color w:val="414141"/>
              <w:sz w:val="21"/>
              <w:szCs w:val="21"/>
              <w:lang w:val="en-US"/>
            </w:rPr>
          </w:rPrChange>
        </w:rPr>
        <w:pPrChange w:id="7487" w:author="Willian" w:date="2016-11-28T21:17:00Z">
          <w:pPr>
            <w:shd w:val="clear" w:color="auto" w:fill="FFFFFF"/>
            <w:spacing w:before="460" w:after="0"/>
            <w:ind w:left="567"/>
            <w:textAlignment w:val="baseline"/>
          </w:pPr>
        </w:pPrChange>
      </w:pPr>
      <w:del w:id="7488" w:author="Willian" w:date="2016-11-27T10:05:00Z">
        <w:r w:rsidRPr="00552719" w:rsidDel="00655C69">
          <w:rPr>
            <w:noProof/>
            <w:shd w:val="clear" w:color="auto" w:fill="FFFFFF"/>
            <w:lang w:val="en-US"/>
            <w:rPrChange w:id="7489" w:author="Willian" w:date="2016-11-28T20:46:00Z">
              <w:rPr>
                <w:rFonts w:ascii="Menlo" w:hAnsi="Menlo" w:cs="Menlo"/>
                <w:noProof/>
                <w:color w:val="AA3391"/>
                <w:sz w:val="18"/>
                <w:szCs w:val="18"/>
                <w:shd w:val="clear" w:color="auto" w:fill="FFFFFF"/>
                <w:lang w:val="en-US"/>
              </w:rPr>
            </w:rPrChange>
          </w:rPr>
          <w:delText>func returnFifteen() -&gt; Int {</w:delText>
        </w:r>
      </w:del>
    </w:p>
    <w:p w14:paraId="04DC583C" w14:textId="77777777" w:rsidR="005649CE" w:rsidRPr="00552719" w:rsidDel="00655C69" w:rsidRDefault="005649CE" w:rsidP="00105795">
      <w:pPr>
        <w:rPr>
          <w:del w:id="7490" w:author="Willian" w:date="2016-11-27T10:05:00Z"/>
          <w:noProof/>
          <w:lang w:val="en-US"/>
          <w:rPrChange w:id="7491" w:author="Willian" w:date="2016-11-28T20:46:00Z">
            <w:rPr>
              <w:del w:id="7492" w:author="Willian" w:date="2016-11-27T10:05:00Z"/>
              <w:rFonts w:ascii="Menlo" w:hAnsi="Menlo" w:cs="Menlo"/>
              <w:noProof/>
              <w:color w:val="414141"/>
              <w:sz w:val="21"/>
              <w:szCs w:val="21"/>
              <w:lang w:val="en-US"/>
            </w:rPr>
          </w:rPrChange>
        </w:rPr>
        <w:pPrChange w:id="7493" w:author="Willian" w:date="2016-11-28T21:17:00Z">
          <w:pPr>
            <w:shd w:val="clear" w:color="auto" w:fill="FFFFFF"/>
            <w:spacing w:after="0"/>
            <w:ind w:left="567"/>
            <w:textAlignment w:val="baseline"/>
          </w:pPr>
        </w:pPrChange>
      </w:pPr>
      <w:del w:id="7494" w:author="Willian" w:date="2016-11-27T10:05:00Z">
        <w:r w:rsidRPr="00552719" w:rsidDel="00655C69">
          <w:rPr>
            <w:noProof/>
            <w:shd w:val="clear" w:color="auto" w:fill="FFFFFF"/>
            <w:lang w:val="en-US"/>
            <w:rPrChange w:id="7495" w:author="Willian" w:date="2016-11-28T20:46:00Z">
              <w:rPr>
                <w:rFonts w:ascii="Menlo" w:hAnsi="Menlo" w:cs="Menlo"/>
                <w:noProof/>
                <w:color w:val="414141"/>
                <w:sz w:val="18"/>
                <w:szCs w:val="18"/>
                <w:shd w:val="clear" w:color="auto" w:fill="FFFFFF"/>
                <w:lang w:val="en-US"/>
              </w:rPr>
            </w:rPrChange>
          </w:rPr>
          <w:delText xml:space="preserve">  var y = </w:delText>
        </w:r>
        <w:r w:rsidRPr="00552719" w:rsidDel="00655C69">
          <w:rPr>
            <w:noProof/>
            <w:color w:val="1C00CF"/>
            <w:shd w:val="clear" w:color="auto" w:fill="FFFFFF"/>
            <w:lang w:val="en-US"/>
            <w:rPrChange w:id="7496" w:author="Willian" w:date="2016-11-28T20:46:00Z">
              <w:rPr>
                <w:rFonts w:ascii="Menlo" w:hAnsi="Menlo" w:cs="Menlo"/>
                <w:noProof/>
                <w:color w:val="1C00CF"/>
                <w:sz w:val="18"/>
                <w:szCs w:val="18"/>
                <w:shd w:val="clear" w:color="auto" w:fill="FFFFFF"/>
                <w:lang w:val="en-US"/>
              </w:rPr>
            </w:rPrChange>
          </w:rPr>
          <w:delText>10</w:delText>
        </w:r>
      </w:del>
    </w:p>
    <w:p w14:paraId="1431A621" w14:textId="77777777" w:rsidR="005649CE" w:rsidRPr="00552719" w:rsidDel="00655C69" w:rsidRDefault="005649CE" w:rsidP="00105795">
      <w:pPr>
        <w:rPr>
          <w:del w:id="7497" w:author="Willian" w:date="2016-11-27T10:05:00Z"/>
          <w:noProof/>
          <w:lang w:val="en-US"/>
          <w:rPrChange w:id="7498" w:author="Willian" w:date="2016-11-28T20:46:00Z">
            <w:rPr>
              <w:del w:id="7499" w:author="Willian" w:date="2016-11-27T10:05:00Z"/>
              <w:rFonts w:ascii="Menlo" w:hAnsi="Menlo" w:cs="Menlo"/>
              <w:noProof/>
              <w:color w:val="414141"/>
              <w:sz w:val="21"/>
              <w:szCs w:val="21"/>
              <w:lang w:val="en-US"/>
            </w:rPr>
          </w:rPrChange>
        </w:rPr>
        <w:pPrChange w:id="7500" w:author="Willian" w:date="2016-11-28T21:17:00Z">
          <w:pPr>
            <w:shd w:val="clear" w:color="auto" w:fill="FFFFFF"/>
            <w:spacing w:after="0"/>
            <w:ind w:left="567"/>
            <w:textAlignment w:val="baseline"/>
          </w:pPr>
        </w:pPrChange>
      </w:pPr>
      <w:del w:id="7501" w:author="Willian" w:date="2016-11-27T10:05:00Z">
        <w:r w:rsidRPr="00552719" w:rsidDel="00655C69">
          <w:rPr>
            <w:noProof/>
            <w:shd w:val="clear" w:color="auto" w:fill="FFFFFF"/>
            <w:lang w:val="en-US"/>
            <w:rPrChange w:id="7502" w:author="Willian" w:date="2016-11-28T20:46:00Z">
              <w:rPr>
                <w:rFonts w:ascii="Menlo" w:hAnsi="Menlo" w:cs="Menlo"/>
                <w:noProof/>
                <w:color w:val="414141"/>
                <w:sz w:val="18"/>
                <w:szCs w:val="18"/>
                <w:shd w:val="clear" w:color="auto" w:fill="FFFFFF"/>
                <w:lang w:val="en-US"/>
              </w:rPr>
            </w:rPrChange>
          </w:rPr>
          <w:delText>  func add() {</w:delText>
        </w:r>
      </w:del>
    </w:p>
    <w:p w14:paraId="4FBEF988" w14:textId="77777777" w:rsidR="005649CE" w:rsidRPr="00552719" w:rsidDel="00655C69" w:rsidRDefault="005649CE" w:rsidP="00105795">
      <w:pPr>
        <w:rPr>
          <w:del w:id="7503" w:author="Willian" w:date="2016-11-27T10:05:00Z"/>
          <w:noProof/>
          <w:lang w:val="en-US"/>
          <w:rPrChange w:id="7504" w:author="Willian" w:date="2016-11-28T20:46:00Z">
            <w:rPr>
              <w:del w:id="7505" w:author="Willian" w:date="2016-11-27T10:05:00Z"/>
              <w:rFonts w:ascii="Menlo" w:hAnsi="Menlo" w:cs="Menlo"/>
              <w:noProof/>
              <w:color w:val="414141"/>
              <w:sz w:val="21"/>
              <w:szCs w:val="21"/>
              <w:lang w:val="en-US"/>
            </w:rPr>
          </w:rPrChange>
        </w:rPr>
        <w:pPrChange w:id="7506" w:author="Willian" w:date="2016-11-28T21:17:00Z">
          <w:pPr>
            <w:shd w:val="clear" w:color="auto" w:fill="FFFFFF"/>
            <w:spacing w:after="0"/>
            <w:ind w:left="567"/>
            <w:textAlignment w:val="baseline"/>
          </w:pPr>
        </w:pPrChange>
      </w:pPr>
      <w:del w:id="7507" w:author="Willian" w:date="2016-11-27T10:05:00Z">
        <w:r w:rsidRPr="00552719" w:rsidDel="00655C69">
          <w:rPr>
            <w:noProof/>
            <w:shd w:val="clear" w:color="auto" w:fill="FFFFFF"/>
            <w:lang w:val="en-US"/>
            <w:rPrChange w:id="7508" w:author="Willian" w:date="2016-11-28T20:46:00Z">
              <w:rPr>
                <w:rFonts w:ascii="Menlo" w:hAnsi="Menlo" w:cs="Menlo"/>
                <w:noProof/>
                <w:color w:val="414141"/>
                <w:sz w:val="18"/>
                <w:szCs w:val="18"/>
                <w:shd w:val="clear" w:color="auto" w:fill="FFFFFF"/>
                <w:lang w:val="en-US"/>
              </w:rPr>
            </w:rPrChange>
          </w:rPr>
          <w:delText xml:space="preserve">      y += </w:delText>
        </w:r>
        <w:r w:rsidRPr="00552719" w:rsidDel="00655C69">
          <w:rPr>
            <w:noProof/>
            <w:color w:val="1C00CF"/>
            <w:shd w:val="clear" w:color="auto" w:fill="FFFFFF"/>
            <w:lang w:val="en-US"/>
            <w:rPrChange w:id="7509" w:author="Willian" w:date="2016-11-28T20:46:00Z">
              <w:rPr>
                <w:rFonts w:ascii="Menlo" w:hAnsi="Menlo" w:cs="Menlo"/>
                <w:noProof/>
                <w:color w:val="1C00CF"/>
                <w:sz w:val="18"/>
                <w:szCs w:val="18"/>
                <w:shd w:val="clear" w:color="auto" w:fill="FFFFFF"/>
                <w:lang w:val="en-US"/>
              </w:rPr>
            </w:rPrChange>
          </w:rPr>
          <w:delText>5</w:delText>
        </w:r>
      </w:del>
    </w:p>
    <w:p w14:paraId="6C77C36D" w14:textId="77777777" w:rsidR="005649CE" w:rsidRPr="00552719" w:rsidDel="00655C69" w:rsidRDefault="005649CE" w:rsidP="00105795">
      <w:pPr>
        <w:rPr>
          <w:del w:id="7510" w:author="Willian" w:date="2016-11-27T10:05:00Z"/>
          <w:noProof/>
          <w:lang w:val="en-US"/>
          <w:rPrChange w:id="7511" w:author="Willian" w:date="2016-11-28T20:46:00Z">
            <w:rPr>
              <w:del w:id="7512" w:author="Willian" w:date="2016-11-27T10:05:00Z"/>
              <w:rFonts w:ascii="Menlo" w:hAnsi="Menlo" w:cs="Menlo"/>
              <w:noProof/>
              <w:color w:val="414141"/>
              <w:sz w:val="21"/>
              <w:szCs w:val="21"/>
              <w:lang w:val="en-US"/>
            </w:rPr>
          </w:rPrChange>
        </w:rPr>
        <w:pPrChange w:id="7513" w:author="Willian" w:date="2016-11-28T21:17:00Z">
          <w:pPr>
            <w:shd w:val="clear" w:color="auto" w:fill="FFFFFF"/>
            <w:spacing w:after="0"/>
            <w:ind w:left="567"/>
            <w:textAlignment w:val="baseline"/>
          </w:pPr>
        </w:pPrChange>
      </w:pPr>
      <w:del w:id="7514" w:author="Willian" w:date="2016-11-27T10:05:00Z">
        <w:r w:rsidRPr="00552719" w:rsidDel="00655C69">
          <w:rPr>
            <w:noProof/>
            <w:shd w:val="clear" w:color="auto" w:fill="FFFFFF"/>
            <w:lang w:val="en-US"/>
            <w:rPrChange w:id="7515" w:author="Willian" w:date="2016-11-28T20:46:00Z">
              <w:rPr>
                <w:rFonts w:ascii="Menlo" w:hAnsi="Menlo" w:cs="Menlo"/>
                <w:noProof/>
                <w:color w:val="414141"/>
                <w:sz w:val="18"/>
                <w:szCs w:val="18"/>
                <w:shd w:val="clear" w:color="auto" w:fill="FFFFFF"/>
                <w:lang w:val="en-US"/>
              </w:rPr>
            </w:rPrChange>
          </w:rPr>
          <w:delText>  }</w:delText>
        </w:r>
      </w:del>
    </w:p>
    <w:p w14:paraId="49911173" w14:textId="77777777" w:rsidR="005649CE" w:rsidRPr="00552719" w:rsidDel="00655C69" w:rsidRDefault="005649CE" w:rsidP="00105795">
      <w:pPr>
        <w:rPr>
          <w:del w:id="7516" w:author="Willian" w:date="2016-11-27T10:05:00Z"/>
          <w:noProof/>
          <w:lang w:val="en-US"/>
          <w:rPrChange w:id="7517" w:author="Willian" w:date="2016-11-28T20:46:00Z">
            <w:rPr>
              <w:del w:id="7518" w:author="Willian" w:date="2016-11-27T10:05:00Z"/>
              <w:rFonts w:ascii="Menlo" w:hAnsi="Menlo" w:cs="Menlo"/>
              <w:noProof/>
              <w:color w:val="414141"/>
              <w:sz w:val="21"/>
              <w:szCs w:val="21"/>
              <w:lang w:val="en-US"/>
            </w:rPr>
          </w:rPrChange>
        </w:rPr>
        <w:pPrChange w:id="7519" w:author="Willian" w:date="2016-11-28T21:17:00Z">
          <w:pPr>
            <w:shd w:val="clear" w:color="auto" w:fill="FFFFFF"/>
            <w:spacing w:after="0"/>
            <w:ind w:left="567"/>
            <w:textAlignment w:val="baseline"/>
          </w:pPr>
        </w:pPrChange>
      </w:pPr>
      <w:del w:id="7520" w:author="Willian" w:date="2016-11-27T10:05:00Z">
        <w:r w:rsidRPr="00552719" w:rsidDel="00655C69">
          <w:rPr>
            <w:noProof/>
            <w:shd w:val="clear" w:color="auto" w:fill="FFFFFF"/>
            <w:lang w:val="en-US"/>
            <w:rPrChange w:id="7521" w:author="Willian" w:date="2016-11-28T20:46:00Z">
              <w:rPr>
                <w:rFonts w:ascii="Menlo" w:hAnsi="Menlo" w:cs="Menlo"/>
                <w:noProof/>
                <w:color w:val="414141"/>
                <w:sz w:val="18"/>
                <w:szCs w:val="18"/>
                <w:shd w:val="clear" w:color="auto" w:fill="FFFFFF"/>
                <w:lang w:val="en-US"/>
              </w:rPr>
            </w:rPrChange>
          </w:rPr>
          <w:delText>  add()</w:delText>
        </w:r>
      </w:del>
    </w:p>
    <w:p w14:paraId="5D57557F" w14:textId="77777777" w:rsidR="005649CE" w:rsidRPr="00552719" w:rsidDel="00655C69" w:rsidRDefault="005649CE" w:rsidP="00105795">
      <w:pPr>
        <w:rPr>
          <w:del w:id="7522" w:author="Willian" w:date="2016-11-27T10:05:00Z"/>
          <w:noProof/>
          <w:lang w:val="en-US"/>
          <w:rPrChange w:id="7523" w:author="Willian" w:date="2016-11-28T20:46:00Z">
            <w:rPr>
              <w:del w:id="7524" w:author="Willian" w:date="2016-11-27T10:05:00Z"/>
              <w:rFonts w:ascii="Menlo" w:hAnsi="Menlo" w:cs="Menlo"/>
              <w:noProof/>
              <w:color w:val="414141"/>
              <w:sz w:val="21"/>
              <w:szCs w:val="21"/>
              <w:lang w:val="en-US"/>
            </w:rPr>
          </w:rPrChange>
        </w:rPr>
        <w:pPrChange w:id="7525" w:author="Willian" w:date="2016-11-28T21:17:00Z">
          <w:pPr>
            <w:shd w:val="clear" w:color="auto" w:fill="FFFFFF"/>
            <w:spacing w:after="0"/>
            <w:ind w:left="567"/>
            <w:textAlignment w:val="baseline"/>
          </w:pPr>
        </w:pPrChange>
      </w:pPr>
      <w:del w:id="7526" w:author="Willian" w:date="2016-11-27T10:05:00Z">
        <w:r w:rsidRPr="00552719" w:rsidDel="00655C69">
          <w:rPr>
            <w:noProof/>
            <w:shd w:val="clear" w:color="auto" w:fill="FFFFFF"/>
            <w:lang w:val="en-US"/>
            <w:rPrChange w:id="7527" w:author="Willian" w:date="2016-11-28T20:46:00Z">
              <w:rPr>
                <w:rFonts w:ascii="Menlo" w:hAnsi="Menlo" w:cs="Menlo"/>
                <w:noProof/>
                <w:color w:val="414141"/>
                <w:sz w:val="18"/>
                <w:szCs w:val="18"/>
                <w:shd w:val="clear" w:color="auto" w:fill="FFFFFF"/>
                <w:lang w:val="en-US"/>
              </w:rPr>
            </w:rPrChange>
          </w:rPr>
          <w:delText>  return y</w:delText>
        </w:r>
      </w:del>
    </w:p>
    <w:p w14:paraId="7A77D87A" w14:textId="77777777" w:rsidR="005649CE" w:rsidRPr="00552719" w:rsidDel="00655C69" w:rsidRDefault="005649CE" w:rsidP="00105795">
      <w:pPr>
        <w:rPr>
          <w:del w:id="7528" w:author="Willian" w:date="2016-11-27T10:05:00Z"/>
          <w:noProof/>
          <w:rPrChange w:id="7529" w:author="Willian" w:date="2016-11-28T20:46:00Z">
            <w:rPr>
              <w:del w:id="7530" w:author="Willian" w:date="2016-11-27T10:05:00Z"/>
              <w:rFonts w:ascii="Menlo" w:hAnsi="Menlo" w:cs="Menlo"/>
              <w:noProof/>
              <w:color w:val="414141"/>
              <w:sz w:val="21"/>
              <w:szCs w:val="21"/>
            </w:rPr>
          </w:rPrChange>
        </w:rPr>
        <w:pPrChange w:id="7531" w:author="Willian" w:date="2016-11-28T21:17:00Z">
          <w:pPr>
            <w:shd w:val="clear" w:color="auto" w:fill="FFFFFF"/>
            <w:spacing w:after="0"/>
            <w:ind w:left="567"/>
            <w:textAlignment w:val="baseline"/>
          </w:pPr>
        </w:pPrChange>
      </w:pPr>
      <w:del w:id="7532" w:author="Willian" w:date="2016-11-27T10:05:00Z">
        <w:r w:rsidRPr="00552719" w:rsidDel="00655C69">
          <w:rPr>
            <w:noProof/>
            <w:shd w:val="clear" w:color="auto" w:fill="FFFFFF"/>
            <w:rPrChange w:id="7533" w:author="Willian" w:date="2016-11-28T20:46:00Z">
              <w:rPr>
                <w:rFonts w:ascii="Menlo" w:hAnsi="Menlo" w:cs="Menlo"/>
                <w:noProof/>
                <w:color w:val="414141"/>
                <w:sz w:val="18"/>
                <w:szCs w:val="18"/>
                <w:shd w:val="clear" w:color="auto" w:fill="FFFFFF"/>
              </w:rPr>
            </w:rPrChange>
          </w:rPr>
          <w:delText>}</w:delText>
        </w:r>
      </w:del>
    </w:p>
    <w:p w14:paraId="62B8BD60" w14:textId="77777777" w:rsidR="005649CE" w:rsidRPr="00552719" w:rsidDel="00655C69" w:rsidRDefault="005649CE" w:rsidP="00105795">
      <w:pPr>
        <w:rPr>
          <w:del w:id="7534" w:author="Willian" w:date="2016-11-27T10:05:00Z"/>
          <w:noProof/>
          <w:rPrChange w:id="7535" w:author="Willian" w:date="2016-11-28T20:46:00Z">
            <w:rPr>
              <w:del w:id="7536" w:author="Willian" w:date="2016-11-27T10:05:00Z"/>
              <w:rFonts w:ascii="Menlo" w:hAnsi="Menlo" w:cs="Menlo"/>
              <w:noProof/>
              <w:color w:val="414141"/>
              <w:sz w:val="21"/>
              <w:szCs w:val="21"/>
            </w:rPr>
          </w:rPrChange>
        </w:rPr>
        <w:pPrChange w:id="7537" w:author="Willian" w:date="2016-11-28T21:17:00Z">
          <w:pPr>
            <w:shd w:val="clear" w:color="auto" w:fill="FFFFFF"/>
            <w:spacing w:after="620"/>
            <w:ind w:left="567"/>
            <w:textAlignment w:val="baseline"/>
          </w:pPr>
        </w:pPrChange>
      </w:pPr>
      <w:del w:id="7538" w:author="Willian" w:date="2016-11-27T10:05:00Z">
        <w:r w:rsidRPr="00552719" w:rsidDel="00655C69">
          <w:rPr>
            <w:noProof/>
            <w:shd w:val="clear" w:color="auto" w:fill="FFFFFF"/>
            <w:rPrChange w:id="7539" w:author="Willian" w:date="2016-11-28T20:46:00Z">
              <w:rPr>
                <w:rFonts w:ascii="Menlo" w:hAnsi="Menlo" w:cs="Menlo"/>
                <w:noProof/>
                <w:color w:val="3F6E74"/>
                <w:sz w:val="18"/>
                <w:szCs w:val="18"/>
                <w:shd w:val="clear" w:color="auto" w:fill="FFFFFF"/>
              </w:rPr>
            </w:rPrChange>
          </w:rPr>
          <w:delText>returnFifteen()</w:delText>
        </w:r>
      </w:del>
    </w:p>
    <w:p w14:paraId="6445EBDB" w14:textId="77777777" w:rsidR="005649CE" w:rsidRPr="00552719" w:rsidDel="00655C69" w:rsidRDefault="005649CE" w:rsidP="00105795">
      <w:pPr>
        <w:rPr>
          <w:del w:id="7540" w:author="Willian" w:date="2016-11-27T10:05:00Z"/>
          <w:rPrChange w:id="7541" w:author="Willian" w:date="2016-11-28T20:46:00Z">
            <w:rPr>
              <w:del w:id="7542" w:author="Willian" w:date="2016-11-27T10:05:00Z"/>
            </w:rPr>
          </w:rPrChange>
        </w:rPr>
        <w:pPrChange w:id="7543" w:author="Willian" w:date="2016-11-28T21:17:00Z">
          <w:pPr/>
        </w:pPrChange>
      </w:pPr>
      <w:del w:id="7544" w:author="Willian" w:date="2016-11-27T10:05:00Z">
        <w:r w:rsidRPr="00552719" w:rsidDel="00655C69">
          <w:rPr>
            <w:shd w:val="clear" w:color="auto" w:fill="FFFFFF"/>
            <w:rPrChange w:id="7545" w:author="Willian" w:date="2016-11-28T20:46:00Z">
              <w:rPr>
                <w:shd w:val="clear" w:color="auto" w:fill="FFFFFF"/>
              </w:rPr>
            </w:rPrChange>
          </w:rPr>
          <w:delText>As funções são um tipo de primeira classe. Isto significa que uma função pode retornar outra função como o seu valor.</w:delText>
        </w:r>
      </w:del>
    </w:p>
    <w:p w14:paraId="6976248C" w14:textId="77777777" w:rsidR="005649CE" w:rsidRPr="00552719" w:rsidDel="00655C69" w:rsidRDefault="005649CE" w:rsidP="00105795">
      <w:pPr>
        <w:rPr>
          <w:del w:id="7546" w:author="Willian" w:date="2016-11-27T10:05:00Z"/>
          <w:noProof/>
          <w:lang w:val="en-US"/>
          <w:rPrChange w:id="7547" w:author="Willian" w:date="2016-11-28T20:46:00Z">
            <w:rPr>
              <w:del w:id="7548" w:author="Willian" w:date="2016-11-27T10:05:00Z"/>
              <w:rFonts w:ascii="Menlo" w:hAnsi="Menlo" w:cs="Menlo"/>
              <w:noProof/>
              <w:color w:val="414141"/>
              <w:sz w:val="21"/>
              <w:szCs w:val="21"/>
              <w:lang w:val="en-US"/>
            </w:rPr>
          </w:rPrChange>
        </w:rPr>
        <w:pPrChange w:id="7549" w:author="Willian" w:date="2016-11-28T21:17:00Z">
          <w:pPr>
            <w:shd w:val="clear" w:color="auto" w:fill="FFFFFF"/>
            <w:spacing w:before="460" w:after="0"/>
            <w:ind w:left="567"/>
            <w:textAlignment w:val="baseline"/>
          </w:pPr>
        </w:pPrChange>
      </w:pPr>
      <w:del w:id="7550" w:author="Willian" w:date="2016-11-27T10:05:00Z">
        <w:r w:rsidRPr="00552719" w:rsidDel="00655C69">
          <w:rPr>
            <w:noProof/>
            <w:shd w:val="clear" w:color="auto" w:fill="FFFFFF"/>
            <w:lang w:val="en-US"/>
            <w:rPrChange w:id="7551" w:author="Willian" w:date="2016-11-28T20:46:00Z">
              <w:rPr>
                <w:rFonts w:ascii="Menlo" w:hAnsi="Menlo" w:cs="Menlo"/>
                <w:noProof/>
                <w:color w:val="AA3391"/>
                <w:sz w:val="18"/>
                <w:szCs w:val="18"/>
                <w:shd w:val="clear" w:color="auto" w:fill="FFFFFF"/>
                <w:lang w:val="en-US"/>
              </w:rPr>
            </w:rPrChange>
          </w:rPr>
          <w:delText>func makeIncrementer() -&gt; ((Int) -&gt; Int) {</w:delText>
        </w:r>
      </w:del>
    </w:p>
    <w:p w14:paraId="7464EF97" w14:textId="77777777" w:rsidR="005649CE" w:rsidRPr="00552719" w:rsidDel="00655C69" w:rsidRDefault="005649CE" w:rsidP="00105795">
      <w:pPr>
        <w:rPr>
          <w:del w:id="7552" w:author="Willian" w:date="2016-11-27T10:05:00Z"/>
          <w:noProof/>
          <w:lang w:val="en-US"/>
          <w:rPrChange w:id="7553" w:author="Willian" w:date="2016-11-28T20:46:00Z">
            <w:rPr>
              <w:del w:id="7554" w:author="Willian" w:date="2016-11-27T10:05:00Z"/>
              <w:rFonts w:ascii="Menlo" w:hAnsi="Menlo" w:cs="Menlo"/>
              <w:noProof/>
              <w:color w:val="414141"/>
              <w:sz w:val="21"/>
              <w:szCs w:val="21"/>
              <w:lang w:val="en-US"/>
            </w:rPr>
          </w:rPrChange>
        </w:rPr>
        <w:pPrChange w:id="7555" w:author="Willian" w:date="2016-11-28T21:17:00Z">
          <w:pPr>
            <w:shd w:val="clear" w:color="auto" w:fill="FFFFFF"/>
            <w:spacing w:after="0"/>
            <w:ind w:left="567"/>
            <w:textAlignment w:val="baseline"/>
          </w:pPr>
        </w:pPrChange>
      </w:pPr>
      <w:del w:id="7556" w:author="Willian" w:date="2016-11-27T10:05:00Z">
        <w:r w:rsidRPr="00552719" w:rsidDel="00655C69">
          <w:rPr>
            <w:noProof/>
            <w:shd w:val="clear" w:color="auto" w:fill="FFFFFF"/>
            <w:lang w:val="en-US"/>
            <w:rPrChange w:id="7557" w:author="Willian" w:date="2016-11-28T20:46:00Z">
              <w:rPr>
                <w:rFonts w:ascii="Menlo" w:hAnsi="Menlo" w:cs="Menlo"/>
                <w:noProof/>
                <w:color w:val="414141"/>
                <w:sz w:val="18"/>
                <w:szCs w:val="18"/>
                <w:shd w:val="clear" w:color="auto" w:fill="FFFFFF"/>
                <w:lang w:val="en-US"/>
              </w:rPr>
            </w:rPrChange>
          </w:rPr>
          <w:delText>  func addOne(number: Int) -&gt; Int {</w:delText>
        </w:r>
      </w:del>
    </w:p>
    <w:p w14:paraId="5F4860CD" w14:textId="77777777" w:rsidR="005649CE" w:rsidRPr="00552719" w:rsidDel="00655C69" w:rsidRDefault="005649CE" w:rsidP="00105795">
      <w:pPr>
        <w:rPr>
          <w:del w:id="7558" w:author="Willian" w:date="2016-11-27T10:05:00Z"/>
          <w:noProof/>
          <w:lang w:val="en-US"/>
          <w:rPrChange w:id="7559" w:author="Willian" w:date="2016-11-28T20:46:00Z">
            <w:rPr>
              <w:del w:id="7560" w:author="Willian" w:date="2016-11-27T10:05:00Z"/>
              <w:rFonts w:ascii="Menlo" w:hAnsi="Menlo" w:cs="Menlo"/>
              <w:noProof/>
              <w:color w:val="414141"/>
              <w:sz w:val="21"/>
              <w:szCs w:val="21"/>
              <w:lang w:val="en-US"/>
            </w:rPr>
          </w:rPrChange>
        </w:rPr>
        <w:pPrChange w:id="7561" w:author="Willian" w:date="2016-11-28T21:17:00Z">
          <w:pPr>
            <w:shd w:val="clear" w:color="auto" w:fill="FFFFFF"/>
            <w:spacing w:after="0"/>
            <w:ind w:left="567"/>
            <w:textAlignment w:val="baseline"/>
          </w:pPr>
        </w:pPrChange>
      </w:pPr>
      <w:del w:id="7562" w:author="Willian" w:date="2016-11-27T10:05:00Z">
        <w:r w:rsidRPr="00552719" w:rsidDel="00655C69">
          <w:rPr>
            <w:noProof/>
            <w:shd w:val="clear" w:color="auto" w:fill="FFFFFF"/>
            <w:lang w:val="en-US"/>
            <w:rPrChange w:id="7563" w:author="Willian" w:date="2016-11-28T20:46:00Z">
              <w:rPr>
                <w:rFonts w:ascii="Menlo" w:hAnsi="Menlo" w:cs="Menlo"/>
                <w:noProof/>
                <w:color w:val="414141"/>
                <w:sz w:val="18"/>
                <w:szCs w:val="18"/>
                <w:shd w:val="clear" w:color="auto" w:fill="FFFFFF"/>
                <w:lang w:val="en-US"/>
              </w:rPr>
            </w:rPrChange>
          </w:rPr>
          <w:delText xml:space="preserve">      return </w:delText>
        </w:r>
        <w:r w:rsidRPr="00552719" w:rsidDel="00655C69">
          <w:rPr>
            <w:noProof/>
            <w:color w:val="1C00CF"/>
            <w:shd w:val="clear" w:color="auto" w:fill="FFFFFF"/>
            <w:lang w:val="en-US"/>
            <w:rPrChange w:id="7564" w:author="Willian" w:date="2016-11-28T20:46:00Z">
              <w:rPr>
                <w:rFonts w:ascii="Menlo" w:hAnsi="Menlo" w:cs="Menlo"/>
                <w:noProof/>
                <w:color w:val="1C00CF"/>
                <w:sz w:val="18"/>
                <w:szCs w:val="18"/>
                <w:shd w:val="clear" w:color="auto" w:fill="FFFFFF"/>
                <w:lang w:val="en-US"/>
              </w:rPr>
            </w:rPrChange>
          </w:rPr>
          <w:delText>1</w:delText>
        </w:r>
        <w:r w:rsidRPr="00552719" w:rsidDel="00655C69">
          <w:rPr>
            <w:noProof/>
            <w:shd w:val="clear" w:color="auto" w:fill="FFFFFF"/>
            <w:lang w:val="en-US"/>
            <w:rPrChange w:id="7565" w:author="Willian" w:date="2016-11-28T20:46:00Z">
              <w:rPr>
                <w:rFonts w:ascii="Menlo" w:hAnsi="Menlo" w:cs="Menlo"/>
                <w:noProof/>
                <w:color w:val="414141"/>
                <w:sz w:val="18"/>
                <w:szCs w:val="18"/>
                <w:shd w:val="clear" w:color="auto" w:fill="FFFFFF"/>
                <w:lang w:val="en-US"/>
              </w:rPr>
            </w:rPrChange>
          </w:rPr>
          <w:delText xml:space="preserve"> + number</w:delText>
        </w:r>
      </w:del>
    </w:p>
    <w:p w14:paraId="76B67681" w14:textId="77777777" w:rsidR="005649CE" w:rsidRPr="00552719" w:rsidDel="00655C69" w:rsidRDefault="005649CE" w:rsidP="00105795">
      <w:pPr>
        <w:rPr>
          <w:del w:id="7566" w:author="Willian" w:date="2016-11-27T10:05:00Z"/>
          <w:noProof/>
          <w:lang w:val="en-US"/>
          <w:rPrChange w:id="7567" w:author="Willian" w:date="2016-11-28T20:46:00Z">
            <w:rPr>
              <w:del w:id="7568" w:author="Willian" w:date="2016-11-27T10:05:00Z"/>
              <w:rFonts w:ascii="Menlo" w:hAnsi="Menlo" w:cs="Menlo"/>
              <w:noProof/>
              <w:color w:val="414141"/>
              <w:sz w:val="21"/>
              <w:szCs w:val="21"/>
              <w:lang w:val="en-US"/>
            </w:rPr>
          </w:rPrChange>
        </w:rPr>
        <w:pPrChange w:id="7569" w:author="Willian" w:date="2016-11-28T21:17:00Z">
          <w:pPr>
            <w:shd w:val="clear" w:color="auto" w:fill="FFFFFF"/>
            <w:spacing w:after="0"/>
            <w:ind w:left="567"/>
            <w:textAlignment w:val="baseline"/>
          </w:pPr>
        </w:pPrChange>
      </w:pPr>
      <w:del w:id="7570" w:author="Willian" w:date="2016-11-27T10:05:00Z">
        <w:r w:rsidRPr="00552719" w:rsidDel="00655C69">
          <w:rPr>
            <w:noProof/>
            <w:shd w:val="clear" w:color="auto" w:fill="FFFFFF"/>
            <w:lang w:val="en-US"/>
            <w:rPrChange w:id="7571" w:author="Willian" w:date="2016-11-28T20:46:00Z">
              <w:rPr>
                <w:rFonts w:ascii="Menlo" w:hAnsi="Menlo" w:cs="Menlo"/>
                <w:noProof/>
                <w:color w:val="414141"/>
                <w:sz w:val="18"/>
                <w:szCs w:val="18"/>
                <w:shd w:val="clear" w:color="auto" w:fill="FFFFFF"/>
                <w:lang w:val="en-US"/>
              </w:rPr>
            </w:rPrChange>
          </w:rPr>
          <w:delText>  }</w:delText>
        </w:r>
      </w:del>
    </w:p>
    <w:p w14:paraId="50ED317E" w14:textId="77777777" w:rsidR="005649CE" w:rsidRPr="00552719" w:rsidDel="00655C69" w:rsidRDefault="005649CE" w:rsidP="00105795">
      <w:pPr>
        <w:rPr>
          <w:del w:id="7572" w:author="Willian" w:date="2016-11-27T10:05:00Z"/>
          <w:noProof/>
          <w:lang w:val="en-US"/>
          <w:rPrChange w:id="7573" w:author="Willian" w:date="2016-11-28T20:46:00Z">
            <w:rPr>
              <w:del w:id="7574" w:author="Willian" w:date="2016-11-27T10:05:00Z"/>
              <w:rFonts w:ascii="Menlo" w:hAnsi="Menlo" w:cs="Menlo"/>
              <w:noProof/>
              <w:color w:val="414141"/>
              <w:sz w:val="21"/>
              <w:szCs w:val="21"/>
              <w:lang w:val="en-US"/>
            </w:rPr>
          </w:rPrChange>
        </w:rPr>
        <w:pPrChange w:id="7575" w:author="Willian" w:date="2016-11-28T21:17:00Z">
          <w:pPr>
            <w:shd w:val="clear" w:color="auto" w:fill="FFFFFF"/>
            <w:spacing w:after="0"/>
            <w:ind w:left="567"/>
            <w:textAlignment w:val="baseline"/>
          </w:pPr>
        </w:pPrChange>
      </w:pPr>
      <w:del w:id="7576" w:author="Willian" w:date="2016-11-27T10:05:00Z">
        <w:r w:rsidRPr="00552719" w:rsidDel="00655C69">
          <w:rPr>
            <w:noProof/>
            <w:shd w:val="clear" w:color="auto" w:fill="FFFFFF"/>
            <w:lang w:val="en-US"/>
            <w:rPrChange w:id="7577" w:author="Willian" w:date="2016-11-28T20:46:00Z">
              <w:rPr>
                <w:rFonts w:ascii="Menlo" w:hAnsi="Menlo" w:cs="Menlo"/>
                <w:noProof/>
                <w:color w:val="414141"/>
                <w:sz w:val="18"/>
                <w:szCs w:val="18"/>
                <w:shd w:val="clear" w:color="auto" w:fill="FFFFFF"/>
                <w:lang w:val="en-US"/>
              </w:rPr>
            </w:rPrChange>
          </w:rPr>
          <w:delText>  return addOne</w:delText>
        </w:r>
      </w:del>
    </w:p>
    <w:p w14:paraId="369087B7" w14:textId="77777777" w:rsidR="005649CE" w:rsidRPr="00A66496" w:rsidDel="00655C69" w:rsidRDefault="005649CE" w:rsidP="00105795">
      <w:pPr>
        <w:rPr>
          <w:del w:id="7578" w:author="Willian" w:date="2016-11-27T10:05:00Z"/>
          <w:rFonts w:ascii="Menlo" w:hAnsi="Menlo" w:cs="Menlo"/>
          <w:noProof/>
          <w:color w:val="414141"/>
          <w:sz w:val="18"/>
          <w:szCs w:val="18"/>
          <w:shd w:val="clear" w:color="auto" w:fill="FFFFFF"/>
          <w:lang w:val="en-US"/>
        </w:rPr>
        <w:pPrChange w:id="7579" w:author="Willian" w:date="2016-11-28T21:17:00Z">
          <w:pPr>
            <w:shd w:val="clear" w:color="auto" w:fill="FFFFFF"/>
            <w:spacing w:after="0"/>
            <w:ind w:left="567"/>
            <w:textAlignment w:val="baseline"/>
          </w:pPr>
        </w:pPrChange>
      </w:pPr>
      <w:del w:id="7580" w:author="Willian" w:date="2016-11-27T10:05:00Z">
        <w:r w:rsidRPr="00A66496" w:rsidDel="00655C69">
          <w:rPr>
            <w:rFonts w:ascii="Menlo" w:hAnsi="Menlo" w:cs="Menlo"/>
            <w:noProof/>
            <w:color w:val="414141"/>
            <w:sz w:val="18"/>
            <w:szCs w:val="18"/>
            <w:shd w:val="clear" w:color="auto" w:fill="FFFFFF"/>
            <w:lang w:val="en-US"/>
          </w:rPr>
          <w:delText>}</w:delText>
        </w:r>
      </w:del>
    </w:p>
    <w:p w14:paraId="61B34242" w14:textId="77777777" w:rsidR="00694681" w:rsidRPr="00A66496" w:rsidDel="00655C69" w:rsidRDefault="00694681" w:rsidP="00105795">
      <w:pPr>
        <w:rPr>
          <w:del w:id="7581" w:author="Willian" w:date="2016-11-27T10:05:00Z"/>
          <w:noProof/>
          <w:lang w:val="en-US"/>
        </w:rPr>
        <w:pPrChange w:id="7582" w:author="Willian" w:date="2016-11-28T21:17:00Z">
          <w:pPr>
            <w:shd w:val="clear" w:color="auto" w:fill="FFFFFF"/>
            <w:spacing w:after="0"/>
            <w:ind w:left="567"/>
            <w:textAlignment w:val="baseline"/>
          </w:pPr>
        </w:pPrChange>
      </w:pPr>
    </w:p>
    <w:p w14:paraId="3501C275" w14:textId="77777777" w:rsidR="005649CE" w:rsidRPr="00A66496" w:rsidDel="00655C69" w:rsidRDefault="005649CE" w:rsidP="00105795">
      <w:pPr>
        <w:rPr>
          <w:del w:id="7583" w:author="Willian" w:date="2016-11-27T10:05:00Z"/>
          <w:noProof/>
          <w:lang w:val="en-US"/>
        </w:rPr>
        <w:pPrChange w:id="7584" w:author="Willian" w:date="2016-11-28T21:17:00Z">
          <w:pPr>
            <w:shd w:val="clear" w:color="auto" w:fill="FFFFFF"/>
            <w:spacing w:after="0"/>
            <w:ind w:left="567"/>
            <w:textAlignment w:val="baseline"/>
          </w:pPr>
        </w:pPrChange>
      </w:pPr>
      <w:del w:id="7585" w:author="Willian" w:date="2016-11-27T10:05:00Z">
        <w:r w:rsidRPr="00A66496" w:rsidDel="00655C69">
          <w:rPr>
            <w:noProof/>
            <w:color w:val="AA3391"/>
            <w:shd w:val="clear" w:color="auto" w:fill="FFFFFF"/>
            <w:lang w:val="en-US"/>
          </w:rPr>
          <w:delText>var</w:delText>
        </w:r>
        <w:r w:rsidRPr="00A66496" w:rsidDel="00655C69">
          <w:rPr>
            <w:noProof/>
            <w:shd w:val="clear" w:color="auto" w:fill="FFFFFF"/>
            <w:lang w:val="en-US"/>
          </w:rPr>
          <w:delText xml:space="preserve"> increment = makeIncrementer()</w:delText>
        </w:r>
      </w:del>
    </w:p>
    <w:p w14:paraId="1F8DCC3C" w14:textId="77777777" w:rsidR="005649CE" w:rsidRPr="00694681" w:rsidDel="00655C69" w:rsidRDefault="005649CE" w:rsidP="00105795">
      <w:pPr>
        <w:rPr>
          <w:del w:id="7586" w:author="Willian" w:date="2016-11-27T10:05:00Z"/>
          <w:noProof/>
        </w:rPr>
        <w:pPrChange w:id="7587" w:author="Willian" w:date="2016-11-28T21:17:00Z">
          <w:pPr>
            <w:shd w:val="clear" w:color="auto" w:fill="FFFFFF"/>
            <w:spacing w:after="620"/>
            <w:ind w:left="567"/>
            <w:textAlignment w:val="baseline"/>
          </w:pPr>
        </w:pPrChange>
      </w:pPr>
      <w:del w:id="7588" w:author="Willian" w:date="2016-11-27T10:05:00Z">
        <w:r w:rsidRPr="00694681" w:rsidDel="00655C69">
          <w:rPr>
            <w:noProof/>
            <w:shd w:val="clear" w:color="auto" w:fill="FFFFFF"/>
          </w:rPr>
          <w:delText>increment(</w:delText>
        </w:r>
        <w:r w:rsidRPr="00694681" w:rsidDel="00655C69">
          <w:rPr>
            <w:noProof/>
            <w:color w:val="1C00CF"/>
            <w:shd w:val="clear" w:color="auto" w:fill="FFFFFF"/>
          </w:rPr>
          <w:delText>7</w:delText>
        </w:r>
        <w:r w:rsidRPr="00694681" w:rsidDel="00655C69">
          <w:rPr>
            <w:noProof/>
            <w:shd w:val="clear" w:color="auto" w:fill="FFFFFF"/>
          </w:rPr>
          <w:delText>)</w:delText>
        </w:r>
      </w:del>
    </w:p>
    <w:p w14:paraId="1DE0E973" w14:textId="77777777" w:rsidR="005649CE" w:rsidDel="00655C69" w:rsidRDefault="005649CE" w:rsidP="00105795">
      <w:pPr>
        <w:rPr>
          <w:del w:id="7589" w:author="Willian" w:date="2016-11-27T10:05:00Z"/>
        </w:rPr>
        <w:pPrChange w:id="7590" w:author="Willian" w:date="2016-11-28T21:17:00Z">
          <w:pPr>
            <w:spacing w:after="220"/>
          </w:pPr>
        </w:pPrChange>
      </w:pPr>
      <w:del w:id="7591" w:author="Willian" w:date="2016-11-27T10:05:00Z">
        <w:r w:rsidDel="00655C69">
          <w:rPr>
            <w:shd w:val="clear" w:color="auto" w:fill="FFFFFF"/>
          </w:rPr>
          <w:delText>Uma função pode levar outra função como um dos seus argumentos.</w:delText>
        </w:r>
      </w:del>
    </w:p>
    <w:p w14:paraId="58689779" w14:textId="77777777" w:rsidR="005649CE" w:rsidRPr="00A66496" w:rsidDel="00655C69" w:rsidRDefault="005649CE" w:rsidP="00105795">
      <w:pPr>
        <w:rPr>
          <w:del w:id="7592" w:author="Willian" w:date="2016-11-27T10:05:00Z"/>
          <w:noProof/>
          <w:lang w:val="en-US"/>
        </w:rPr>
        <w:pPrChange w:id="7593" w:author="Willian" w:date="2016-11-28T21:17:00Z">
          <w:pPr>
            <w:shd w:val="clear" w:color="auto" w:fill="FFFFFF"/>
            <w:spacing w:before="460" w:after="0"/>
            <w:ind w:left="567"/>
            <w:textAlignment w:val="baseline"/>
          </w:pPr>
        </w:pPrChange>
      </w:pPr>
      <w:del w:id="7594" w:author="Willian" w:date="2016-11-27T10:05:00Z">
        <w:r w:rsidRPr="00A66496" w:rsidDel="00655C69">
          <w:rPr>
            <w:noProof/>
            <w:color w:val="AA3391"/>
            <w:shd w:val="clear" w:color="auto" w:fill="FFFFFF"/>
            <w:lang w:val="en-US"/>
          </w:rPr>
          <w:delText>func</w:delText>
        </w:r>
        <w:r w:rsidRPr="00A66496" w:rsidDel="00655C69">
          <w:rPr>
            <w:noProof/>
            <w:shd w:val="clear" w:color="auto" w:fill="FFFFFF"/>
            <w:lang w:val="en-US"/>
          </w:rPr>
          <w:delText xml:space="preserve"> hasAnyMatches(list: [</w:delText>
        </w:r>
        <w:r w:rsidRPr="00A66496" w:rsidDel="00655C69">
          <w:rPr>
            <w:noProof/>
            <w:color w:val="5C2699"/>
            <w:shd w:val="clear" w:color="auto" w:fill="FFFFFF"/>
            <w:lang w:val="en-US"/>
          </w:rPr>
          <w:delText>Int</w:delText>
        </w:r>
        <w:r w:rsidRPr="00A66496" w:rsidDel="00655C69">
          <w:rPr>
            <w:noProof/>
            <w:shd w:val="clear" w:color="auto" w:fill="FFFFFF"/>
            <w:lang w:val="en-US"/>
          </w:rPr>
          <w:delText>], condition: (</w:delText>
        </w:r>
        <w:r w:rsidRPr="00A66496" w:rsidDel="00655C69">
          <w:rPr>
            <w:noProof/>
            <w:color w:val="5C2699"/>
            <w:shd w:val="clear" w:color="auto" w:fill="FFFFFF"/>
            <w:lang w:val="en-US"/>
          </w:rPr>
          <w:delText>Int</w:delText>
        </w:r>
        <w:r w:rsidRPr="00A66496" w:rsidDel="00655C69">
          <w:rPr>
            <w:noProof/>
            <w:shd w:val="clear" w:color="auto" w:fill="FFFFFF"/>
            <w:lang w:val="en-US"/>
          </w:rPr>
          <w:delText xml:space="preserve">) -&gt; </w:delText>
        </w:r>
        <w:r w:rsidRPr="00A66496" w:rsidDel="00655C69">
          <w:rPr>
            <w:noProof/>
            <w:color w:val="5C2699"/>
            <w:shd w:val="clear" w:color="auto" w:fill="FFFFFF"/>
            <w:lang w:val="en-US"/>
          </w:rPr>
          <w:delText>Bool</w:delText>
        </w:r>
        <w:r w:rsidRPr="00A66496" w:rsidDel="00655C69">
          <w:rPr>
            <w:noProof/>
            <w:shd w:val="clear" w:color="auto" w:fill="FFFFFF"/>
            <w:lang w:val="en-US"/>
          </w:rPr>
          <w:delText xml:space="preserve">) -&gt; </w:delText>
        </w:r>
        <w:r w:rsidRPr="00A66496" w:rsidDel="00655C69">
          <w:rPr>
            <w:noProof/>
            <w:color w:val="5C2699"/>
            <w:shd w:val="clear" w:color="auto" w:fill="FFFFFF"/>
            <w:lang w:val="en-US"/>
          </w:rPr>
          <w:delText>Bool</w:delText>
        </w:r>
        <w:r w:rsidRPr="00A66496" w:rsidDel="00655C69">
          <w:rPr>
            <w:noProof/>
            <w:shd w:val="clear" w:color="auto" w:fill="FFFFFF"/>
            <w:lang w:val="en-US"/>
          </w:rPr>
          <w:delText xml:space="preserve"> {</w:delText>
        </w:r>
      </w:del>
    </w:p>
    <w:p w14:paraId="3F87EDB9" w14:textId="77777777" w:rsidR="005649CE" w:rsidRPr="00A66496" w:rsidDel="00655C69" w:rsidRDefault="005649CE" w:rsidP="00105795">
      <w:pPr>
        <w:rPr>
          <w:del w:id="7595" w:author="Willian" w:date="2016-11-27T10:05:00Z"/>
          <w:noProof/>
          <w:lang w:val="en-US"/>
        </w:rPr>
        <w:pPrChange w:id="7596" w:author="Willian" w:date="2016-11-28T21:17:00Z">
          <w:pPr>
            <w:shd w:val="clear" w:color="auto" w:fill="FFFFFF"/>
            <w:spacing w:after="0"/>
            <w:ind w:left="567"/>
            <w:textAlignment w:val="baseline"/>
          </w:pPr>
        </w:pPrChange>
      </w:pPr>
      <w:del w:id="7597" w:author="Willian" w:date="2016-11-27T10:05:00Z">
        <w:r w:rsidRPr="00A66496" w:rsidDel="00655C69">
          <w:rPr>
            <w:noProof/>
            <w:shd w:val="clear" w:color="auto" w:fill="FFFFFF"/>
            <w:lang w:val="en-US"/>
          </w:rPr>
          <w:delText>  </w:delText>
        </w:r>
        <w:r w:rsidRPr="00A66496" w:rsidDel="00655C69">
          <w:rPr>
            <w:noProof/>
            <w:color w:val="AA3391"/>
            <w:shd w:val="clear" w:color="auto" w:fill="FFFFFF"/>
            <w:lang w:val="en-US"/>
          </w:rPr>
          <w:delText>for</w:delText>
        </w:r>
        <w:r w:rsidRPr="00A66496" w:rsidDel="00655C69">
          <w:rPr>
            <w:noProof/>
            <w:shd w:val="clear" w:color="auto" w:fill="FFFFFF"/>
            <w:lang w:val="en-US"/>
          </w:rPr>
          <w:delText xml:space="preserve"> item </w:delText>
        </w:r>
        <w:r w:rsidRPr="00A66496" w:rsidDel="00655C69">
          <w:rPr>
            <w:noProof/>
            <w:color w:val="AA3391"/>
            <w:shd w:val="clear" w:color="auto" w:fill="FFFFFF"/>
            <w:lang w:val="en-US"/>
          </w:rPr>
          <w:delText>in</w:delText>
        </w:r>
        <w:r w:rsidRPr="00A66496" w:rsidDel="00655C69">
          <w:rPr>
            <w:noProof/>
            <w:shd w:val="clear" w:color="auto" w:fill="FFFFFF"/>
            <w:lang w:val="en-US"/>
          </w:rPr>
          <w:delText xml:space="preserve"> list {</w:delText>
        </w:r>
      </w:del>
    </w:p>
    <w:p w14:paraId="5CB7BA35" w14:textId="77777777" w:rsidR="005649CE" w:rsidRPr="00A66496" w:rsidDel="00655C69" w:rsidRDefault="005649CE" w:rsidP="00105795">
      <w:pPr>
        <w:rPr>
          <w:del w:id="7598" w:author="Willian" w:date="2016-11-27T10:05:00Z"/>
          <w:noProof/>
          <w:lang w:val="en-US"/>
        </w:rPr>
        <w:pPrChange w:id="7599" w:author="Willian" w:date="2016-11-28T21:17:00Z">
          <w:pPr>
            <w:shd w:val="clear" w:color="auto" w:fill="FFFFFF"/>
            <w:spacing w:after="0"/>
            <w:ind w:left="567"/>
            <w:textAlignment w:val="baseline"/>
          </w:pPr>
        </w:pPrChange>
      </w:pPr>
      <w:del w:id="7600" w:author="Willian" w:date="2016-11-27T10:05:00Z">
        <w:r w:rsidRPr="00A66496" w:rsidDel="00655C69">
          <w:rPr>
            <w:noProof/>
            <w:shd w:val="clear" w:color="auto" w:fill="FFFFFF"/>
            <w:lang w:val="en-US"/>
          </w:rPr>
          <w:delText>      </w:delText>
        </w:r>
        <w:r w:rsidRPr="00A66496" w:rsidDel="00655C69">
          <w:rPr>
            <w:noProof/>
            <w:color w:val="AA3391"/>
            <w:shd w:val="clear" w:color="auto" w:fill="FFFFFF"/>
            <w:lang w:val="en-US"/>
          </w:rPr>
          <w:delText>if</w:delText>
        </w:r>
        <w:r w:rsidRPr="00A66496" w:rsidDel="00655C69">
          <w:rPr>
            <w:noProof/>
            <w:shd w:val="clear" w:color="auto" w:fill="FFFFFF"/>
            <w:lang w:val="en-US"/>
          </w:rPr>
          <w:delText xml:space="preserve"> condition(item) {</w:delText>
        </w:r>
      </w:del>
    </w:p>
    <w:p w14:paraId="0F6F6198" w14:textId="77777777" w:rsidR="005649CE" w:rsidRPr="00A66496" w:rsidDel="00655C69" w:rsidRDefault="005649CE" w:rsidP="00105795">
      <w:pPr>
        <w:rPr>
          <w:del w:id="7601" w:author="Willian" w:date="2016-11-27T10:05:00Z"/>
          <w:noProof/>
          <w:lang w:val="en-US"/>
        </w:rPr>
        <w:pPrChange w:id="7602" w:author="Willian" w:date="2016-11-28T21:17:00Z">
          <w:pPr>
            <w:shd w:val="clear" w:color="auto" w:fill="FFFFFF"/>
            <w:spacing w:after="0"/>
            <w:ind w:left="567"/>
            <w:textAlignment w:val="baseline"/>
          </w:pPr>
        </w:pPrChange>
      </w:pPr>
      <w:del w:id="7603" w:author="Willian" w:date="2016-11-27T10:05:00Z">
        <w:r w:rsidRPr="00A66496" w:rsidDel="00655C69">
          <w:rPr>
            <w:noProof/>
            <w:shd w:val="clear" w:color="auto" w:fill="FFFFFF"/>
            <w:lang w:val="en-US"/>
          </w:rPr>
          <w:delText>          </w:delText>
        </w:r>
        <w:r w:rsidRPr="00A66496" w:rsidDel="00655C69">
          <w:rPr>
            <w:noProof/>
            <w:color w:val="AA3391"/>
            <w:shd w:val="clear" w:color="auto" w:fill="FFFFFF"/>
            <w:lang w:val="en-US"/>
          </w:rPr>
          <w:delText>return</w:delText>
        </w:r>
        <w:r w:rsidRPr="00A66496" w:rsidDel="00655C69">
          <w:rPr>
            <w:noProof/>
            <w:shd w:val="clear" w:color="auto" w:fill="FFFFFF"/>
            <w:lang w:val="en-US"/>
          </w:rPr>
          <w:delText xml:space="preserve"> </w:delText>
        </w:r>
        <w:r w:rsidRPr="00A66496" w:rsidDel="00655C69">
          <w:rPr>
            <w:noProof/>
            <w:color w:val="AA3391"/>
            <w:shd w:val="clear" w:color="auto" w:fill="FFFFFF"/>
            <w:lang w:val="en-US"/>
          </w:rPr>
          <w:delText>true</w:delText>
        </w:r>
      </w:del>
    </w:p>
    <w:p w14:paraId="3EFFABA2" w14:textId="77777777" w:rsidR="005649CE" w:rsidRPr="00A66496" w:rsidDel="00655C69" w:rsidRDefault="005649CE" w:rsidP="00105795">
      <w:pPr>
        <w:rPr>
          <w:del w:id="7604" w:author="Willian" w:date="2016-11-27T10:05:00Z"/>
          <w:noProof/>
          <w:lang w:val="en-US"/>
        </w:rPr>
        <w:pPrChange w:id="7605" w:author="Willian" w:date="2016-11-28T21:17:00Z">
          <w:pPr>
            <w:shd w:val="clear" w:color="auto" w:fill="FFFFFF"/>
            <w:spacing w:after="0"/>
            <w:ind w:left="567"/>
            <w:textAlignment w:val="baseline"/>
          </w:pPr>
        </w:pPrChange>
      </w:pPr>
      <w:del w:id="7606" w:author="Willian" w:date="2016-11-27T10:05:00Z">
        <w:r w:rsidRPr="00A66496" w:rsidDel="00655C69">
          <w:rPr>
            <w:noProof/>
            <w:shd w:val="clear" w:color="auto" w:fill="FFFFFF"/>
            <w:lang w:val="en-US"/>
          </w:rPr>
          <w:delText>      }</w:delText>
        </w:r>
      </w:del>
    </w:p>
    <w:p w14:paraId="71682E28" w14:textId="77777777" w:rsidR="005649CE" w:rsidRPr="00A66496" w:rsidDel="00655C69" w:rsidRDefault="005649CE" w:rsidP="00105795">
      <w:pPr>
        <w:rPr>
          <w:del w:id="7607" w:author="Willian" w:date="2016-11-27T10:05:00Z"/>
          <w:noProof/>
          <w:lang w:val="en-US"/>
        </w:rPr>
        <w:pPrChange w:id="7608" w:author="Willian" w:date="2016-11-28T21:17:00Z">
          <w:pPr>
            <w:shd w:val="clear" w:color="auto" w:fill="FFFFFF"/>
            <w:spacing w:after="0"/>
            <w:ind w:left="567"/>
            <w:textAlignment w:val="baseline"/>
          </w:pPr>
        </w:pPrChange>
      </w:pPr>
      <w:del w:id="7609" w:author="Willian" w:date="2016-11-27T10:05:00Z">
        <w:r w:rsidRPr="00A66496" w:rsidDel="00655C69">
          <w:rPr>
            <w:noProof/>
            <w:shd w:val="clear" w:color="auto" w:fill="FFFFFF"/>
            <w:lang w:val="en-US"/>
          </w:rPr>
          <w:delText>  }</w:delText>
        </w:r>
      </w:del>
    </w:p>
    <w:p w14:paraId="44BF993C" w14:textId="77777777" w:rsidR="005649CE" w:rsidRPr="00A66496" w:rsidDel="00655C69" w:rsidRDefault="005649CE" w:rsidP="00105795">
      <w:pPr>
        <w:rPr>
          <w:del w:id="7610" w:author="Willian" w:date="2016-11-27T10:05:00Z"/>
          <w:noProof/>
          <w:lang w:val="en-US"/>
        </w:rPr>
        <w:pPrChange w:id="7611" w:author="Willian" w:date="2016-11-28T21:17:00Z">
          <w:pPr>
            <w:shd w:val="clear" w:color="auto" w:fill="FFFFFF"/>
            <w:spacing w:after="0"/>
            <w:ind w:left="567"/>
            <w:textAlignment w:val="baseline"/>
          </w:pPr>
        </w:pPrChange>
      </w:pPr>
      <w:del w:id="7612" w:author="Willian" w:date="2016-11-27T10:05:00Z">
        <w:r w:rsidRPr="00A66496" w:rsidDel="00655C69">
          <w:rPr>
            <w:noProof/>
            <w:shd w:val="clear" w:color="auto" w:fill="FFFFFF"/>
            <w:lang w:val="en-US"/>
          </w:rPr>
          <w:delText>  return false</w:delText>
        </w:r>
      </w:del>
    </w:p>
    <w:p w14:paraId="0566716F" w14:textId="77777777" w:rsidR="005649CE" w:rsidRPr="00A66496" w:rsidDel="00655C69" w:rsidRDefault="005649CE" w:rsidP="00105795">
      <w:pPr>
        <w:rPr>
          <w:del w:id="7613" w:author="Willian" w:date="2016-11-27T10:05:00Z"/>
          <w:noProof/>
          <w:shd w:val="clear" w:color="auto" w:fill="FFFFFF"/>
          <w:lang w:val="en-US"/>
        </w:rPr>
        <w:pPrChange w:id="7614" w:author="Willian" w:date="2016-11-28T21:17:00Z">
          <w:pPr>
            <w:shd w:val="clear" w:color="auto" w:fill="FFFFFF"/>
            <w:spacing w:after="0"/>
            <w:ind w:left="567"/>
            <w:textAlignment w:val="baseline"/>
          </w:pPr>
        </w:pPrChange>
      </w:pPr>
      <w:del w:id="7615" w:author="Willian" w:date="2016-11-27T10:05:00Z">
        <w:r w:rsidRPr="00A66496" w:rsidDel="00655C69">
          <w:rPr>
            <w:noProof/>
            <w:shd w:val="clear" w:color="auto" w:fill="FFFFFF"/>
            <w:lang w:val="en-US"/>
          </w:rPr>
          <w:delText>}</w:delText>
        </w:r>
      </w:del>
    </w:p>
    <w:p w14:paraId="461A729C" w14:textId="77777777" w:rsidR="003A2BE7" w:rsidRPr="00A66496" w:rsidDel="00655C69" w:rsidRDefault="003A2BE7" w:rsidP="00105795">
      <w:pPr>
        <w:rPr>
          <w:del w:id="7616" w:author="Willian" w:date="2016-11-27T10:05:00Z"/>
          <w:noProof/>
          <w:lang w:val="en-US"/>
        </w:rPr>
        <w:pPrChange w:id="7617" w:author="Willian" w:date="2016-11-28T21:17:00Z">
          <w:pPr>
            <w:shd w:val="clear" w:color="auto" w:fill="FFFFFF"/>
            <w:spacing w:after="0"/>
            <w:ind w:left="567"/>
            <w:textAlignment w:val="baseline"/>
          </w:pPr>
        </w:pPrChange>
      </w:pPr>
    </w:p>
    <w:p w14:paraId="7FABA8DA" w14:textId="77777777" w:rsidR="005649CE" w:rsidRPr="00A66496" w:rsidDel="00655C69" w:rsidRDefault="005649CE" w:rsidP="00105795">
      <w:pPr>
        <w:rPr>
          <w:del w:id="7618" w:author="Willian" w:date="2016-11-27T10:05:00Z"/>
          <w:noProof/>
          <w:lang w:val="en-US"/>
        </w:rPr>
        <w:pPrChange w:id="7619" w:author="Willian" w:date="2016-11-28T21:17:00Z">
          <w:pPr>
            <w:shd w:val="clear" w:color="auto" w:fill="FFFFFF"/>
            <w:spacing w:after="0"/>
            <w:ind w:left="567"/>
            <w:textAlignment w:val="baseline"/>
          </w:pPr>
        </w:pPrChange>
      </w:pPr>
      <w:del w:id="7620" w:author="Willian" w:date="2016-11-27T10:05:00Z">
        <w:r w:rsidRPr="00A66496" w:rsidDel="00655C69">
          <w:rPr>
            <w:noProof/>
            <w:shd w:val="clear" w:color="auto" w:fill="FFFFFF"/>
            <w:lang w:val="en-US"/>
          </w:rPr>
          <w:delText xml:space="preserve">func lessThanTen(number: </w:delText>
        </w:r>
        <w:r w:rsidRPr="00A66496" w:rsidDel="00655C69">
          <w:rPr>
            <w:noProof/>
            <w:color w:val="5C2699"/>
            <w:shd w:val="clear" w:color="auto" w:fill="FFFFFF"/>
            <w:lang w:val="en-US"/>
          </w:rPr>
          <w:delText>Int</w:delText>
        </w:r>
        <w:r w:rsidRPr="00A66496" w:rsidDel="00655C69">
          <w:rPr>
            <w:noProof/>
            <w:shd w:val="clear" w:color="auto" w:fill="FFFFFF"/>
            <w:lang w:val="en-US"/>
          </w:rPr>
          <w:delText xml:space="preserve">) -&gt; </w:delText>
        </w:r>
        <w:r w:rsidRPr="00A66496" w:rsidDel="00655C69">
          <w:rPr>
            <w:noProof/>
            <w:color w:val="5C2699"/>
            <w:shd w:val="clear" w:color="auto" w:fill="FFFFFF"/>
            <w:lang w:val="en-US"/>
          </w:rPr>
          <w:delText>Bool</w:delText>
        </w:r>
        <w:r w:rsidRPr="00A66496" w:rsidDel="00655C69">
          <w:rPr>
            <w:noProof/>
            <w:shd w:val="clear" w:color="auto" w:fill="FFFFFF"/>
            <w:lang w:val="en-US"/>
          </w:rPr>
          <w:delText xml:space="preserve"> {</w:delText>
        </w:r>
      </w:del>
    </w:p>
    <w:p w14:paraId="7779BFC2" w14:textId="77777777" w:rsidR="005649CE" w:rsidRPr="00A66496" w:rsidDel="00655C69" w:rsidRDefault="005649CE" w:rsidP="00105795">
      <w:pPr>
        <w:rPr>
          <w:del w:id="7621" w:author="Willian" w:date="2016-11-27T10:05:00Z"/>
          <w:noProof/>
          <w:lang w:val="en-US"/>
        </w:rPr>
        <w:pPrChange w:id="7622" w:author="Willian" w:date="2016-11-28T21:17:00Z">
          <w:pPr>
            <w:shd w:val="clear" w:color="auto" w:fill="FFFFFF"/>
            <w:spacing w:after="0"/>
            <w:ind w:left="567"/>
            <w:textAlignment w:val="baseline"/>
          </w:pPr>
        </w:pPrChange>
      </w:pPr>
      <w:del w:id="7623" w:author="Willian" w:date="2016-11-27T10:05:00Z">
        <w:r w:rsidRPr="00A66496" w:rsidDel="00655C69">
          <w:rPr>
            <w:noProof/>
            <w:shd w:val="clear" w:color="auto" w:fill="FFFFFF"/>
            <w:lang w:val="en-US"/>
          </w:rPr>
          <w:delText xml:space="preserve">  return number &lt; </w:delText>
        </w:r>
        <w:r w:rsidRPr="00A66496" w:rsidDel="00655C69">
          <w:rPr>
            <w:noProof/>
            <w:color w:val="1C00CF"/>
            <w:shd w:val="clear" w:color="auto" w:fill="FFFFFF"/>
            <w:lang w:val="en-US"/>
          </w:rPr>
          <w:delText>10</w:delText>
        </w:r>
      </w:del>
    </w:p>
    <w:p w14:paraId="14BE6C64" w14:textId="77777777" w:rsidR="005649CE" w:rsidRPr="00A66496" w:rsidDel="00655C69" w:rsidRDefault="005649CE" w:rsidP="00105795">
      <w:pPr>
        <w:rPr>
          <w:del w:id="7624" w:author="Willian" w:date="2016-11-27T10:05:00Z"/>
          <w:noProof/>
          <w:shd w:val="clear" w:color="auto" w:fill="FFFFFF"/>
          <w:lang w:val="en-US"/>
        </w:rPr>
        <w:pPrChange w:id="7625" w:author="Willian" w:date="2016-11-28T21:17:00Z">
          <w:pPr>
            <w:shd w:val="clear" w:color="auto" w:fill="FFFFFF"/>
            <w:spacing w:after="0"/>
            <w:ind w:left="567"/>
            <w:textAlignment w:val="baseline"/>
          </w:pPr>
        </w:pPrChange>
      </w:pPr>
      <w:del w:id="7626" w:author="Willian" w:date="2016-11-27T10:05:00Z">
        <w:r w:rsidRPr="00A66496" w:rsidDel="00655C69">
          <w:rPr>
            <w:noProof/>
            <w:shd w:val="clear" w:color="auto" w:fill="FFFFFF"/>
            <w:lang w:val="en-US"/>
          </w:rPr>
          <w:delText>}</w:delText>
        </w:r>
      </w:del>
    </w:p>
    <w:p w14:paraId="6850F5FE" w14:textId="77777777" w:rsidR="003A2BE7" w:rsidRPr="00A66496" w:rsidDel="00655C69" w:rsidRDefault="003A2BE7" w:rsidP="00105795">
      <w:pPr>
        <w:rPr>
          <w:del w:id="7627" w:author="Willian" w:date="2016-11-27T10:05:00Z"/>
          <w:noProof/>
          <w:lang w:val="en-US"/>
        </w:rPr>
        <w:pPrChange w:id="7628" w:author="Willian" w:date="2016-11-28T21:17:00Z">
          <w:pPr>
            <w:shd w:val="clear" w:color="auto" w:fill="FFFFFF"/>
            <w:spacing w:after="0"/>
            <w:ind w:left="567"/>
            <w:textAlignment w:val="baseline"/>
          </w:pPr>
        </w:pPrChange>
      </w:pPr>
    </w:p>
    <w:p w14:paraId="04F9FDEC" w14:textId="77777777" w:rsidR="005649CE" w:rsidRPr="00A66496" w:rsidDel="00655C69" w:rsidRDefault="005649CE" w:rsidP="00105795">
      <w:pPr>
        <w:rPr>
          <w:del w:id="7629" w:author="Willian" w:date="2016-11-27T10:05:00Z"/>
          <w:noProof/>
          <w:lang w:val="en-US"/>
        </w:rPr>
        <w:pPrChange w:id="7630" w:author="Willian" w:date="2016-11-28T21:17:00Z">
          <w:pPr>
            <w:shd w:val="clear" w:color="auto" w:fill="FFFFFF"/>
            <w:spacing w:after="0"/>
            <w:ind w:left="567"/>
            <w:textAlignment w:val="baseline"/>
          </w:pPr>
        </w:pPrChange>
      </w:pPr>
      <w:del w:id="7631" w:author="Willian" w:date="2016-11-27T10:05:00Z">
        <w:r w:rsidRPr="00A66496" w:rsidDel="00655C69">
          <w:rPr>
            <w:noProof/>
            <w:shd w:val="clear" w:color="auto" w:fill="FFFFFF"/>
            <w:lang w:val="en-US"/>
          </w:rPr>
          <w:delText>var numbers = [</w:delText>
        </w:r>
        <w:r w:rsidRPr="00A66496" w:rsidDel="00655C69">
          <w:rPr>
            <w:noProof/>
            <w:color w:val="1C00CF"/>
            <w:shd w:val="clear" w:color="auto" w:fill="FFFFFF"/>
            <w:lang w:val="en-US"/>
          </w:rPr>
          <w:delText>20</w:delText>
        </w:r>
        <w:r w:rsidRPr="00A66496" w:rsidDel="00655C69">
          <w:rPr>
            <w:noProof/>
            <w:shd w:val="clear" w:color="auto" w:fill="FFFFFF"/>
            <w:lang w:val="en-US"/>
          </w:rPr>
          <w:delText xml:space="preserve">, </w:delText>
        </w:r>
        <w:r w:rsidRPr="00A66496" w:rsidDel="00655C69">
          <w:rPr>
            <w:noProof/>
            <w:color w:val="1C00CF"/>
            <w:shd w:val="clear" w:color="auto" w:fill="FFFFFF"/>
            <w:lang w:val="en-US"/>
          </w:rPr>
          <w:delText>19</w:delText>
        </w:r>
        <w:r w:rsidRPr="00A66496" w:rsidDel="00655C69">
          <w:rPr>
            <w:noProof/>
            <w:shd w:val="clear" w:color="auto" w:fill="FFFFFF"/>
            <w:lang w:val="en-US"/>
          </w:rPr>
          <w:delText xml:space="preserve">, </w:delText>
        </w:r>
        <w:r w:rsidRPr="00A66496" w:rsidDel="00655C69">
          <w:rPr>
            <w:noProof/>
            <w:color w:val="1C00CF"/>
            <w:shd w:val="clear" w:color="auto" w:fill="FFFFFF"/>
            <w:lang w:val="en-US"/>
          </w:rPr>
          <w:delText>7</w:delText>
        </w:r>
        <w:r w:rsidRPr="00A66496" w:rsidDel="00655C69">
          <w:rPr>
            <w:noProof/>
            <w:shd w:val="clear" w:color="auto" w:fill="FFFFFF"/>
            <w:lang w:val="en-US"/>
          </w:rPr>
          <w:delText xml:space="preserve">, </w:delText>
        </w:r>
        <w:r w:rsidRPr="00A66496" w:rsidDel="00655C69">
          <w:rPr>
            <w:noProof/>
            <w:color w:val="1C00CF"/>
            <w:shd w:val="clear" w:color="auto" w:fill="FFFFFF"/>
            <w:lang w:val="en-US"/>
          </w:rPr>
          <w:delText>12</w:delText>
        </w:r>
        <w:r w:rsidRPr="00A66496" w:rsidDel="00655C69">
          <w:rPr>
            <w:noProof/>
            <w:shd w:val="clear" w:color="auto" w:fill="FFFFFF"/>
            <w:lang w:val="en-US"/>
          </w:rPr>
          <w:delText>]</w:delText>
        </w:r>
      </w:del>
    </w:p>
    <w:p w14:paraId="058F08C0" w14:textId="77777777" w:rsidR="005649CE" w:rsidRPr="00A66496" w:rsidDel="00655C69" w:rsidRDefault="005649CE" w:rsidP="00105795">
      <w:pPr>
        <w:rPr>
          <w:del w:id="7632" w:author="Willian" w:date="2016-11-27T10:05:00Z"/>
          <w:noProof/>
          <w:lang w:val="en-US"/>
        </w:rPr>
        <w:pPrChange w:id="7633" w:author="Willian" w:date="2016-11-28T21:17:00Z">
          <w:pPr>
            <w:shd w:val="clear" w:color="auto" w:fill="FFFFFF"/>
            <w:spacing w:after="620"/>
            <w:ind w:left="567"/>
            <w:textAlignment w:val="baseline"/>
          </w:pPr>
        </w:pPrChange>
      </w:pPr>
      <w:del w:id="7634" w:author="Willian" w:date="2016-11-27T10:05:00Z">
        <w:r w:rsidRPr="00A66496" w:rsidDel="00655C69">
          <w:rPr>
            <w:noProof/>
            <w:shd w:val="clear" w:color="auto" w:fill="FFFFFF"/>
            <w:lang w:val="en-US"/>
          </w:rPr>
          <w:delText>hasAnyMatches(list: numbers, condition: lessThanTen)</w:delText>
        </w:r>
      </w:del>
    </w:p>
    <w:p w14:paraId="5B4F6233" w14:textId="77777777" w:rsidR="005649CE" w:rsidDel="00655C69" w:rsidRDefault="005649CE" w:rsidP="00105795">
      <w:pPr>
        <w:rPr>
          <w:del w:id="7635" w:author="Willian" w:date="2016-11-27T10:05:00Z"/>
        </w:rPr>
        <w:pPrChange w:id="7636" w:author="Willian" w:date="2016-11-28T21:17:00Z">
          <w:pPr/>
        </w:pPrChange>
      </w:pPr>
      <w:del w:id="7637" w:author="Willian" w:date="2016-11-27T10:05:00Z">
        <w:r w:rsidDel="00655C69">
          <w:rPr>
            <w:shd w:val="clear" w:color="auto" w:fill="FFFFFF"/>
          </w:rPr>
          <w:delText xml:space="preserve">As funções são na verdade um caso especial de </w:delText>
        </w:r>
        <w:r w:rsidR="003A2BE7" w:rsidDel="00655C69">
          <w:rPr>
            <w:shd w:val="clear" w:color="auto" w:fill="FFFFFF"/>
          </w:rPr>
          <w:delText>closures</w:delText>
        </w:r>
        <w:r w:rsidDel="00655C69">
          <w:rPr>
            <w:shd w:val="clear" w:color="auto" w:fill="FFFFFF"/>
          </w:rPr>
          <w:delText xml:space="preserve">: blocos de código que podem ser chamados </w:delText>
        </w:r>
        <w:r w:rsidR="003A2BE7" w:rsidDel="00655C69">
          <w:rPr>
            <w:shd w:val="clear" w:color="auto" w:fill="FFFFFF"/>
          </w:rPr>
          <w:delText>mais tarde</w:delText>
        </w:r>
        <w:r w:rsidDel="00655C69">
          <w:rPr>
            <w:shd w:val="clear" w:color="auto" w:fill="FFFFFF"/>
          </w:rPr>
          <w:delText xml:space="preserve">. O código em um </w:delText>
        </w:r>
        <w:r w:rsidR="003A2BE7" w:rsidDel="00655C69">
          <w:rPr>
            <w:shd w:val="clear" w:color="auto" w:fill="FFFFFF"/>
          </w:rPr>
          <w:delText xml:space="preserve">closure </w:delText>
        </w:r>
        <w:r w:rsidDel="00655C69">
          <w:rPr>
            <w:shd w:val="clear" w:color="auto" w:fill="FFFFFF"/>
          </w:rPr>
          <w:delText>tem acesso a coisas como variáveis e funções que estav</w:delText>
        </w:r>
        <w:r w:rsidR="003A2BE7" w:rsidDel="00655C69">
          <w:rPr>
            <w:shd w:val="clear" w:color="auto" w:fill="FFFFFF"/>
          </w:rPr>
          <w:delText>am disponíveis no escopo onde o mesmo foi criado, mesmo que ele</w:delText>
        </w:r>
        <w:r w:rsidDel="00655C69">
          <w:rPr>
            <w:shd w:val="clear" w:color="auto" w:fill="FFFFFF"/>
          </w:rPr>
          <w:delText xml:space="preserve"> </w:delText>
        </w:r>
        <w:r w:rsidR="003A2BE7" w:rsidDel="00655C69">
          <w:rPr>
            <w:shd w:val="clear" w:color="auto" w:fill="FFFFFF"/>
          </w:rPr>
          <w:delText>esteja</w:delText>
        </w:r>
        <w:r w:rsidDel="00655C69">
          <w:rPr>
            <w:shd w:val="clear" w:color="auto" w:fill="FFFFFF"/>
          </w:rPr>
          <w:delText xml:space="preserve"> em um escopo diferente </w:delText>
        </w:r>
        <w:r w:rsidR="003A2BE7" w:rsidDel="00655C69">
          <w:rPr>
            <w:shd w:val="clear" w:color="auto" w:fill="FFFFFF"/>
          </w:rPr>
          <w:delText>do qual</w:delText>
        </w:r>
        <w:r w:rsidDel="00655C69">
          <w:rPr>
            <w:shd w:val="clear" w:color="auto" w:fill="FFFFFF"/>
          </w:rPr>
          <w:delText xml:space="preserve"> ele é executado, você viu um exemplo disso já com funções aninhadas. Você pode escrever um fechamento sem um nome cercando código com chaves (</w:delText>
        </w:r>
        <w:r w:rsidR="003A2BE7" w:rsidRPr="003A2BE7" w:rsidDel="00655C69">
          <w:rPr>
            <w:shd w:val="clear" w:color="auto" w:fill="FFFFFF"/>
          </w:rPr>
          <w:delText>{</w:delText>
        </w:r>
        <w:r w:rsidR="003A2BE7" w:rsidDel="00655C69">
          <w:rPr>
            <w:shd w:val="clear" w:color="auto" w:fill="FFFFFF"/>
          </w:rPr>
          <w:delText>}</w:delText>
        </w:r>
        <w:r w:rsidDel="00655C69">
          <w:rPr>
            <w:shd w:val="clear" w:color="auto" w:fill="FFFFFF"/>
          </w:rPr>
          <w:delText xml:space="preserve">). </w:delText>
        </w:r>
        <w:r w:rsidR="003A2BE7" w:rsidDel="00655C69">
          <w:rPr>
            <w:shd w:val="clear" w:color="auto" w:fill="FFFFFF"/>
          </w:rPr>
          <w:delText>Use</w:delText>
        </w:r>
        <w:r w:rsidDel="00655C69">
          <w:rPr>
            <w:shd w:val="clear" w:color="auto" w:fill="FFFFFF"/>
          </w:rPr>
          <w:delText xml:space="preserve"> </w:delText>
        </w:r>
        <w:r w:rsidR="003A2BE7" w:rsidRPr="003A2BE7" w:rsidDel="00655C69">
          <w:rPr>
            <w:shd w:val="clear" w:color="auto" w:fill="FFFFFF"/>
          </w:rPr>
          <w:delText>in</w:delText>
        </w:r>
        <w:r w:rsidR="003A2BE7" w:rsidDel="00655C69">
          <w:rPr>
            <w:shd w:val="clear" w:color="auto" w:fill="FFFFFF"/>
          </w:rPr>
          <w:delText xml:space="preserve"> para </w:delText>
        </w:r>
        <w:r w:rsidDel="00655C69">
          <w:rPr>
            <w:shd w:val="clear" w:color="auto" w:fill="FFFFFF"/>
          </w:rPr>
          <w:delText>separar os argumentos e tipo de retorno do corpo.</w:delText>
        </w:r>
      </w:del>
    </w:p>
    <w:p w14:paraId="0F771E10" w14:textId="77777777" w:rsidR="005649CE" w:rsidRPr="00A66496" w:rsidDel="00655C69" w:rsidRDefault="005649CE" w:rsidP="00105795">
      <w:pPr>
        <w:rPr>
          <w:del w:id="7638" w:author="Willian" w:date="2016-11-27T10:05:00Z"/>
          <w:noProof/>
          <w:lang w:val="en-US"/>
        </w:rPr>
        <w:pPrChange w:id="7639" w:author="Willian" w:date="2016-11-28T21:17:00Z">
          <w:pPr>
            <w:shd w:val="clear" w:color="auto" w:fill="FFFFFF"/>
            <w:spacing w:before="460" w:after="0"/>
            <w:ind w:left="567"/>
            <w:textAlignment w:val="baseline"/>
          </w:pPr>
        </w:pPrChange>
      </w:pPr>
      <w:del w:id="7640" w:author="Willian" w:date="2016-11-27T10:05:00Z">
        <w:r w:rsidRPr="00A66496" w:rsidDel="00655C69">
          <w:rPr>
            <w:noProof/>
            <w:shd w:val="clear" w:color="auto" w:fill="FFFFFF"/>
            <w:lang w:val="en-US"/>
          </w:rPr>
          <w:delText>numbers.map({</w:delText>
        </w:r>
      </w:del>
    </w:p>
    <w:p w14:paraId="67C915FD" w14:textId="77777777" w:rsidR="005649CE" w:rsidRPr="00A66496" w:rsidDel="00655C69" w:rsidRDefault="005649CE" w:rsidP="00105795">
      <w:pPr>
        <w:rPr>
          <w:del w:id="7641" w:author="Willian" w:date="2016-11-27T10:05:00Z"/>
          <w:noProof/>
          <w:lang w:val="en-US"/>
        </w:rPr>
        <w:pPrChange w:id="7642" w:author="Willian" w:date="2016-11-28T21:17:00Z">
          <w:pPr>
            <w:shd w:val="clear" w:color="auto" w:fill="FFFFFF"/>
            <w:spacing w:after="0"/>
            <w:ind w:left="567"/>
            <w:textAlignment w:val="baseline"/>
          </w:pPr>
        </w:pPrChange>
      </w:pPr>
      <w:del w:id="7643" w:author="Willian" w:date="2016-11-27T10:05:00Z">
        <w:r w:rsidRPr="00A66496" w:rsidDel="00655C69">
          <w:rPr>
            <w:noProof/>
            <w:shd w:val="clear" w:color="auto" w:fill="FFFFFF"/>
            <w:lang w:val="en-US"/>
          </w:rPr>
          <w:delText xml:space="preserve">  (number: </w:delText>
        </w:r>
        <w:r w:rsidRPr="00A66496" w:rsidDel="00655C69">
          <w:rPr>
            <w:noProof/>
            <w:color w:val="5C2699"/>
            <w:shd w:val="clear" w:color="auto" w:fill="FFFFFF"/>
            <w:lang w:val="en-US"/>
          </w:rPr>
          <w:delText>Int</w:delText>
        </w:r>
        <w:r w:rsidRPr="00A66496" w:rsidDel="00655C69">
          <w:rPr>
            <w:noProof/>
            <w:shd w:val="clear" w:color="auto" w:fill="FFFFFF"/>
            <w:lang w:val="en-US"/>
          </w:rPr>
          <w:delText xml:space="preserve">) -&gt; </w:delText>
        </w:r>
        <w:r w:rsidRPr="00A66496" w:rsidDel="00655C69">
          <w:rPr>
            <w:noProof/>
            <w:color w:val="5C2699"/>
            <w:shd w:val="clear" w:color="auto" w:fill="FFFFFF"/>
            <w:lang w:val="en-US"/>
          </w:rPr>
          <w:delText>Int</w:delText>
        </w:r>
        <w:r w:rsidRPr="00A66496" w:rsidDel="00655C69">
          <w:rPr>
            <w:noProof/>
            <w:shd w:val="clear" w:color="auto" w:fill="FFFFFF"/>
            <w:lang w:val="en-US"/>
          </w:rPr>
          <w:delText xml:space="preserve"> in</w:delText>
        </w:r>
      </w:del>
    </w:p>
    <w:p w14:paraId="285D845F" w14:textId="77777777" w:rsidR="005649CE" w:rsidRPr="00A66496" w:rsidDel="00655C69" w:rsidRDefault="005649CE" w:rsidP="00105795">
      <w:pPr>
        <w:rPr>
          <w:del w:id="7644" w:author="Willian" w:date="2016-11-27T10:05:00Z"/>
          <w:noProof/>
          <w:lang w:val="en-US"/>
        </w:rPr>
        <w:pPrChange w:id="7645" w:author="Willian" w:date="2016-11-28T21:17:00Z">
          <w:pPr>
            <w:shd w:val="clear" w:color="auto" w:fill="FFFFFF"/>
            <w:spacing w:after="0"/>
            <w:ind w:left="567"/>
            <w:textAlignment w:val="baseline"/>
          </w:pPr>
        </w:pPrChange>
      </w:pPr>
      <w:del w:id="7646" w:author="Willian" w:date="2016-11-27T10:05:00Z">
        <w:r w:rsidRPr="00A66496" w:rsidDel="00655C69">
          <w:rPr>
            <w:noProof/>
            <w:shd w:val="clear" w:color="auto" w:fill="FFFFFF"/>
            <w:lang w:val="en-US"/>
          </w:rPr>
          <w:delText xml:space="preserve">  let result = </w:delText>
        </w:r>
        <w:r w:rsidRPr="00A66496" w:rsidDel="00655C69">
          <w:rPr>
            <w:noProof/>
            <w:color w:val="1C00CF"/>
            <w:shd w:val="clear" w:color="auto" w:fill="FFFFFF"/>
            <w:lang w:val="en-US"/>
          </w:rPr>
          <w:delText>3</w:delText>
        </w:r>
        <w:r w:rsidRPr="00A66496" w:rsidDel="00655C69">
          <w:rPr>
            <w:noProof/>
            <w:shd w:val="clear" w:color="auto" w:fill="FFFFFF"/>
            <w:lang w:val="en-US"/>
          </w:rPr>
          <w:delText xml:space="preserve"> * number</w:delText>
        </w:r>
      </w:del>
    </w:p>
    <w:p w14:paraId="26ABF4D9" w14:textId="77777777" w:rsidR="005649CE" w:rsidRPr="00A66496" w:rsidDel="00655C69" w:rsidRDefault="005649CE" w:rsidP="00105795">
      <w:pPr>
        <w:rPr>
          <w:del w:id="7647" w:author="Willian" w:date="2016-11-27T10:05:00Z"/>
          <w:noProof/>
          <w:lang w:val="en-US"/>
        </w:rPr>
        <w:pPrChange w:id="7648" w:author="Willian" w:date="2016-11-28T21:17:00Z">
          <w:pPr>
            <w:shd w:val="clear" w:color="auto" w:fill="FFFFFF"/>
            <w:spacing w:after="0"/>
            <w:ind w:left="567"/>
            <w:textAlignment w:val="baseline"/>
          </w:pPr>
        </w:pPrChange>
      </w:pPr>
      <w:del w:id="7649" w:author="Willian" w:date="2016-11-27T10:05:00Z">
        <w:r w:rsidRPr="00A66496" w:rsidDel="00655C69">
          <w:rPr>
            <w:noProof/>
            <w:shd w:val="clear" w:color="auto" w:fill="FFFFFF"/>
            <w:lang w:val="en-US"/>
          </w:rPr>
          <w:delText>  return result</w:delText>
        </w:r>
      </w:del>
    </w:p>
    <w:p w14:paraId="2DDCF57C" w14:textId="77777777" w:rsidR="005649CE" w:rsidRPr="00A66496" w:rsidDel="00655C69" w:rsidRDefault="005649CE" w:rsidP="00105795">
      <w:pPr>
        <w:rPr>
          <w:del w:id="7650" w:author="Willian" w:date="2016-11-27T10:05:00Z"/>
          <w:noProof/>
          <w:lang w:val="en-US"/>
        </w:rPr>
        <w:pPrChange w:id="7651" w:author="Willian" w:date="2016-11-28T21:17:00Z">
          <w:pPr>
            <w:shd w:val="clear" w:color="auto" w:fill="FFFFFF"/>
            <w:spacing w:after="620"/>
            <w:ind w:left="567"/>
            <w:textAlignment w:val="baseline"/>
          </w:pPr>
        </w:pPrChange>
      </w:pPr>
      <w:del w:id="7652" w:author="Willian" w:date="2016-11-27T10:05:00Z">
        <w:r w:rsidRPr="00A66496" w:rsidDel="00655C69">
          <w:rPr>
            <w:noProof/>
            <w:shd w:val="clear" w:color="auto" w:fill="FFFFFF"/>
            <w:lang w:val="en-US"/>
          </w:rPr>
          <w:delText>})</w:delText>
        </w:r>
      </w:del>
    </w:p>
    <w:p w14:paraId="10C268EC" w14:textId="77777777" w:rsidR="001462DB" w:rsidRPr="00A66496" w:rsidRDefault="001462DB" w:rsidP="00105795">
      <w:pPr>
        <w:rPr>
          <w:lang w:val="en-US"/>
        </w:rPr>
        <w:pPrChange w:id="7653" w:author="Willian" w:date="2016-11-28T21:17:00Z">
          <w:pPr>
            <w:pStyle w:val="PargrafodaLista"/>
          </w:pPr>
        </w:pPrChange>
      </w:pPr>
    </w:p>
    <w:sectPr w:rsidR="001462DB" w:rsidRPr="00A6649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Vicente da Silva, Mayara" w:date="2016-11-01T14:38:00Z" w:initials="VdSM">
    <w:p w14:paraId="20A3DACF" w14:textId="77777777" w:rsidR="00E22425" w:rsidRDefault="00E22425">
      <w:pPr>
        <w:pStyle w:val="Textodecomentrio"/>
      </w:pPr>
      <w:r>
        <w:rPr>
          <w:rStyle w:val="Refdecomentrio"/>
        </w:rPr>
        <w:annotationRef/>
      </w:r>
      <w:r>
        <w:t>O que seria este propósito geral</w:t>
      </w:r>
    </w:p>
  </w:comment>
  <w:comment w:id="25" w:author="Willian" w:date="2016-11-04T21:43:00Z" w:initials="WFSP">
    <w:p w14:paraId="490DF610" w14:textId="77777777" w:rsidR="00E22425" w:rsidRDefault="00E22425">
      <w:pPr>
        <w:pStyle w:val="Textodecomentrio"/>
      </w:pPr>
      <w:r>
        <w:rPr>
          <w:rStyle w:val="Refdecomentrio"/>
        </w:rPr>
        <w:annotationRef/>
      </w:r>
      <w:r>
        <w:t>Explicado</w:t>
      </w:r>
    </w:p>
  </w:comment>
  <w:comment w:id="68" w:author="Vicente da Silva, Mayara" w:date="2016-11-01T14:38:00Z" w:initials="VdSM">
    <w:p w14:paraId="37A5ACDD" w14:textId="77777777" w:rsidR="00E22425" w:rsidRDefault="00E22425">
      <w:pPr>
        <w:pStyle w:val="Textodecomentrio"/>
      </w:pPr>
      <w:r>
        <w:rPr>
          <w:rStyle w:val="Refdecomentrio"/>
        </w:rPr>
        <w:annotationRef/>
      </w:r>
      <w:r>
        <w:t>Pode não ser?</w:t>
      </w:r>
    </w:p>
  </w:comment>
  <w:comment w:id="69" w:author="Willian" w:date="2016-11-04T21:44:00Z" w:initials="WFSP">
    <w:p w14:paraId="69E56716" w14:textId="77777777" w:rsidR="00E22425" w:rsidRDefault="00E22425">
      <w:pPr>
        <w:pStyle w:val="Textodecomentrio"/>
      </w:pPr>
      <w:r>
        <w:rPr>
          <w:rStyle w:val="Refdecomentrio"/>
        </w:rPr>
        <w:annotationRef/>
      </w:r>
      <w:r>
        <w:t>Não, será. Esta é a maneira que está escrito no site do Swift, mas podemos mudar</w:t>
      </w:r>
    </w:p>
  </w:comment>
  <w:comment w:id="88" w:author="Vicente da Silva, Mayara" w:date="2016-11-01T14:38:00Z" w:initials="VdSM">
    <w:p w14:paraId="20B097CD" w14:textId="77777777" w:rsidR="00E22425" w:rsidRDefault="00E22425">
      <w:pPr>
        <w:pStyle w:val="Textodecomentrio"/>
      </w:pPr>
      <w:r>
        <w:rPr>
          <w:rStyle w:val="Refdecomentrio"/>
        </w:rPr>
        <w:annotationRef/>
      </w:r>
      <w:r>
        <w:t>Mas o que seria isso?</w:t>
      </w:r>
    </w:p>
    <w:p w14:paraId="31BC6106" w14:textId="77777777" w:rsidR="00E22425" w:rsidRDefault="00E22425">
      <w:pPr>
        <w:pStyle w:val="Textodecomentrio"/>
      </w:pPr>
      <w:r>
        <w:t>O que os desenvolvedores esperam?</w:t>
      </w:r>
    </w:p>
  </w:comment>
  <w:comment w:id="85" w:author="Vicente da Silva, Mayara" w:date="2016-11-01T14:38:00Z" w:initials="VdSM">
    <w:p w14:paraId="22E2FCF2" w14:textId="77777777" w:rsidR="00E22425" w:rsidRDefault="00E22425">
      <w:pPr>
        <w:pStyle w:val="Textodecomentrio"/>
      </w:pPr>
      <w:r>
        <w:rPr>
          <w:rStyle w:val="Refdecomentrio"/>
        </w:rPr>
        <w:annotationRef/>
      </w:r>
      <w:r>
        <w:t>Sugiro rever o texto todo</w:t>
      </w:r>
    </w:p>
    <w:p w14:paraId="790E9A9D" w14:textId="77777777" w:rsidR="00E22425" w:rsidRDefault="00E22425">
      <w:pPr>
        <w:pStyle w:val="Textodecomentrio"/>
      </w:pPr>
      <w:r>
        <w:t>Deixar o tópico como algo objetivo e concreto</w:t>
      </w:r>
    </w:p>
  </w:comment>
  <w:comment w:id="86" w:author="Willian" w:date="2016-11-04T21:48:00Z" w:initials="WFSP">
    <w:p w14:paraId="404E7CE9" w14:textId="77777777" w:rsidR="00E22425" w:rsidRDefault="00E22425">
      <w:pPr>
        <w:pStyle w:val="Textodecomentrio"/>
      </w:pPr>
      <w:r>
        <w:rPr>
          <w:rStyle w:val="Refdecomentrio"/>
        </w:rPr>
        <w:annotationRef/>
      </w:r>
      <w:r>
        <w:t>Foi modificado. Este é o descritivo da linguagem Swift encontrado no site oficial dela. Se preferir nós podemos tirar, pois todas estas características serão desenvolvidas durante o curso todo.</w:t>
      </w:r>
    </w:p>
  </w:comment>
  <w:comment w:id="3860" w:author="Vicente da Silva, Mayara" w:date="2016-11-01T14:38:00Z" w:initials="VdSM">
    <w:p w14:paraId="1E1AC47F" w14:textId="77777777" w:rsidR="00E22425" w:rsidRDefault="00E22425">
      <w:pPr>
        <w:pStyle w:val="Textodecomentrio"/>
      </w:pPr>
      <w:r>
        <w:rPr>
          <w:rStyle w:val="Refdecomentrio"/>
        </w:rPr>
        <w:annotationRef/>
      </w:r>
      <w:r>
        <w:t>Serão explicados que recursos?</w:t>
      </w:r>
    </w:p>
  </w:comment>
  <w:comment w:id="3861" w:author="Willian" w:date="2016-11-04T21:47:00Z" w:initials="WFSP">
    <w:p w14:paraId="03F10B6A" w14:textId="77777777" w:rsidR="00E22425" w:rsidRDefault="00E22425">
      <w:pPr>
        <w:pStyle w:val="Textodecomentrio"/>
      </w:pPr>
      <w:r>
        <w:rPr>
          <w:rStyle w:val="Refdecomentrio"/>
        </w:rPr>
        <w:annotationRef/>
      </w:r>
      <w:r>
        <w:t>Sim. A aula é destinada a isto.</w:t>
      </w:r>
    </w:p>
  </w:comment>
  <w:comment w:id="3876" w:author="Vicente da Silva, Mayara" w:date="2016-11-01T14:38:00Z" w:initials="VdSM">
    <w:p w14:paraId="514F9BBA" w14:textId="77777777" w:rsidR="00E22425" w:rsidRDefault="00E22425">
      <w:pPr>
        <w:pStyle w:val="Textodecomentrio"/>
      </w:pPr>
      <w:r>
        <w:rPr>
          <w:rStyle w:val="Refdecomentrio"/>
        </w:rPr>
        <w:annotationRef/>
      </w:r>
      <w:r>
        <w:t>O que seriam?</w:t>
      </w:r>
    </w:p>
  </w:comment>
  <w:comment w:id="3877" w:author="Willian" w:date="2016-11-04T21:51:00Z" w:initials="WFSP">
    <w:p w14:paraId="76160D94" w14:textId="77777777" w:rsidR="00E22425" w:rsidRPr="00CB1257" w:rsidRDefault="00E22425">
      <w:pPr>
        <w:pStyle w:val="Textodecomentrio"/>
        <w:rPr>
          <w:b/>
        </w:rPr>
      </w:pPr>
      <w:r>
        <w:rPr>
          <w:rStyle w:val="Refdecomentrio"/>
        </w:rPr>
        <w:annotationRef/>
      </w:r>
      <w:r>
        <w:t xml:space="preserve">Explicado no tópico 1.2, parte que fala sobre </w:t>
      </w:r>
      <w:r>
        <w:rPr>
          <w:b/>
        </w:rPr>
        <w:t>Inferência de tipos</w:t>
      </w:r>
    </w:p>
  </w:comment>
  <w:comment w:id="3882" w:author="Vicente da Silva, Mayara" w:date="2016-11-01T14:38:00Z" w:initials="VdSM">
    <w:p w14:paraId="4713CCE5" w14:textId="77777777" w:rsidR="00E22425" w:rsidRDefault="00E22425">
      <w:pPr>
        <w:pStyle w:val="Textodecomentrio"/>
      </w:pPr>
      <w:r>
        <w:rPr>
          <w:rStyle w:val="Refdecomentrio"/>
        </w:rPr>
        <w:annotationRef/>
      </w:r>
      <w:r>
        <w:t>Seria fornecer namespaces?</w:t>
      </w:r>
    </w:p>
  </w:comment>
  <w:comment w:id="3883" w:author="Willian" w:date="2016-11-04T21:51:00Z" w:initials="WFSP">
    <w:p w14:paraId="5DA836D8" w14:textId="77777777" w:rsidR="00E22425" w:rsidRDefault="00E22425">
      <w:pPr>
        <w:pStyle w:val="Textodecomentrio"/>
      </w:pPr>
      <w:r>
        <w:rPr>
          <w:rStyle w:val="Refdecomentrio"/>
        </w:rPr>
        <w:annotationRef/>
      </w:r>
      <w:r>
        <w:t>Explicado em dica</w:t>
      </w:r>
    </w:p>
  </w:comment>
  <w:comment w:id="3917" w:author="Vicente da Silva, Mayara" w:date="2016-11-01T14:38:00Z" w:initials="VdSM">
    <w:p w14:paraId="194CEB84" w14:textId="77777777" w:rsidR="00E22425" w:rsidRDefault="00E22425">
      <w:pPr>
        <w:pStyle w:val="Textodecomentrio"/>
      </w:pPr>
      <w:r>
        <w:rPr>
          <w:rStyle w:val="Refdecomentrio"/>
        </w:rPr>
        <w:annotationRef/>
      </w:r>
      <w:r>
        <w:t>Isso é uma opinião subjetiva, e o material precisa ser objetivo</w:t>
      </w:r>
    </w:p>
  </w:comment>
  <w:comment w:id="3925" w:author="Vicente da Silva, Mayara" w:date="2016-11-01T14:40:00Z" w:initials="VdSM">
    <w:p w14:paraId="36F3E1C6" w14:textId="77777777" w:rsidR="00E22425" w:rsidRDefault="00E22425">
      <w:pPr>
        <w:pStyle w:val="Textodecomentrio"/>
      </w:pPr>
      <w:r>
        <w:rPr>
          <w:rStyle w:val="Refdecomentrio"/>
        </w:rPr>
        <w:annotationRef/>
      </w:r>
      <w:r>
        <w:t>Idem comentário 8 – anterior</w:t>
      </w:r>
    </w:p>
    <w:p w14:paraId="452932F5" w14:textId="77777777" w:rsidR="00E22425" w:rsidRDefault="00E22425">
      <w:pPr>
        <w:pStyle w:val="Textodecomentrio"/>
      </w:pPr>
    </w:p>
    <w:p w14:paraId="5894CC86" w14:textId="77777777" w:rsidR="00E22425" w:rsidRDefault="00E22425">
      <w:pPr>
        <w:pStyle w:val="Textodecomentrio"/>
      </w:pPr>
      <w:r>
        <w:t>Sugiro retirar o item completo e deixar apenas</w:t>
      </w:r>
    </w:p>
    <w:p w14:paraId="5F77239E" w14:textId="77777777" w:rsidR="00E22425" w:rsidRDefault="00E22425">
      <w:pPr>
        <w:pStyle w:val="Textodecomentrio"/>
      </w:pPr>
    </w:p>
    <w:p w14:paraId="789E56A9" w14:textId="77777777" w:rsidR="00E22425" w:rsidRDefault="00E22425">
      <w:pPr>
        <w:pStyle w:val="Textodecomentrio"/>
      </w:pPr>
      <w:r>
        <w:t>“</w:t>
      </w:r>
      <w:r w:rsidRPr="008313E9">
        <w:rPr>
          <w:rFonts w:ascii="Calibri" w:hAnsi="Calibri" w:cs="Times New Roman"/>
        </w:rPr>
        <w:t xml:space="preserve">Alguns recursos adicionais de Swift </w:t>
      </w:r>
      <w:proofErr w:type="gramStart"/>
      <w:r w:rsidRPr="008313E9">
        <w:rPr>
          <w:rFonts w:ascii="Calibri" w:hAnsi="Calibri" w:cs="Times New Roman"/>
        </w:rPr>
        <w:t>incluem:</w:t>
      </w:r>
      <w:r>
        <w:rPr>
          <w:rFonts w:ascii="Calibri" w:hAnsi="Calibri" w:cs="Times New Roman"/>
        </w:rPr>
        <w:t>”</w:t>
      </w:r>
      <w:proofErr w:type="gramEnd"/>
    </w:p>
  </w:comment>
  <w:comment w:id="3926" w:author="Willian" w:date="2016-11-04T21:56:00Z" w:initials="WFSP">
    <w:p w14:paraId="6D6F91AB" w14:textId="77777777" w:rsidR="00E22425" w:rsidRDefault="00E22425">
      <w:pPr>
        <w:pStyle w:val="Textodecomentrio"/>
      </w:pPr>
      <w:r>
        <w:rPr>
          <w:rStyle w:val="Refdecomentrio"/>
        </w:rPr>
        <w:annotationRef/>
      </w:r>
      <w:r>
        <w:t xml:space="preserve">Por que seria subjetivo no caso? Esta frase esta transparecendo algo como “puxar saco” da linguagem? Pois pode ser que, como eu estou diariamente em contato com ela e é minha linguagem favorita, eu </w:t>
      </w:r>
      <w:proofErr w:type="spellStart"/>
      <w:r>
        <w:t>estaja</w:t>
      </w:r>
      <w:proofErr w:type="spellEnd"/>
      <w:r>
        <w:t xml:space="preserve"> puxando o saco dela. </w:t>
      </w:r>
      <w:r>
        <w:sym w:font="Wingdings" w:char="F04A"/>
      </w:r>
    </w:p>
  </w:comment>
  <w:comment w:id="3937" w:author="Vicente da Silva, Mayara" w:date="2016-11-01T14:40:00Z" w:initials="VdSM">
    <w:p w14:paraId="6C344C1F" w14:textId="77777777" w:rsidR="00E22425" w:rsidRDefault="00E22425">
      <w:pPr>
        <w:pStyle w:val="Textodecomentrio"/>
      </w:pPr>
      <w:r>
        <w:rPr>
          <w:rStyle w:val="Refdecomentrio"/>
        </w:rPr>
        <w:annotationRef/>
      </w:r>
      <w:r>
        <w:t>Os alunos saberão o que é?</w:t>
      </w:r>
    </w:p>
  </w:comment>
  <w:comment w:id="3938" w:author="Willian" w:date="2016-11-04T22:00:00Z" w:initials="WFSP">
    <w:p w14:paraId="2D593CF8" w14:textId="77777777" w:rsidR="00E22425" w:rsidRDefault="00E22425" w:rsidP="00AE0252">
      <w:pPr>
        <w:pStyle w:val="Textodecomentrio"/>
      </w:pPr>
      <w:r>
        <w:rPr>
          <w:rStyle w:val="Refdecomentrio"/>
        </w:rPr>
        <w:annotationRef/>
      </w:r>
      <w:r>
        <w:t>Todos estes tópicos serão abordados durante o curso</w:t>
      </w:r>
    </w:p>
    <w:p w14:paraId="5384CBBC" w14:textId="77777777" w:rsidR="00E22425" w:rsidRDefault="00E22425">
      <w:pPr>
        <w:pStyle w:val="Textodecomentrio"/>
      </w:pPr>
    </w:p>
  </w:comment>
  <w:comment w:id="3948" w:author="Vicente da Silva, Mayara" w:date="2016-11-01T14:40:00Z" w:initials="VdSM">
    <w:p w14:paraId="2888DCBD" w14:textId="77777777" w:rsidR="00E22425" w:rsidRDefault="00E22425">
      <w:pPr>
        <w:pStyle w:val="Textodecomentrio"/>
      </w:pPr>
      <w:r>
        <w:rPr>
          <w:rStyle w:val="Refdecomentrio"/>
        </w:rPr>
        <w:annotationRef/>
      </w:r>
      <w:r>
        <w:t>Os alunos saberão o que é?</w:t>
      </w:r>
    </w:p>
  </w:comment>
  <w:comment w:id="3949" w:author="Willian" w:date="2016-11-04T21:58:00Z" w:initials="WFSP">
    <w:p w14:paraId="258918A7" w14:textId="77777777" w:rsidR="00E22425" w:rsidRDefault="00E22425">
      <w:pPr>
        <w:pStyle w:val="Textodecomentrio"/>
      </w:pPr>
      <w:r>
        <w:rPr>
          <w:rStyle w:val="Refdecomentrio"/>
        </w:rPr>
        <w:annotationRef/>
      </w:r>
      <w:r>
        <w:t>Neste caso trata-se do sentido literal da frase. Todos estes tópicos serão abordados durante o curso</w:t>
      </w:r>
    </w:p>
  </w:comment>
  <w:comment w:id="3959" w:author="Vicente da Silva, Mayara" w:date="2016-11-01T14:40:00Z" w:initials="VdSM">
    <w:p w14:paraId="178377EA" w14:textId="77777777" w:rsidR="00E22425" w:rsidRDefault="00E22425">
      <w:pPr>
        <w:pStyle w:val="Textodecomentrio"/>
      </w:pPr>
      <w:r>
        <w:rPr>
          <w:rStyle w:val="Refdecomentrio"/>
        </w:rPr>
        <w:annotationRef/>
      </w:r>
      <w:r>
        <w:t>Os alunos saberão o que é?</w:t>
      </w:r>
    </w:p>
  </w:comment>
  <w:comment w:id="3960" w:author="Willian" w:date="2016-11-04T22:00:00Z" w:initials="WFSP">
    <w:p w14:paraId="299C1D28" w14:textId="77777777" w:rsidR="00E22425" w:rsidRDefault="00E22425" w:rsidP="00AE0252">
      <w:pPr>
        <w:pStyle w:val="Textodecomentrio"/>
      </w:pPr>
      <w:r>
        <w:rPr>
          <w:rStyle w:val="Refdecomentrio"/>
        </w:rPr>
        <w:annotationRef/>
      </w:r>
      <w:r>
        <w:t>Todos estes tópicos serão abordados durante o curso</w:t>
      </w:r>
    </w:p>
    <w:p w14:paraId="65175681" w14:textId="77777777" w:rsidR="00E22425" w:rsidRDefault="00E22425">
      <w:pPr>
        <w:pStyle w:val="Textodecomentrio"/>
      </w:pPr>
    </w:p>
  </w:comment>
  <w:comment w:id="4097" w:author="Vicente da Silva, Mayara" w:date="2016-11-01T14:48:00Z" w:initials="VdSM">
    <w:p w14:paraId="4B5E7DEF" w14:textId="77777777" w:rsidR="00E22425" w:rsidRDefault="00E22425">
      <w:pPr>
        <w:pStyle w:val="Textodecomentrio"/>
      </w:pPr>
      <w:r>
        <w:rPr>
          <w:rStyle w:val="Refdecomentrio"/>
        </w:rPr>
        <w:annotationRef/>
      </w:r>
      <w:r>
        <w:t>Tipo de?</w:t>
      </w:r>
    </w:p>
  </w:comment>
  <w:comment w:id="4098" w:author="Willian" w:date="2016-11-04T22:00:00Z" w:initials="WFSP">
    <w:p w14:paraId="03122952" w14:textId="77777777" w:rsidR="00E22425" w:rsidRDefault="00E22425">
      <w:pPr>
        <w:pStyle w:val="Textodecomentrio"/>
      </w:pPr>
      <w:r>
        <w:rPr>
          <w:rStyle w:val="Refdecomentrio"/>
        </w:rPr>
        <w:annotationRef/>
      </w:r>
      <w:proofErr w:type="gramStart"/>
      <w:r>
        <w:rPr>
          <w:rStyle w:val="Refdecomentrio"/>
        </w:rPr>
        <w:t>valor</w:t>
      </w:r>
      <w:proofErr w:type="gramEnd"/>
    </w:p>
  </w:comment>
  <w:comment w:id="4291" w:author="Vicente da Silva, Mayara" w:date="2016-11-01T16:54:00Z" w:initials="VdSM">
    <w:p w14:paraId="6AC7ED0D" w14:textId="77777777" w:rsidR="00E22425" w:rsidRDefault="00E22425">
      <w:pPr>
        <w:pStyle w:val="Textodecomentrio"/>
      </w:pPr>
      <w:r>
        <w:rPr>
          <w:rStyle w:val="Refdecomentrio"/>
        </w:rPr>
        <w:annotationRef/>
      </w:r>
      <w:r>
        <w:t>??</w:t>
      </w:r>
    </w:p>
    <w:p w14:paraId="12DE09C2" w14:textId="77777777" w:rsidR="00E22425" w:rsidRDefault="00E22425">
      <w:pPr>
        <w:pStyle w:val="Textodecomentrio"/>
      </w:pPr>
      <w:proofErr w:type="gramStart"/>
      <w:r>
        <w:t>reformular</w:t>
      </w:r>
      <w:proofErr w:type="gramEnd"/>
    </w:p>
  </w:comment>
  <w:comment w:id="4295" w:author="Vicente da Silva, Mayara" w:date="2016-11-01T16:55:00Z" w:initials="VdSM">
    <w:p w14:paraId="6B290F98" w14:textId="77777777" w:rsidR="00E22425" w:rsidRDefault="00E22425">
      <w:pPr>
        <w:pStyle w:val="Textodecomentrio"/>
      </w:pPr>
      <w:r>
        <w:rPr>
          <w:rStyle w:val="Refdecomentrio"/>
        </w:rPr>
        <w:annotationRef/>
      </w:r>
      <w:proofErr w:type="gramStart"/>
      <w:r>
        <w:t>qual</w:t>
      </w:r>
      <w:proofErr w:type="gramEnd"/>
      <w:r>
        <w:t xml:space="preserve"> seria o conceito de desembrulhar?</w:t>
      </w:r>
    </w:p>
  </w:comment>
  <w:comment w:id="4296" w:author="Willian" w:date="2016-11-04T22:15:00Z" w:initials="WFSP">
    <w:p w14:paraId="21483C4C" w14:textId="77777777" w:rsidR="00E22425" w:rsidRDefault="00E22425">
      <w:pPr>
        <w:pStyle w:val="Textodecomentrio"/>
      </w:pPr>
      <w:r>
        <w:rPr>
          <w:rStyle w:val="Refdecomentrio"/>
        </w:rPr>
        <w:annotationRef/>
      </w:r>
      <w:r>
        <w:t>Tentei explicar em DICA</w:t>
      </w:r>
    </w:p>
  </w:comment>
  <w:comment w:id="4419" w:author="Vicente da Silva, Mayara" w:date="2016-11-01T17:01:00Z" w:initials="VdSM">
    <w:p w14:paraId="6B3DEFAC" w14:textId="77777777" w:rsidR="00E22425" w:rsidRDefault="00E22425">
      <w:pPr>
        <w:pStyle w:val="Textodecomentrio"/>
      </w:pPr>
      <w:r>
        <w:rPr>
          <w:rStyle w:val="Refdecomentrio"/>
        </w:rPr>
        <w:annotationRef/>
      </w:r>
      <w:r>
        <w:t>Ver e gravar? No sentido de memorizar?</w:t>
      </w:r>
    </w:p>
  </w:comment>
  <w:comment w:id="4420" w:author="Willian" w:date="2016-11-04T22:15:00Z" w:initials="WFSP">
    <w:p w14:paraId="42207EF0" w14:textId="77777777" w:rsidR="00E22425" w:rsidRDefault="00E22425">
      <w:pPr>
        <w:pStyle w:val="Textodecomentrio"/>
      </w:pPr>
      <w:r>
        <w:rPr>
          <w:rStyle w:val="Refdecomentrio"/>
        </w:rPr>
        <w:annotationRef/>
      </w:r>
      <w:r>
        <w:t>Não, acho que usei a palavra errada</w:t>
      </w:r>
    </w:p>
  </w:comment>
  <w:comment w:id="4438" w:author="Vicente da Silva, Mayara" w:date="2016-11-03T14:32:00Z" w:initials="VdSM">
    <w:p w14:paraId="73B294ED" w14:textId="77777777" w:rsidR="00E22425" w:rsidRDefault="00E22425">
      <w:pPr>
        <w:pStyle w:val="Textodecomentrio"/>
      </w:pPr>
      <w:r>
        <w:rPr>
          <w:rStyle w:val="Refdecomentrio"/>
        </w:rPr>
        <w:annotationRef/>
      </w:r>
      <w:r>
        <w:t>Tem algum meio de deixar o texto mais claro?</w:t>
      </w:r>
    </w:p>
    <w:p w14:paraId="25083CD7" w14:textId="77777777" w:rsidR="00E22425" w:rsidRDefault="00E22425">
      <w:pPr>
        <w:pStyle w:val="Textodecomentrio"/>
      </w:pPr>
      <w:r>
        <w:t>Eu achei um pouco confuso</w:t>
      </w:r>
    </w:p>
  </w:comment>
  <w:comment w:id="4439" w:author="Willian" w:date="2016-11-04T22:16:00Z" w:initials="WFSP">
    <w:p w14:paraId="4812B795" w14:textId="77777777" w:rsidR="00E22425" w:rsidRDefault="00E22425">
      <w:pPr>
        <w:pStyle w:val="Textodecomentrio"/>
      </w:pPr>
      <w:r>
        <w:rPr>
          <w:rStyle w:val="Refdecomentrio"/>
        </w:rPr>
        <w:annotationRef/>
      </w:r>
      <w:r>
        <w:t>Esta aula é uma releitura da Aula 2 da Unidade 2 do livro do aluno de POO para a linguagem Swift. Se eu aumentar os detalhes haverá muita repetição. Tenha certeza que o aluno que estará semanalmente envolvido nestes cursos estará familiarizado com estes termos</w:t>
      </w:r>
    </w:p>
  </w:comment>
  <w:comment w:id="4490" w:author="Vicente da Silva, Mayara" w:date="2016-11-03T14:42:00Z" w:initials="VdSM">
    <w:p w14:paraId="1119A0CE" w14:textId="77777777" w:rsidR="00E22425" w:rsidRDefault="00E22425">
      <w:pPr>
        <w:pStyle w:val="Textodecomentrio"/>
      </w:pPr>
      <w:r>
        <w:rPr>
          <w:rStyle w:val="Refdecomentrio"/>
        </w:rPr>
        <w:annotationRef/>
      </w:r>
      <w:r>
        <w:t xml:space="preserve">O texto está bem confuso certo </w:t>
      </w:r>
      <w:proofErr w:type="spellStart"/>
      <w:r>
        <w:t>pq</w:t>
      </w:r>
      <w:proofErr w:type="spellEnd"/>
      <w:r>
        <w:t xml:space="preserve"> na teoria e em resumo seria</w:t>
      </w:r>
    </w:p>
    <w:p w14:paraId="1F3AB1DD" w14:textId="77777777" w:rsidR="00E22425" w:rsidRDefault="00E22425">
      <w:pPr>
        <w:pStyle w:val="Textodecomentrio"/>
      </w:pPr>
    </w:p>
    <w:p w14:paraId="29C63983" w14:textId="77777777" w:rsidR="00E22425" w:rsidRDefault="00E22425">
      <w:pPr>
        <w:pStyle w:val="Textodecomentrio"/>
      </w:pPr>
      <w:r>
        <w:t xml:space="preserve">A cláusula/comando </w:t>
      </w:r>
      <w:proofErr w:type="spellStart"/>
      <w:r>
        <w:t>if</w:t>
      </w:r>
      <w:proofErr w:type="spellEnd"/>
      <w:r>
        <w:t xml:space="preserve"> é a condição, uma vez estabelecida a condição, a cláusula/comando </w:t>
      </w:r>
      <w:proofErr w:type="spellStart"/>
      <w:r>
        <w:t>else</w:t>
      </w:r>
      <w:proofErr w:type="spellEnd"/>
      <w:r>
        <w:t xml:space="preserve"> vai verificar a veracidade da informação (</w:t>
      </w:r>
      <w:proofErr w:type="spellStart"/>
      <w:r>
        <w:t>true</w:t>
      </w:r>
      <w:proofErr w:type="spellEnd"/>
      <w:r>
        <w:t>), caso for verdadeiro terá uma ação, geralmente de execução e caso não ela terá outra ação, geralmente de não execução</w:t>
      </w:r>
    </w:p>
    <w:p w14:paraId="34992258" w14:textId="77777777" w:rsidR="00E22425" w:rsidRDefault="00E22425">
      <w:pPr>
        <w:pStyle w:val="Textodecomentrio"/>
      </w:pPr>
    </w:p>
    <w:p w14:paraId="71C755F1" w14:textId="77777777" w:rsidR="00E22425" w:rsidRDefault="00E22425">
      <w:pPr>
        <w:pStyle w:val="Textodecomentrio"/>
      </w:pPr>
      <w:r>
        <w:t>Certo?</w:t>
      </w:r>
    </w:p>
  </w:comment>
  <w:comment w:id="4491" w:author="Willian" w:date="2016-11-04T22:28:00Z" w:initials="WFSP">
    <w:p w14:paraId="073905CD" w14:textId="77777777" w:rsidR="00E22425" w:rsidRDefault="00E22425">
      <w:pPr>
        <w:pStyle w:val="Textodecomentrio"/>
      </w:pPr>
      <w:r>
        <w:rPr>
          <w:rStyle w:val="Refdecomentrio"/>
        </w:rPr>
        <w:annotationRef/>
      </w:r>
      <w:r>
        <w:t>Texto revisado</w:t>
      </w:r>
    </w:p>
  </w:comment>
  <w:comment w:id="4529" w:author="Vicente da Silva, Mayara" w:date="2016-11-03T14:32:00Z" w:initials="VdSM">
    <w:p w14:paraId="31A037B4" w14:textId="77777777" w:rsidR="00E22425" w:rsidRDefault="00E22425">
      <w:pPr>
        <w:pStyle w:val="Textodecomentrio"/>
      </w:pPr>
      <w:r>
        <w:rPr>
          <w:rStyle w:val="Refdecomentrio"/>
        </w:rPr>
        <w:annotationRef/>
      </w:r>
      <w:r>
        <w:t>Em?</w:t>
      </w:r>
    </w:p>
  </w:comment>
  <w:comment w:id="4530" w:author="Willian" w:date="2016-11-04T22:29:00Z" w:initials="WFSP">
    <w:p w14:paraId="6A85D100" w14:textId="77777777" w:rsidR="00E22425" w:rsidRDefault="00E22425">
      <w:pPr>
        <w:pStyle w:val="Textodecomentrio"/>
      </w:pPr>
      <w:r>
        <w:rPr>
          <w:rStyle w:val="Refdecomentrio"/>
        </w:rPr>
        <w:annotationRef/>
      </w:r>
      <w:r>
        <w:t>Texto revisado</w:t>
      </w:r>
    </w:p>
  </w:comment>
  <w:comment w:id="4517" w:author="Vicente da Silva, Mayara" w:date="2016-11-03T14:32:00Z" w:initials="VdSM">
    <w:p w14:paraId="2AAFDA52" w14:textId="77777777" w:rsidR="00E22425" w:rsidRDefault="00E22425">
      <w:pPr>
        <w:pStyle w:val="Textodecomentrio"/>
      </w:pPr>
      <w:r>
        <w:rPr>
          <w:rStyle w:val="Refdecomentrio"/>
        </w:rPr>
        <w:annotationRef/>
      </w:r>
      <w:r>
        <w:t>Rever este trecho</w:t>
      </w:r>
    </w:p>
  </w:comment>
  <w:comment w:id="4518" w:author="Willian" w:date="2016-11-04T22:28:00Z" w:initials="WFSP">
    <w:p w14:paraId="37575627" w14:textId="77777777" w:rsidR="00E22425" w:rsidRDefault="00E22425">
      <w:pPr>
        <w:pStyle w:val="Textodecomentrio"/>
      </w:pPr>
      <w:r>
        <w:rPr>
          <w:rStyle w:val="Refdecomentrio"/>
        </w:rPr>
        <w:annotationRef/>
      </w:r>
      <w:r>
        <w:t>Texto revisado</w:t>
      </w:r>
    </w:p>
  </w:comment>
  <w:comment w:id="4573" w:author="Vicente da Silva, Mayara" w:date="2016-11-03T14:34:00Z" w:initials="VdSM">
    <w:p w14:paraId="2C90F242" w14:textId="77777777" w:rsidR="00E22425" w:rsidRDefault="00E22425">
      <w:pPr>
        <w:pStyle w:val="Textodecomentrio"/>
      </w:pPr>
      <w:r>
        <w:rPr>
          <w:rStyle w:val="Refdecomentrio"/>
        </w:rPr>
        <w:annotationRef/>
      </w:r>
      <w:r>
        <w:t>Rever</w:t>
      </w:r>
    </w:p>
    <w:p w14:paraId="4FAA8A85" w14:textId="77777777" w:rsidR="00E22425" w:rsidRDefault="00E22425">
      <w:pPr>
        <w:pStyle w:val="Textodecomentrio"/>
      </w:pPr>
      <w:r>
        <w:t>Texto confuso na coerência</w:t>
      </w:r>
    </w:p>
  </w:comment>
  <w:comment w:id="4574" w:author="Willian" w:date="2016-11-04T22:28:00Z" w:initials="WFSP">
    <w:p w14:paraId="5C90E12A" w14:textId="77777777" w:rsidR="00E22425" w:rsidRDefault="00E22425">
      <w:pPr>
        <w:pStyle w:val="Textodecomentrio"/>
      </w:pPr>
      <w:r>
        <w:rPr>
          <w:rStyle w:val="Refdecomentrio"/>
        </w:rPr>
        <w:annotationRef/>
      </w:r>
      <w:r>
        <w:t>Texto revisado</w:t>
      </w:r>
    </w:p>
  </w:comment>
  <w:comment w:id="5036" w:author="Vicente da Silva, Mayara" w:date="2016-11-04T09:52:00Z" w:initials="VdSM">
    <w:p w14:paraId="3D1AE1B9" w14:textId="77777777" w:rsidR="00E22425" w:rsidRDefault="00E22425">
      <w:pPr>
        <w:pStyle w:val="Textodecomentrio"/>
      </w:pPr>
      <w:r>
        <w:rPr>
          <w:rStyle w:val="Refdecomentrio"/>
        </w:rPr>
        <w:annotationRef/>
      </w:r>
      <w:r>
        <w:t>Não esqueça de no livro do educador detalhar todas essas mudanças que irão ocorrer nas dicas que você está colocando no material.</w:t>
      </w:r>
    </w:p>
  </w:comment>
  <w:comment w:id="5037" w:author="Willian" w:date="2016-11-04T22:29:00Z" w:initials="WFSP">
    <w:p w14:paraId="4B524B66" w14:textId="77777777" w:rsidR="00E22425" w:rsidRDefault="00E22425">
      <w:pPr>
        <w:pStyle w:val="Textodecomentrio"/>
      </w:pPr>
      <w:r>
        <w:rPr>
          <w:rStyle w:val="Refdecomentrio"/>
        </w:rPr>
        <w:annotationRef/>
      </w:r>
      <w:r>
        <w:t xml:space="preserve">Ok. </w:t>
      </w:r>
      <w:proofErr w:type="spellStart"/>
      <w:r>
        <w:t>Matenha</w:t>
      </w:r>
      <w:proofErr w:type="spellEnd"/>
      <w:r>
        <w:t xml:space="preserve"> este comentário</w:t>
      </w:r>
    </w:p>
  </w:comment>
  <w:comment w:id="5089" w:author="Vicente da Silva, Mayara" w:date="2016-11-04T10:18:00Z" w:initials="VdSM">
    <w:p w14:paraId="2F23760D" w14:textId="77777777" w:rsidR="00E22425" w:rsidRDefault="00E22425">
      <w:pPr>
        <w:pStyle w:val="Textodecomentrio"/>
      </w:pPr>
      <w:r>
        <w:rPr>
          <w:rStyle w:val="Refdecomentrio"/>
        </w:rPr>
        <w:annotationRef/>
      </w:r>
      <w:r>
        <w:t>O programa sai significa que?</w:t>
      </w:r>
    </w:p>
  </w:comment>
  <w:comment w:id="5090" w:author="Willian" w:date="2016-11-04T22:31:00Z" w:initials="WFSP">
    <w:p w14:paraId="7E749D12" w14:textId="77777777" w:rsidR="00E22425" w:rsidRDefault="00E22425">
      <w:pPr>
        <w:pStyle w:val="Textodecomentrio"/>
      </w:pPr>
      <w:r>
        <w:rPr>
          <w:rStyle w:val="Refdecomentrio"/>
        </w:rPr>
        <w:annotationRef/>
      </w:r>
      <w:r>
        <w:t>Corrigido</w:t>
      </w:r>
    </w:p>
  </w:comment>
  <w:comment w:id="5122" w:author="Vicente da Silva, Mayara" w:date="2016-11-04T10:18:00Z" w:initials="VdSM">
    <w:p w14:paraId="5ABABF43" w14:textId="77777777" w:rsidR="00E22425" w:rsidRDefault="00E22425">
      <w:pPr>
        <w:pStyle w:val="Textodecomentrio"/>
      </w:pPr>
      <w:r>
        <w:rPr>
          <w:rStyle w:val="Refdecomentrio"/>
        </w:rPr>
        <w:annotationRef/>
      </w:r>
      <w:r>
        <w:t>Como fazer isso?</w:t>
      </w:r>
    </w:p>
  </w:comment>
  <w:comment w:id="5123" w:author="Willian" w:date="2016-11-04T22:32:00Z" w:initials="WFSP">
    <w:p w14:paraId="494853C4" w14:textId="77777777" w:rsidR="00E22425" w:rsidRDefault="00E22425">
      <w:pPr>
        <w:pStyle w:val="Textodecomentrio"/>
      </w:pPr>
      <w:r>
        <w:rPr>
          <w:rStyle w:val="Refdecomentrio"/>
        </w:rPr>
        <w:annotationRef/>
      </w:r>
      <w:r>
        <w:t>Vide exemplo acima</w:t>
      </w:r>
    </w:p>
  </w:comment>
  <w:comment w:id="5279" w:author="Vicente da Silva, Mayara" w:date="2016-11-04T10:41:00Z" w:initials="VdSM">
    <w:p w14:paraId="76C26BA7" w14:textId="77777777" w:rsidR="00E22425" w:rsidRDefault="00E22425">
      <w:pPr>
        <w:pStyle w:val="Textodecomentrio"/>
      </w:pPr>
      <w:r>
        <w:rPr>
          <w:rStyle w:val="Refdecomentrio"/>
        </w:rPr>
        <w:annotationRef/>
      </w:r>
      <w:r>
        <w:t>Teria outro termo?</w:t>
      </w:r>
    </w:p>
  </w:comment>
  <w:comment w:id="5280" w:author="Willian" w:date="2016-11-04T22:34:00Z" w:initials="WFSP">
    <w:p w14:paraId="1BA8E3A0" w14:textId="77777777" w:rsidR="00E22425" w:rsidRDefault="00E22425">
      <w:pPr>
        <w:pStyle w:val="Textodecomentrio"/>
      </w:pPr>
      <w:r>
        <w:rPr>
          <w:rStyle w:val="Refdecomentrio"/>
        </w:rPr>
        <w:annotationRef/>
      </w:r>
      <w:r>
        <w:t>Não achei outro. Mudei a frase</w:t>
      </w:r>
    </w:p>
  </w:comment>
  <w:comment w:id="5400" w:author="Vicente da Silva, Mayara" w:date="2016-11-04T10:48:00Z" w:initials="VdSM">
    <w:p w14:paraId="393131A4" w14:textId="77777777" w:rsidR="00E22425" w:rsidRDefault="00E22425">
      <w:pPr>
        <w:pStyle w:val="Textodecomentrio"/>
      </w:pPr>
      <w:r>
        <w:rPr>
          <w:rStyle w:val="Refdecomentrio"/>
        </w:rPr>
        <w:annotationRef/>
      </w:r>
      <w:r>
        <w:t>??</w:t>
      </w:r>
    </w:p>
    <w:p w14:paraId="2F4A231E" w14:textId="77777777" w:rsidR="00E22425" w:rsidRDefault="00E22425">
      <w:pPr>
        <w:pStyle w:val="Textodecomentrio"/>
      </w:pPr>
      <w:r>
        <w:t>Você passa??</w:t>
      </w:r>
    </w:p>
  </w:comment>
  <w:comment w:id="5401" w:author="Willian" w:date="2016-11-04T22:34:00Z" w:initials="WFSP">
    <w:p w14:paraId="4A31F4C3" w14:textId="77777777" w:rsidR="00E22425" w:rsidRDefault="00E22425">
      <w:pPr>
        <w:pStyle w:val="Textodecomentrio"/>
      </w:pPr>
      <w:r>
        <w:rPr>
          <w:rStyle w:val="Refdecomentrio"/>
        </w:rPr>
        <w:annotationRef/>
      </w:r>
      <w:r>
        <w:rPr>
          <w:rStyle w:val="Refdecomentrio"/>
        </w:rPr>
        <w:t>Alterado.</w:t>
      </w:r>
    </w:p>
  </w:comment>
  <w:comment w:id="5595" w:author="Vicente da Silva, Mayara" w:date="2016-11-04T11:25:00Z" w:initials="VdSM">
    <w:p w14:paraId="7987C5E3" w14:textId="77777777" w:rsidR="00E22425" w:rsidRDefault="00E22425">
      <w:pPr>
        <w:pStyle w:val="Textodecomentrio"/>
      </w:pPr>
      <w:r>
        <w:rPr>
          <w:rStyle w:val="Refdecomentrio"/>
        </w:rPr>
        <w:annotationRef/>
      </w:r>
      <w:proofErr w:type="gramStart"/>
      <w:r>
        <w:t>escrever</w:t>
      </w:r>
      <w:proofErr w:type="gramEnd"/>
      <w:r>
        <w:t xml:space="preserve"> Texto inicial da adula, para capa do capítulo</w:t>
      </w:r>
    </w:p>
  </w:comment>
  <w:comment w:id="5596" w:author="Willian" w:date="2016-11-04T22:38:00Z" w:initials="WFSP">
    <w:p w14:paraId="68BF88A1" w14:textId="77777777" w:rsidR="00E22425" w:rsidRDefault="00E22425">
      <w:pPr>
        <w:pStyle w:val="Textodecomentrio"/>
      </w:pPr>
      <w:r>
        <w:rPr>
          <w:rStyle w:val="Refdecomentrio"/>
        </w:rPr>
        <w:annotationRef/>
      </w:r>
      <w:r>
        <w:t>Ok</w:t>
      </w:r>
    </w:p>
  </w:comment>
  <w:comment w:id="5631" w:author="Vicente da Silva, Mayara" w:date="2016-11-04T11:26:00Z" w:initials="VdSM">
    <w:p w14:paraId="16E96960" w14:textId="77777777" w:rsidR="00E22425" w:rsidRDefault="00E22425">
      <w:pPr>
        <w:pStyle w:val="Textodecomentrio"/>
      </w:pPr>
      <w:r>
        <w:rPr>
          <w:rStyle w:val="Refdecomentrio"/>
        </w:rPr>
        <w:annotationRef/>
      </w:r>
      <w:proofErr w:type="gramStart"/>
      <w:r>
        <w:t>rever</w:t>
      </w:r>
      <w:proofErr w:type="gramEnd"/>
      <w:r>
        <w:t xml:space="preserve"> numeração dos tópicos</w:t>
      </w:r>
    </w:p>
    <w:p w14:paraId="137C3609" w14:textId="77777777" w:rsidR="00E22425" w:rsidRDefault="00E22425">
      <w:pPr>
        <w:pStyle w:val="Textodecomentrio"/>
      </w:pPr>
      <w:proofErr w:type="gramStart"/>
      <w:r>
        <w:t>este</w:t>
      </w:r>
      <w:proofErr w:type="gramEnd"/>
      <w:r>
        <w:t xml:space="preserve"> item não seria 2.1 por exemplo?</w:t>
      </w:r>
    </w:p>
  </w:comment>
  <w:comment w:id="5632" w:author="Willian" w:date="2016-11-04T22:38:00Z" w:initials="WFSP">
    <w:p w14:paraId="1F31A68D" w14:textId="77777777" w:rsidR="00E22425" w:rsidRDefault="00E22425">
      <w:pPr>
        <w:pStyle w:val="Textodecomentrio"/>
      </w:pPr>
      <w:r>
        <w:rPr>
          <w:rStyle w:val="Refdecomentrio"/>
        </w:rPr>
        <w:annotationRef/>
      </w:r>
      <w:r>
        <w:t>Ok</w:t>
      </w:r>
    </w:p>
  </w:comment>
  <w:comment w:id="6095" w:author="Vicente da Silva, Mayara" w:date="2016-11-04T11:31:00Z" w:initials="VdSM">
    <w:p w14:paraId="4ECF3A4D" w14:textId="77777777" w:rsidR="00E22425" w:rsidRDefault="00E22425">
      <w:pPr>
        <w:pStyle w:val="Textodecomentrio"/>
      </w:pPr>
      <w:r>
        <w:rPr>
          <w:rStyle w:val="Refdecomentrio"/>
        </w:rPr>
        <w:annotationRef/>
      </w:r>
      <w:r>
        <w:t>Mas por que é preciso?</w:t>
      </w:r>
    </w:p>
  </w:comment>
  <w:comment w:id="6264" w:author="Vicente da Silva, Mayara" w:date="2016-11-04T11:34:00Z" w:initials="VdSM">
    <w:p w14:paraId="7EFC75F5" w14:textId="77777777" w:rsidR="00E22425" w:rsidRDefault="00E22425">
      <w:pPr>
        <w:pStyle w:val="Textodecomentrio"/>
      </w:pPr>
      <w:r>
        <w:rPr>
          <w:rStyle w:val="Refdecomentrio"/>
        </w:rPr>
        <w:annotationRef/>
      </w:r>
      <w:r>
        <w:t>E isso serve para?</w:t>
      </w:r>
    </w:p>
  </w:comment>
  <w:comment w:id="6790" w:author="Vicente da Silva, Mayara" w:date="2016-11-04T11:35:00Z" w:initials="VdSM">
    <w:p w14:paraId="36463DFA" w14:textId="77777777" w:rsidR="00E22425" w:rsidRDefault="00E22425">
      <w:pPr>
        <w:pStyle w:val="Textodecomentrio"/>
      </w:pPr>
      <w:r>
        <w:rPr>
          <w:rStyle w:val="Refdecomentrio"/>
        </w:rPr>
        <w:annotationRef/>
      </w:r>
      <w:r>
        <w:t>Comutador mesmo?</w:t>
      </w:r>
    </w:p>
  </w:comment>
  <w:comment w:id="6791" w:author="Willian" w:date="2016-11-04T22:39:00Z" w:initials="WFSP">
    <w:p w14:paraId="3FC470F8" w14:textId="77777777" w:rsidR="00E22425" w:rsidRDefault="00E22425">
      <w:pPr>
        <w:pStyle w:val="Textodecomentrio"/>
      </w:pPr>
      <w:r>
        <w:rPr>
          <w:rStyle w:val="Refdecomentrio"/>
        </w:rPr>
        <w:annotationRef/>
      </w:r>
      <w:r>
        <w:t>Sim.</w:t>
      </w:r>
    </w:p>
  </w:comment>
  <w:comment w:id="6916" w:author="Vicente da Silva, Mayara" w:date="2016-11-04T11:36:00Z" w:initials="VdSM">
    <w:p w14:paraId="6E2EA911" w14:textId="77777777" w:rsidR="00E22425" w:rsidRDefault="00E22425">
      <w:pPr>
        <w:pStyle w:val="Textodecomentrio"/>
      </w:pPr>
      <w:r>
        <w:rPr>
          <w:rStyle w:val="Refdecomentrio"/>
        </w:rPr>
        <w:annotationRef/>
      </w:r>
      <w:r>
        <w:t>Trocar o termo</w:t>
      </w:r>
    </w:p>
    <w:p w14:paraId="0F18DC40" w14:textId="77777777" w:rsidR="00E22425" w:rsidRDefault="00E22425">
      <w:pPr>
        <w:pStyle w:val="Textodecomentrio"/>
      </w:pPr>
      <w:r>
        <w:t>Usar Forma culta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A3DACF" w15:done="0"/>
  <w15:commentEx w15:paraId="490DF610" w15:paraIdParent="20A3DACF" w15:done="0"/>
  <w15:commentEx w15:paraId="37A5ACDD" w15:done="0"/>
  <w15:commentEx w15:paraId="69E56716" w15:paraIdParent="37A5ACDD" w15:done="0"/>
  <w15:commentEx w15:paraId="31BC6106" w15:done="0"/>
  <w15:commentEx w15:paraId="790E9A9D" w15:done="0"/>
  <w15:commentEx w15:paraId="404E7CE9" w15:paraIdParent="790E9A9D" w15:done="0"/>
  <w15:commentEx w15:paraId="1E1AC47F" w15:done="0"/>
  <w15:commentEx w15:paraId="03F10B6A" w15:paraIdParent="1E1AC47F" w15:done="0"/>
  <w15:commentEx w15:paraId="514F9BBA" w15:done="0"/>
  <w15:commentEx w15:paraId="76160D94" w15:paraIdParent="514F9BBA" w15:done="0"/>
  <w15:commentEx w15:paraId="4713CCE5" w15:done="0"/>
  <w15:commentEx w15:paraId="5DA836D8" w15:paraIdParent="4713CCE5" w15:done="0"/>
  <w15:commentEx w15:paraId="194CEB84" w15:done="0"/>
  <w15:commentEx w15:paraId="789E56A9" w15:done="0"/>
  <w15:commentEx w15:paraId="6D6F91AB" w15:paraIdParent="789E56A9" w15:done="0"/>
  <w15:commentEx w15:paraId="6C344C1F" w15:done="0"/>
  <w15:commentEx w15:paraId="5384CBBC" w15:paraIdParent="6C344C1F" w15:done="0"/>
  <w15:commentEx w15:paraId="2888DCBD" w15:done="0"/>
  <w15:commentEx w15:paraId="258918A7" w15:paraIdParent="2888DCBD" w15:done="0"/>
  <w15:commentEx w15:paraId="178377EA" w15:done="0"/>
  <w15:commentEx w15:paraId="65175681" w15:paraIdParent="178377EA" w15:done="0"/>
  <w15:commentEx w15:paraId="4B5E7DEF" w15:done="0"/>
  <w15:commentEx w15:paraId="03122952" w15:paraIdParent="4B5E7DEF" w15:done="0"/>
  <w15:commentEx w15:paraId="12DE09C2" w15:done="0"/>
  <w15:commentEx w15:paraId="6B290F98" w15:done="0"/>
  <w15:commentEx w15:paraId="21483C4C" w15:paraIdParent="6B290F98" w15:done="0"/>
  <w15:commentEx w15:paraId="6B3DEFAC" w15:done="0"/>
  <w15:commentEx w15:paraId="42207EF0" w15:paraIdParent="6B3DEFAC" w15:done="0"/>
  <w15:commentEx w15:paraId="25083CD7" w15:done="0"/>
  <w15:commentEx w15:paraId="4812B795" w15:paraIdParent="25083CD7" w15:done="0"/>
  <w15:commentEx w15:paraId="71C755F1" w15:done="0"/>
  <w15:commentEx w15:paraId="073905CD" w15:paraIdParent="71C755F1" w15:done="0"/>
  <w15:commentEx w15:paraId="31A037B4" w15:done="0"/>
  <w15:commentEx w15:paraId="6A85D100" w15:paraIdParent="31A037B4" w15:done="0"/>
  <w15:commentEx w15:paraId="2AAFDA52" w15:done="0"/>
  <w15:commentEx w15:paraId="37575627" w15:paraIdParent="2AAFDA52" w15:done="0"/>
  <w15:commentEx w15:paraId="4FAA8A85" w15:done="0"/>
  <w15:commentEx w15:paraId="5C90E12A" w15:paraIdParent="4FAA8A85" w15:done="0"/>
  <w15:commentEx w15:paraId="3D1AE1B9" w15:done="0"/>
  <w15:commentEx w15:paraId="4B524B66" w15:paraIdParent="3D1AE1B9" w15:done="0"/>
  <w15:commentEx w15:paraId="2F23760D" w15:done="0"/>
  <w15:commentEx w15:paraId="7E749D12" w15:paraIdParent="2F23760D" w15:done="0"/>
  <w15:commentEx w15:paraId="5ABABF43" w15:done="0"/>
  <w15:commentEx w15:paraId="494853C4" w15:paraIdParent="5ABABF43" w15:done="0"/>
  <w15:commentEx w15:paraId="76C26BA7" w15:done="0"/>
  <w15:commentEx w15:paraId="1BA8E3A0" w15:paraIdParent="76C26BA7" w15:done="0"/>
  <w15:commentEx w15:paraId="2F4A231E" w15:done="0"/>
  <w15:commentEx w15:paraId="4A31F4C3" w15:paraIdParent="2F4A231E" w15:done="0"/>
  <w15:commentEx w15:paraId="7987C5E3" w15:done="0"/>
  <w15:commentEx w15:paraId="68BF88A1" w15:paraIdParent="7987C5E3" w15:done="0"/>
  <w15:commentEx w15:paraId="137C3609" w15:done="0"/>
  <w15:commentEx w15:paraId="1F31A68D" w15:paraIdParent="137C3609" w15:done="0"/>
  <w15:commentEx w15:paraId="4ECF3A4D" w15:done="0"/>
  <w15:commentEx w15:paraId="7EFC75F5" w15:done="0"/>
  <w15:commentEx w15:paraId="36463DFA" w15:done="0"/>
  <w15:commentEx w15:paraId="3FC470F8" w15:paraIdParent="36463DFA" w15:done="0"/>
  <w15:commentEx w15:paraId="0F18DC4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Meiryo">
    <w:panose1 w:val="020B0604030504040204"/>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E00517"/>
    <w:multiLevelType w:val="hybridMultilevel"/>
    <w:tmpl w:val="EFDEB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71B57B6"/>
    <w:multiLevelType w:val="hybridMultilevel"/>
    <w:tmpl w:val="20246EAE"/>
    <w:lvl w:ilvl="0" w:tplc="D990F9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312628"/>
    <w:multiLevelType w:val="hybridMultilevel"/>
    <w:tmpl w:val="B726C530"/>
    <w:lvl w:ilvl="0" w:tplc="0130DD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FA43E5C"/>
    <w:multiLevelType w:val="hybridMultilevel"/>
    <w:tmpl w:val="68366EC4"/>
    <w:lvl w:ilvl="0" w:tplc="D12E5FC0">
      <w:start w:val="1"/>
      <w:numFmt w:val="decimal"/>
      <w:lvlText w:val="%1-"/>
      <w:lvlJc w:val="left"/>
      <w:pPr>
        <w:ind w:left="720" w:hanging="360"/>
      </w:pPr>
      <w:rPr>
        <w:rFonts w:asciiTheme="minorHAnsi" w:hAnsiTheme="minorHAnsi"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180B01F9"/>
    <w:multiLevelType w:val="hybridMultilevel"/>
    <w:tmpl w:val="3DBCD812"/>
    <w:lvl w:ilvl="0" w:tplc="4C9A269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A77F38"/>
    <w:multiLevelType w:val="hybridMultilevel"/>
    <w:tmpl w:val="9EBC09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3596469"/>
    <w:multiLevelType w:val="hybridMultilevel"/>
    <w:tmpl w:val="7070D874"/>
    <w:lvl w:ilvl="0" w:tplc="DA7C549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6712BFE"/>
    <w:multiLevelType w:val="multilevel"/>
    <w:tmpl w:val="D5E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67332F"/>
    <w:multiLevelType w:val="hybridMultilevel"/>
    <w:tmpl w:val="7F485F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59327A1"/>
    <w:multiLevelType w:val="hybridMultilevel"/>
    <w:tmpl w:val="3D983AA6"/>
    <w:lvl w:ilvl="0" w:tplc="A81CC1B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1452CA"/>
    <w:multiLevelType w:val="hybridMultilevel"/>
    <w:tmpl w:val="C456A1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608F0B7B"/>
    <w:multiLevelType w:val="multilevel"/>
    <w:tmpl w:val="5BA07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13878C6"/>
    <w:multiLevelType w:val="hybridMultilevel"/>
    <w:tmpl w:val="30B05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0D91405"/>
    <w:multiLevelType w:val="hybridMultilevel"/>
    <w:tmpl w:val="4628E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6573131"/>
    <w:multiLevelType w:val="hybridMultilevel"/>
    <w:tmpl w:val="AF5E1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1"/>
  </w:num>
  <w:num w:numId="3">
    <w:abstractNumId w:val="42"/>
  </w:num>
  <w:num w:numId="4">
    <w:abstractNumId w:val="35"/>
  </w:num>
  <w:num w:numId="5">
    <w:abstractNumId w:val="26"/>
  </w:num>
  <w:num w:numId="6">
    <w:abstractNumId w:val="34"/>
  </w:num>
  <w:num w:numId="7">
    <w:abstractNumId w:val="31"/>
  </w:num>
  <w:num w:numId="8">
    <w:abstractNumId w:val="4"/>
  </w:num>
  <w:num w:numId="9">
    <w:abstractNumId w:val="21"/>
  </w:num>
  <w:num w:numId="10">
    <w:abstractNumId w:val="23"/>
  </w:num>
  <w:num w:numId="11">
    <w:abstractNumId w:val="29"/>
  </w:num>
  <w:num w:numId="12">
    <w:abstractNumId w:val="12"/>
  </w:num>
  <w:num w:numId="13">
    <w:abstractNumId w:val="32"/>
  </w:num>
  <w:num w:numId="14">
    <w:abstractNumId w:val="27"/>
  </w:num>
  <w:num w:numId="15">
    <w:abstractNumId w:val="30"/>
  </w:num>
  <w:num w:numId="16">
    <w:abstractNumId w:val="41"/>
  </w:num>
  <w:num w:numId="17">
    <w:abstractNumId w:val="16"/>
  </w:num>
  <w:num w:numId="18">
    <w:abstractNumId w:val="44"/>
  </w:num>
  <w:num w:numId="19">
    <w:abstractNumId w:val="11"/>
  </w:num>
  <w:num w:numId="20">
    <w:abstractNumId w:val="22"/>
  </w:num>
  <w:num w:numId="21">
    <w:abstractNumId w:val="46"/>
  </w:num>
  <w:num w:numId="22">
    <w:abstractNumId w:val="38"/>
  </w:num>
  <w:num w:numId="23">
    <w:abstractNumId w:val="9"/>
  </w:num>
  <w:num w:numId="24">
    <w:abstractNumId w:val="47"/>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num>
  <w:num w:numId="27">
    <w:abstractNumId w:val="24"/>
  </w:num>
  <w:num w:numId="28">
    <w:abstractNumId w:val="5"/>
  </w:num>
  <w:num w:numId="29">
    <w:abstractNumId w:val="55"/>
  </w:num>
  <w:num w:numId="30">
    <w:abstractNumId w:val="20"/>
  </w:num>
  <w:num w:numId="31">
    <w:abstractNumId w:val="53"/>
  </w:num>
  <w:num w:numId="32">
    <w:abstractNumId w:val="25"/>
  </w:num>
  <w:num w:numId="33">
    <w:abstractNumId w:val="50"/>
  </w:num>
  <w:num w:numId="34">
    <w:abstractNumId w:val="7"/>
  </w:num>
  <w:num w:numId="35">
    <w:abstractNumId w:val="19"/>
  </w:num>
  <w:num w:numId="36">
    <w:abstractNumId w:val="39"/>
  </w:num>
  <w:num w:numId="37">
    <w:abstractNumId w:val="14"/>
  </w:num>
  <w:num w:numId="38">
    <w:abstractNumId w:val="10"/>
  </w:num>
  <w:num w:numId="39">
    <w:abstractNumId w:val="17"/>
  </w:num>
  <w:num w:numId="40">
    <w:abstractNumId w:val="0"/>
  </w:num>
  <w:num w:numId="41">
    <w:abstractNumId w:val="1"/>
  </w:num>
  <w:num w:numId="42">
    <w:abstractNumId w:val="2"/>
  </w:num>
  <w:num w:numId="43">
    <w:abstractNumId w:val="52"/>
  </w:num>
  <w:num w:numId="44">
    <w:abstractNumId w:val="40"/>
  </w:num>
  <w:num w:numId="45">
    <w:abstractNumId w:val="6"/>
  </w:num>
  <w:num w:numId="46">
    <w:abstractNumId w:val="13"/>
  </w:num>
  <w:num w:numId="47">
    <w:abstractNumId w:val="28"/>
  </w:num>
  <w:num w:numId="48">
    <w:abstractNumId w:val="3"/>
  </w:num>
  <w:num w:numId="49">
    <w:abstractNumId w:val="36"/>
  </w:num>
  <w:num w:numId="50">
    <w:abstractNumId w:val="48"/>
  </w:num>
  <w:num w:numId="51">
    <w:abstractNumId w:val="49"/>
  </w:num>
  <w:num w:numId="52">
    <w:abstractNumId w:val="45"/>
  </w:num>
  <w:num w:numId="53">
    <w:abstractNumId w:val="43"/>
  </w:num>
  <w:num w:numId="54">
    <w:abstractNumId w:val="8"/>
  </w:num>
  <w:num w:numId="55">
    <w:abstractNumId w:val="18"/>
  </w:num>
  <w:num w:numId="56">
    <w:abstractNumId w:val="33"/>
  </w:num>
  <w:num w:numId="57">
    <w:abstractNumId w:val="5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attachedTemplate r:id="rId1"/>
  <w:revisionView w:markup="0"/>
  <w:trackRevisions/>
  <w:defaultTabStop w:val="720"/>
  <w:hyphenationZone w:val="425"/>
  <w:characterSpacingControl w:val="doNotCompress"/>
  <w:compat>
    <w:compatSetting w:name="compatibilityMode" w:uri="http://schemas.microsoft.com/office/word" w:val="14"/>
  </w:compat>
  <w:rsids>
    <w:rsidRoot w:val="00655C69"/>
    <w:rsid w:val="00005146"/>
    <w:rsid w:val="00014E9E"/>
    <w:rsid w:val="00021980"/>
    <w:rsid w:val="00033533"/>
    <w:rsid w:val="00036118"/>
    <w:rsid w:val="00052F59"/>
    <w:rsid w:val="00055007"/>
    <w:rsid w:val="00090ECD"/>
    <w:rsid w:val="0009791E"/>
    <w:rsid w:val="000B5B71"/>
    <w:rsid w:val="000B6C0F"/>
    <w:rsid w:val="000D41DF"/>
    <w:rsid w:val="000E34CB"/>
    <w:rsid w:val="000F7402"/>
    <w:rsid w:val="00105795"/>
    <w:rsid w:val="00120ECD"/>
    <w:rsid w:val="00124FC4"/>
    <w:rsid w:val="00132AFA"/>
    <w:rsid w:val="001462DB"/>
    <w:rsid w:val="00181470"/>
    <w:rsid w:val="001824AA"/>
    <w:rsid w:val="001B082E"/>
    <w:rsid w:val="001C26D1"/>
    <w:rsid w:val="001D15AB"/>
    <w:rsid w:val="00215E70"/>
    <w:rsid w:val="00222371"/>
    <w:rsid w:val="002237E9"/>
    <w:rsid w:val="0022491B"/>
    <w:rsid w:val="00247CCE"/>
    <w:rsid w:val="002528A4"/>
    <w:rsid w:val="002907DA"/>
    <w:rsid w:val="00296826"/>
    <w:rsid w:val="002A5DB1"/>
    <w:rsid w:val="002C31AC"/>
    <w:rsid w:val="002E523E"/>
    <w:rsid w:val="003058B4"/>
    <w:rsid w:val="00307F3A"/>
    <w:rsid w:val="00317A26"/>
    <w:rsid w:val="00321F9A"/>
    <w:rsid w:val="00325E0C"/>
    <w:rsid w:val="00332FD6"/>
    <w:rsid w:val="003502C8"/>
    <w:rsid w:val="003506E1"/>
    <w:rsid w:val="00352129"/>
    <w:rsid w:val="0035551E"/>
    <w:rsid w:val="003727AE"/>
    <w:rsid w:val="00380783"/>
    <w:rsid w:val="003A0399"/>
    <w:rsid w:val="003A2BE7"/>
    <w:rsid w:val="003A35A5"/>
    <w:rsid w:val="003A3AFC"/>
    <w:rsid w:val="003C2D99"/>
    <w:rsid w:val="003E40E0"/>
    <w:rsid w:val="003E45CD"/>
    <w:rsid w:val="003F6A95"/>
    <w:rsid w:val="003F6B0B"/>
    <w:rsid w:val="00423350"/>
    <w:rsid w:val="00432D6D"/>
    <w:rsid w:val="00442191"/>
    <w:rsid w:val="00460CD0"/>
    <w:rsid w:val="00464CE5"/>
    <w:rsid w:val="004A6DF4"/>
    <w:rsid w:val="004D03E3"/>
    <w:rsid w:val="00503B2B"/>
    <w:rsid w:val="005136E6"/>
    <w:rsid w:val="00514970"/>
    <w:rsid w:val="00533A83"/>
    <w:rsid w:val="00552719"/>
    <w:rsid w:val="00563D74"/>
    <w:rsid w:val="005649CE"/>
    <w:rsid w:val="005730F7"/>
    <w:rsid w:val="00576898"/>
    <w:rsid w:val="00580D24"/>
    <w:rsid w:val="00581624"/>
    <w:rsid w:val="00586729"/>
    <w:rsid w:val="0058744B"/>
    <w:rsid w:val="0060573B"/>
    <w:rsid w:val="006361F9"/>
    <w:rsid w:val="00636B93"/>
    <w:rsid w:val="006476F9"/>
    <w:rsid w:val="00650206"/>
    <w:rsid w:val="00655C69"/>
    <w:rsid w:val="00676907"/>
    <w:rsid w:val="00676CA0"/>
    <w:rsid w:val="00680CD3"/>
    <w:rsid w:val="00683B51"/>
    <w:rsid w:val="00694681"/>
    <w:rsid w:val="006A0976"/>
    <w:rsid w:val="006D3397"/>
    <w:rsid w:val="006E4FF2"/>
    <w:rsid w:val="007020A2"/>
    <w:rsid w:val="00722402"/>
    <w:rsid w:val="007473A0"/>
    <w:rsid w:val="007627AB"/>
    <w:rsid w:val="00771553"/>
    <w:rsid w:val="0078095F"/>
    <w:rsid w:val="00793DA1"/>
    <w:rsid w:val="007A0C36"/>
    <w:rsid w:val="007B2049"/>
    <w:rsid w:val="007C7DA0"/>
    <w:rsid w:val="007F316D"/>
    <w:rsid w:val="007F6832"/>
    <w:rsid w:val="008313E9"/>
    <w:rsid w:val="008403D2"/>
    <w:rsid w:val="008A2C10"/>
    <w:rsid w:val="008A365E"/>
    <w:rsid w:val="008A735C"/>
    <w:rsid w:val="008C2172"/>
    <w:rsid w:val="008C4B26"/>
    <w:rsid w:val="008E3F5A"/>
    <w:rsid w:val="008F50D6"/>
    <w:rsid w:val="009153F5"/>
    <w:rsid w:val="00944240"/>
    <w:rsid w:val="00946005"/>
    <w:rsid w:val="00960022"/>
    <w:rsid w:val="00977D6D"/>
    <w:rsid w:val="00980F48"/>
    <w:rsid w:val="00981B3C"/>
    <w:rsid w:val="00983335"/>
    <w:rsid w:val="009836FA"/>
    <w:rsid w:val="00993888"/>
    <w:rsid w:val="009B0FAD"/>
    <w:rsid w:val="009C06FC"/>
    <w:rsid w:val="009C1FBC"/>
    <w:rsid w:val="009C7C14"/>
    <w:rsid w:val="00A11492"/>
    <w:rsid w:val="00A27DD9"/>
    <w:rsid w:val="00A362F1"/>
    <w:rsid w:val="00A66496"/>
    <w:rsid w:val="00A83445"/>
    <w:rsid w:val="00AA40AB"/>
    <w:rsid w:val="00AD5237"/>
    <w:rsid w:val="00AE0252"/>
    <w:rsid w:val="00AF04DD"/>
    <w:rsid w:val="00AF5D24"/>
    <w:rsid w:val="00B00CEC"/>
    <w:rsid w:val="00B1571D"/>
    <w:rsid w:val="00B31DA2"/>
    <w:rsid w:val="00B34F3C"/>
    <w:rsid w:val="00B41124"/>
    <w:rsid w:val="00B54CFE"/>
    <w:rsid w:val="00B70E47"/>
    <w:rsid w:val="00B77960"/>
    <w:rsid w:val="00B97833"/>
    <w:rsid w:val="00BA2A4A"/>
    <w:rsid w:val="00BA5F13"/>
    <w:rsid w:val="00BF45CD"/>
    <w:rsid w:val="00C07750"/>
    <w:rsid w:val="00C1467F"/>
    <w:rsid w:val="00C15C5E"/>
    <w:rsid w:val="00C1792C"/>
    <w:rsid w:val="00C236FD"/>
    <w:rsid w:val="00C34027"/>
    <w:rsid w:val="00C37C01"/>
    <w:rsid w:val="00C42E93"/>
    <w:rsid w:val="00C5184A"/>
    <w:rsid w:val="00C62E43"/>
    <w:rsid w:val="00C7424F"/>
    <w:rsid w:val="00C91E61"/>
    <w:rsid w:val="00C94C00"/>
    <w:rsid w:val="00CB0912"/>
    <w:rsid w:val="00CB1257"/>
    <w:rsid w:val="00CB1F7D"/>
    <w:rsid w:val="00CC0C79"/>
    <w:rsid w:val="00CD3BE2"/>
    <w:rsid w:val="00CD4CC0"/>
    <w:rsid w:val="00CF1F40"/>
    <w:rsid w:val="00CF4928"/>
    <w:rsid w:val="00D01E88"/>
    <w:rsid w:val="00D05199"/>
    <w:rsid w:val="00D059C5"/>
    <w:rsid w:val="00D15A07"/>
    <w:rsid w:val="00D24C3A"/>
    <w:rsid w:val="00D3002C"/>
    <w:rsid w:val="00D4626B"/>
    <w:rsid w:val="00D63DE5"/>
    <w:rsid w:val="00D72BAE"/>
    <w:rsid w:val="00D72E00"/>
    <w:rsid w:val="00DA49B8"/>
    <w:rsid w:val="00DC6B8E"/>
    <w:rsid w:val="00DD2DED"/>
    <w:rsid w:val="00E22425"/>
    <w:rsid w:val="00E22E00"/>
    <w:rsid w:val="00E268E5"/>
    <w:rsid w:val="00E64A33"/>
    <w:rsid w:val="00E7333F"/>
    <w:rsid w:val="00EB431C"/>
    <w:rsid w:val="00EB5E03"/>
    <w:rsid w:val="00EF2A34"/>
    <w:rsid w:val="00EF74A3"/>
    <w:rsid w:val="00EF76CF"/>
    <w:rsid w:val="00F428A0"/>
    <w:rsid w:val="00F66189"/>
    <w:rsid w:val="00F66497"/>
    <w:rsid w:val="00F73FE3"/>
    <w:rsid w:val="00F7736B"/>
    <w:rsid w:val="00F810AF"/>
    <w:rsid w:val="00F94899"/>
    <w:rsid w:val="00FA1E8B"/>
    <w:rsid w:val="00FC53A3"/>
    <w:rsid w:val="00FE225C"/>
    <w:rsid w:val="00FE4210"/>
    <w:rsid w:val="00FF376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38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link w:val="Ttulo1Char"/>
    <w:uiPriority w:val="9"/>
    <w:qFormat/>
    <w:rsid w:val="007F316D"/>
    <w:pPr>
      <w:keepNext/>
      <w:keepLines/>
      <w:numPr>
        <w:numId w:val="1"/>
      </w:numPr>
      <w:spacing w:before="200"/>
      <w:ind w:hanging="360"/>
      <w:contextualSpacing/>
      <w:outlineLvl w:val="0"/>
    </w:pPr>
    <w:rPr>
      <w:b/>
      <w:color w:val="7030A0"/>
      <w:sz w:val="40"/>
      <w:szCs w:val="32"/>
    </w:rPr>
  </w:style>
  <w:style w:type="paragraph" w:styleId="Ttulo2">
    <w:name w:val="heading 2"/>
    <w:basedOn w:val="Normal"/>
    <w:next w:val="Normal"/>
    <w:link w:val="Ttulo2Char"/>
    <w:uiPriority w:val="9"/>
    <w:qFormat/>
    <w:rsid w:val="007F316D"/>
    <w:pPr>
      <w:keepNext/>
      <w:keepLines/>
      <w:numPr>
        <w:ilvl w:val="1"/>
        <w:numId w:val="1"/>
      </w:numPr>
      <w:spacing w:before="200"/>
      <w:ind w:left="405" w:firstLine="150"/>
      <w:contextualSpacing/>
      <w:outlineLvl w:val="1"/>
    </w:pPr>
    <w:rPr>
      <w:color w:val="7030A0"/>
      <w:sz w:val="32"/>
      <w:szCs w:val="26"/>
    </w:rPr>
  </w:style>
  <w:style w:type="paragraph" w:styleId="Ttulo3">
    <w:name w:val="heading 3"/>
    <w:basedOn w:val="Normal"/>
    <w:next w:val="Normal"/>
    <w:link w:val="Ttulo3Char"/>
    <w:uiPriority w:val="9"/>
    <w:qFormat/>
    <w:rsid w:val="00EB5E03"/>
    <w:pPr>
      <w:keepNext/>
      <w:keepLines/>
      <w:numPr>
        <w:ilvl w:val="2"/>
        <w:numId w:val="1"/>
      </w:numPr>
      <w:spacing w:before="160"/>
      <w:ind w:left="851" w:hanging="150"/>
      <w:contextualSpacing/>
      <w:outlineLvl w:val="2"/>
    </w:pPr>
    <w:rPr>
      <w:color w:val="7030A0"/>
      <w:sz w:val="28"/>
      <w:szCs w:val="24"/>
    </w:rPr>
  </w:style>
  <w:style w:type="paragraph" w:styleId="Ttulo4">
    <w:name w:val="heading 4"/>
    <w:basedOn w:val="Normal"/>
    <w:next w:val="Normal"/>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character" w:customStyle="1" w:styleId="Ttulo1Char">
    <w:name w:val="Título 1 Char"/>
    <w:basedOn w:val="Fontepargpadro"/>
    <w:link w:val="Ttulo1"/>
    <w:uiPriority w:val="9"/>
    <w:rsid w:val="008313E9"/>
    <w:rPr>
      <w:rFonts w:asciiTheme="minorHAnsi" w:hAnsiTheme="minorHAnsi"/>
      <w:b/>
      <w:color w:val="7030A0"/>
      <w:sz w:val="40"/>
      <w:szCs w:val="32"/>
    </w:rPr>
  </w:style>
  <w:style w:type="character" w:customStyle="1" w:styleId="Ttulo2Char">
    <w:name w:val="Título 2 Char"/>
    <w:basedOn w:val="Fontepargpadro"/>
    <w:link w:val="Ttulo2"/>
    <w:uiPriority w:val="9"/>
    <w:rsid w:val="008313E9"/>
    <w:rPr>
      <w:rFonts w:asciiTheme="minorHAnsi" w:hAnsiTheme="minorHAnsi"/>
      <w:color w:val="7030A0"/>
      <w:sz w:val="32"/>
      <w:szCs w:val="26"/>
    </w:rPr>
  </w:style>
  <w:style w:type="character" w:customStyle="1" w:styleId="Ttulo3Char">
    <w:name w:val="Título 3 Char"/>
    <w:basedOn w:val="Fontepargpadro"/>
    <w:link w:val="Ttulo3"/>
    <w:uiPriority w:val="9"/>
    <w:rsid w:val="008313E9"/>
    <w:rPr>
      <w:rFonts w:asciiTheme="minorHAnsi" w:hAnsiTheme="minorHAnsi"/>
      <w:color w:val="7030A0"/>
      <w:sz w:val="28"/>
      <w:szCs w:val="24"/>
    </w:rPr>
  </w:style>
  <w:style w:type="paragraph" w:customStyle="1" w:styleId="Dica">
    <w:name w:val="Dica"/>
    <w:basedOn w:val="Normal"/>
    <w:rsid w:val="008F50D6"/>
    <w:pPr>
      <w:ind w:left="567"/>
    </w:pPr>
    <w:rPr>
      <w:b/>
      <w:color w:val="7030A0"/>
    </w:rPr>
  </w:style>
  <w:style w:type="paragraph" w:styleId="Assuntodocomentrio">
    <w:name w:val="annotation subject"/>
    <w:basedOn w:val="Textodecomentrio"/>
    <w:next w:val="Textodecomentrio"/>
    <w:link w:val="AssuntodocomentrioChar"/>
    <w:uiPriority w:val="99"/>
    <w:semiHidden/>
    <w:unhideWhenUsed/>
    <w:rsid w:val="00722402"/>
    <w:rPr>
      <w:b/>
      <w:bCs/>
      <w:sz w:val="20"/>
      <w:szCs w:val="20"/>
    </w:rPr>
  </w:style>
  <w:style w:type="character" w:customStyle="1" w:styleId="AssuntodocomentrioChar">
    <w:name w:val="Assunto do comentário Char"/>
    <w:basedOn w:val="TextodecomentrioChar"/>
    <w:link w:val="Assuntodocomentrio"/>
    <w:uiPriority w:val="99"/>
    <w:semiHidden/>
    <w:rsid w:val="00722402"/>
    <w:rPr>
      <w:rFonts w:asciiTheme="minorHAnsi" w:hAnsiTheme="minorHAnsi"/>
      <w:b/>
      <w:bCs/>
      <w:sz w:val="20"/>
      <w:szCs w:val="20"/>
    </w:rPr>
  </w:style>
  <w:style w:type="character" w:styleId="CdigoHTML">
    <w:name w:val="HTML Code"/>
    <w:basedOn w:val="Fontepargpadro"/>
    <w:uiPriority w:val="99"/>
    <w:semiHidden/>
    <w:unhideWhenUsed/>
    <w:rsid w:val="00120ECD"/>
    <w:rPr>
      <w:rFonts w:ascii="Courier New" w:eastAsia="Arial"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2279">
      <w:bodyDiv w:val="1"/>
      <w:marLeft w:val="0"/>
      <w:marRight w:val="0"/>
      <w:marTop w:val="0"/>
      <w:marBottom w:val="0"/>
      <w:divBdr>
        <w:top w:val="none" w:sz="0" w:space="0" w:color="auto"/>
        <w:left w:val="none" w:sz="0" w:space="0" w:color="auto"/>
        <w:bottom w:val="none" w:sz="0" w:space="0" w:color="auto"/>
        <w:right w:val="none" w:sz="0" w:space="0" w:color="auto"/>
      </w:divBdr>
      <w:divsChild>
        <w:div w:id="39983823">
          <w:marLeft w:val="0"/>
          <w:marRight w:val="0"/>
          <w:marTop w:val="0"/>
          <w:marBottom w:val="200"/>
          <w:divBdr>
            <w:top w:val="none" w:sz="0" w:space="0" w:color="auto"/>
            <w:left w:val="none" w:sz="0" w:space="0" w:color="auto"/>
            <w:bottom w:val="none" w:sz="0" w:space="0" w:color="auto"/>
            <w:right w:val="none" w:sz="0" w:space="0" w:color="auto"/>
          </w:divBdr>
        </w:div>
        <w:div w:id="369571548">
          <w:marLeft w:val="0"/>
          <w:marRight w:val="0"/>
          <w:marTop w:val="0"/>
          <w:marBottom w:val="220"/>
          <w:divBdr>
            <w:top w:val="none" w:sz="0" w:space="0" w:color="auto"/>
            <w:left w:val="none" w:sz="0" w:space="0" w:color="auto"/>
            <w:bottom w:val="none" w:sz="0" w:space="0" w:color="auto"/>
            <w:right w:val="none" w:sz="0" w:space="0" w:color="auto"/>
          </w:divBdr>
        </w:div>
        <w:div w:id="396322820">
          <w:marLeft w:val="0"/>
          <w:marRight w:val="0"/>
          <w:marTop w:val="0"/>
          <w:marBottom w:val="200"/>
          <w:divBdr>
            <w:top w:val="none" w:sz="0" w:space="0" w:color="auto"/>
            <w:left w:val="none" w:sz="0" w:space="0" w:color="auto"/>
            <w:bottom w:val="none" w:sz="0" w:space="0" w:color="auto"/>
            <w:right w:val="none" w:sz="0" w:space="0" w:color="auto"/>
          </w:divBdr>
        </w:div>
        <w:div w:id="725765455">
          <w:marLeft w:val="0"/>
          <w:marRight w:val="0"/>
          <w:marTop w:val="0"/>
          <w:marBottom w:val="200"/>
          <w:divBdr>
            <w:top w:val="none" w:sz="0" w:space="0" w:color="auto"/>
            <w:left w:val="none" w:sz="0" w:space="0" w:color="auto"/>
            <w:bottom w:val="none" w:sz="0" w:space="0" w:color="auto"/>
            <w:right w:val="none" w:sz="0" w:space="0" w:color="auto"/>
          </w:divBdr>
        </w:div>
        <w:div w:id="1416899501">
          <w:marLeft w:val="0"/>
          <w:marRight w:val="0"/>
          <w:marTop w:val="0"/>
          <w:marBottom w:val="200"/>
          <w:divBdr>
            <w:top w:val="none" w:sz="0" w:space="0" w:color="auto"/>
            <w:left w:val="none" w:sz="0" w:space="0" w:color="auto"/>
            <w:bottom w:val="none" w:sz="0" w:space="0" w:color="auto"/>
            <w:right w:val="none" w:sz="0" w:space="0" w:color="auto"/>
          </w:divBdr>
        </w:div>
        <w:div w:id="1532185050">
          <w:marLeft w:val="540"/>
          <w:marRight w:val="0"/>
          <w:marTop w:val="0"/>
          <w:marBottom w:val="200"/>
          <w:divBdr>
            <w:top w:val="none" w:sz="0" w:space="0" w:color="auto"/>
            <w:left w:val="none" w:sz="0" w:space="0" w:color="auto"/>
            <w:bottom w:val="none" w:sz="0" w:space="0" w:color="auto"/>
            <w:right w:val="none" w:sz="0" w:space="0" w:color="auto"/>
          </w:divBdr>
        </w:div>
        <w:div w:id="1626931290">
          <w:marLeft w:val="540"/>
          <w:marRight w:val="0"/>
          <w:marTop w:val="0"/>
          <w:marBottom w:val="200"/>
          <w:divBdr>
            <w:top w:val="none" w:sz="0" w:space="0" w:color="auto"/>
            <w:left w:val="none" w:sz="0" w:space="0" w:color="auto"/>
            <w:bottom w:val="none" w:sz="0" w:space="0" w:color="auto"/>
            <w:right w:val="none" w:sz="0" w:space="0" w:color="auto"/>
          </w:divBdr>
        </w:div>
        <w:div w:id="1736469311">
          <w:marLeft w:val="0"/>
          <w:marRight w:val="0"/>
          <w:marTop w:val="0"/>
          <w:marBottom w:val="200"/>
          <w:divBdr>
            <w:top w:val="none" w:sz="0" w:space="0" w:color="auto"/>
            <w:left w:val="none" w:sz="0" w:space="0" w:color="auto"/>
            <w:bottom w:val="none" w:sz="0" w:space="0" w:color="auto"/>
            <w:right w:val="none" w:sz="0" w:space="0" w:color="auto"/>
          </w:divBdr>
        </w:div>
        <w:div w:id="1793397265">
          <w:marLeft w:val="0"/>
          <w:marRight w:val="0"/>
          <w:marTop w:val="0"/>
          <w:marBottom w:val="200"/>
          <w:divBdr>
            <w:top w:val="none" w:sz="0" w:space="0" w:color="auto"/>
            <w:left w:val="none" w:sz="0" w:space="0" w:color="auto"/>
            <w:bottom w:val="none" w:sz="0" w:space="0" w:color="auto"/>
            <w:right w:val="none" w:sz="0" w:space="0" w:color="auto"/>
          </w:divBdr>
        </w:div>
      </w:divsChild>
    </w:div>
    <w:div w:id="246111982">
      <w:bodyDiv w:val="1"/>
      <w:marLeft w:val="0"/>
      <w:marRight w:val="0"/>
      <w:marTop w:val="0"/>
      <w:marBottom w:val="0"/>
      <w:divBdr>
        <w:top w:val="none" w:sz="0" w:space="0" w:color="auto"/>
        <w:left w:val="none" w:sz="0" w:space="0" w:color="auto"/>
        <w:bottom w:val="none" w:sz="0" w:space="0" w:color="auto"/>
        <w:right w:val="none" w:sz="0" w:space="0" w:color="auto"/>
      </w:divBdr>
      <w:divsChild>
        <w:div w:id="954948807">
          <w:marLeft w:val="0"/>
          <w:marRight w:val="0"/>
          <w:marTop w:val="0"/>
          <w:marBottom w:val="200"/>
          <w:divBdr>
            <w:top w:val="none" w:sz="0" w:space="0" w:color="auto"/>
            <w:left w:val="none" w:sz="0" w:space="0" w:color="auto"/>
            <w:bottom w:val="none" w:sz="0" w:space="0" w:color="auto"/>
            <w:right w:val="none" w:sz="0" w:space="0" w:color="auto"/>
          </w:divBdr>
        </w:div>
        <w:div w:id="1727681142">
          <w:marLeft w:val="0"/>
          <w:marRight w:val="0"/>
          <w:marTop w:val="0"/>
          <w:marBottom w:val="200"/>
          <w:divBdr>
            <w:top w:val="none" w:sz="0" w:space="0" w:color="auto"/>
            <w:left w:val="none" w:sz="0" w:space="0" w:color="auto"/>
            <w:bottom w:val="none" w:sz="0" w:space="0" w:color="auto"/>
            <w:right w:val="none" w:sz="0" w:space="0" w:color="auto"/>
          </w:divBdr>
        </w:div>
        <w:div w:id="1954046454">
          <w:marLeft w:val="0"/>
          <w:marRight w:val="0"/>
          <w:marTop w:val="0"/>
          <w:marBottom w:val="200"/>
          <w:divBdr>
            <w:top w:val="none" w:sz="0" w:space="0" w:color="auto"/>
            <w:left w:val="none" w:sz="0" w:space="0" w:color="auto"/>
            <w:bottom w:val="none" w:sz="0" w:space="0" w:color="auto"/>
            <w:right w:val="none" w:sz="0" w:space="0" w:color="auto"/>
          </w:divBdr>
        </w:div>
      </w:divsChild>
    </w:div>
    <w:div w:id="327708603">
      <w:bodyDiv w:val="1"/>
      <w:marLeft w:val="0"/>
      <w:marRight w:val="0"/>
      <w:marTop w:val="0"/>
      <w:marBottom w:val="0"/>
      <w:divBdr>
        <w:top w:val="none" w:sz="0" w:space="0" w:color="auto"/>
        <w:left w:val="none" w:sz="0" w:space="0" w:color="auto"/>
        <w:bottom w:val="none" w:sz="0" w:space="0" w:color="auto"/>
        <w:right w:val="none" w:sz="0" w:space="0" w:color="auto"/>
      </w:divBdr>
      <w:divsChild>
        <w:div w:id="339427173">
          <w:marLeft w:val="315"/>
          <w:marRight w:val="0"/>
          <w:marTop w:val="0"/>
          <w:marBottom w:val="0"/>
          <w:divBdr>
            <w:top w:val="none" w:sz="0" w:space="0" w:color="auto"/>
            <w:left w:val="none" w:sz="0" w:space="0" w:color="auto"/>
            <w:bottom w:val="none" w:sz="0" w:space="0" w:color="auto"/>
            <w:right w:val="none" w:sz="0" w:space="0" w:color="auto"/>
          </w:divBdr>
          <w:divsChild>
            <w:div w:id="1520702626">
              <w:marLeft w:val="195"/>
              <w:marRight w:val="0"/>
              <w:marTop w:val="150"/>
              <w:marBottom w:val="315"/>
              <w:divBdr>
                <w:top w:val="none" w:sz="0" w:space="3" w:color="auto"/>
                <w:left w:val="single" w:sz="36" w:space="8" w:color="CDE9F4"/>
                <w:bottom w:val="none" w:sz="0" w:space="2" w:color="auto"/>
                <w:right w:val="none" w:sz="0" w:space="0" w:color="auto"/>
              </w:divBdr>
            </w:div>
          </w:divsChild>
        </w:div>
        <w:div w:id="394820026">
          <w:marLeft w:val="0"/>
          <w:marRight w:val="0"/>
          <w:marTop w:val="450"/>
          <w:marBottom w:val="525"/>
          <w:divBdr>
            <w:top w:val="none" w:sz="0" w:space="11" w:color="auto"/>
            <w:left w:val="single" w:sz="36" w:space="11" w:color="0088CC"/>
            <w:bottom w:val="none" w:sz="0" w:space="5" w:color="auto"/>
            <w:right w:val="none" w:sz="0" w:space="11" w:color="auto"/>
          </w:divBdr>
        </w:div>
        <w:div w:id="465513979">
          <w:marLeft w:val="0"/>
          <w:marRight w:val="0"/>
          <w:marTop w:val="450"/>
          <w:marBottom w:val="525"/>
          <w:divBdr>
            <w:top w:val="none" w:sz="0" w:space="11" w:color="auto"/>
            <w:left w:val="single" w:sz="36" w:space="11" w:color="0088CC"/>
            <w:bottom w:val="none" w:sz="0" w:space="5" w:color="auto"/>
            <w:right w:val="none" w:sz="0" w:space="11" w:color="auto"/>
          </w:divBdr>
        </w:div>
        <w:div w:id="863444226">
          <w:marLeft w:val="315"/>
          <w:marRight w:val="0"/>
          <w:marTop w:val="0"/>
          <w:marBottom w:val="0"/>
          <w:divBdr>
            <w:top w:val="none" w:sz="0" w:space="0" w:color="auto"/>
            <w:left w:val="none" w:sz="0" w:space="0" w:color="auto"/>
            <w:bottom w:val="none" w:sz="0" w:space="0" w:color="auto"/>
            <w:right w:val="none" w:sz="0" w:space="0" w:color="auto"/>
          </w:divBdr>
          <w:divsChild>
            <w:div w:id="289946349">
              <w:marLeft w:val="195"/>
              <w:marRight w:val="0"/>
              <w:marTop w:val="150"/>
              <w:marBottom w:val="315"/>
              <w:divBdr>
                <w:top w:val="none" w:sz="0" w:space="3" w:color="auto"/>
                <w:left w:val="single" w:sz="36" w:space="8" w:color="CDE9F4"/>
                <w:bottom w:val="none" w:sz="0" w:space="2" w:color="auto"/>
                <w:right w:val="none" w:sz="0" w:space="0" w:color="auto"/>
              </w:divBdr>
            </w:div>
          </w:divsChild>
        </w:div>
        <w:div w:id="943612250">
          <w:marLeft w:val="315"/>
          <w:marRight w:val="0"/>
          <w:marTop w:val="0"/>
          <w:marBottom w:val="0"/>
          <w:divBdr>
            <w:top w:val="none" w:sz="0" w:space="0" w:color="auto"/>
            <w:left w:val="none" w:sz="0" w:space="0" w:color="auto"/>
            <w:bottom w:val="none" w:sz="0" w:space="0" w:color="auto"/>
            <w:right w:val="none" w:sz="0" w:space="0" w:color="auto"/>
          </w:divBdr>
          <w:divsChild>
            <w:div w:id="849569153">
              <w:marLeft w:val="195"/>
              <w:marRight w:val="0"/>
              <w:marTop w:val="150"/>
              <w:marBottom w:val="315"/>
              <w:divBdr>
                <w:top w:val="none" w:sz="0" w:space="3" w:color="auto"/>
                <w:left w:val="single" w:sz="36" w:space="8" w:color="CDE9F4"/>
                <w:bottom w:val="none" w:sz="0" w:space="2" w:color="auto"/>
                <w:right w:val="none" w:sz="0" w:space="0" w:color="auto"/>
              </w:divBdr>
            </w:div>
          </w:divsChild>
        </w:div>
        <w:div w:id="954212642">
          <w:marLeft w:val="315"/>
          <w:marRight w:val="0"/>
          <w:marTop w:val="0"/>
          <w:marBottom w:val="0"/>
          <w:divBdr>
            <w:top w:val="none" w:sz="0" w:space="0" w:color="auto"/>
            <w:left w:val="none" w:sz="0" w:space="0" w:color="auto"/>
            <w:bottom w:val="none" w:sz="0" w:space="0" w:color="auto"/>
            <w:right w:val="none" w:sz="0" w:space="0" w:color="auto"/>
          </w:divBdr>
          <w:divsChild>
            <w:div w:id="153645185">
              <w:marLeft w:val="195"/>
              <w:marRight w:val="0"/>
              <w:marTop w:val="150"/>
              <w:marBottom w:val="315"/>
              <w:divBdr>
                <w:top w:val="none" w:sz="0" w:space="3" w:color="auto"/>
                <w:left w:val="single" w:sz="36" w:space="8" w:color="CDE9F4"/>
                <w:bottom w:val="none" w:sz="0" w:space="2" w:color="auto"/>
                <w:right w:val="none" w:sz="0" w:space="0" w:color="auto"/>
              </w:divBdr>
            </w:div>
          </w:divsChild>
        </w:div>
        <w:div w:id="1008404468">
          <w:marLeft w:val="315"/>
          <w:marRight w:val="0"/>
          <w:marTop w:val="0"/>
          <w:marBottom w:val="0"/>
          <w:divBdr>
            <w:top w:val="none" w:sz="0" w:space="0" w:color="auto"/>
            <w:left w:val="none" w:sz="0" w:space="0" w:color="auto"/>
            <w:bottom w:val="none" w:sz="0" w:space="0" w:color="auto"/>
            <w:right w:val="none" w:sz="0" w:space="0" w:color="auto"/>
          </w:divBdr>
          <w:divsChild>
            <w:div w:id="155415645">
              <w:marLeft w:val="195"/>
              <w:marRight w:val="0"/>
              <w:marTop w:val="150"/>
              <w:marBottom w:val="315"/>
              <w:divBdr>
                <w:top w:val="none" w:sz="0" w:space="3" w:color="auto"/>
                <w:left w:val="single" w:sz="36" w:space="8" w:color="CDE9F4"/>
                <w:bottom w:val="none" w:sz="0" w:space="2" w:color="auto"/>
                <w:right w:val="none" w:sz="0" w:space="0" w:color="auto"/>
              </w:divBdr>
            </w:div>
          </w:divsChild>
        </w:div>
        <w:div w:id="1020669495">
          <w:marLeft w:val="315"/>
          <w:marRight w:val="0"/>
          <w:marTop w:val="0"/>
          <w:marBottom w:val="0"/>
          <w:divBdr>
            <w:top w:val="none" w:sz="0" w:space="0" w:color="auto"/>
            <w:left w:val="none" w:sz="0" w:space="0" w:color="auto"/>
            <w:bottom w:val="none" w:sz="0" w:space="0" w:color="auto"/>
            <w:right w:val="none" w:sz="0" w:space="0" w:color="auto"/>
          </w:divBdr>
          <w:divsChild>
            <w:div w:id="1975718941">
              <w:marLeft w:val="195"/>
              <w:marRight w:val="0"/>
              <w:marTop w:val="150"/>
              <w:marBottom w:val="315"/>
              <w:divBdr>
                <w:top w:val="none" w:sz="0" w:space="3" w:color="auto"/>
                <w:left w:val="single" w:sz="36" w:space="8" w:color="CDE9F4"/>
                <w:bottom w:val="none" w:sz="0" w:space="2" w:color="auto"/>
                <w:right w:val="none" w:sz="0" w:space="0" w:color="auto"/>
              </w:divBdr>
            </w:div>
          </w:divsChild>
        </w:div>
        <w:div w:id="1294170878">
          <w:marLeft w:val="315"/>
          <w:marRight w:val="0"/>
          <w:marTop w:val="0"/>
          <w:marBottom w:val="0"/>
          <w:divBdr>
            <w:top w:val="none" w:sz="0" w:space="0" w:color="auto"/>
            <w:left w:val="none" w:sz="0" w:space="0" w:color="auto"/>
            <w:bottom w:val="none" w:sz="0" w:space="0" w:color="auto"/>
            <w:right w:val="none" w:sz="0" w:space="0" w:color="auto"/>
          </w:divBdr>
          <w:divsChild>
            <w:div w:id="938870299">
              <w:marLeft w:val="195"/>
              <w:marRight w:val="0"/>
              <w:marTop w:val="150"/>
              <w:marBottom w:val="315"/>
              <w:divBdr>
                <w:top w:val="none" w:sz="0" w:space="3" w:color="auto"/>
                <w:left w:val="single" w:sz="36" w:space="8" w:color="CDE9F4"/>
                <w:bottom w:val="none" w:sz="0" w:space="2" w:color="auto"/>
                <w:right w:val="none" w:sz="0" w:space="0" w:color="auto"/>
              </w:divBdr>
            </w:div>
          </w:divsChild>
        </w:div>
        <w:div w:id="1621765413">
          <w:marLeft w:val="315"/>
          <w:marRight w:val="0"/>
          <w:marTop w:val="0"/>
          <w:marBottom w:val="0"/>
          <w:divBdr>
            <w:top w:val="none" w:sz="0" w:space="0" w:color="auto"/>
            <w:left w:val="none" w:sz="0" w:space="0" w:color="auto"/>
            <w:bottom w:val="none" w:sz="0" w:space="0" w:color="auto"/>
            <w:right w:val="none" w:sz="0" w:space="0" w:color="auto"/>
          </w:divBdr>
          <w:divsChild>
            <w:div w:id="1485315353">
              <w:marLeft w:val="195"/>
              <w:marRight w:val="0"/>
              <w:marTop w:val="150"/>
              <w:marBottom w:val="315"/>
              <w:divBdr>
                <w:top w:val="none" w:sz="0" w:space="3" w:color="auto"/>
                <w:left w:val="single" w:sz="36" w:space="8" w:color="CDE9F4"/>
                <w:bottom w:val="none" w:sz="0" w:space="2" w:color="auto"/>
                <w:right w:val="none" w:sz="0" w:space="0" w:color="auto"/>
              </w:divBdr>
            </w:div>
          </w:divsChild>
        </w:div>
        <w:div w:id="1930194526">
          <w:marLeft w:val="315"/>
          <w:marRight w:val="0"/>
          <w:marTop w:val="0"/>
          <w:marBottom w:val="0"/>
          <w:divBdr>
            <w:top w:val="none" w:sz="0" w:space="0" w:color="auto"/>
            <w:left w:val="none" w:sz="0" w:space="0" w:color="auto"/>
            <w:bottom w:val="none" w:sz="0" w:space="0" w:color="auto"/>
            <w:right w:val="none" w:sz="0" w:space="0" w:color="auto"/>
          </w:divBdr>
          <w:divsChild>
            <w:div w:id="1303459610">
              <w:marLeft w:val="195"/>
              <w:marRight w:val="0"/>
              <w:marTop w:val="150"/>
              <w:marBottom w:val="315"/>
              <w:divBdr>
                <w:top w:val="none" w:sz="0" w:space="3" w:color="auto"/>
                <w:left w:val="single" w:sz="36" w:space="8" w:color="CDE9F4"/>
                <w:bottom w:val="none" w:sz="0" w:space="2" w:color="auto"/>
                <w:right w:val="none" w:sz="0" w:space="0" w:color="auto"/>
              </w:divBdr>
            </w:div>
          </w:divsChild>
        </w:div>
        <w:div w:id="1971855734">
          <w:marLeft w:val="315"/>
          <w:marRight w:val="0"/>
          <w:marTop w:val="0"/>
          <w:marBottom w:val="0"/>
          <w:divBdr>
            <w:top w:val="none" w:sz="0" w:space="0" w:color="auto"/>
            <w:left w:val="none" w:sz="0" w:space="0" w:color="auto"/>
            <w:bottom w:val="none" w:sz="0" w:space="0" w:color="auto"/>
            <w:right w:val="none" w:sz="0" w:space="0" w:color="auto"/>
          </w:divBdr>
          <w:divsChild>
            <w:div w:id="296692295">
              <w:marLeft w:val="195"/>
              <w:marRight w:val="0"/>
              <w:marTop w:val="150"/>
              <w:marBottom w:val="315"/>
              <w:divBdr>
                <w:top w:val="none" w:sz="0" w:space="3" w:color="auto"/>
                <w:left w:val="single" w:sz="36" w:space="8" w:color="CDE9F4"/>
                <w:bottom w:val="none" w:sz="0" w:space="2" w:color="auto"/>
                <w:right w:val="none" w:sz="0" w:space="0" w:color="auto"/>
              </w:divBdr>
            </w:div>
          </w:divsChild>
        </w:div>
        <w:div w:id="2083749858">
          <w:marLeft w:val="0"/>
          <w:marRight w:val="0"/>
          <w:marTop w:val="450"/>
          <w:marBottom w:val="525"/>
          <w:divBdr>
            <w:top w:val="none" w:sz="0" w:space="11" w:color="auto"/>
            <w:left w:val="single" w:sz="36" w:space="11" w:color="0088CC"/>
            <w:bottom w:val="none" w:sz="0" w:space="5" w:color="auto"/>
            <w:right w:val="none" w:sz="0" w:space="11" w:color="auto"/>
          </w:divBdr>
        </w:div>
      </w:divsChild>
    </w:div>
    <w:div w:id="549999994">
      <w:bodyDiv w:val="1"/>
      <w:marLeft w:val="0"/>
      <w:marRight w:val="0"/>
      <w:marTop w:val="0"/>
      <w:marBottom w:val="0"/>
      <w:divBdr>
        <w:top w:val="none" w:sz="0" w:space="0" w:color="auto"/>
        <w:left w:val="none" w:sz="0" w:space="0" w:color="auto"/>
        <w:bottom w:val="none" w:sz="0" w:space="0" w:color="auto"/>
        <w:right w:val="none" w:sz="0" w:space="0" w:color="auto"/>
      </w:divBdr>
      <w:divsChild>
        <w:div w:id="603221868">
          <w:marLeft w:val="0"/>
          <w:marRight w:val="0"/>
          <w:marTop w:val="0"/>
          <w:marBottom w:val="0"/>
          <w:divBdr>
            <w:top w:val="single" w:sz="6" w:space="0" w:color="DDDDDD"/>
            <w:left w:val="single" w:sz="2" w:space="0" w:color="DDDDDD"/>
            <w:bottom w:val="single" w:sz="6" w:space="0" w:color="DDDDDD"/>
            <w:right w:val="single" w:sz="2" w:space="0" w:color="DDDDDD"/>
          </w:divBdr>
          <w:divsChild>
            <w:div w:id="225772872">
              <w:marLeft w:val="0"/>
              <w:marRight w:val="0"/>
              <w:marTop w:val="0"/>
              <w:marBottom w:val="0"/>
              <w:divBdr>
                <w:top w:val="none" w:sz="0" w:space="0" w:color="auto"/>
                <w:left w:val="single" w:sz="6" w:space="8" w:color="DDDDDD"/>
                <w:bottom w:val="none" w:sz="0" w:space="0" w:color="auto"/>
                <w:right w:val="none" w:sz="0" w:space="0" w:color="auto"/>
              </w:divBdr>
            </w:div>
          </w:divsChild>
        </w:div>
        <w:div w:id="1271935914">
          <w:marLeft w:val="0"/>
          <w:marRight w:val="0"/>
          <w:marTop w:val="0"/>
          <w:marBottom w:val="0"/>
          <w:divBdr>
            <w:top w:val="none" w:sz="0" w:space="0" w:color="auto"/>
            <w:left w:val="none" w:sz="0" w:space="0" w:color="auto"/>
            <w:bottom w:val="none" w:sz="0" w:space="0" w:color="auto"/>
            <w:right w:val="none" w:sz="0" w:space="0" w:color="auto"/>
          </w:divBdr>
          <w:divsChild>
            <w:div w:id="10487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1019622104">
      <w:bodyDiv w:val="1"/>
      <w:marLeft w:val="0"/>
      <w:marRight w:val="0"/>
      <w:marTop w:val="0"/>
      <w:marBottom w:val="0"/>
      <w:divBdr>
        <w:top w:val="none" w:sz="0" w:space="0" w:color="auto"/>
        <w:left w:val="none" w:sz="0" w:space="0" w:color="auto"/>
        <w:bottom w:val="none" w:sz="0" w:space="0" w:color="auto"/>
        <w:right w:val="none" w:sz="0" w:space="0" w:color="auto"/>
      </w:divBdr>
      <w:divsChild>
        <w:div w:id="625702476">
          <w:marLeft w:val="0"/>
          <w:marRight w:val="0"/>
          <w:marTop w:val="0"/>
          <w:marBottom w:val="200"/>
          <w:divBdr>
            <w:top w:val="none" w:sz="0" w:space="0" w:color="auto"/>
            <w:left w:val="none" w:sz="0" w:space="0" w:color="auto"/>
            <w:bottom w:val="none" w:sz="0" w:space="0" w:color="auto"/>
            <w:right w:val="none" w:sz="0" w:space="0" w:color="auto"/>
          </w:divBdr>
        </w:div>
        <w:div w:id="1288392744">
          <w:marLeft w:val="0"/>
          <w:marRight w:val="0"/>
          <w:marTop w:val="0"/>
          <w:marBottom w:val="200"/>
          <w:divBdr>
            <w:top w:val="none" w:sz="0" w:space="0" w:color="auto"/>
            <w:left w:val="none" w:sz="0" w:space="0" w:color="auto"/>
            <w:bottom w:val="none" w:sz="0" w:space="0" w:color="auto"/>
            <w:right w:val="none" w:sz="0" w:space="0" w:color="auto"/>
          </w:divBdr>
        </w:div>
        <w:div w:id="1864130845">
          <w:marLeft w:val="0"/>
          <w:marRight w:val="0"/>
          <w:marTop w:val="0"/>
          <w:marBottom w:val="200"/>
          <w:divBdr>
            <w:top w:val="none" w:sz="0" w:space="0" w:color="auto"/>
            <w:left w:val="none" w:sz="0" w:space="0" w:color="auto"/>
            <w:bottom w:val="none" w:sz="0" w:space="0" w:color="auto"/>
            <w:right w:val="none" w:sz="0" w:space="0" w:color="auto"/>
          </w:divBdr>
        </w:div>
      </w:divsChild>
    </w:div>
    <w:div w:id="1100684853">
      <w:bodyDiv w:val="1"/>
      <w:marLeft w:val="0"/>
      <w:marRight w:val="0"/>
      <w:marTop w:val="0"/>
      <w:marBottom w:val="0"/>
      <w:divBdr>
        <w:top w:val="none" w:sz="0" w:space="0" w:color="auto"/>
        <w:left w:val="none" w:sz="0" w:space="0" w:color="auto"/>
        <w:bottom w:val="none" w:sz="0" w:space="0" w:color="auto"/>
        <w:right w:val="none" w:sz="0" w:space="0" w:color="auto"/>
      </w:divBdr>
    </w:div>
    <w:div w:id="1222405101">
      <w:bodyDiv w:val="1"/>
      <w:marLeft w:val="0"/>
      <w:marRight w:val="0"/>
      <w:marTop w:val="0"/>
      <w:marBottom w:val="0"/>
      <w:divBdr>
        <w:top w:val="none" w:sz="0" w:space="0" w:color="auto"/>
        <w:left w:val="none" w:sz="0" w:space="0" w:color="auto"/>
        <w:bottom w:val="none" w:sz="0" w:space="0" w:color="auto"/>
        <w:right w:val="none" w:sz="0" w:space="0" w:color="auto"/>
      </w:divBdr>
    </w:div>
    <w:div w:id="2027095996">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earson/Library/Group%20Containers/UBF8T346G9.Office/User%20Content.localized/Templates.localized/Pearson-iOS.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1E94F4-B8B0-A949-A211-4E5676428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Pearson-iOS.dotx</Template>
  <TotalTime>235</TotalTime>
  <Pages>24</Pages>
  <Words>10842</Words>
  <Characters>58553</Characters>
  <Application>Microsoft Macintosh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4</cp:revision>
  <dcterms:created xsi:type="dcterms:W3CDTF">2016-11-27T12:04:00Z</dcterms:created>
  <dcterms:modified xsi:type="dcterms:W3CDTF">2016-11-29T03:28:00Z</dcterms:modified>
</cp:coreProperties>
</file>